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F000EF" w14:textId="316948D1" w:rsidR="003E4A23" w:rsidRPr="00FA0C91" w:rsidRDefault="003E4A23" w:rsidP="001E1D8F">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center"/>
        <w:outlineLvl w:val="0"/>
      </w:pPr>
      <w:bookmarkStart w:id="0" w:name="_Toc454279961"/>
      <w:bookmarkStart w:id="1" w:name="_Toc454280158"/>
      <w:bookmarkStart w:id="2" w:name="_Toc484523807"/>
      <w:bookmarkStart w:id="3" w:name="_Toc532213659"/>
      <w:bookmarkStart w:id="4" w:name="_GoBack"/>
      <w:bookmarkEnd w:id="4"/>
      <w:r w:rsidRPr="00FA0C91">
        <w:rPr>
          <w:b/>
          <w:sz w:val="28"/>
        </w:rPr>
        <w:t>INTERNATIONAL HYDROGRAPHIC ORGANIZATION</w:t>
      </w:r>
      <w:bookmarkEnd w:id="0"/>
      <w:bookmarkEnd w:id="1"/>
      <w:bookmarkEnd w:id="2"/>
      <w:bookmarkEnd w:id="3"/>
    </w:p>
    <w:p w14:paraId="576077A3" w14:textId="77777777" w:rsidR="003E4A23" w:rsidRPr="00FA0C91" w:rsidRDefault="003E4A23" w:rsidP="003E4A23">
      <w:pPr>
        <w:jc w:val="center"/>
      </w:pPr>
    </w:p>
    <w:p w14:paraId="2ADA8581" w14:textId="77777777" w:rsidR="003E4A23" w:rsidRPr="00FA0C91" w:rsidRDefault="003E4A23" w:rsidP="003E4A23">
      <w:pPr>
        <w:jc w:val="center"/>
      </w:pPr>
      <w:bookmarkStart w:id="5" w:name="_Toc454279962"/>
      <w:bookmarkStart w:id="6" w:name="_Toc454280159"/>
      <w:bookmarkStart w:id="7" w:name="_Toc484523808"/>
      <w:r w:rsidRPr="00FA0C91">
        <w:rPr>
          <w:noProof/>
          <w:lang w:val="fr-FR" w:eastAsia="fr-FR"/>
        </w:rPr>
        <w:drawing>
          <wp:inline distT="0" distB="0" distL="0" distR="0" wp14:anchorId="2FBC1C53" wp14:editId="5E97716B">
            <wp:extent cx="1674677" cy="2265045"/>
            <wp:effectExtent l="0" t="0" r="190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HO_NOIR"/>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674677" cy="2265045"/>
                    </a:xfrm>
                    <a:prstGeom prst="rect">
                      <a:avLst/>
                    </a:prstGeom>
                    <a:noFill/>
                    <a:ln>
                      <a:noFill/>
                    </a:ln>
                  </pic:spPr>
                </pic:pic>
              </a:graphicData>
            </a:graphic>
          </wp:inline>
        </w:drawing>
      </w:r>
      <w:bookmarkEnd w:id="5"/>
      <w:bookmarkEnd w:id="6"/>
      <w:bookmarkEnd w:id="7"/>
    </w:p>
    <w:p w14:paraId="1C405ED0" w14:textId="77777777" w:rsidR="003E4A23" w:rsidRPr="00FA0C91" w:rsidRDefault="003E4A23" w:rsidP="003E4A23"/>
    <w:p w14:paraId="6C8206D6" w14:textId="4241C3D7" w:rsidR="003E4A23" w:rsidRPr="00FA0C91" w:rsidDel="00580347" w:rsidRDefault="003E4A23" w:rsidP="00760789">
      <w:pPr>
        <w:spacing w:after="0" w:line="240" w:lineRule="auto"/>
        <w:jc w:val="center"/>
        <w:rPr>
          <w:del w:id="8" w:author="Teh Stand" w:date="2018-11-23T10:31:00Z"/>
          <w:b/>
          <w:sz w:val="28"/>
          <w:szCs w:val="28"/>
        </w:rPr>
      </w:pPr>
      <w:bookmarkStart w:id="9" w:name="_Toc484523809"/>
      <w:bookmarkStart w:id="10" w:name="_Toc454279963"/>
      <w:bookmarkStart w:id="11" w:name="_Toc454280160"/>
      <w:r w:rsidRPr="00FA0C91">
        <w:rPr>
          <w:b/>
          <w:sz w:val="28"/>
          <w:szCs w:val="28"/>
        </w:rPr>
        <w:t xml:space="preserve">IHO </w:t>
      </w:r>
      <w:r w:rsidR="002D4AA5" w:rsidRPr="00FA0C91">
        <w:rPr>
          <w:b/>
          <w:sz w:val="28"/>
          <w:szCs w:val="28"/>
        </w:rPr>
        <w:t>GUIDELINE</w:t>
      </w:r>
      <w:bookmarkEnd w:id="9"/>
      <w:ins w:id="12" w:author="Teh Stand" w:date="2018-11-23T10:31:00Z">
        <w:r w:rsidR="00580347">
          <w:rPr>
            <w:b/>
            <w:sz w:val="28"/>
            <w:szCs w:val="28"/>
          </w:rPr>
          <w:t xml:space="preserve">S </w:t>
        </w:r>
      </w:ins>
    </w:p>
    <w:p w14:paraId="534D1F33" w14:textId="1C4468A0" w:rsidR="003E4A23" w:rsidRPr="00FA0C91" w:rsidRDefault="003E4A23" w:rsidP="00760789">
      <w:pPr>
        <w:spacing w:after="0" w:line="240" w:lineRule="auto"/>
        <w:jc w:val="center"/>
        <w:rPr>
          <w:b/>
          <w:sz w:val="28"/>
          <w:szCs w:val="28"/>
        </w:rPr>
      </w:pPr>
      <w:bookmarkStart w:id="13" w:name="_Toc484523810"/>
      <w:r w:rsidRPr="00FA0C91">
        <w:rPr>
          <w:b/>
          <w:sz w:val="28"/>
          <w:szCs w:val="28"/>
        </w:rPr>
        <w:t xml:space="preserve">FOR </w:t>
      </w:r>
      <w:bookmarkEnd w:id="10"/>
      <w:bookmarkEnd w:id="11"/>
      <w:r w:rsidR="002D4AA5" w:rsidRPr="00FA0C91">
        <w:rPr>
          <w:b/>
          <w:sz w:val="28"/>
          <w:szCs w:val="28"/>
        </w:rPr>
        <w:t>CREATING S-100 PRODUCT</w:t>
      </w:r>
      <w:r w:rsidRPr="00FA0C91">
        <w:rPr>
          <w:b/>
          <w:sz w:val="28"/>
          <w:szCs w:val="28"/>
        </w:rPr>
        <w:t xml:space="preserve"> SPECIFICATION</w:t>
      </w:r>
      <w:bookmarkEnd w:id="13"/>
      <w:r w:rsidR="002D4AA5" w:rsidRPr="00FA0C91">
        <w:rPr>
          <w:b/>
          <w:sz w:val="28"/>
          <w:szCs w:val="28"/>
        </w:rPr>
        <w:t>S</w:t>
      </w:r>
    </w:p>
    <w:p w14:paraId="618B59B6" w14:textId="77777777" w:rsidR="00580347" w:rsidRPr="00760789" w:rsidRDefault="00580347" w:rsidP="00580347">
      <w:pPr>
        <w:spacing w:after="0"/>
        <w:jc w:val="center"/>
        <w:rPr>
          <w:ins w:id="14" w:author="Teh Stand" w:date="2018-11-23T10:32:00Z"/>
          <w:rFonts w:cs="Arial"/>
          <w:b/>
          <w:sz w:val="28"/>
          <w:szCs w:val="28"/>
        </w:rPr>
      </w:pPr>
    </w:p>
    <w:p w14:paraId="1C8ECDB0" w14:textId="77777777" w:rsidR="00580347" w:rsidRPr="00985E1E" w:rsidRDefault="00580347" w:rsidP="00580347">
      <w:pPr>
        <w:spacing w:after="0"/>
        <w:jc w:val="center"/>
        <w:rPr>
          <w:ins w:id="15" w:author="Teh Stand" w:date="2018-11-23T10:32:00Z"/>
          <w:rFonts w:asciiTheme="minorHAnsi" w:hAnsiTheme="minorHAnsi" w:cstheme="minorHAnsi"/>
          <w:b/>
          <w:sz w:val="32"/>
          <w:szCs w:val="32"/>
        </w:rPr>
      </w:pPr>
      <w:ins w:id="16" w:author="Teh Stand" w:date="2018-11-23T10:32:00Z">
        <w:r w:rsidRPr="00985E1E">
          <w:rPr>
            <w:rFonts w:asciiTheme="minorHAnsi" w:hAnsiTheme="minorHAnsi" w:cstheme="minorHAnsi"/>
            <w:b/>
            <w:sz w:val="32"/>
            <w:szCs w:val="32"/>
          </w:rPr>
          <w:t>IHO Publication S-97</w:t>
        </w:r>
      </w:ins>
    </w:p>
    <w:p w14:paraId="2D75AA3C" w14:textId="77777777" w:rsidR="00580347" w:rsidRPr="00985E1E" w:rsidRDefault="00580347" w:rsidP="00580347">
      <w:pPr>
        <w:spacing w:after="0"/>
        <w:jc w:val="center"/>
        <w:rPr>
          <w:ins w:id="17" w:author="Teh Stand" w:date="2018-11-23T10:32:00Z"/>
          <w:rFonts w:asciiTheme="minorHAnsi" w:hAnsiTheme="minorHAnsi" w:cstheme="minorHAnsi"/>
          <w:b/>
          <w:sz w:val="32"/>
          <w:szCs w:val="32"/>
        </w:rPr>
      </w:pPr>
    </w:p>
    <w:p w14:paraId="16109CB6" w14:textId="77777777" w:rsidR="00580347" w:rsidRPr="00985E1E" w:rsidRDefault="00580347" w:rsidP="00985E1E">
      <w:pPr>
        <w:spacing w:after="160"/>
        <w:jc w:val="center"/>
        <w:rPr>
          <w:ins w:id="18" w:author="Teh Stand" w:date="2018-11-23T10:32:00Z"/>
          <w:rFonts w:asciiTheme="minorHAnsi" w:hAnsiTheme="minorHAnsi" w:cstheme="minorHAnsi"/>
        </w:rPr>
      </w:pPr>
      <w:ins w:id="19" w:author="Teh Stand" w:date="2018-11-23T10:32:00Z">
        <w:r w:rsidRPr="00985E1E">
          <w:rPr>
            <w:rStyle w:val="module"/>
            <w:rFonts w:asciiTheme="minorHAnsi" w:hAnsiTheme="minorHAnsi" w:cstheme="minorHAnsi"/>
            <w:b/>
            <w:sz w:val="28"/>
            <w:szCs w:val="28"/>
            <w:lang w:val="en-AU"/>
          </w:rPr>
          <w:t>Edition 1.0.0 – Xxxxxx 2019</w:t>
        </w:r>
      </w:ins>
    </w:p>
    <w:p w14:paraId="1658AE96" w14:textId="77777777" w:rsidR="00580347" w:rsidRPr="00985E1E" w:rsidRDefault="00580347" w:rsidP="00580347">
      <w:pPr>
        <w:tabs>
          <w:tab w:val="center" w:pos="4514"/>
          <w:tab w:val="left" w:pos="5040"/>
          <w:tab w:val="left" w:pos="5760"/>
          <w:tab w:val="left" w:pos="6480"/>
          <w:tab w:val="left" w:pos="7200"/>
          <w:tab w:val="left" w:pos="7920"/>
          <w:tab w:val="left" w:pos="8640"/>
        </w:tabs>
        <w:spacing w:after="0" w:line="240" w:lineRule="auto"/>
        <w:jc w:val="center"/>
        <w:rPr>
          <w:ins w:id="20" w:author="Teh Stand" w:date="2018-11-23T10:32:00Z"/>
          <w:rFonts w:asciiTheme="minorHAnsi" w:hAnsiTheme="minorHAnsi" w:cstheme="minorHAnsi"/>
          <w:b/>
          <w:sz w:val="28"/>
        </w:rPr>
      </w:pPr>
    </w:p>
    <w:p w14:paraId="632E7A5F" w14:textId="32BB31E3" w:rsidR="00580347" w:rsidRPr="00760789" w:rsidRDefault="00580347" w:rsidP="00985E1E">
      <w:pPr>
        <w:spacing w:after="160"/>
        <w:jc w:val="center"/>
        <w:rPr>
          <w:ins w:id="21" w:author="Teh Stand" w:date="2018-11-23T10:32:00Z"/>
          <w:rFonts w:asciiTheme="minorHAnsi" w:hAnsiTheme="minorHAnsi" w:cstheme="minorHAnsi"/>
          <w:b/>
          <w:sz w:val="28"/>
          <w:szCs w:val="28"/>
        </w:rPr>
      </w:pPr>
      <w:ins w:id="22" w:author="Teh Stand" w:date="2018-11-23T10:32:00Z">
        <w:r w:rsidRPr="00985E1E">
          <w:rPr>
            <w:rFonts w:asciiTheme="minorHAnsi" w:hAnsiTheme="minorHAnsi" w:cstheme="minorHAnsi"/>
            <w:b/>
            <w:sz w:val="28"/>
            <w:szCs w:val="28"/>
          </w:rPr>
          <w:t xml:space="preserve">PART </w:t>
        </w:r>
      </w:ins>
      <w:ins w:id="23" w:author="Teh Stand" w:date="2018-11-23T10:35:00Z">
        <w:r>
          <w:rPr>
            <w:rFonts w:asciiTheme="minorHAnsi" w:hAnsiTheme="minorHAnsi" w:cstheme="minorHAnsi"/>
            <w:b/>
            <w:sz w:val="28"/>
            <w:szCs w:val="28"/>
          </w:rPr>
          <w:t>B</w:t>
        </w:r>
      </w:ins>
    </w:p>
    <w:p w14:paraId="09196C1A" w14:textId="618FC0DC" w:rsidR="00580347" w:rsidRPr="00760789" w:rsidRDefault="00760789" w:rsidP="00580347">
      <w:pPr>
        <w:jc w:val="center"/>
        <w:rPr>
          <w:ins w:id="24" w:author="Teh Stand" w:date="2018-11-23T10:32:00Z"/>
          <w:rFonts w:asciiTheme="minorHAnsi" w:hAnsiTheme="minorHAnsi" w:cstheme="minorHAnsi"/>
          <w:b/>
          <w:sz w:val="28"/>
          <w:szCs w:val="28"/>
        </w:rPr>
      </w:pPr>
      <w:ins w:id="25" w:author="Teh Stand" w:date="2018-11-23T10:36:00Z">
        <w:r>
          <w:rPr>
            <w:rFonts w:asciiTheme="minorHAnsi" w:hAnsiTheme="minorHAnsi" w:cstheme="minorHAnsi"/>
            <w:b/>
            <w:sz w:val="28"/>
            <w:szCs w:val="28"/>
          </w:rPr>
          <w:t>EXECUTION</w:t>
        </w:r>
      </w:ins>
    </w:p>
    <w:p w14:paraId="2F54CFE7" w14:textId="77777777" w:rsidR="00580347" w:rsidRPr="00760789" w:rsidRDefault="00580347" w:rsidP="00580347">
      <w:pPr>
        <w:tabs>
          <w:tab w:val="center" w:pos="4514"/>
          <w:tab w:val="left" w:pos="5040"/>
          <w:tab w:val="left" w:pos="5760"/>
          <w:tab w:val="left" w:pos="6480"/>
          <w:tab w:val="left" w:pos="7200"/>
          <w:tab w:val="left" w:pos="7920"/>
          <w:tab w:val="left" w:pos="8640"/>
        </w:tabs>
        <w:spacing w:after="0" w:line="240" w:lineRule="auto"/>
        <w:rPr>
          <w:ins w:id="26" w:author="Teh Stand" w:date="2018-11-23T10:32:00Z"/>
          <w:rFonts w:asciiTheme="minorHAnsi" w:hAnsiTheme="minorHAnsi" w:cstheme="minorHAnsi"/>
          <w:sz w:val="28"/>
          <w:szCs w:val="28"/>
        </w:rPr>
      </w:pPr>
    </w:p>
    <w:p w14:paraId="63B89C12" w14:textId="77777777" w:rsidR="00580347" w:rsidRPr="00760789" w:rsidRDefault="00580347" w:rsidP="00580347">
      <w:pPr>
        <w:tabs>
          <w:tab w:val="center" w:pos="4514"/>
          <w:tab w:val="left" w:pos="5040"/>
          <w:tab w:val="left" w:pos="5760"/>
          <w:tab w:val="left" w:pos="6480"/>
          <w:tab w:val="left" w:pos="7200"/>
          <w:tab w:val="left" w:pos="7920"/>
          <w:tab w:val="left" w:pos="8640"/>
        </w:tabs>
        <w:spacing w:after="0" w:line="240" w:lineRule="auto"/>
        <w:rPr>
          <w:ins w:id="27" w:author="Teh Stand" w:date="2018-11-23T10:32:00Z"/>
          <w:rFonts w:asciiTheme="minorHAnsi" w:hAnsiTheme="minorHAnsi" w:cstheme="minorHAnsi"/>
          <w:sz w:val="28"/>
          <w:szCs w:val="28"/>
        </w:rPr>
      </w:pPr>
    </w:p>
    <w:p w14:paraId="3C483F7F" w14:textId="77777777" w:rsidR="00580347" w:rsidRPr="00760789" w:rsidRDefault="00580347" w:rsidP="00580347">
      <w:pPr>
        <w:tabs>
          <w:tab w:val="center" w:pos="4514"/>
          <w:tab w:val="left" w:pos="5040"/>
          <w:tab w:val="left" w:pos="5760"/>
          <w:tab w:val="left" w:pos="6480"/>
          <w:tab w:val="left" w:pos="7200"/>
          <w:tab w:val="left" w:pos="7920"/>
          <w:tab w:val="left" w:pos="8640"/>
        </w:tabs>
        <w:spacing w:after="0" w:line="240" w:lineRule="auto"/>
        <w:rPr>
          <w:ins w:id="28" w:author="Teh Stand" w:date="2018-11-23T10:32:00Z"/>
          <w:rFonts w:asciiTheme="minorHAnsi" w:hAnsiTheme="minorHAnsi" w:cstheme="minorHAnsi"/>
          <w:sz w:val="28"/>
          <w:szCs w:val="28"/>
        </w:rPr>
      </w:pPr>
    </w:p>
    <w:p w14:paraId="3AB8C6A0" w14:textId="77777777" w:rsidR="00580347" w:rsidRPr="00760789" w:rsidRDefault="00580347" w:rsidP="00580347">
      <w:pPr>
        <w:tabs>
          <w:tab w:val="center" w:pos="4514"/>
          <w:tab w:val="left" w:pos="5040"/>
          <w:tab w:val="left" w:pos="5760"/>
          <w:tab w:val="left" w:pos="6480"/>
          <w:tab w:val="left" w:pos="7200"/>
          <w:tab w:val="left" w:pos="7920"/>
          <w:tab w:val="left" w:pos="8640"/>
        </w:tabs>
        <w:spacing w:after="0" w:line="240" w:lineRule="auto"/>
        <w:rPr>
          <w:ins w:id="29" w:author="Teh Stand" w:date="2018-11-23T10:32:00Z"/>
          <w:rFonts w:asciiTheme="minorHAnsi" w:hAnsiTheme="minorHAnsi" w:cstheme="minorHAnsi"/>
          <w:sz w:val="28"/>
          <w:szCs w:val="28"/>
        </w:rPr>
      </w:pPr>
    </w:p>
    <w:p w14:paraId="5DA8B9A5" w14:textId="77777777" w:rsidR="00580347" w:rsidRPr="00760789" w:rsidRDefault="00580347" w:rsidP="00580347">
      <w:pPr>
        <w:tabs>
          <w:tab w:val="center" w:pos="4514"/>
          <w:tab w:val="left" w:pos="5040"/>
          <w:tab w:val="left" w:pos="5760"/>
          <w:tab w:val="left" w:pos="6480"/>
          <w:tab w:val="left" w:pos="7200"/>
          <w:tab w:val="left" w:pos="7920"/>
          <w:tab w:val="left" w:pos="8640"/>
        </w:tabs>
        <w:spacing w:after="0" w:line="240" w:lineRule="auto"/>
        <w:rPr>
          <w:ins w:id="30" w:author="Teh Stand" w:date="2018-11-23T10:32:00Z"/>
          <w:rFonts w:asciiTheme="minorHAnsi" w:hAnsiTheme="minorHAnsi" w:cstheme="minorHAnsi"/>
          <w:sz w:val="28"/>
          <w:szCs w:val="28"/>
        </w:rPr>
      </w:pPr>
    </w:p>
    <w:p w14:paraId="2CE6E0C2" w14:textId="77777777" w:rsidR="00580347" w:rsidRPr="00760789" w:rsidRDefault="00580347" w:rsidP="00580347">
      <w:pPr>
        <w:keepLines/>
        <w:tabs>
          <w:tab w:val="left" w:pos="0"/>
          <w:tab w:val="left" w:pos="992"/>
          <w:tab w:val="left" w:pos="4677"/>
          <w:tab w:val="left" w:pos="5244"/>
          <w:tab w:val="left" w:pos="5586"/>
          <w:tab w:val="left" w:pos="6112"/>
          <w:tab w:val="left" w:pos="6792"/>
          <w:tab w:val="left" w:pos="7471"/>
          <w:tab w:val="left" w:pos="8150"/>
        </w:tabs>
        <w:spacing w:after="0" w:line="240" w:lineRule="auto"/>
        <w:jc w:val="center"/>
        <w:rPr>
          <w:ins w:id="31" w:author="Teh Stand" w:date="2018-11-23T10:32:00Z"/>
          <w:rStyle w:val="module"/>
          <w:rFonts w:asciiTheme="minorHAnsi" w:hAnsiTheme="minorHAnsi" w:cstheme="minorHAnsi"/>
          <w:sz w:val="22"/>
          <w:szCs w:val="22"/>
          <w:lang w:val="en-AU"/>
        </w:rPr>
      </w:pPr>
      <w:ins w:id="32" w:author="Teh Stand" w:date="2018-11-23T10:32:00Z">
        <w:r w:rsidRPr="00760789">
          <w:rPr>
            <w:rStyle w:val="module"/>
            <w:rFonts w:asciiTheme="minorHAnsi" w:hAnsiTheme="minorHAnsi" w:cstheme="minorHAnsi"/>
            <w:sz w:val="22"/>
            <w:szCs w:val="22"/>
            <w:lang w:val="en-AU"/>
          </w:rPr>
          <w:t>Published by the</w:t>
        </w:r>
      </w:ins>
    </w:p>
    <w:p w14:paraId="304948F2" w14:textId="77777777" w:rsidR="00580347" w:rsidRPr="00760789" w:rsidRDefault="00580347" w:rsidP="00580347">
      <w:pPr>
        <w:spacing w:after="0" w:line="240" w:lineRule="auto"/>
        <w:jc w:val="center"/>
        <w:rPr>
          <w:ins w:id="33" w:author="Teh Stand" w:date="2018-11-23T10:32:00Z"/>
          <w:rStyle w:val="module"/>
          <w:rFonts w:asciiTheme="minorHAnsi" w:hAnsiTheme="minorHAnsi" w:cstheme="minorHAnsi"/>
          <w:sz w:val="22"/>
          <w:szCs w:val="22"/>
          <w:lang w:val="fr-FR"/>
        </w:rPr>
      </w:pPr>
      <w:ins w:id="34" w:author="Teh Stand" w:date="2018-11-23T10:32:00Z">
        <w:r w:rsidRPr="00760789">
          <w:rPr>
            <w:rStyle w:val="module"/>
            <w:rFonts w:asciiTheme="minorHAnsi" w:hAnsiTheme="minorHAnsi" w:cstheme="minorHAnsi"/>
            <w:sz w:val="22"/>
            <w:szCs w:val="22"/>
            <w:lang w:val="fr-FR"/>
          </w:rPr>
          <w:t>International Hydrographic Organization</w:t>
        </w:r>
      </w:ins>
    </w:p>
    <w:p w14:paraId="068036EC" w14:textId="77777777" w:rsidR="00580347" w:rsidRPr="00760789" w:rsidRDefault="00580347" w:rsidP="00580347">
      <w:pPr>
        <w:keepLines/>
        <w:widowControl w:val="0"/>
        <w:tabs>
          <w:tab w:val="left" w:pos="0"/>
          <w:tab w:val="left" w:pos="992"/>
          <w:tab w:val="left" w:pos="4677"/>
          <w:tab w:val="left" w:pos="5244"/>
          <w:tab w:val="left" w:pos="5586"/>
          <w:tab w:val="left" w:pos="6112"/>
          <w:tab w:val="left" w:pos="6792"/>
          <w:tab w:val="left" w:pos="7471"/>
          <w:tab w:val="left" w:pos="8150"/>
        </w:tabs>
        <w:spacing w:after="0" w:line="240" w:lineRule="auto"/>
        <w:jc w:val="center"/>
        <w:rPr>
          <w:ins w:id="35" w:author="Teh Stand" w:date="2018-11-23T10:32:00Z"/>
          <w:rFonts w:asciiTheme="minorHAnsi" w:hAnsiTheme="minorHAnsi" w:cstheme="minorHAnsi"/>
          <w:snapToGrid w:val="0"/>
          <w:sz w:val="22"/>
          <w:szCs w:val="22"/>
          <w:vertAlign w:val="superscript"/>
          <w:lang w:val="fr-FR"/>
        </w:rPr>
      </w:pPr>
      <w:ins w:id="36" w:author="Teh Stand" w:date="2018-11-23T10:32:00Z">
        <w:r w:rsidRPr="00760789">
          <w:rPr>
            <w:rFonts w:asciiTheme="minorHAnsi" w:hAnsiTheme="minorHAnsi" w:cstheme="minorHAnsi"/>
            <w:snapToGrid w:val="0"/>
            <w:sz w:val="22"/>
            <w:szCs w:val="22"/>
            <w:lang w:val="fr-FR"/>
          </w:rPr>
          <w:t>4b quai Antoine 1</w:t>
        </w:r>
        <w:r w:rsidRPr="00760789">
          <w:rPr>
            <w:rFonts w:asciiTheme="minorHAnsi" w:hAnsiTheme="minorHAnsi" w:cstheme="minorHAnsi"/>
            <w:snapToGrid w:val="0"/>
            <w:sz w:val="22"/>
            <w:szCs w:val="22"/>
            <w:vertAlign w:val="superscript"/>
            <w:lang w:val="fr-FR"/>
          </w:rPr>
          <w:t>er</w:t>
        </w:r>
      </w:ins>
    </w:p>
    <w:p w14:paraId="7FC7A863" w14:textId="77777777" w:rsidR="00580347" w:rsidRPr="00760789" w:rsidRDefault="00580347" w:rsidP="00580347">
      <w:pPr>
        <w:keepLines/>
        <w:widowControl w:val="0"/>
        <w:tabs>
          <w:tab w:val="left" w:pos="0"/>
          <w:tab w:val="left" w:pos="992"/>
          <w:tab w:val="left" w:pos="4677"/>
          <w:tab w:val="left" w:pos="5244"/>
          <w:tab w:val="left" w:pos="5586"/>
          <w:tab w:val="left" w:pos="6112"/>
          <w:tab w:val="left" w:pos="6792"/>
          <w:tab w:val="left" w:pos="7471"/>
          <w:tab w:val="left" w:pos="8150"/>
        </w:tabs>
        <w:spacing w:after="0" w:line="240" w:lineRule="auto"/>
        <w:jc w:val="center"/>
        <w:rPr>
          <w:ins w:id="37" w:author="Teh Stand" w:date="2018-11-23T10:32:00Z"/>
          <w:rFonts w:asciiTheme="minorHAnsi" w:hAnsiTheme="minorHAnsi" w:cstheme="minorHAnsi"/>
          <w:snapToGrid w:val="0"/>
          <w:sz w:val="22"/>
          <w:szCs w:val="22"/>
          <w:lang w:val="fr-FR"/>
        </w:rPr>
      </w:pPr>
      <w:ins w:id="38" w:author="Teh Stand" w:date="2018-11-23T10:32:00Z">
        <w:r w:rsidRPr="00760789">
          <w:rPr>
            <w:rFonts w:asciiTheme="minorHAnsi" w:hAnsiTheme="minorHAnsi" w:cstheme="minorHAnsi"/>
            <w:snapToGrid w:val="0"/>
            <w:sz w:val="22"/>
            <w:szCs w:val="22"/>
            <w:lang w:val="fr-FR"/>
          </w:rPr>
          <w:t>Principauté de Monaco</w:t>
        </w:r>
      </w:ins>
    </w:p>
    <w:p w14:paraId="2993E80F" w14:textId="77777777" w:rsidR="00580347" w:rsidRPr="00760789" w:rsidRDefault="00580347" w:rsidP="00580347">
      <w:pPr>
        <w:keepLines/>
        <w:widowControl w:val="0"/>
        <w:tabs>
          <w:tab w:val="left" w:pos="0"/>
          <w:tab w:val="left" w:pos="992"/>
          <w:tab w:val="left" w:pos="4677"/>
          <w:tab w:val="left" w:pos="5244"/>
          <w:tab w:val="left" w:pos="5586"/>
          <w:tab w:val="left" w:pos="6112"/>
          <w:tab w:val="left" w:pos="6792"/>
          <w:tab w:val="left" w:pos="7471"/>
          <w:tab w:val="left" w:pos="8150"/>
        </w:tabs>
        <w:spacing w:after="0" w:line="240" w:lineRule="auto"/>
        <w:jc w:val="center"/>
        <w:rPr>
          <w:ins w:id="39" w:author="Teh Stand" w:date="2018-11-23T10:32:00Z"/>
          <w:rFonts w:asciiTheme="minorHAnsi" w:hAnsiTheme="minorHAnsi" w:cstheme="minorHAnsi"/>
          <w:snapToGrid w:val="0"/>
          <w:sz w:val="22"/>
          <w:szCs w:val="22"/>
          <w:lang w:val="en-AU"/>
        </w:rPr>
      </w:pPr>
      <w:ins w:id="40" w:author="Teh Stand" w:date="2018-11-23T10:32:00Z">
        <w:r w:rsidRPr="00760789">
          <w:rPr>
            <w:rFonts w:asciiTheme="minorHAnsi" w:hAnsiTheme="minorHAnsi" w:cstheme="minorHAnsi"/>
            <w:snapToGrid w:val="0"/>
            <w:sz w:val="22"/>
            <w:szCs w:val="22"/>
            <w:lang w:val="en-AU"/>
          </w:rPr>
          <w:t>Tel: (377) 93.10.81.00</w:t>
        </w:r>
      </w:ins>
    </w:p>
    <w:p w14:paraId="2A3A584C" w14:textId="77777777" w:rsidR="00580347" w:rsidRPr="00760789" w:rsidRDefault="00580347" w:rsidP="00580347">
      <w:pPr>
        <w:keepLines/>
        <w:widowControl w:val="0"/>
        <w:tabs>
          <w:tab w:val="left" w:pos="0"/>
          <w:tab w:val="left" w:pos="992"/>
          <w:tab w:val="left" w:pos="4677"/>
          <w:tab w:val="left" w:pos="5244"/>
          <w:tab w:val="left" w:pos="5586"/>
          <w:tab w:val="left" w:pos="6112"/>
          <w:tab w:val="left" w:pos="6792"/>
          <w:tab w:val="left" w:pos="7471"/>
          <w:tab w:val="left" w:pos="8150"/>
        </w:tabs>
        <w:spacing w:after="0" w:line="240" w:lineRule="auto"/>
        <w:jc w:val="center"/>
        <w:rPr>
          <w:ins w:id="41" w:author="Teh Stand" w:date="2018-11-23T10:32:00Z"/>
          <w:rFonts w:asciiTheme="minorHAnsi" w:hAnsiTheme="minorHAnsi" w:cstheme="minorHAnsi"/>
          <w:snapToGrid w:val="0"/>
          <w:sz w:val="22"/>
          <w:szCs w:val="22"/>
        </w:rPr>
      </w:pPr>
      <w:ins w:id="42" w:author="Teh Stand" w:date="2018-11-23T10:32:00Z">
        <w:r w:rsidRPr="00760789">
          <w:rPr>
            <w:rFonts w:asciiTheme="minorHAnsi" w:hAnsiTheme="minorHAnsi" w:cstheme="minorHAnsi"/>
            <w:snapToGrid w:val="0"/>
            <w:sz w:val="22"/>
            <w:szCs w:val="22"/>
          </w:rPr>
          <w:t>Fax: (377) 93.10.81.40</w:t>
        </w:r>
      </w:ins>
    </w:p>
    <w:p w14:paraId="1B5A3514" w14:textId="77777777" w:rsidR="00580347" w:rsidRPr="00760789" w:rsidRDefault="00580347" w:rsidP="00580347">
      <w:pPr>
        <w:keepLines/>
        <w:widowControl w:val="0"/>
        <w:tabs>
          <w:tab w:val="left" w:pos="0"/>
          <w:tab w:val="left" w:pos="992"/>
          <w:tab w:val="left" w:pos="4677"/>
          <w:tab w:val="left" w:pos="5244"/>
          <w:tab w:val="left" w:pos="5586"/>
          <w:tab w:val="left" w:pos="6112"/>
          <w:tab w:val="left" w:pos="6792"/>
          <w:tab w:val="left" w:pos="7471"/>
          <w:tab w:val="left" w:pos="8150"/>
        </w:tabs>
        <w:spacing w:after="0" w:line="240" w:lineRule="auto"/>
        <w:jc w:val="center"/>
        <w:rPr>
          <w:ins w:id="43" w:author="Teh Stand" w:date="2018-11-23T10:32:00Z"/>
          <w:rFonts w:asciiTheme="minorHAnsi" w:hAnsiTheme="minorHAnsi" w:cstheme="minorHAnsi"/>
          <w:snapToGrid w:val="0"/>
          <w:sz w:val="22"/>
          <w:szCs w:val="22"/>
          <w:lang w:val="en-US"/>
        </w:rPr>
      </w:pPr>
      <w:ins w:id="44" w:author="Teh Stand" w:date="2018-11-23T10:32:00Z">
        <w:r w:rsidRPr="00760789">
          <w:rPr>
            <w:rFonts w:asciiTheme="minorHAnsi" w:hAnsiTheme="minorHAnsi" w:cstheme="minorHAnsi"/>
            <w:snapToGrid w:val="0"/>
            <w:sz w:val="22"/>
            <w:szCs w:val="22"/>
            <w:lang w:val="en-US"/>
          </w:rPr>
          <w:t xml:space="preserve">E-mail: </w:t>
        </w:r>
        <w:r w:rsidRPr="00985E1E">
          <w:rPr>
            <w:rFonts w:asciiTheme="minorHAnsi" w:hAnsiTheme="minorHAnsi" w:cstheme="minorHAnsi"/>
            <w:snapToGrid w:val="0"/>
            <w:color w:val="0000FF"/>
            <w:sz w:val="22"/>
            <w:szCs w:val="22"/>
            <w:lang w:val="en-AU"/>
            <w:rPrChange w:id="45" w:author="Teh Stand" w:date="2018-11-23T10:40:00Z">
              <w:rPr>
                <w:rFonts w:asciiTheme="minorHAnsi" w:hAnsiTheme="minorHAnsi" w:cstheme="minorHAnsi"/>
                <w:snapToGrid w:val="0"/>
                <w:sz w:val="22"/>
                <w:szCs w:val="22"/>
                <w:lang w:val="en-AU"/>
              </w:rPr>
            </w:rPrChange>
          </w:rPr>
          <w:fldChar w:fldCharType="begin"/>
        </w:r>
        <w:r w:rsidRPr="00985E1E">
          <w:rPr>
            <w:rFonts w:asciiTheme="minorHAnsi" w:hAnsiTheme="minorHAnsi" w:cstheme="minorHAnsi"/>
            <w:snapToGrid w:val="0"/>
            <w:color w:val="0000FF"/>
            <w:sz w:val="22"/>
            <w:szCs w:val="22"/>
            <w:lang w:val="en-US"/>
            <w:rPrChange w:id="46" w:author="Teh Stand" w:date="2018-11-23T10:40:00Z">
              <w:rPr>
                <w:rFonts w:asciiTheme="minorHAnsi" w:hAnsiTheme="minorHAnsi" w:cstheme="minorHAnsi"/>
                <w:snapToGrid w:val="0"/>
                <w:sz w:val="22"/>
                <w:szCs w:val="22"/>
                <w:lang w:val="en-US"/>
              </w:rPr>
            </w:rPrChange>
          </w:rPr>
          <w:instrText xml:space="preserve"> HYPERLINK "mailto:info@iho.int" </w:instrText>
        </w:r>
        <w:r w:rsidRPr="00985E1E">
          <w:rPr>
            <w:rFonts w:asciiTheme="minorHAnsi" w:hAnsiTheme="minorHAnsi" w:cstheme="minorHAnsi"/>
            <w:snapToGrid w:val="0"/>
            <w:color w:val="0000FF"/>
            <w:sz w:val="22"/>
            <w:szCs w:val="22"/>
            <w:lang w:val="en-AU"/>
            <w:rPrChange w:id="47" w:author="Teh Stand" w:date="2018-11-23T10:40:00Z">
              <w:rPr>
                <w:rFonts w:asciiTheme="minorHAnsi" w:hAnsiTheme="minorHAnsi" w:cstheme="minorHAnsi"/>
                <w:snapToGrid w:val="0"/>
                <w:sz w:val="22"/>
                <w:szCs w:val="22"/>
                <w:lang w:val="en-AU"/>
              </w:rPr>
            </w:rPrChange>
          </w:rPr>
          <w:fldChar w:fldCharType="separate"/>
        </w:r>
        <w:r w:rsidRPr="00985E1E">
          <w:rPr>
            <w:rFonts w:asciiTheme="minorHAnsi" w:hAnsiTheme="minorHAnsi" w:cstheme="minorHAnsi"/>
            <w:snapToGrid w:val="0"/>
            <w:color w:val="0000FF"/>
            <w:sz w:val="22"/>
            <w:szCs w:val="22"/>
            <w:u w:val="single"/>
            <w:lang w:val="en-US"/>
            <w:rPrChange w:id="48" w:author="Teh Stand" w:date="2018-11-23T10:40:00Z">
              <w:rPr>
                <w:rFonts w:asciiTheme="minorHAnsi" w:hAnsiTheme="minorHAnsi" w:cstheme="minorHAnsi"/>
                <w:snapToGrid w:val="0"/>
                <w:sz w:val="22"/>
                <w:szCs w:val="22"/>
                <w:u w:val="single"/>
                <w:lang w:val="en-US"/>
              </w:rPr>
            </w:rPrChange>
          </w:rPr>
          <w:t>info@iho.int</w:t>
        </w:r>
        <w:r w:rsidRPr="00985E1E">
          <w:rPr>
            <w:rFonts w:asciiTheme="minorHAnsi" w:hAnsiTheme="minorHAnsi" w:cstheme="minorHAnsi"/>
            <w:snapToGrid w:val="0"/>
            <w:color w:val="0000FF"/>
            <w:sz w:val="22"/>
            <w:szCs w:val="22"/>
            <w:lang w:val="en-AU"/>
            <w:rPrChange w:id="49" w:author="Teh Stand" w:date="2018-11-23T10:40:00Z">
              <w:rPr>
                <w:rFonts w:asciiTheme="minorHAnsi" w:hAnsiTheme="minorHAnsi" w:cstheme="minorHAnsi"/>
                <w:snapToGrid w:val="0"/>
                <w:sz w:val="22"/>
                <w:szCs w:val="22"/>
                <w:lang w:val="en-AU"/>
              </w:rPr>
            </w:rPrChange>
          </w:rPr>
          <w:fldChar w:fldCharType="end"/>
        </w:r>
        <w:r w:rsidRPr="00760789">
          <w:rPr>
            <w:rFonts w:asciiTheme="minorHAnsi" w:hAnsiTheme="minorHAnsi" w:cstheme="minorHAnsi"/>
            <w:snapToGrid w:val="0"/>
            <w:sz w:val="22"/>
            <w:szCs w:val="22"/>
            <w:lang w:val="en-US"/>
          </w:rPr>
          <w:t xml:space="preserve"> </w:t>
        </w:r>
      </w:ins>
    </w:p>
    <w:p w14:paraId="6EB2EF18" w14:textId="77777777" w:rsidR="00580347" w:rsidRPr="00760789" w:rsidRDefault="00580347" w:rsidP="00580347">
      <w:pPr>
        <w:keepLines/>
        <w:widowControl w:val="0"/>
        <w:tabs>
          <w:tab w:val="left" w:pos="0"/>
          <w:tab w:val="left" w:pos="992"/>
          <w:tab w:val="left" w:pos="4677"/>
          <w:tab w:val="left" w:pos="5244"/>
          <w:tab w:val="left" w:pos="5586"/>
          <w:tab w:val="left" w:pos="6112"/>
          <w:tab w:val="left" w:pos="6792"/>
          <w:tab w:val="left" w:pos="7471"/>
          <w:tab w:val="left" w:pos="8150"/>
        </w:tabs>
        <w:spacing w:after="0" w:line="240" w:lineRule="auto"/>
        <w:jc w:val="center"/>
        <w:rPr>
          <w:ins w:id="50" w:author="Teh Stand" w:date="2018-11-23T10:32:00Z"/>
          <w:rFonts w:asciiTheme="minorHAnsi" w:hAnsiTheme="minorHAnsi" w:cstheme="minorHAnsi"/>
          <w:snapToGrid w:val="0"/>
          <w:sz w:val="22"/>
          <w:szCs w:val="22"/>
        </w:rPr>
      </w:pPr>
      <w:ins w:id="51" w:author="Teh Stand" w:date="2018-11-23T10:32:00Z">
        <w:r w:rsidRPr="00760789">
          <w:rPr>
            <w:rFonts w:asciiTheme="minorHAnsi" w:hAnsiTheme="minorHAnsi" w:cstheme="minorHAnsi"/>
            <w:snapToGrid w:val="0"/>
            <w:sz w:val="22"/>
            <w:szCs w:val="22"/>
          </w:rPr>
          <w:t xml:space="preserve">Web: </w:t>
        </w:r>
        <w:r w:rsidRPr="00985E1E">
          <w:rPr>
            <w:rFonts w:asciiTheme="minorHAnsi" w:hAnsiTheme="minorHAnsi" w:cstheme="minorHAnsi"/>
            <w:snapToGrid w:val="0"/>
            <w:color w:val="0000FF"/>
            <w:sz w:val="22"/>
            <w:szCs w:val="22"/>
            <w:lang w:val="fr-FR"/>
          </w:rPr>
          <w:fldChar w:fldCharType="begin"/>
        </w:r>
        <w:r w:rsidRPr="00760789">
          <w:rPr>
            <w:rFonts w:asciiTheme="minorHAnsi" w:hAnsiTheme="minorHAnsi" w:cstheme="minorHAnsi"/>
            <w:snapToGrid w:val="0"/>
            <w:color w:val="0000FF"/>
            <w:sz w:val="22"/>
            <w:szCs w:val="22"/>
          </w:rPr>
          <w:instrText xml:space="preserve"> HYPERLINK "http://www.iho.int" </w:instrText>
        </w:r>
        <w:r w:rsidRPr="00985E1E">
          <w:rPr>
            <w:rFonts w:asciiTheme="minorHAnsi" w:hAnsiTheme="minorHAnsi" w:cstheme="minorHAnsi"/>
            <w:snapToGrid w:val="0"/>
            <w:color w:val="0000FF"/>
            <w:sz w:val="22"/>
            <w:szCs w:val="22"/>
            <w:lang w:val="fr-FR"/>
          </w:rPr>
          <w:fldChar w:fldCharType="separate"/>
        </w:r>
        <w:r w:rsidRPr="00760789">
          <w:rPr>
            <w:rFonts w:asciiTheme="minorHAnsi" w:hAnsiTheme="minorHAnsi" w:cstheme="minorHAnsi"/>
            <w:snapToGrid w:val="0"/>
            <w:color w:val="0000FF"/>
            <w:sz w:val="22"/>
            <w:szCs w:val="22"/>
            <w:u w:val="single"/>
          </w:rPr>
          <w:t>www.iho.int</w:t>
        </w:r>
        <w:r w:rsidRPr="00985E1E">
          <w:rPr>
            <w:rFonts w:asciiTheme="minorHAnsi" w:hAnsiTheme="minorHAnsi" w:cstheme="minorHAnsi"/>
            <w:snapToGrid w:val="0"/>
            <w:color w:val="0000FF"/>
            <w:sz w:val="22"/>
            <w:szCs w:val="22"/>
            <w:lang w:val="fr-FR"/>
          </w:rPr>
          <w:fldChar w:fldCharType="end"/>
        </w:r>
        <w:r w:rsidRPr="00760789">
          <w:rPr>
            <w:rFonts w:asciiTheme="minorHAnsi" w:hAnsiTheme="minorHAnsi" w:cstheme="minorHAnsi"/>
            <w:snapToGrid w:val="0"/>
            <w:sz w:val="22"/>
            <w:szCs w:val="22"/>
          </w:rPr>
          <w:t xml:space="preserve"> </w:t>
        </w:r>
      </w:ins>
    </w:p>
    <w:p w14:paraId="50B2D140" w14:textId="5147F020" w:rsidR="003E4A23" w:rsidRPr="00760789" w:rsidDel="00580347" w:rsidRDefault="009B3451" w:rsidP="003E4A23">
      <w:pPr>
        <w:tabs>
          <w:tab w:val="center" w:pos="4514"/>
          <w:tab w:val="left" w:pos="5040"/>
          <w:tab w:val="left" w:pos="5760"/>
          <w:tab w:val="left" w:pos="6480"/>
          <w:tab w:val="left" w:pos="7200"/>
          <w:tab w:val="left" w:pos="7920"/>
          <w:tab w:val="left" w:pos="8640"/>
        </w:tabs>
        <w:spacing w:after="0" w:line="240" w:lineRule="auto"/>
        <w:jc w:val="center"/>
        <w:rPr>
          <w:del w:id="52" w:author="Teh Stand" w:date="2018-11-23T10:32:00Z"/>
          <w:rFonts w:asciiTheme="minorHAnsi" w:hAnsiTheme="minorHAnsi" w:cstheme="minorHAnsi"/>
          <w:b/>
          <w:sz w:val="22"/>
          <w:szCs w:val="22"/>
        </w:rPr>
      </w:pPr>
      <w:del w:id="53" w:author="Teh Stand" w:date="2018-11-23T10:32:00Z">
        <w:r w:rsidRPr="00760789" w:rsidDel="00580347">
          <w:rPr>
            <w:rFonts w:asciiTheme="minorHAnsi" w:hAnsiTheme="minorHAnsi" w:cstheme="minorHAnsi"/>
            <w:b/>
            <w:sz w:val="22"/>
            <w:szCs w:val="22"/>
          </w:rPr>
          <w:delText>PART B</w:delText>
        </w:r>
      </w:del>
    </w:p>
    <w:p w14:paraId="77126966" w14:textId="4FD3D1CB" w:rsidR="003E4A23" w:rsidRPr="00760789" w:rsidDel="00580347" w:rsidRDefault="003E4A23" w:rsidP="003E4A23">
      <w:pPr>
        <w:rPr>
          <w:del w:id="54" w:author="Teh Stand" w:date="2018-11-23T10:32:00Z"/>
          <w:rFonts w:asciiTheme="minorHAnsi" w:hAnsiTheme="minorHAnsi" w:cstheme="minorHAnsi"/>
          <w:sz w:val="22"/>
          <w:szCs w:val="22"/>
        </w:rPr>
      </w:pPr>
    </w:p>
    <w:p w14:paraId="18627680" w14:textId="478F04FD" w:rsidR="003E4A23" w:rsidRPr="00760789" w:rsidDel="00580347" w:rsidRDefault="003E4A23" w:rsidP="003E4A23">
      <w:pPr>
        <w:suppressAutoHyphens/>
        <w:spacing w:before="240" w:line="100" w:lineRule="atLeast"/>
        <w:jc w:val="center"/>
        <w:rPr>
          <w:del w:id="55" w:author="Teh Stand" w:date="2018-11-23T10:32:00Z"/>
          <w:rFonts w:asciiTheme="minorHAnsi" w:eastAsia="Times New Roman" w:hAnsiTheme="minorHAnsi" w:cstheme="minorHAnsi"/>
          <w:b/>
          <w:color w:val="000000"/>
          <w:sz w:val="22"/>
          <w:szCs w:val="22"/>
          <w:lang w:eastAsia="ar-SA"/>
        </w:rPr>
      </w:pPr>
      <w:del w:id="56" w:author="Teh Stand" w:date="2018-11-23T10:32:00Z">
        <w:r w:rsidRPr="00760789" w:rsidDel="00580347">
          <w:rPr>
            <w:rFonts w:asciiTheme="minorHAnsi" w:eastAsia="Times New Roman" w:hAnsiTheme="minorHAnsi" w:cstheme="minorHAnsi"/>
            <w:b/>
            <w:color w:val="000000"/>
            <w:sz w:val="22"/>
            <w:szCs w:val="22"/>
            <w:lang w:eastAsia="ar-SA"/>
          </w:rPr>
          <w:delText>Draft Version 0.</w:delText>
        </w:r>
        <w:r w:rsidR="00E42324" w:rsidRPr="00760789" w:rsidDel="00580347">
          <w:rPr>
            <w:rFonts w:asciiTheme="minorHAnsi" w:eastAsia="Times New Roman" w:hAnsiTheme="minorHAnsi" w:cstheme="minorHAnsi"/>
            <w:b/>
            <w:color w:val="000000"/>
            <w:sz w:val="22"/>
            <w:szCs w:val="22"/>
            <w:lang w:eastAsia="ar-SA"/>
          </w:rPr>
          <w:delText xml:space="preserve">2 </w:delText>
        </w:r>
      </w:del>
    </w:p>
    <w:p w14:paraId="1468DD80" w14:textId="7CF9C457" w:rsidR="003E4A23" w:rsidRPr="00760789" w:rsidDel="00580347" w:rsidRDefault="00E42324" w:rsidP="003E4A23">
      <w:pPr>
        <w:tabs>
          <w:tab w:val="center" w:pos="4514"/>
          <w:tab w:val="left" w:pos="5040"/>
          <w:tab w:val="left" w:pos="5760"/>
          <w:tab w:val="left" w:pos="6480"/>
          <w:tab w:val="left" w:pos="7200"/>
          <w:tab w:val="left" w:pos="7920"/>
          <w:tab w:val="left" w:pos="8640"/>
        </w:tabs>
        <w:spacing w:after="0" w:line="240" w:lineRule="auto"/>
        <w:jc w:val="center"/>
        <w:rPr>
          <w:del w:id="57" w:author="Teh Stand" w:date="2018-11-23T10:32:00Z"/>
          <w:rFonts w:asciiTheme="minorHAnsi" w:hAnsiTheme="minorHAnsi" w:cstheme="minorHAnsi"/>
          <w:b/>
          <w:sz w:val="22"/>
          <w:szCs w:val="22"/>
        </w:rPr>
      </w:pPr>
      <w:del w:id="58" w:author="Teh Stand" w:date="2018-11-23T10:32:00Z">
        <w:r w:rsidRPr="00760789" w:rsidDel="00580347">
          <w:rPr>
            <w:rFonts w:asciiTheme="minorHAnsi" w:hAnsiTheme="minorHAnsi" w:cstheme="minorHAnsi"/>
            <w:b/>
            <w:sz w:val="22"/>
            <w:szCs w:val="22"/>
          </w:rPr>
          <w:delText>2018</w:delText>
        </w:r>
        <w:r w:rsidR="003E4A23" w:rsidRPr="00760789" w:rsidDel="00580347">
          <w:rPr>
            <w:rFonts w:asciiTheme="minorHAnsi" w:hAnsiTheme="minorHAnsi" w:cstheme="minorHAnsi"/>
            <w:b/>
            <w:sz w:val="22"/>
            <w:szCs w:val="22"/>
          </w:rPr>
          <w:delText>-</w:delText>
        </w:r>
        <w:r w:rsidRPr="00760789" w:rsidDel="00580347">
          <w:rPr>
            <w:rFonts w:asciiTheme="minorHAnsi" w:hAnsiTheme="minorHAnsi" w:cstheme="minorHAnsi"/>
            <w:b/>
            <w:sz w:val="22"/>
            <w:szCs w:val="22"/>
          </w:rPr>
          <w:delText>0</w:delText>
        </w:r>
        <w:r w:rsidR="000141BB" w:rsidRPr="00760789" w:rsidDel="00580347">
          <w:rPr>
            <w:rFonts w:asciiTheme="minorHAnsi" w:hAnsiTheme="minorHAnsi" w:cstheme="minorHAnsi"/>
            <w:b/>
            <w:sz w:val="22"/>
            <w:szCs w:val="22"/>
          </w:rPr>
          <w:delText>8</w:delText>
        </w:r>
        <w:r w:rsidR="003E4A23" w:rsidRPr="00760789" w:rsidDel="00580347">
          <w:rPr>
            <w:rFonts w:asciiTheme="minorHAnsi" w:hAnsiTheme="minorHAnsi" w:cstheme="minorHAnsi"/>
            <w:b/>
            <w:sz w:val="22"/>
            <w:szCs w:val="22"/>
          </w:rPr>
          <w:delText>-</w:delText>
        </w:r>
        <w:r w:rsidR="002D4AA5" w:rsidRPr="00760789" w:rsidDel="00580347">
          <w:rPr>
            <w:rFonts w:asciiTheme="minorHAnsi" w:hAnsiTheme="minorHAnsi" w:cstheme="minorHAnsi"/>
            <w:b/>
            <w:sz w:val="22"/>
            <w:szCs w:val="22"/>
          </w:rPr>
          <w:delText>31</w:delText>
        </w:r>
      </w:del>
    </w:p>
    <w:p w14:paraId="1606388A" w14:textId="14EE4202" w:rsidR="003E4A23" w:rsidRPr="00760789" w:rsidDel="00580347" w:rsidRDefault="003E4A23" w:rsidP="003E4A23">
      <w:pPr>
        <w:tabs>
          <w:tab w:val="center" w:pos="4514"/>
          <w:tab w:val="left" w:pos="5040"/>
          <w:tab w:val="left" w:pos="5760"/>
          <w:tab w:val="left" w:pos="6480"/>
          <w:tab w:val="left" w:pos="7200"/>
          <w:tab w:val="left" w:pos="7920"/>
          <w:tab w:val="left" w:pos="8640"/>
        </w:tabs>
        <w:spacing w:after="0" w:line="240" w:lineRule="auto"/>
        <w:jc w:val="center"/>
        <w:rPr>
          <w:del w:id="59" w:author="Teh Stand" w:date="2018-11-23T10:32:00Z"/>
          <w:rFonts w:asciiTheme="minorHAnsi" w:hAnsiTheme="minorHAnsi" w:cstheme="minorHAnsi"/>
          <w:b/>
          <w:sz w:val="22"/>
          <w:szCs w:val="22"/>
        </w:rPr>
      </w:pPr>
    </w:p>
    <w:p w14:paraId="07B3D317" w14:textId="1366F8B5" w:rsidR="003E4A23" w:rsidRPr="00760789" w:rsidDel="00580347" w:rsidRDefault="003E4A23" w:rsidP="003E4A23">
      <w:pPr>
        <w:tabs>
          <w:tab w:val="center" w:pos="4514"/>
          <w:tab w:val="left" w:pos="5040"/>
          <w:tab w:val="left" w:pos="5760"/>
          <w:tab w:val="left" w:pos="6480"/>
          <w:tab w:val="left" w:pos="7200"/>
          <w:tab w:val="left" w:pos="7920"/>
          <w:tab w:val="left" w:pos="8640"/>
        </w:tabs>
        <w:spacing w:after="0" w:line="240" w:lineRule="auto"/>
        <w:jc w:val="center"/>
        <w:rPr>
          <w:del w:id="60" w:author="Teh Stand" w:date="2018-11-23T10:32:00Z"/>
          <w:rFonts w:asciiTheme="minorHAnsi" w:hAnsiTheme="minorHAnsi" w:cstheme="minorHAnsi"/>
          <w:b/>
          <w:sz w:val="22"/>
          <w:szCs w:val="22"/>
        </w:rPr>
      </w:pPr>
    </w:p>
    <w:p w14:paraId="18B5BB60" w14:textId="118E7AA3" w:rsidR="003E4A23" w:rsidRPr="00760789" w:rsidDel="00580347" w:rsidRDefault="003E4A23" w:rsidP="003E4A23">
      <w:pPr>
        <w:spacing w:before="240"/>
        <w:jc w:val="center"/>
        <w:rPr>
          <w:del w:id="61" w:author="Teh Stand" w:date="2018-11-23T10:32:00Z"/>
          <w:rFonts w:asciiTheme="minorHAnsi" w:hAnsiTheme="minorHAnsi" w:cstheme="minorHAnsi"/>
          <w:sz w:val="22"/>
          <w:szCs w:val="22"/>
        </w:rPr>
      </w:pPr>
      <w:del w:id="62" w:author="Teh Stand" w:date="2018-11-23T10:32:00Z">
        <w:r w:rsidRPr="00760789" w:rsidDel="00580347">
          <w:rPr>
            <w:rFonts w:asciiTheme="minorHAnsi" w:eastAsia="Times New Roman" w:hAnsiTheme="minorHAnsi" w:cstheme="minorHAnsi"/>
            <w:b/>
            <w:sz w:val="22"/>
            <w:szCs w:val="22"/>
          </w:rPr>
          <w:delText>Special Publication No. S-</w:delText>
        </w:r>
        <w:r w:rsidR="00A90CFB" w:rsidRPr="00760789" w:rsidDel="00580347">
          <w:rPr>
            <w:rFonts w:asciiTheme="minorHAnsi" w:eastAsia="Times New Roman" w:hAnsiTheme="minorHAnsi" w:cstheme="minorHAnsi"/>
            <w:b/>
            <w:sz w:val="22"/>
            <w:szCs w:val="22"/>
          </w:rPr>
          <w:delText>97</w:delText>
        </w:r>
      </w:del>
    </w:p>
    <w:p w14:paraId="0EE21730" w14:textId="0EDD0471" w:rsidR="003E4A23" w:rsidRPr="00760789" w:rsidDel="00580347" w:rsidRDefault="002D4AA5" w:rsidP="003E4A23">
      <w:pPr>
        <w:jc w:val="center"/>
        <w:rPr>
          <w:del w:id="63" w:author="Teh Stand" w:date="2018-11-23T10:32:00Z"/>
          <w:rFonts w:asciiTheme="minorHAnsi" w:hAnsiTheme="minorHAnsi" w:cstheme="minorHAnsi"/>
          <w:sz w:val="22"/>
          <w:szCs w:val="22"/>
        </w:rPr>
      </w:pPr>
      <w:del w:id="64" w:author="Teh Stand" w:date="2018-11-23T10:32:00Z">
        <w:r w:rsidRPr="00760789" w:rsidDel="00580347">
          <w:rPr>
            <w:rFonts w:asciiTheme="minorHAnsi" w:hAnsiTheme="minorHAnsi" w:cstheme="minorHAnsi"/>
            <w:sz w:val="22"/>
            <w:szCs w:val="22"/>
          </w:rPr>
          <w:delText>Guideline for Creating an S-100 Product Specification</w:delText>
        </w:r>
      </w:del>
    </w:p>
    <w:p w14:paraId="23A9541B" w14:textId="2E280DD2" w:rsidR="002D4AA5" w:rsidRPr="00760789" w:rsidDel="00580347" w:rsidRDefault="002D4AA5" w:rsidP="003E4A23">
      <w:pPr>
        <w:jc w:val="center"/>
        <w:rPr>
          <w:del w:id="65" w:author="Teh Stand" w:date="2018-11-23T10:32:00Z"/>
          <w:rFonts w:asciiTheme="minorHAnsi" w:eastAsia="Times New Roman" w:hAnsiTheme="minorHAnsi" w:cstheme="minorHAnsi"/>
          <w:sz w:val="22"/>
          <w:szCs w:val="22"/>
        </w:rPr>
      </w:pPr>
      <w:del w:id="66" w:author="Teh Stand" w:date="2018-11-23T10:32:00Z">
        <w:r w:rsidRPr="00760789" w:rsidDel="00580347">
          <w:rPr>
            <w:rFonts w:asciiTheme="minorHAnsi" w:eastAsia="Times New Roman" w:hAnsiTheme="minorHAnsi" w:cstheme="minorHAnsi"/>
            <w:sz w:val="22"/>
            <w:szCs w:val="22"/>
          </w:rPr>
          <w:delText>Part B - Execution</w:delText>
        </w:r>
      </w:del>
    </w:p>
    <w:p w14:paraId="12A04097" w14:textId="51A6FA7E" w:rsidR="003E4A23" w:rsidRPr="00760789" w:rsidDel="00580347" w:rsidRDefault="003E4A23" w:rsidP="003E4A23">
      <w:pPr>
        <w:tabs>
          <w:tab w:val="center" w:pos="4514"/>
          <w:tab w:val="left" w:pos="5040"/>
          <w:tab w:val="left" w:pos="5760"/>
          <w:tab w:val="left" w:pos="6480"/>
          <w:tab w:val="left" w:pos="7200"/>
          <w:tab w:val="left" w:pos="7920"/>
          <w:tab w:val="left" w:pos="8640"/>
        </w:tabs>
        <w:spacing w:after="0" w:line="240" w:lineRule="auto"/>
        <w:rPr>
          <w:del w:id="67" w:author="Teh Stand" w:date="2018-11-23T10:32:00Z"/>
          <w:rFonts w:asciiTheme="minorHAnsi" w:hAnsiTheme="minorHAnsi" w:cstheme="minorHAnsi"/>
          <w:sz w:val="22"/>
          <w:szCs w:val="22"/>
        </w:rPr>
      </w:pPr>
    </w:p>
    <w:p w14:paraId="66E6369D" w14:textId="0DE49F60" w:rsidR="003E4A23" w:rsidRPr="00760789" w:rsidDel="00580347" w:rsidRDefault="003E4A23" w:rsidP="003E4A23">
      <w:pPr>
        <w:tabs>
          <w:tab w:val="center" w:pos="4514"/>
          <w:tab w:val="left" w:pos="5040"/>
          <w:tab w:val="left" w:pos="5760"/>
          <w:tab w:val="left" w:pos="6480"/>
          <w:tab w:val="left" w:pos="7200"/>
          <w:tab w:val="left" w:pos="7920"/>
          <w:tab w:val="left" w:pos="8640"/>
        </w:tabs>
        <w:spacing w:after="0" w:line="240" w:lineRule="auto"/>
        <w:rPr>
          <w:del w:id="68" w:author="Teh Stand" w:date="2018-11-23T10:32:00Z"/>
          <w:rFonts w:asciiTheme="minorHAnsi" w:hAnsiTheme="minorHAnsi" w:cstheme="minorHAnsi"/>
          <w:sz w:val="22"/>
          <w:szCs w:val="22"/>
        </w:rPr>
      </w:pPr>
    </w:p>
    <w:p w14:paraId="28CA1CFF" w14:textId="16C2D30F" w:rsidR="003E4A23" w:rsidRPr="00760789" w:rsidDel="00580347" w:rsidRDefault="003E4A23" w:rsidP="003E4A23">
      <w:pPr>
        <w:tabs>
          <w:tab w:val="center" w:pos="4514"/>
          <w:tab w:val="left" w:pos="5040"/>
          <w:tab w:val="left" w:pos="5760"/>
          <w:tab w:val="left" w:pos="6480"/>
          <w:tab w:val="left" w:pos="7200"/>
          <w:tab w:val="left" w:pos="7920"/>
          <w:tab w:val="left" w:pos="8640"/>
        </w:tabs>
        <w:spacing w:after="0" w:line="240" w:lineRule="auto"/>
        <w:rPr>
          <w:del w:id="69" w:author="Teh Stand" w:date="2018-11-23T10:32:00Z"/>
          <w:rFonts w:asciiTheme="minorHAnsi" w:hAnsiTheme="minorHAnsi" w:cstheme="minorHAnsi"/>
          <w:sz w:val="22"/>
          <w:szCs w:val="22"/>
        </w:rPr>
      </w:pPr>
    </w:p>
    <w:p w14:paraId="6CC7350E" w14:textId="4B27AE3B" w:rsidR="003E4A23" w:rsidRPr="00760789" w:rsidDel="00580347" w:rsidRDefault="003E4A23" w:rsidP="003E4A23">
      <w:pPr>
        <w:tabs>
          <w:tab w:val="center" w:pos="4514"/>
          <w:tab w:val="left" w:pos="5040"/>
          <w:tab w:val="left" w:pos="5760"/>
          <w:tab w:val="left" w:pos="6480"/>
          <w:tab w:val="left" w:pos="7200"/>
          <w:tab w:val="left" w:pos="7920"/>
          <w:tab w:val="left" w:pos="8640"/>
        </w:tabs>
        <w:spacing w:after="0" w:line="240" w:lineRule="auto"/>
        <w:rPr>
          <w:del w:id="70" w:author="Teh Stand" w:date="2018-11-23T10:32:00Z"/>
          <w:rFonts w:asciiTheme="minorHAnsi" w:hAnsiTheme="minorHAnsi" w:cstheme="minorHAnsi"/>
          <w:sz w:val="22"/>
          <w:szCs w:val="22"/>
        </w:rPr>
      </w:pPr>
    </w:p>
    <w:p w14:paraId="314B52CC" w14:textId="4C53E7B9" w:rsidR="003E4A23" w:rsidRPr="00760789" w:rsidDel="00580347" w:rsidRDefault="003E4A23" w:rsidP="003E4A23">
      <w:pPr>
        <w:tabs>
          <w:tab w:val="center" w:pos="4514"/>
          <w:tab w:val="left" w:pos="5040"/>
          <w:tab w:val="left" w:pos="5760"/>
          <w:tab w:val="left" w:pos="6480"/>
          <w:tab w:val="left" w:pos="7200"/>
          <w:tab w:val="left" w:pos="7920"/>
          <w:tab w:val="left" w:pos="8640"/>
        </w:tabs>
        <w:spacing w:after="0" w:line="240" w:lineRule="auto"/>
        <w:rPr>
          <w:del w:id="71" w:author="Teh Stand" w:date="2018-11-23T10:32:00Z"/>
          <w:rFonts w:asciiTheme="minorHAnsi" w:hAnsiTheme="minorHAnsi" w:cstheme="minorHAnsi"/>
          <w:sz w:val="22"/>
          <w:szCs w:val="22"/>
        </w:rPr>
      </w:pPr>
    </w:p>
    <w:p w14:paraId="31B42790" w14:textId="250F726B" w:rsidR="003E4A23" w:rsidRPr="00760789" w:rsidDel="00580347" w:rsidRDefault="003E4A23" w:rsidP="003E4A23">
      <w:pPr>
        <w:tabs>
          <w:tab w:val="center" w:pos="4514"/>
          <w:tab w:val="left" w:pos="5040"/>
          <w:tab w:val="left" w:pos="5760"/>
          <w:tab w:val="left" w:pos="6480"/>
          <w:tab w:val="left" w:pos="7200"/>
          <w:tab w:val="left" w:pos="7920"/>
          <w:tab w:val="left" w:pos="8640"/>
        </w:tabs>
        <w:spacing w:after="0" w:line="240" w:lineRule="auto"/>
        <w:outlineLvl w:val="0"/>
        <w:rPr>
          <w:del w:id="72" w:author="Teh Stand" w:date="2018-11-23T10:32:00Z"/>
          <w:rFonts w:asciiTheme="minorHAnsi" w:eastAsiaTheme="minorHAnsi" w:hAnsiTheme="minorHAnsi" w:cstheme="minorHAnsi"/>
          <w:b/>
          <w:sz w:val="22"/>
          <w:szCs w:val="22"/>
        </w:rPr>
      </w:pPr>
      <w:bookmarkStart w:id="73" w:name="_Toc454279964"/>
      <w:bookmarkStart w:id="74" w:name="_Toc454280161"/>
      <w:bookmarkStart w:id="75" w:name="_Toc484523811"/>
      <w:del w:id="76" w:author="Teh Stand" w:date="2018-11-23T10:32:00Z">
        <w:r w:rsidRPr="00760789" w:rsidDel="00580347">
          <w:rPr>
            <w:rFonts w:asciiTheme="minorHAnsi" w:eastAsiaTheme="minorHAnsi" w:hAnsiTheme="minorHAnsi" w:cstheme="minorHAnsi"/>
            <w:b/>
            <w:sz w:val="22"/>
            <w:szCs w:val="22"/>
          </w:rPr>
          <w:tab/>
        </w:r>
        <w:bookmarkStart w:id="77" w:name="_Toc173128087"/>
        <w:bookmarkStart w:id="78" w:name="_Toc173128206"/>
        <w:r w:rsidRPr="00760789" w:rsidDel="00580347">
          <w:rPr>
            <w:rFonts w:asciiTheme="minorHAnsi" w:eastAsiaTheme="minorHAnsi" w:hAnsiTheme="minorHAnsi" w:cstheme="minorHAnsi"/>
            <w:b/>
            <w:sz w:val="22"/>
            <w:szCs w:val="22"/>
          </w:rPr>
          <w:delText>Published by the</w:delText>
        </w:r>
        <w:bookmarkEnd w:id="73"/>
        <w:bookmarkEnd w:id="74"/>
        <w:bookmarkEnd w:id="75"/>
        <w:bookmarkEnd w:id="77"/>
        <w:bookmarkEnd w:id="78"/>
        <w:r w:rsidRPr="00760789" w:rsidDel="00580347">
          <w:rPr>
            <w:rFonts w:asciiTheme="minorHAnsi" w:eastAsiaTheme="minorHAnsi" w:hAnsiTheme="minorHAnsi" w:cstheme="minorHAnsi"/>
            <w:b/>
            <w:sz w:val="22"/>
            <w:szCs w:val="22"/>
          </w:rPr>
          <w:delText xml:space="preserve"> </w:delText>
        </w:r>
      </w:del>
    </w:p>
    <w:p w14:paraId="675E95C7" w14:textId="1EB734E4" w:rsidR="003E4A23" w:rsidRPr="00760789" w:rsidDel="00580347" w:rsidRDefault="003E4A23" w:rsidP="003E4A23">
      <w:pPr>
        <w:tabs>
          <w:tab w:val="center" w:pos="4514"/>
          <w:tab w:val="left" w:pos="5040"/>
          <w:tab w:val="left" w:pos="5760"/>
          <w:tab w:val="left" w:pos="6480"/>
          <w:tab w:val="left" w:pos="7200"/>
          <w:tab w:val="left" w:pos="7920"/>
          <w:tab w:val="left" w:pos="8640"/>
        </w:tabs>
        <w:spacing w:after="0" w:line="240" w:lineRule="auto"/>
        <w:outlineLvl w:val="0"/>
        <w:rPr>
          <w:del w:id="79" w:author="Teh Stand" w:date="2018-11-23T10:32:00Z"/>
          <w:rFonts w:asciiTheme="minorHAnsi" w:eastAsiaTheme="minorHAnsi" w:hAnsiTheme="minorHAnsi" w:cstheme="minorHAnsi"/>
          <w:b/>
          <w:sz w:val="22"/>
          <w:szCs w:val="22"/>
        </w:rPr>
      </w:pPr>
      <w:bookmarkStart w:id="80" w:name="_Toc454279965"/>
      <w:bookmarkStart w:id="81" w:name="_Toc454280162"/>
      <w:bookmarkStart w:id="82" w:name="_Toc484523812"/>
      <w:del w:id="83" w:author="Teh Stand" w:date="2018-11-23T10:32:00Z">
        <w:r w:rsidRPr="00760789" w:rsidDel="00580347">
          <w:rPr>
            <w:rFonts w:asciiTheme="minorHAnsi" w:eastAsiaTheme="minorHAnsi" w:hAnsiTheme="minorHAnsi" w:cstheme="minorHAnsi"/>
            <w:b/>
            <w:sz w:val="22"/>
            <w:szCs w:val="22"/>
          </w:rPr>
          <w:tab/>
        </w:r>
        <w:bookmarkStart w:id="84" w:name="_Toc173128088"/>
        <w:bookmarkStart w:id="85" w:name="_Toc173128207"/>
        <w:r w:rsidRPr="00760789" w:rsidDel="00580347">
          <w:rPr>
            <w:rFonts w:asciiTheme="minorHAnsi" w:eastAsiaTheme="minorHAnsi" w:hAnsiTheme="minorHAnsi" w:cstheme="minorHAnsi"/>
            <w:b/>
            <w:sz w:val="22"/>
            <w:szCs w:val="22"/>
          </w:rPr>
          <w:delText xml:space="preserve">International Hydrographic </w:delText>
        </w:r>
        <w:bookmarkEnd w:id="80"/>
        <w:bookmarkEnd w:id="81"/>
        <w:bookmarkEnd w:id="82"/>
        <w:bookmarkEnd w:id="84"/>
        <w:bookmarkEnd w:id="85"/>
        <w:r w:rsidRPr="00760789" w:rsidDel="00580347">
          <w:rPr>
            <w:rFonts w:asciiTheme="minorHAnsi" w:eastAsiaTheme="minorHAnsi" w:hAnsiTheme="minorHAnsi" w:cstheme="minorHAnsi"/>
            <w:b/>
            <w:sz w:val="22"/>
            <w:szCs w:val="22"/>
          </w:rPr>
          <w:delText>Organization</w:delText>
        </w:r>
      </w:del>
    </w:p>
    <w:p w14:paraId="32A4E4A9" w14:textId="06DD7B8D" w:rsidR="003E4A23" w:rsidRPr="00760789" w:rsidDel="00580347" w:rsidRDefault="003E4A23" w:rsidP="003E4A23">
      <w:pPr>
        <w:tabs>
          <w:tab w:val="center" w:pos="4514"/>
          <w:tab w:val="left" w:pos="5040"/>
          <w:tab w:val="left" w:pos="5760"/>
          <w:tab w:val="left" w:pos="6480"/>
          <w:tab w:val="left" w:pos="7200"/>
          <w:tab w:val="left" w:pos="7920"/>
          <w:tab w:val="left" w:pos="8640"/>
        </w:tabs>
        <w:spacing w:after="0" w:line="240" w:lineRule="auto"/>
        <w:outlineLvl w:val="0"/>
        <w:rPr>
          <w:del w:id="86" w:author="Teh Stand" w:date="2018-11-23T10:32:00Z"/>
          <w:rFonts w:asciiTheme="minorHAnsi" w:eastAsiaTheme="minorHAnsi" w:hAnsiTheme="minorHAnsi" w:cstheme="minorHAnsi"/>
          <w:b/>
          <w:sz w:val="22"/>
          <w:szCs w:val="22"/>
        </w:rPr>
      </w:pPr>
      <w:bookmarkStart w:id="87" w:name="_Toc454279966"/>
      <w:bookmarkStart w:id="88" w:name="_Toc454280163"/>
      <w:bookmarkStart w:id="89" w:name="_Toc484523813"/>
      <w:del w:id="90" w:author="Teh Stand" w:date="2018-11-23T10:32:00Z">
        <w:r w:rsidRPr="00760789" w:rsidDel="00580347">
          <w:rPr>
            <w:rFonts w:asciiTheme="minorHAnsi" w:eastAsiaTheme="minorHAnsi" w:hAnsiTheme="minorHAnsi" w:cstheme="minorHAnsi"/>
            <w:b/>
            <w:sz w:val="22"/>
            <w:szCs w:val="22"/>
          </w:rPr>
          <w:tab/>
        </w:r>
        <w:bookmarkStart w:id="91" w:name="_Toc173128089"/>
        <w:bookmarkStart w:id="92" w:name="_Toc173128208"/>
        <w:r w:rsidRPr="00760789" w:rsidDel="00580347">
          <w:rPr>
            <w:rFonts w:asciiTheme="minorHAnsi" w:eastAsiaTheme="minorHAnsi" w:hAnsiTheme="minorHAnsi" w:cstheme="minorHAnsi"/>
            <w:b/>
            <w:sz w:val="22"/>
            <w:szCs w:val="22"/>
          </w:rPr>
          <w:delText>MONACO</w:delText>
        </w:r>
        <w:bookmarkEnd w:id="87"/>
        <w:bookmarkEnd w:id="88"/>
        <w:bookmarkEnd w:id="89"/>
        <w:bookmarkEnd w:id="91"/>
        <w:bookmarkEnd w:id="92"/>
      </w:del>
    </w:p>
    <w:p w14:paraId="3D67983D" w14:textId="1FC525C8" w:rsidR="003E4A23" w:rsidRPr="00760789" w:rsidRDefault="003E4A23" w:rsidP="003E4A23">
      <w:pPr>
        <w:spacing w:after="0"/>
        <w:rPr>
          <w:rFonts w:asciiTheme="minorHAnsi" w:hAnsiTheme="minorHAnsi" w:cstheme="minorHAnsi"/>
          <w:color w:val="0000FF"/>
          <w:sz w:val="22"/>
          <w:szCs w:val="22"/>
        </w:rPr>
      </w:pPr>
      <w:r w:rsidRPr="00760789">
        <w:rPr>
          <w:rFonts w:asciiTheme="minorHAnsi" w:hAnsiTheme="minorHAnsi" w:cstheme="minorHAnsi"/>
          <w:color w:val="0000FF"/>
          <w:sz w:val="22"/>
          <w:szCs w:val="22"/>
        </w:rPr>
        <w:t>   </w:t>
      </w:r>
      <w:r w:rsidRPr="00580347">
        <w:rPr>
          <w:rFonts w:asciiTheme="minorHAnsi" w:hAnsiTheme="minorHAnsi" w:cstheme="minorHAnsi"/>
          <w:color w:val="0000FF"/>
          <w:sz w:val="22"/>
          <w:szCs w:val="22"/>
        </w:rPr>
        <w:fldChar w:fldCharType="begin"/>
      </w:r>
      <w:r w:rsidRPr="00760789">
        <w:rPr>
          <w:rFonts w:asciiTheme="minorHAnsi" w:hAnsiTheme="minorHAnsi" w:cstheme="minorHAnsi"/>
          <w:color w:val="0000FF"/>
          <w:sz w:val="22"/>
          <w:szCs w:val="22"/>
        </w:rPr>
        <w:instrText xml:space="preserve"> REF DDSecr \* CHARFORMAT   \* MERGEFORMAT </w:instrText>
      </w:r>
      <w:r w:rsidRPr="00580347">
        <w:rPr>
          <w:rFonts w:asciiTheme="minorHAnsi" w:hAnsiTheme="minorHAnsi" w:cstheme="minorHAnsi"/>
          <w:b/>
          <w:color w:val="000000"/>
          <w:sz w:val="22"/>
          <w:szCs w:val="22"/>
          <w:rPrChange w:id="93" w:author="Teh Stand" w:date="2018-11-23T10:34:00Z">
            <w:rPr>
              <w:b/>
              <w:color w:val="000000"/>
              <w:sz w:val="24"/>
            </w:rPr>
          </w:rPrChange>
        </w:rPr>
        <w:fldChar w:fldCharType="end"/>
      </w:r>
    </w:p>
    <w:p w14:paraId="18BDDB48" w14:textId="77777777" w:rsidR="00786C4C" w:rsidRDefault="00786C4C" w:rsidP="00786C4C">
      <w:pPr>
        <w:spacing w:before="360" w:after="120" w:line="100" w:lineRule="atLeast"/>
        <w:rPr>
          <w:ins w:id="94" w:author="Teh Stand" w:date="2018-11-23T10:50:00Z"/>
          <w:rFonts w:eastAsia="Times New Roman"/>
          <w:b/>
          <w:sz w:val="24"/>
          <w:szCs w:val="24"/>
        </w:rPr>
      </w:pPr>
    </w:p>
    <w:p w14:paraId="03370347" w14:textId="3C9D9690" w:rsidR="005A3C22" w:rsidRPr="00FA0C91" w:rsidRDefault="005A3C22" w:rsidP="00786C4C">
      <w:pPr>
        <w:spacing w:before="360" w:after="120" w:line="100" w:lineRule="atLeast"/>
        <w:rPr>
          <w:rFonts w:eastAsia="Times New Roman"/>
          <w:b/>
          <w:sz w:val="24"/>
          <w:szCs w:val="24"/>
        </w:rPr>
      </w:pPr>
      <w:del w:id="95" w:author="Teh Stand" w:date="2018-11-23T10:42:00Z">
        <w:r w:rsidRPr="00FA0C91" w:rsidDel="00985E1E">
          <w:rPr>
            <w:rFonts w:eastAsia="Times New Roman"/>
            <w:b/>
            <w:sz w:val="24"/>
            <w:szCs w:val="24"/>
          </w:rPr>
          <w:br w:type="page"/>
        </w:r>
      </w:del>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816"/>
      </w:tblGrid>
      <w:tr w:rsidR="005A3C22" w:rsidRPr="00FA0C91" w14:paraId="49F55DF7" w14:textId="77777777" w:rsidTr="008120E0">
        <w:tc>
          <w:tcPr>
            <w:tcW w:w="9253" w:type="dxa"/>
            <w:tcBorders>
              <w:top w:val="single" w:sz="4" w:space="0" w:color="000000"/>
            </w:tcBorders>
          </w:tcPr>
          <w:p w14:paraId="70856EB7" w14:textId="1D3F1EEC" w:rsidR="005A3C22" w:rsidRPr="00FA0C91" w:rsidRDefault="005A3C22" w:rsidP="00580347">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after="120" w:line="230" w:lineRule="atLeast"/>
              <w:jc w:val="center"/>
              <w:rPr>
                <w:rFonts w:ascii="Helvetica" w:hAnsi="Helvetica"/>
                <w:sz w:val="22"/>
                <w:szCs w:val="22"/>
              </w:rPr>
            </w:pPr>
            <w:r w:rsidRPr="00FA0C91">
              <w:rPr>
                <w:rFonts w:ascii="Helvetica" w:hAnsi="Helvetica" w:cs="Helvetica"/>
                <w:sz w:val="22"/>
                <w:szCs w:val="22"/>
              </w:rPr>
              <w:t xml:space="preserve">© </w:t>
            </w:r>
            <w:r w:rsidRPr="00FA0C91">
              <w:rPr>
                <w:rFonts w:ascii="Helvetica" w:hAnsi="Helvetica"/>
                <w:sz w:val="22"/>
                <w:szCs w:val="22"/>
              </w:rPr>
              <w:t xml:space="preserve">Copyright International Hydrographic Organization </w:t>
            </w:r>
            <w:del w:id="96" w:author="Teh Stand" w:date="2018-11-23T10:35:00Z">
              <w:r w:rsidRPr="00FA0C91" w:rsidDel="00580347">
                <w:rPr>
                  <w:rFonts w:ascii="Helvetica" w:hAnsi="Helvetica"/>
                  <w:sz w:val="22"/>
                  <w:szCs w:val="22"/>
                </w:rPr>
                <w:delText>2018</w:delText>
              </w:r>
            </w:del>
            <w:ins w:id="97" w:author="Teh Stand" w:date="2018-11-23T10:35:00Z">
              <w:r w:rsidR="00580347" w:rsidRPr="00FA0C91">
                <w:rPr>
                  <w:rFonts w:ascii="Helvetica" w:hAnsi="Helvetica"/>
                  <w:sz w:val="22"/>
                  <w:szCs w:val="22"/>
                </w:rPr>
                <w:t>201</w:t>
              </w:r>
              <w:r w:rsidR="00580347">
                <w:rPr>
                  <w:rFonts w:ascii="Helvetica" w:hAnsi="Helvetica"/>
                  <w:sz w:val="22"/>
                  <w:szCs w:val="22"/>
                </w:rPr>
                <w:t>9</w:t>
              </w:r>
            </w:ins>
          </w:p>
        </w:tc>
      </w:tr>
      <w:tr w:rsidR="005A3C22" w:rsidRPr="00FA0C91" w14:paraId="7D0C8454" w14:textId="77777777" w:rsidTr="008120E0">
        <w:tc>
          <w:tcPr>
            <w:tcW w:w="9253" w:type="dxa"/>
          </w:tcPr>
          <w:p w14:paraId="6522A478" w14:textId="1E1EF492" w:rsidR="005A3C22" w:rsidRPr="00FA0C91" w:rsidRDefault="005A3C22" w:rsidP="005A3C22">
            <w:pPr>
              <w:autoSpaceDE w:val="0"/>
              <w:autoSpaceDN w:val="0"/>
              <w:adjustRightInd w:val="0"/>
              <w:spacing w:before="120" w:after="120"/>
              <w:ind w:left="317" w:right="390"/>
              <w:rPr>
                <w:rFonts w:eastAsia="Times New Roman" w:cs="Arial"/>
                <w:lang w:eastAsia="en-US"/>
              </w:rPr>
            </w:pPr>
            <w:r w:rsidRPr="00FA0C91">
              <w:rPr>
                <w:rFonts w:eastAsia="Times New Roman" w:cs="Arial"/>
                <w:lang w:eastAsia="en-US"/>
              </w:rPr>
              <w:t xml:space="preserve">This work is copyright. Apart from any use permitted in accordance with the </w:t>
            </w:r>
            <w:hyperlink r:id="rId9" w:history="1">
              <w:r w:rsidRPr="00FA0C91">
                <w:rPr>
                  <w:rFonts w:eastAsia="Times New Roman" w:cs="Arial"/>
                  <w:lang w:eastAsia="en-US"/>
                </w:rPr>
                <w:t>Berne Convention for the Protection of Literary and Artistic Works</w:t>
              </w:r>
            </w:hyperlink>
            <w:r w:rsidRPr="00FA0C91">
              <w:rPr>
                <w:rFonts w:eastAsia="Times New Roman" w:cs="Arial"/>
                <w:lang w:eastAsia="en-US"/>
              </w:rPr>
              <w:t xml:space="preserve"> (1886), and except in the circumstances described below, no part may be translated, reproduced by any process, adapted, communicated or commercially exploited without prior written permission from the International Hydrographic Organization (IHO). Copyright in some of the material in this publication may be owned by another party and permission for the translation and/or reproduction of that material must be obtained from the owner.</w:t>
            </w:r>
          </w:p>
        </w:tc>
      </w:tr>
      <w:tr w:rsidR="005A3C22" w:rsidRPr="00FA0C91" w14:paraId="27F9C6DA" w14:textId="77777777" w:rsidTr="008120E0">
        <w:tc>
          <w:tcPr>
            <w:tcW w:w="9253" w:type="dxa"/>
          </w:tcPr>
          <w:p w14:paraId="643D8A91" w14:textId="77777777" w:rsidR="005A3C22" w:rsidRPr="00FA0C91" w:rsidRDefault="005A3C22" w:rsidP="005A3C22">
            <w:pPr>
              <w:autoSpaceDE w:val="0"/>
              <w:autoSpaceDN w:val="0"/>
              <w:adjustRightInd w:val="0"/>
              <w:spacing w:before="120" w:after="120"/>
              <w:ind w:left="317" w:right="390"/>
              <w:rPr>
                <w:rFonts w:eastAsia="Times New Roman" w:cs="Arial"/>
                <w:lang w:eastAsia="en-US"/>
              </w:rPr>
            </w:pPr>
            <w:r w:rsidRPr="00FA0C91">
              <w:rPr>
                <w:rFonts w:eastAsia="Times New Roman" w:cs="Arial"/>
                <w:lang w:eastAsia="en-US"/>
              </w:rPr>
              <w:t>This document or partial material from this document may be translated, reproduced or distributed for general information, on no more than a cost recovery basis. Copies may not be sold or distributed for profit or gain without prior written agreement of the IHO Secretariat and any other copyright holders.</w:t>
            </w:r>
          </w:p>
        </w:tc>
      </w:tr>
      <w:tr w:rsidR="005A3C22" w:rsidRPr="00FA0C91" w14:paraId="3D167AAE" w14:textId="77777777" w:rsidTr="008120E0">
        <w:tc>
          <w:tcPr>
            <w:tcW w:w="9253" w:type="dxa"/>
          </w:tcPr>
          <w:p w14:paraId="344E5B6F" w14:textId="77777777" w:rsidR="005A3C22" w:rsidRPr="00FA0C91" w:rsidRDefault="005A3C22" w:rsidP="005A3C22">
            <w:pPr>
              <w:autoSpaceDE w:val="0"/>
              <w:autoSpaceDN w:val="0"/>
              <w:adjustRightInd w:val="0"/>
              <w:spacing w:before="120" w:after="120" w:line="230" w:lineRule="atLeast"/>
              <w:ind w:left="317" w:right="390"/>
              <w:rPr>
                <w:rFonts w:cs="Arial"/>
              </w:rPr>
            </w:pPr>
            <w:r w:rsidRPr="00FA0C91">
              <w:rPr>
                <w:rFonts w:cs="Arial"/>
              </w:rPr>
              <w:t>In the event that this document or partial material from this document is reproduced, translated or distributed under the terms described above, the following statements are to be included:</w:t>
            </w:r>
          </w:p>
        </w:tc>
      </w:tr>
      <w:tr w:rsidR="005A3C22" w:rsidRPr="00FA0C91" w14:paraId="5318D2E7" w14:textId="77777777" w:rsidTr="008120E0">
        <w:tc>
          <w:tcPr>
            <w:tcW w:w="9253" w:type="dxa"/>
          </w:tcPr>
          <w:p w14:paraId="226D3862" w14:textId="77777777" w:rsidR="005A3C22" w:rsidRPr="00FA0C91" w:rsidRDefault="005A3C22" w:rsidP="005A3C22">
            <w:pPr>
              <w:autoSpaceDE w:val="0"/>
              <w:autoSpaceDN w:val="0"/>
              <w:adjustRightInd w:val="0"/>
              <w:spacing w:before="120" w:after="120" w:line="230" w:lineRule="atLeast"/>
              <w:ind w:left="600" w:right="924"/>
              <w:rPr>
                <w:rFonts w:ascii="Calibri" w:hAnsi="Calibri" w:cs="Arial"/>
                <w:i/>
              </w:rPr>
            </w:pPr>
            <w:r w:rsidRPr="00FA0C91">
              <w:rPr>
                <w:rFonts w:ascii="Calibri" w:hAnsi="Calibri" w:cs="Arial"/>
                <w:i/>
              </w:rPr>
              <w:t xml:space="preserve">“Material from IHO publication [reference to extract: Title, Edition] is reproduced with the permission of the IHO Secretariat (Permission No ……./…) acting for the International Hydrographic Organization (IHO), which does not accept responsibility for the correctness of the material as reproduced: in case of doubt, the IHO’s authentic text shall prevail.    The incorporation of material sourced from IHO shall not be construed as constituting an endorsement by IHO of this product.” </w:t>
            </w:r>
          </w:p>
        </w:tc>
      </w:tr>
      <w:tr w:rsidR="005A3C22" w:rsidRPr="00FA0C91" w14:paraId="73187D3C" w14:textId="77777777" w:rsidTr="008120E0">
        <w:trPr>
          <w:trHeight w:val="2312"/>
        </w:trPr>
        <w:tc>
          <w:tcPr>
            <w:tcW w:w="9253" w:type="dxa"/>
            <w:tcBorders>
              <w:bottom w:val="single" w:sz="4" w:space="0" w:color="000000"/>
            </w:tcBorders>
          </w:tcPr>
          <w:p w14:paraId="7A5FD6CF" w14:textId="77777777" w:rsidR="005A3C22" w:rsidRPr="00FA0C91" w:rsidRDefault="005A3C22" w:rsidP="005A3C22">
            <w:pPr>
              <w:autoSpaceDE w:val="0"/>
              <w:autoSpaceDN w:val="0"/>
              <w:adjustRightInd w:val="0"/>
              <w:spacing w:before="120" w:after="120" w:line="230" w:lineRule="atLeast"/>
              <w:ind w:left="600" w:right="924"/>
              <w:rPr>
                <w:rFonts w:ascii="Calibri" w:hAnsi="Calibri" w:cs="Arial"/>
                <w:i/>
              </w:rPr>
            </w:pPr>
            <w:r w:rsidRPr="00FA0C91">
              <w:rPr>
                <w:rFonts w:ascii="Calibri" w:hAnsi="Calibri" w:cs="Arial"/>
                <w:i/>
              </w:rPr>
              <w:t>“This [document/publication] is a translation of IHO [document/publication] [name]. The IHO has not checked this translation and therefore takes no responsibility for its accuracy. In case of doubt the source version of [name] in [language] should be consulted.”</w:t>
            </w:r>
          </w:p>
          <w:p w14:paraId="49C0BCCF" w14:textId="77777777" w:rsidR="005A3C22" w:rsidRPr="00FA0C91" w:rsidRDefault="005A3C22" w:rsidP="005A3C22">
            <w:pPr>
              <w:autoSpaceDE w:val="0"/>
              <w:autoSpaceDN w:val="0"/>
              <w:adjustRightInd w:val="0"/>
              <w:spacing w:before="120" w:after="120" w:line="230" w:lineRule="atLeast"/>
              <w:ind w:left="366" w:right="924"/>
              <w:rPr>
                <w:rFonts w:cs="Arial"/>
              </w:rPr>
            </w:pPr>
            <w:r w:rsidRPr="00FA0C91">
              <w:rPr>
                <w:rFonts w:cs="Arial"/>
              </w:rPr>
              <w:t>The IHO Logo or other identifiers shall not be used in any derived product without prior written permission from the IHO Secretariat.</w:t>
            </w:r>
          </w:p>
          <w:p w14:paraId="0218238D" w14:textId="77777777" w:rsidR="005A3C22" w:rsidRPr="00FA0C91" w:rsidRDefault="005A3C22" w:rsidP="005A3C22">
            <w:pPr>
              <w:autoSpaceDE w:val="0"/>
              <w:autoSpaceDN w:val="0"/>
              <w:adjustRightInd w:val="0"/>
              <w:spacing w:before="120" w:after="120" w:line="230" w:lineRule="atLeast"/>
              <w:ind w:left="600" w:right="924"/>
              <w:rPr>
                <w:rFonts w:cs="Arial"/>
              </w:rPr>
            </w:pPr>
          </w:p>
        </w:tc>
      </w:tr>
    </w:tbl>
    <w:p w14:paraId="0AFE9C24" w14:textId="4984B595" w:rsidR="005A3C22" w:rsidRPr="00FA0C91" w:rsidRDefault="005A3C22" w:rsidP="003E4A23">
      <w:pPr>
        <w:spacing w:before="360" w:after="120" w:line="100" w:lineRule="atLeast"/>
        <w:jc w:val="center"/>
        <w:rPr>
          <w:rFonts w:eastAsia="Times New Roman"/>
          <w:b/>
          <w:sz w:val="24"/>
          <w:szCs w:val="24"/>
        </w:rPr>
      </w:pPr>
    </w:p>
    <w:p w14:paraId="4D20CFEC" w14:textId="0D895CAA" w:rsidR="005A3C22" w:rsidRPr="00FA0C91" w:rsidRDefault="005A3C22">
      <w:pPr>
        <w:spacing w:before="360" w:after="120" w:line="100" w:lineRule="atLeast"/>
        <w:jc w:val="center"/>
        <w:rPr>
          <w:rFonts w:eastAsia="Times New Roman"/>
          <w:b/>
          <w:sz w:val="24"/>
          <w:szCs w:val="24"/>
        </w:rPr>
      </w:pPr>
      <w:r w:rsidRPr="00FA0C91">
        <w:rPr>
          <w:rFonts w:eastAsia="Times New Roman"/>
          <w:b/>
          <w:sz w:val="24"/>
          <w:szCs w:val="24"/>
        </w:rPr>
        <w:br w:type="page"/>
      </w:r>
    </w:p>
    <w:p w14:paraId="4A482D02" w14:textId="77777777" w:rsidR="003E4A23" w:rsidRPr="005D7F71" w:rsidRDefault="003E4A23" w:rsidP="003E4A23">
      <w:pPr>
        <w:spacing w:before="360" w:after="120" w:line="100" w:lineRule="atLeast"/>
        <w:jc w:val="center"/>
        <w:rPr>
          <w:rFonts w:cs="Arial"/>
        </w:rPr>
      </w:pPr>
      <w:r w:rsidRPr="005D7F71">
        <w:rPr>
          <w:rFonts w:eastAsia="Times New Roman" w:cs="Arial"/>
          <w:b/>
          <w:sz w:val="24"/>
          <w:szCs w:val="24"/>
        </w:rPr>
        <w:lastRenderedPageBreak/>
        <w:t>Revision History</w:t>
      </w:r>
    </w:p>
    <w:p w14:paraId="4DF37F31" w14:textId="77777777" w:rsidR="003E4A23" w:rsidRPr="005D7F71" w:rsidRDefault="003E4A23" w:rsidP="003E4A23">
      <w:pPr>
        <w:rPr>
          <w:rFonts w:asciiTheme="minorHAnsi" w:hAnsiTheme="minorHAnsi" w:cstheme="minorHAnsi"/>
          <w:sz w:val="22"/>
        </w:rPr>
      </w:pPr>
      <w:r w:rsidRPr="005D7F71">
        <w:rPr>
          <w:rFonts w:asciiTheme="minorHAnsi" w:hAnsiTheme="minorHAnsi" w:cstheme="minorHAnsi"/>
          <w:sz w:val="22"/>
        </w:rPr>
        <w:t>Changes to this Specification are coordinated by the IHO S-100 Working Group. New editions will be made available via the IHO web site. Maintenance of the Specification shall conform to IHO Technical Resolution 2/2007 (revised 2010).</w:t>
      </w:r>
    </w:p>
    <w:tbl>
      <w:tblPr>
        <w:tblW w:w="8483" w:type="dxa"/>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1350"/>
        <w:gridCol w:w="1478"/>
        <w:gridCol w:w="3855"/>
      </w:tblGrid>
      <w:tr w:rsidR="003E4A23" w:rsidRPr="00FA0C91" w14:paraId="75063BDC" w14:textId="77777777" w:rsidTr="002D4AA5">
        <w:tc>
          <w:tcPr>
            <w:tcW w:w="1800" w:type="dxa"/>
          </w:tcPr>
          <w:p w14:paraId="11634FFF" w14:textId="77777777" w:rsidR="003E4A23" w:rsidRPr="00FA0C91" w:rsidRDefault="003E4A23" w:rsidP="003E4A23">
            <w:pPr>
              <w:spacing w:before="120" w:after="120"/>
              <w:rPr>
                <w:rFonts w:ascii="Times New Roman" w:hAnsi="Times New Roman"/>
              </w:rPr>
            </w:pPr>
            <w:r w:rsidRPr="00FA0C91">
              <w:rPr>
                <w:rFonts w:ascii="Times New Roman" w:hAnsi="Times New Roman"/>
              </w:rPr>
              <w:t>Version Number</w:t>
            </w:r>
          </w:p>
        </w:tc>
        <w:tc>
          <w:tcPr>
            <w:tcW w:w="1350" w:type="dxa"/>
          </w:tcPr>
          <w:p w14:paraId="2A00B145" w14:textId="77777777" w:rsidR="003E4A23" w:rsidRPr="00FA0C91" w:rsidRDefault="003E4A23" w:rsidP="003E4A23">
            <w:pPr>
              <w:spacing w:before="120" w:after="120"/>
              <w:ind w:left="-1" w:firstLine="1"/>
              <w:rPr>
                <w:rFonts w:ascii="Times New Roman" w:hAnsi="Times New Roman"/>
              </w:rPr>
            </w:pPr>
            <w:r w:rsidRPr="00FA0C91">
              <w:rPr>
                <w:rFonts w:ascii="Times New Roman" w:hAnsi="Times New Roman"/>
              </w:rPr>
              <w:t>Date</w:t>
            </w:r>
          </w:p>
        </w:tc>
        <w:tc>
          <w:tcPr>
            <w:tcW w:w="1478" w:type="dxa"/>
          </w:tcPr>
          <w:p w14:paraId="779D706A" w14:textId="77777777" w:rsidR="003E4A23" w:rsidRPr="00FA0C91" w:rsidRDefault="003E4A23" w:rsidP="003E4A23">
            <w:pPr>
              <w:spacing w:before="120" w:after="120"/>
              <w:ind w:firstLine="21"/>
              <w:rPr>
                <w:rFonts w:ascii="Times New Roman" w:hAnsi="Times New Roman"/>
              </w:rPr>
            </w:pPr>
            <w:r w:rsidRPr="00FA0C91">
              <w:rPr>
                <w:rFonts w:ascii="Times New Roman" w:hAnsi="Times New Roman"/>
              </w:rPr>
              <w:t>Author</w:t>
            </w:r>
          </w:p>
        </w:tc>
        <w:tc>
          <w:tcPr>
            <w:tcW w:w="3855" w:type="dxa"/>
          </w:tcPr>
          <w:p w14:paraId="6DEE963B" w14:textId="77777777" w:rsidR="003E4A23" w:rsidRPr="00FA0C91" w:rsidRDefault="003E4A23" w:rsidP="003E4A23">
            <w:pPr>
              <w:spacing w:before="120" w:after="120"/>
              <w:ind w:left="44" w:firstLine="43"/>
              <w:rPr>
                <w:rFonts w:ascii="Times New Roman" w:hAnsi="Times New Roman"/>
              </w:rPr>
            </w:pPr>
            <w:r w:rsidRPr="00FA0C91">
              <w:rPr>
                <w:rFonts w:ascii="Times New Roman" w:hAnsi="Times New Roman"/>
              </w:rPr>
              <w:t>Purpose</w:t>
            </w:r>
          </w:p>
        </w:tc>
      </w:tr>
      <w:tr w:rsidR="003E4A23" w:rsidRPr="00FA0C91" w14:paraId="336A30AA" w14:textId="77777777" w:rsidTr="002D4AA5">
        <w:tc>
          <w:tcPr>
            <w:tcW w:w="1800" w:type="dxa"/>
          </w:tcPr>
          <w:p w14:paraId="0B334C74" w14:textId="77777777" w:rsidR="003E4A23" w:rsidRPr="00FA0C91" w:rsidRDefault="003E4A23" w:rsidP="003E4A23">
            <w:pPr>
              <w:spacing w:before="120" w:after="120"/>
              <w:rPr>
                <w:rFonts w:ascii="Times New Roman" w:hAnsi="Times New Roman"/>
              </w:rPr>
            </w:pPr>
            <w:r w:rsidRPr="00FA0C91">
              <w:rPr>
                <w:rFonts w:ascii="Times New Roman" w:hAnsi="Times New Roman"/>
              </w:rPr>
              <w:t>0.1</w:t>
            </w:r>
          </w:p>
        </w:tc>
        <w:tc>
          <w:tcPr>
            <w:tcW w:w="1350" w:type="dxa"/>
          </w:tcPr>
          <w:p w14:paraId="4A08B669" w14:textId="27799BA4" w:rsidR="003E4A23" w:rsidRPr="00FA0C91" w:rsidRDefault="003E4A23" w:rsidP="003E4A23">
            <w:pPr>
              <w:spacing w:before="120" w:after="120"/>
              <w:ind w:left="-1" w:firstLine="1"/>
              <w:rPr>
                <w:rFonts w:ascii="Times New Roman" w:hAnsi="Times New Roman"/>
              </w:rPr>
            </w:pPr>
            <w:r w:rsidRPr="00FA0C91">
              <w:rPr>
                <w:rFonts w:ascii="Times New Roman" w:hAnsi="Times New Roman"/>
              </w:rPr>
              <w:t>2017-12-31</w:t>
            </w:r>
          </w:p>
        </w:tc>
        <w:tc>
          <w:tcPr>
            <w:tcW w:w="1478" w:type="dxa"/>
          </w:tcPr>
          <w:p w14:paraId="4B4AC3CB" w14:textId="49E64887" w:rsidR="003E4A23" w:rsidRPr="00FA0C91" w:rsidRDefault="003E4A23" w:rsidP="003E4A23">
            <w:pPr>
              <w:spacing w:before="120" w:after="120"/>
              <w:ind w:firstLine="21"/>
              <w:rPr>
                <w:rFonts w:ascii="Times New Roman" w:hAnsi="Times New Roman"/>
              </w:rPr>
            </w:pPr>
            <w:r w:rsidRPr="00FA0C91">
              <w:rPr>
                <w:rFonts w:ascii="Times New Roman" w:hAnsi="Times New Roman"/>
              </w:rPr>
              <w:t>RM, EM</w:t>
            </w:r>
          </w:p>
        </w:tc>
        <w:tc>
          <w:tcPr>
            <w:tcW w:w="3855" w:type="dxa"/>
          </w:tcPr>
          <w:p w14:paraId="0E4620EF" w14:textId="77777777" w:rsidR="003E4A23" w:rsidRPr="00FA0C91" w:rsidRDefault="003E4A23" w:rsidP="003E4A23">
            <w:pPr>
              <w:spacing w:before="120" w:after="120"/>
              <w:ind w:left="44" w:firstLine="43"/>
              <w:rPr>
                <w:rFonts w:ascii="Times New Roman" w:hAnsi="Times New Roman"/>
              </w:rPr>
            </w:pPr>
            <w:r w:rsidRPr="00FA0C91">
              <w:rPr>
                <w:rFonts w:ascii="Times New Roman" w:hAnsi="Times New Roman"/>
              </w:rPr>
              <w:t>First draft</w:t>
            </w:r>
          </w:p>
        </w:tc>
      </w:tr>
      <w:tr w:rsidR="00E42324" w:rsidRPr="00FA0C91" w14:paraId="4C873BDA" w14:textId="77777777" w:rsidTr="002D4AA5">
        <w:tc>
          <w:tcPr>
            <w:tcW w:w="1800" w:type="dxa"/>
          </w:tcPr>
          <w:p w14:paraId="0BD9BA4F" w14:textId="48C6A814" w:rsidR="00E42324" w:rsidRPr="00FA0C91" w:rsidRDefault="00E42324" w:rsidP="00E42324">
            <w:pPr>
              <w:spacing w:before="120" w:after="120"/>
              <w:rPr>
                <w:rFonts w:ascii="Times New Roman" w:hAnsi="Times New Roman"/>
              </w:rPr>
            </w:pPr>
            <w:r w:rsidRPr="00FA0C91">
              <w:rPr>
                <w:rFonts w:ascii="Times New Roman" w:hAnsi="Times New Roman"/>
              </w:rPr>
              <w:t>0.2</w:t>
            </w:r>
          </w:p>
        </w:tc>
        <w:tc>
          <w:tcPr>
            <w:tcW w:w="1350" w:type="dxa"/>
          </w:tcPr>
          <w:p w14:paraId="3ACD264A" w14:textId="5F4543BE" w:rsidR="00E42324" w:rsidRPr="00FA0C91" w:rsidRDefault="00E14E7D" w:rsidP="00E42324">
            <w:pPr>
              <w:spacing w:before="120" w:after="120"/>
              <w:ind w:left="-1" w:firstLine="1"/>
              <w:rPr>
                <w:rFonts w:ascii="Times New Roman" w:hAnsi="Times New Roman"/>
              </w:rPr>
            </w:pPr>
            <w:r w:rsidRPr="00FA0C91">
              <w:rPr>
                <w:rFonts w:ascii="Times New Roman" w:hAnsi="Times New Roman"/>
              </w:rPr>
              <w:t>2018-08-31</w:t>
            </w:r>
          </w:p>
        </w:tc>
        <w:tc>
          <w:tcPr>
            <w:tcW w:w="1478" w:type="dxa"/>
          </w:tcPr>
          <w:p w14:paraId="6B42CA8F" w14:textId="577D53AA" w:rsidR="00E42324" w:rsidRPr="00FA0C91" w:rsidRDefault="00A362B0" w:rsidP="00E42324">
            <w:pPr>
              <w:spacing w:before="120" w:after="120"/>
              <w:ind w:firstLine="21"/>
              <w:rPr>
                <w:rFonts w:ascii="Times New Roman" w:hAnsi="Times New Roman"/>
              </w:rPr>
            </w:pPr>
            <w:r w:rsidRPr="00FA0C91">
              <w:rPr>
                <w:rFonts w:ascii="Times New Roman" w:hAnsi="Times New Roman"/>
              </w:rPr>
              <w:t xml:space="preserve">RM, </w:t>
            </w:r>
            <w:r w:rsidR="00E42324" w:rsidRPr="00FA0C91">
              <w:rPr>
                <w:rFonts w:ascii="Times New Roman" w:hAnsi="Times New Roman"/>
              </w:rPr>
              <w:t>EM</w:t>
            </w:r>
          </w:p>
        </w:tc>
        <w:tc>
          <w:tcPr>
            <w:tcW w:w="3855" w:type="dxa"/>
          </w:tcPr>
          <w:p w14:paraId="7C61BC71" w14:textId="39C390E5" w:rsidR="00E42324" w:rsidRPr="00FA0C91" w:rsidRDefault="00C4752A" w:rsidP="00E14E7D">
            <w:pPr>
              <w:spacing w:before="120" w:after="120"/>
              <w:ind w:left="44"/>
              <w:rPr>
                <w:rFonts w:ascii="Times New Roman" w:hAnsi="Times New Roman"/>
              </w:rPr>
            </w:pPr>
            <w:r w:rsidRPr="00FA0C91">
              <w:rPr>
                <w:rFonts w:ascii="Times New Roman" w:hAnsi="Times New Roman"/>
              </w:rPr>
              <w:t>Addressed c</w:t>
            </w:r>
            <w:r w:rsidR="00E42324" w:rsidRPr="00FA0C91">
              <w:rPr>
                <w:rFonts w:ascii="Times New Roman" w:hAnsi="Times New Roman"/>
              </w:rPr>
              <w:t>omments from NIPWG and S-100WG</w:t>
            </w:r>
            <w:r w:rsidR="00331A51" w:rsidRPr="00FA0C91">
              <w:rPr>
                <w:rFonts w:ascii="Times New Roman" w:hAnsi="Times New Roman"/>
              </w:rPr>
              <w:t xml:space="preserve">; updates for conformity to S-100 Ed. 4.0.0; new material for services; </w:t>
            </w:r>
            <w:r w:rsidR="00EE0644" w:rsidRPr="00FA0C91">
              <w:rPr>
                <w:rFonts w:ascii="Times New Roman" w:hAnsi="Times New Roman"/>
              </w:rPr>
              <w:t xml:space="preserve">new material for metadata; </w:t>
            </w:r>
            <w:r w:rsidR="00331A51" w:rsidRPr="00FA0C91">
              <w:rPr>
                <w:rFonts w:ascii="Times New Roman" w:hAnsi="Times New Roman"/>
              </w:rPr>
              <w:t xml:space="preserve">new material for </w:t>
            </w:r>
            <w:r w:rsidR="00C3192C" w:rsidRPr="00FA0C91">
              <w:rPr>
                <w:rFonts w:ascii="Times New Roman" w:hAnsi="Times New Roman"/>
              </w:rPr>
              <w:t xml:space="preserve">data </w:t>
            </w:r>
            <w:r w:rsidR="00331A51" w:rsidRPr="00FA0C91">
              <w:rPr>
                <w:rFonts w:ascii="Times New Roman" w:hAnsi="Times New Roman"/>
              </w:rPr>
              <w:t>protection, authentication, and compression</w:t>
            </w:r>
            <w:r w:rsidR="008C13C9">
              <w:rPr>
                <w:rFonts w:ascii="Times New Roman" w:hAnsi="Times New Roman"/>
              </w:rPr>
              <w:t>; miscellaneous editorial updates.</w:t>
            </w:r>
          </w:p>
        </w:tc>
      </w:tr>
      <w:tr w:rsidR="00E42324" w:rsidRPr="00FA0C91" w14:paraId="739F4E94" w14:textId="77777777" w:rsidTr="002D4AA5">
        <w:tc>
          <w:tcPr>
            <w:tcW w:w="1800" w:type="dxa"/>
          </w:tcPr>
          <w:p w14:paraId="7B0FFD52" w14:textId="77777777" w:rsidR="00E42324" w:rsidRPr="00FA0C91" w:rsidRDefault="00E42324" w:rsidP="00E42324">
            <w:pPr>
              <w:spacing w:before="120" w:after="120"/>
              <w:rPr>
                <w:rFonts w:ascii="Times New Roman" w:hAnsi="Times New Roman"/>
              </w:rPr>
            </w:pPr>
          </w:p>
        </w:tc>
        <w:tc>
          <w:tcPr>
            <w:tcW w:w="1350" w:type="dxa"/>
          </w:tcPr>
          <w:p w14:paraId="2F763EE8" w14:textId="77777777" w:rsidR="00E42324" w:rsidRPr="00FA0C91" w:rsidRDefault="00E42324" w:rsidP="00E42324">
            <w:pPr>
              <w:spacing w:before="120" w:after="120"/>
              <w:ind w:left="-1" w:firstLine="1"/>
              <w:rPr>
                <w:rFonts w:ascii="Times New Roman" w:hAnsi="Times New Roman"/>
              </w:rPr>
            </w:pPr>
          </w:p>
        </w:tc>
        <w:tc>
          <w:tcPr>
            <w:tcW w:w="1478" w:type="dxa"/>
          </w:tcPr>
          <w:p w14:paraId="66581788" w14:textId="77777777" w:rsidR="00E42324" w:rsidRPr="00FA0C91" w:rsidRDefault="00E42324" w:rsidP="00E42324">
            <w:pPr>
              <w:spacing w:before="120" w:after="120"/>
              <w:ind w:firstLine="21"/>
              <w:rPr>
                <w:rFonts w:ascii="Times New Roman" w:hAnsi="Times New Roman"/>
              </w:rPr>
            </w:pPr>
          </w:p>
        </w:tc>
        <w:tc>
          <w:tcPr>
            <w:tcW w:w="3855" w:type="dxa"/>
          </w:tcPr>
          <w:p w14:paraId="5C8BA0A9" w14:textId="77777777" w:rsidR="00E42324" w:rsidRPr="00FA0C91" w:rsidRDefault="00E42324" w:rsidP="00E42324">
            <w:pPr>
              <w:spacing w:before="120" w:after="120"/>
              <w:ind w:left="44" w:firstLine="43"/>
              <w:rPr>
                <w:rFonts w:ascii="Times New Roman" w:hAnsi="Times New Roman"/>
              </w:rPr>
            </w:pPr>
          </w:p>
        </w:tc>
      </w:tr>
      <w:tr w:rsidR="00E42324" w:rsidRPr="00FA0C91" w14:paraId="368739DE" w14:textId="77777777" w:rsidTr="002D4AA5">
        <w:tc>
          <w:tcPr>
            <w:tcW w:w="1800" w:type="dxa"/>
          </w:tcPr>
          <w:p w14:paraId="41968624" w14:textId="77777777" w:rsidR="00E42324" w:rsidRPr="00FA0C91" w:rsidRDefault="00E42324" w:rsidP="00E42324">
            <w:pPr>
              <w:spacing w:before="120" w:after="120"/>
              <w:rPr>
                <w:rFonts w:ascii="Times New Roman" w:hAnsi="Times New Roman"/>
              </w:rPr>
            </w:pPr>
          </w:p>
        </w:tc>
        <w:tc>
          <w:tcPr>
            <w:tcW w:w="1350" w:type="dxa"/>
          </w:tcPr>
          <w:p w14:paraId="46A4EF04" w14:textId="77777777" w:rsidR="00E42324" w:rsidRPr="00FA0C91" w:rsidRDefault="00E42324" w:rsidP="00E42324">
            <w:pPr>
              <w:spacing w:before="120" w:after="120"/>
              <w:ind w:left="-1" w:firstLine="1"/>
              <w:rPr>
                <w:rFonts w:ascii="Times New Roman" w:hAnsi="Times New Roman"/>
              </w:rPr>
            </w:pPr>
          </w:p>
        </w:tc>
        <w:tc>
          <w:tcPr>
            <w:tcW w:w="1478" w:type="dxa"/>
          </w:tcPr>
          <w:p w14:paraId="4072416C" w14:textId="77777777" w:rsidR="00E42324" w:rsidRPr="00FA0C91" w:rsidRDefault="00E42324" w:rsidP="00E42324">
            <w:pPr>
              <w:spacing w:before="120" w:after="120"/>
              <w:ind w:firstLine="21"/>
              <w:rPr>
                <w:rFonts w:ascii="Times New Roman" w:hAnsi="Times New Roman"/>
              </w:rPr>
            </w:pPr>
          </w:p>
        </w:tc>
        <w:tc>
          <w:tcPr>
            <w:tcW w:w="3855" w:type="dxa"/>
          </w:tcPr>
          <w:p w14:paraId="7A44A552" w14:textId="77777777" w:rsidR="00E42324" w:rsidRPr="00FA0C91" w:rsidRDefault="00E42324" w:rsidP="00E42324">
            <w:pPr>
              <w:spacing w:before="120" w:after="120"/>
              <w:ind w:left="44" w:firstLine="43"/>
              <w:rPr>
                <w:rFonts w:ascii="Times New Roman" w:hAnsi="Times New Roman"/>
              </w:rPr>
            </w:pPr>
          </w:p>
        </w:tc>
      </w:tr>
      <w:tr w:rsidR="00E42324" w:rsidRPr="00FA0C91" w14:paraId="5D15E235" w14:textId="77777777" w:rsidTr="002D4AA5">
        <w:tc>
          <w:tcPr>
            <w:tcW w:w="1800" w:type="dxa"/>
          </w:tcPr>
          <w:p w14:paraId="7CC3D5E2" w14:textId="77777777" w:rsidR="00E42324" w:rsidRPr="00FA0C91" w:rsidRDefault="00E42324" w:rsidP="00E42324">
            <w:pPr>
              <w:spacing w:before="120" w:after="120"/>
              <w:rPr>
                <w:rFonts w:ascii="Times New Roman" w:hAnsi="Times New Roman"/>
              </w:rPr>
            </w:pPr>
          </w:p>
        </w:tc>
        <w:tc>
          <w:tcPr>
            <w:tcW w:w="1350" w:type="dxa"/>
          </w:tcPr>
          <w:p w14:paraId="7FF12FF1" w14:textId="77777777" w:rsidR="00E42324" w:rsidRPr="00FA0C91" w:rsidRDefault="00E42324" w:rsidP="00E42324">
            <w:pPr>
              <w:spacing w:before="120" w:after="120"/>
              <w:ind w:left="-1" w:firstLine="1"/>
              <w:rPr>
                <w:rFonts w:ascii="Times New Roman" w:hAnsi="Times New Roman"/>
              </w:rPr>
            </w:pPr>
          </w:p>
        </w:tc>
        <w:tc>
          <w:tcPr>
            <w:tcW w:w="1478" w:type="dxa"/>
          </w:tcPr>
          <w:p w14:paraId="62C91FAB" w14:textId="77777777" w:rsidR="00E42324" w:rsidRPr="00FA0C91" w:rsidRDefault="00E42324" w:rsidP="00E42324">
            <w:pPr>
              <w:spacing w:before="120" w:after="120"/>
              <w:ind w:firstLine="21"/>
              <w:rPr>
                <w:rFonts w:ascii="Times New Roman" w:hAnsi="Times New Roman"/>
              </w:rPr>
            </w:pPr>
          </w:p>
        </w:tc>
        <w:tc>
          <w:tcPr>
            <w:tcW w:w="3855" w:type="dxa"/>
          </w:tcPr>
          <w:p w14:paraId="58D0CB58" w14:textId="77777777" w:rsidR="00E42324" w:rsidRPr="00FA0C91" w:rsidRDefault="00E42324" w:rsidP="00E42324">
            <w:pPr>
              <w:spacing w:before="120" w:after="120"/>
              <w:ind w:left="44" w:firstLine="43"/>
              <w:rPr>
                <w:rFonts w:ascii="Times New Roman" w:hAnsi="Times New Roman"/>
              </w:rPr>
            </w:pPr>
          </w:p>
        </w:tc>
      </w:tr>
      <w:tr w:rsidR="00E42324" w:rsidRPr="00FA0C91" w14:paraId="751B79EC" w14:textId="77777777" w:rsidTr="002D4AA5">
        <w:tc>
          <w:tcPr>
            <w:tcW w:w="1800" w:type="dxa"/>
          </w:tcPr>
          <w:p w14:paraId="2B93F308" w14:textId="77777777" w:rsidR="00E42324" w:rsidRPr="00FA0C91" w:rsidRDefault="00E42324" w:rsidP="00E42324">
            <w:pPr>
              <w:spacing w:before="120" w:after="120"/>
              <w:rPr>
                <w:rFonts w:ascii="Times New Roman" w:hAnsi="Times New Roman"/>
              </w:rPr>
            </w:pPr>
          </w:p>
        </w:tc>
        <w:tc>
          <w:tcPr>
            <w:tcW w:w="1350" w:type="dxa"/>
          </w:tcPr>
          <w:p w14:paraId="65DF4356" w14:textId="77777777" w:rsidR="00E42324" w:rsidRPr="00FA0C91" w:rsidRDefault="00E42324" w:rsidP="00E42324">
            <w:pPr>
              <w:spacing w:before="120" w:after="120"/>
              <w:ind w:left="-1" w:firstLine="1"/>
              <w:rPr>
                <w:rFonts w:ascii="Times New Roman" w:hAnsi="Times New Roman"/>
              </w:rPr>
            </w:pPr>
          </w:p>
        </w:tc>
        <w:tc>
          <w:tcPr>
            <w:tcW w:w="1478" w:type="dxa"/>
          </w:tcPr>
          <w:p w14:paraId="41271462" w14:textId="77777777" w:rsidR="00E42324" w:rsidRPr="00FA0C91" w:rsidRDefault="00E42324" w:rsidP="00E42324">
            <w:pPr>
              <w:spacing w:before="120" w:after="120"/>
              <w:ind w:firstLine="21"/>
              <w:rPr>
                <w:rFonts w:ascii="Times New Roman" w:hAnsi="Times New Roman"/>
              </w:rPr>
            </w:pPr>
          </w:p>
        </w:tc>
        <w:tc>
          <w:tcPr>
            <w:tcW w:w="3855" w:type="dxa"/>
          </w:tcPr>
          <w:p w14:paraId="1345BAC9" w14:textId="77777777" w:rsidR="00E42324" w:rsidRPr="00FA0C91" w:rsidRDefault="00E42324" w:rsidP="00E42324">
            <w:pPr>
              <w:spacing w:before="120" w:after="120"/>
              <w:ind w:left="44" w:firstLine="43"/>
              <w:rPr>
                <w:rFonts w:ascii="Times New Roman" w:hAnsi="Times New Roman"/>
              </w:rPr>
            </w:pPr>
          </w:p>
        </w:tc>
      </w:tr>
      <w:tr w:rsidR="00E42324" w:rsidRPr="00FA0C91" w14:paraId="551601E5" w14:textId="77777777" w:rsidTr="002D4AA5">
        <w:tc>
          <w:tcPr>
            <w:tcW w:w="1800" w:type="dxa"/>
          </w:tcPr>
          <w:p w14:paraId="3A2148D2" w14:textId="77777777" w:rsidR="00E42324" w:rsidRPr="00FA0C91" w:rsidRDefault="00E42324" w:rsidP="00E42324">
            <w:pPr>
              <w:spacing w:before="120" w:after="120"/>
              <w:rPr>
                <w:rFonts w:ascii="Times New Roman" w:hAnsi="Times New Roman"/>
              </w:rPr>
            </w:pPr>
          </w:p>
        </w:tc>
        <w:tc>
          <w:tcPr>
            <w:tcW w:w="1350" w:type="dxa"/>
          </w:tcPr>
          <w:p w14:paraId="29F38452" w14:textId="77777777" w:rsidR="00E42324" w:rsidRPr="00FA0C91" w:rsidRDefault="00E42324" w:rsidP="00E42324">
            <w:pPr>
              <w:spacing w:before="120" w:after="120"/>
              <w:ind w:left="-1" w:firstLine="1"/>
              <w:rPr>
                <w:rFonts w:ascii="Times New Roman" w:hAnsi="Times New Roman"/>
              </w:rPr>
            </w:pPr>
          </w:p>
        </w:tc>
        <w:tc>
          <w:tcPr>
            <w:tcW w:w="1478" w:type="dxa"/>
          </w:tcPr>
          <w:p w14:paraId="7E280411" w14:textId="77777777" w:rsidR="00E42324" w:rsidRPr="00FA0C91" w:rsidRDefault="00E42324" w:rsidP="00E42324">
            <w:pPr>
              <w:spacing w:before="120" w:after="120"/>
              <w:ind w:firstLine="21"/>
              <w:rPr>
                <w:rFonts w:ascii="Times New Roman" w:hAnsi="Times New Roman"/>
              </w:rPr>
            </w:pPr>
          </w:p>
        </w:tc>
        <w:tc>
          <w:tcPr>
            <w:tcW w:w="3855" w:type="dxa"/>
          </w:tcPr>
          <w:p w14:paraId="60310EEA" w14:textId="77777777" w:rsidR="00E42324" w:rsidRPr="00FA0C91" w:rsidRDefault="00E42324" w:rsidP="00E42324">
            <w:pPr>
              <w:spacing w:before="120" w:after="120"/>
              <w:ind w:left="44" w:firstLine="43"/>
              <w:rPr>
                <w:rFonts w:ascii="Times New Roman" w:hAnsi="Times New Roman"/>
              </w:rPr>
            </w:pPr>
          </w:p>
        </w:tc>
      </w:tr>
      <w:tr w:rsidR="00E42324" w:rsidRPr="00FA0C91" w14:paraId="6D6FC296" w14:textId="77777777" w:rsidTr="002D4AA5">
        <w:tc>
          <w:tcPr>
            <w:tcW w:w="1800" w:type="dxa"/>
          </w:tcPr>
          <w:p w14:paraId="485394B1" w14:textId="77777777" w:rsidR="00E42324" w:rsidRPr="00FA0C91" w:rsidRDefault="00E42324" w:rsidP="00E42324">
            <w:pPr>
              <w:spacing w:before="120" w:after="120"/>
              <w:rPr>
                <w:rFonts w:ascii="Times New Roman" w:hAnsi="Times New Roman"/>
              </w:rPr>
            </w:pPr>
          </w:p>
        </w:tc>
        <w:tc>
          <w:tcPr>
            <w:tcW w:w="1350" w:type="dxa"/>
          </w:tcPr>
          <w:p w14:paraId="497C36B9" w14:textId="77777777" w:rsidR="00E42324" w:rsidRPr="00FA0C91" w:rsidRDefault="00E42324" w:rsidP="00E42324">
            <w:pPr>
              <w:spacing w:before="120" w:after="120"/>
              <w:ind w:left="-1" w:firstLine="1"/>
              <w:rPr>
                <w:rFonts w:ascii="Times New Roman" w:hAnsi="Times New Roman"/>
              </w:rPr>
            </w:pPr>
          </w:p>
        </w:tc>
        <w:tc>
          <w:tcPr>
            <w:tcW w:w="1478" w:type="dxa"/>
          </w:tcPr>
          <w:p w14:paraId="3D4C2AAD" w14:textId="77777777" w:rsidR="00E42324" w:rsidRPr="00FA0C91" w:rsidRDefault="00E42324" w:rsidP="00E42324">
            <w:pPr>
              <w:spacing w:before="120" w:after="120"/>
              <w:ind w:firstLine="21"/>
              <w:rPr>
                <w:rFonts w:ascii="Times New Roman" w:hAnsi="Times New Roman"/>
              </w:rPr>
            </w:pPr>
          </w:p>
        </w:tc>
        <w:tc>
          <w:tcPr>
            <w:tcW w:w="3855" w:type="dxa"/>
          </w:tcPr>
          <w:p w14:paraId="2E0E1606" w14:textId="77777777" w:rsidR="00E42324" w:rsidRPr="00FA0C91" w:rsidRDefault="00E42324" w:rsidP="00E42324">
            <w:pPr>
              <w:spacing w:before="120" w:after="120"/>
              <w:ind w:left="44" w:firstLine="43"/>
              <w:rPr>
                <w:rFonts w:ascii="Times New Roman" w:hAnsi="Times New Roman"/>
              </w:rPr>
            </w:pPr>
          </w:p>
        </w:tc>
      </w:tr>
      <w:tr w:rsidR="00E42324" w:rsidRPr="00FA0C91" w14:paraId="5BB13705" w14:textId="77777777" w:rsidTr="002D4AA5">
        <w:tc>
          <w:tcPr>
            <w:tcW w:w="1800" w:type="dxa"/>
          </w:tcPr>
          <w:p w14:paraId="7388EF99" w14:textId="77777777" w:rsidR="00E42324" w:rsidRPr="00FA0C91" w:rsidRDefault="00E42324" w:rsidP="00E42324">
            <w:pPr>
              <w:spacing w:before="120" w:after="120"/>
              <w:rPr>
                <w:rFonts w:ascii="Times New Roman" w:hAnsi="Times New Roman"/>
              </w:rPr>
            </w:pPr>
          </w:p>
        </w:tc>
        <w:tc>
          <w:tcPr>
            <w:tcW w:w="1350" w:type="dxa"/>
          </w:tcPr>
          <w:p w14:paraId="675CAB34" w14:textId="77777777" w:rsidR="00E42324" w:rsidRPr="00FA0C91" w:rsidRDefault="00E42324" w:rsidP="00E42324">
            <w:pPr>
              <w:spacing w:before="120" w:after="120"/>
              <w:ind w:left="-1" w:firstLine="1"/>
              <w:rPr>
                <w:rFonts w:ascii="Times New Roman" w:hAnsi="Times New Roman"/>
              </w:rPr>
            </w:pPr>
          </w:p>
        </w:tc>
        <w:tc>
          <w:tcPr>
            <w:tcW w:w="1478" w:type="dxa"/>
          </w:tcPr>
          <w:p w14:paraId="6920D603" w14:textId="77777777" w:rsidR="00E42324" w:rsidRPr="00FA0C91" w:rsidRDefault="00E42324" w:rsidP="00E42324">
            <w:pPr>
              <w:spacing w:before="120" w:after="120"/>
              <w:ind w:firstLine="21"/>
              <w:rPr>
                <w:rFonts w:ascii="Times New Roman" w:hAnsi="Times New Roman"/>
              </w:rPr>
            </w:pPr>
          </w:p>
        </w:tc>
        <w:tc>
          <w:tcPr>
            <w:tcW w:w="3855" w:type="dxa"/>
          </w:tcPr>
          <w:p w14:paraId="2BBF0F0D" w14:textId="77777777" w:rsidR="00E42324" w:rsidRPr="00FA0C91" w:rsidRDefault="00E42324" w:rsidP="00E42324">
            <w:pPr>
              <w:spacing w:before="120" w:after="120"/>
              <w:ind w:left="44" w:firstLine="43"/>
              <w:rPr>
                <w:rFonts w:ascii="Times New Roman" w:hAnsi="Times New Roman"/>
              </w:rPr>
            </w:pPr>
          </w:p>
        </w:tc>
      </w:tr>
      <w:tr w:rsidR="00E42324" w:rsidRPr="00FA0C91" w14:paraId="7177C1FB" w14:textId="77777777" w:rsidTr="002D4AA5">
        <w:tc>
          <w:tcPr>
            <w:tcW w:w="1800" w:type="dxa"/>
          </w:tcPr>
          <w:p w14:paraId="389897BA" w14:textId="77777777" w:rsidR="00E42324" w:rsidRPr="00FA0C91" w:rsidRDefault="00E42324" w:rsidP="00E42324">
            <w:pPr>
              <w:spacing w:before="120" w:after="120"/>
              <w:rPr>
                <w:rFonts w:ascii="Times New Roman" w:hAnsi="Times New Roman"/>
              </w:rPr>
            </w:pPr>
          </w:p>
        </w:tc>
        <w:tc>
          <w:tcPr>
            <w:tcW w:w="1350" w:type="dxa"/>
          </w:tcPr>
          <w:p w14:paraId="51019D66" w14:textId="77777777" w:rsidR="00E42324" w:rsidRPr="00FA0C91" w:rsidRDefault="00E42324" w:rsidP="00E42324">
            <w:pPr>
              <w:spacing w:before="120" w:after="120"/>
              <w:ind w:left="-1" w:firstLine="1"/>
              <w:rPr>
                <w:rFonts w:ascii="Times New Roman" w:hAnsi="Times New Roman"/>
              </w:rPr>
            </w:pPr>
          </w:p>
        </w:tc>
        <w:tc>
          <w:tcPr>
            <w:tcW w:w="1478" w:type="dxa"/>
          </w:tcPr>
          <w:p w14:paraId="4600424C" w14:textId="77777777" w:rsidR="00E42324" w:rsidRPr="00FA0C91" w:rsidRDefault="00E42324" w:rsidP="00E42324">
            <w:pPr>
              <w:spacing w:before="120" w:after="120"/>
              <w:ind w:firstLine="21"/>
              <w:rPr>
                <w:rFonts w:ascii="Times New Roman" w:hAnsi="Times New Roman"/>
              </w:rPr>
            </w:pPr>
          </w:p>
        </w:tc>
        <w:tc>
          <w:tcPr>
            <w:tcW w:w="3855" w:type="dxa"/>
          </w:tcPr>
          <w:p w14:paraId="12FC3B33" w14:textId="77777777" w:rsidR="00E42324" w:rsidRPr="00FA0C91" w:rsidRDefault="00E42324" w:rsidP="00E42324">
            <w:pPr>
              <w:spacing w:before="120" w:after="120"/>
              <w:ind w:left="44" w:firstLine="43"/>
              <w:rPr>
                <w:rFonts w:ascii="Times New Roman" w:hAnsi="Times New Roman"/>
              </w:rPr>
            </w:pPr>
          </w:p>
        </w:tc>
      </w:tr>
      <w:tr w:rsidR="00E42324" w:rsidRPr="00FA0C91" w14:paraId="73A07A24" w14:textId="77777777" w:rsidTr="002D4AA5">
        <w:tc>
          <w:tcPr>
            <w:tcW w:w="1800" w:type="dxa"/>
          </w:tcPr>
          <w:p w14:paraId="1A59ABB4" w14:textId="77777777" w:rsidR="00E42324" w:rsidRPr="00FA0C91" w:rsidRDefault="00E42324" w:rsidP="00E42324">
            <w:pPr>
              <w:spacing w:before="120" w:after="120"/>
              <w:rPr>
                <w:rFonts w:ascii="Times New Roman" w:hAnsi="Times New Roman"/>
              </w:rPr>
            </w:pPr>
          </w:p>
        </w:tc>
        <w:tc>
          <w:tcPr>
            <w:tcW w:w="1350" w:type="dxa"/>
          </w:tcPr>
          <w:p w14:paraId="7D1CD30E" w14:textId="77777777" w:rsidR="00E42324" w:rsidRPr="00FA0C91" w:rsidRDefault="00E42324" w:rsidP="00E42324">
            <w:pPr>
              <w:spacing w:before="120" w:after="120"/>
              <w:ind w:left="-1" w:firstLine="1"/>
              <w:rPr>
                <w:rFonts w:ascii="Times New Roman" w:hAnsi="Times New Roman"/>
              </w:rPr>
            </w:pPr>
          </w:p>
        </w:tc>
        <w:tc>
          <w:tcPr>
            <w:tcW w:w="1478" w:type="dxa"/>
          </w:tcPr>
          <w:p w14:paraId="55D9C8E7" w14:textId="77777777" w:rsidR="00E42324" w:rsidRPr="00FA0C91" w:rsidRDefault="00E42324" w:rsidP="00E42324">
            <w:pPr>
              <w:spacing w:before="120" w:after="120"/>
              <w:ind w:firstLine="21"/>
              <w:rPr>
                <w:rFonts w:ascii="Times New Roman" w:hAnsi="Times New Roman"/>
              </w:rPr>
            </w:pPr>
          </w:p>
        </w:tc>
        <w:tc>
          <w:tcPr>
            <w:tcW w:w="3855" w:type="dxa"/>
          </w:tcPr>
          <w:p w14:paraId="1EFD39D6" w14:textId="77777777" w:rsidR="00E42324" w:rsidRPr="00FA0C91" w:rsidRDefault="00E42324" w:rsidP="00E42324">
            <w:pPr>
              <w:spacing w:before="120" w:after="120"/>
              <w:ind w:left="44" w:firstLine="43"/>
              <w:rPr>
                <w:rFonts w:ascii="Times New Roman" w:hAnsi="Times New Roman"/>
              </w:rPr>
            </w:pPr>
          </w:p>
        </w:tc>
      </w:tr>
    </w:tbl>
    <w:p w14:paraId="6E7AA824" w14:textId="77777777" w:rsidR="003E4A23" w:rsidRPr="00FA0C91" w:rsidRDefault="003E4A23" w:rsidP="003E4A23">
      <w:pPr>
        <w:spacing w:after="0"/>
        <w:rPr>
          <w:rFonts w:ascii="Arial Narrow" w:hAnsi="Arial Narrow"/>
        </w:rPr>
      </w:pPr>
    </w:p>
    <w:p w14:paraId="72917106" w14:textId="5FA8AECA" w:rsidR="000F131C" w:rsidRDefault="000F131C">
      <w:pPr>
        <w:spacing w:after="160"/>
        <w:jc w:val="left"/>
        <w:rPr>
          <w:ins w:id="98" w:author="Teh Stand" w:date="2018-11-23T10:51:00Z"/>
          <w:rFonts w:ascii="Arial Narrow" w:hAnsi="Arial Narrow"/>
        </w:rPr>
      </w:pPr>
      <w:ins w:id="99" w:author="Teh Stand" w:date="2018-11-23T10:51:00Z">
        <w:r>
          <w:rPr>
            <w:rFonts w:ascii="Arial Narrow" w:hAnsi="Arial Narrow"/>
          </w:rPr>
          <w:br w:type="page"/>
        </w:r>
      </w:ins>
    </w:p>
    <w:p w14:paraId="1307C7C2" w14:textId="77777777" w:rsidR="000F131C" w:rsidRPr="00E61AD8" w:rsidRDefault="000F131C" w:rsidP="000F131C">
      <w:pPr>
        <w:spacing w:line="240" w:lineRule="auto"/>
        <w:rPr>
          <w:ins w:id="100" w:author="Teh Stand" w:date="2018-11-23T10:52:00Z"/>
          <w:lang w:val="en-US"/>
        </w:rPr>
      </w:pPr>
    </w:p>
    <w:p w14:paraId="2C871227" w14:textId="77777777" w:rsidR="000F131C" w:rsidRPr="00E61AD8" w:rsidRDefault="000F131C" w:rsidP="000F131C">
      <w:pPr>
        <w:spacing w:line="240" w:lineRule="auto"/>
        <w:rPr>
          <w:ins w:id="101" w:author="Teh Stand" w:date="2018-11-23T10:52:00Z"/>
          <w:lang w:val="en-US"/>
        </w:rPr>
      </w:pPr>
    </w:p>
    <w:p w14:paraId="54D0303E" w14:textId="77777777" w:rsidR="000F131C" w:rsidRPr="00E61AD8" w:rsidRDefault="000F131C" w:rsidP="000F131C">
      <w:pPr>
        <w:spacing w:line="240" w:lineRule="auto"/>
        <w:rPr>
          <w:ins w:id="102" w:author="Teh Stand" w:date="2018-11-23T10:52:00Z"/>
          <w:lang w:val="en-US"/>
        </w:rPr>
      </w:pPr>
    </w:p>
    <w:p w14:paraId="51D79EB4" w14:textId="77777777" w:rsidR="000F131C" w:rsidRPr="00E61AD8" w:rsidRDefault="000F131C" w:rsidP="000F131C">
      <w:pPr>
        <w:spacing w:line="240" w:lineRule="auto"/>
        <w:rPr>
          <w:ins w:id="103" w:author="Teh Stand" w:date="2018-11-23T10:52:00Z"/>
          <w:lang w:val="en-US"/>
        </w:rPr>
      </w:pPr>
    </w:p>
    <w:p w14:paraId="57F0339C" w14:textId="77777777" w:rsidR="000F131C" w:rsidRPr="00E61AD8" w:rsidRDefault="000F131C" w:rsidP="000F131C">
      <w:pPr>
        <w:spacing w:line="240" w:lineRule="auto"/>
        <w:rPr>
          <w:ins w:id="104" w:author="Teh Stand" w:date="2018-11-23T10:52:00Z"/>
          <w:lang w:val="en-US"/>
        </w:rPr>
      </w:pPr>
    </w:p>
    <w:p w14:paraId="34F8C7CE" w14:textId="77777777" w:rsidR="000F131C" w:rsidRPr="00E61AD8" w:rsidRDefault="000F131C" w:rsidP="000F131C">
      <w:pPr>
        <w:spacing w:line="240" w:lineRule="auto"/>
        <w:rPr>
          <w:ins w:id="105" w:author="Teh Stand" w:date="2018-11-23T10:52:00Z"/>
          <w:lang w:val="en-US"/>
        </w:rPr>
      </w:pPr>
    </w:p>
    <w:p w14:paraId="47160566" w14:textId="77777777" w:rsidR="000F131C" w:rsidRPr="00E61AD8" w:rsidRDefault="000F131C" w:rsidP="000F131C">
      <w:pPr>
        <w:spacing w:line="240" w:lineRule="auto"/>
        <w:rPr>
          <w:ins w:id="106" w:author="Teh Stand" w:date="2018-11-23T10:52:00Z"/>
          <w:lang w:val="en-US"/>
        </w:rPr>
      </w:pPr>
    </w:p>
    <w:p w14:paraId="32D9F28C" w14:textId="77777777" w:rsidR="000F131C" w:rsidRPr="00E61AD8" w:rsidRDefault="000F131C" w:rsidP="000F131C">
      <w:pPr>
        <w:spacing w:line="240" w:lineRule="auto"/>
        <w:rPr>
          <w:ins w:id="107" w:author="Teh Stand" w:date="2018-11-23T10:52:00Z"/>
          <w:lang w:val="en-US"/>
        </w:rPr>
      </w:pPr>
    </w:p>
    <w:p w14:paraId="6E3AAC30" w14:textId="77777777" w:rsidR="000F131C" w:rsidRPr="00E61AD8" w:rsidRDefault="000F131C" w:rsidP="000F131C">
      <w:pPr>
        <w:spacing w:line="240" w:lineRule="auto"/>
        <w:rPr>
          <w:ins w:id="108" w:author="Teh Stand" w:date="2018-11-23T10:52:00Z"/>
          <w:lang w:val="en-US"/>
        </w:rPr>
      </w:pPr>
    </w:p>
    <w:p w14:paraId="5BECAAA4" w14:textId="77777777" w:rsidR="000F131C" w:rsidRPr="00E61AD8" w:rsidRDefault="000F131C" w:rsidP="000F131C">
      <w:pPr>
        <w:spacing w:line="240" w:lineRule="auto"/>
        <w:rPr>
          <w:ins w:id="109" w:author="Teh Stand" w:date="2018-11-23T10:52:00Z"/>
          <w:lang w:val="en-US"/>
        </w:rPr>
      </w:pPr>
    </w:p>
    <w:p w14:paraId="215B4380" w14:textId="77777777" w:rsidR="000F131C" w:rsidRPr="00E61AD8" w:rsidRDefault="000F131C" w:rsidP="000F131C">
      <w:pPr>
        <w:spacing w:line="240" w:lineRule="auto"/>
        <w:rPr>
          <w:ins w:id="110" w:author="Teh Stand" w:date="2018-11-23T10:52:00Z"/>
          <w:lang w:val="en-US"/>
        </w:rPr>
      </w:pPr>
    </w:p>
    <w:p w14:paraId="45394AE2" w14:textId="77777777" w:rsidR="000F131C" w:rsidRPr="00E61AD8" w:rsidRDefault="000F131C" w:rsidP="000F131C">
      <w:pPr>
        <w:spacing w:line="240" w:lineRule="auto"/>
        <w:rPr>
          <w:ins w:id="111" w:author="Teh Stand" w:date="2018-11-23T10:52:00Z"/>
          <w:lang w:val="en-US"/>
        </w:rPr>
      </w:pPr>
    </w:p>
    <w:p w14:paraId="41FAA195" w14:textId="77777777" w:rsidR="000F131C" w:rsidRPr="00E61AD8" w:rsidRDefault="000F131C" w:rsidP="000F131C">
      <w:pPr>
        <w:spacing w:line="240" w:lineRule="auto"/>
        <w:rPr>
          <w:ins w:id="112" w:author="Teh Stand" w:date="2018-11-23T10:52:00Z"/>
          <w:lang w:val="en-US"/>
        </w:rPr>
      </w:pPr>
    </w:p>
    <w:p w14:paraId="4715B708" w14:textId="77777777" w:rsidR="000F131C" w:rsidRPr="00E61AD8" w:rsidRDefault="000F131C" w:rsidP="000F131C">
      <w:pPr>
        <w:spacing w:line="240" w:lineRule="auto"/>
        <w:rPr>
          <w:ins w:id="113" w:author="Teh Stand" w:date="2018-11-23T10:52:00Z"/>
          <w:lang w:val="en-US"/>
        </w:rPr>
      </w:pPr>
    </w:p>
    <w:p w14:paraId="271B88F2" w14:textId="77777777" w:rsidR="000F131C" w:rsidRPr="00E61AD8" w:rsidRDefault="000F131C" w:rsidP="000F131C">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rPr>
          <w:ins w:id="114" w:author="Teh Stand" w:date="2018-11-23T10:52:00Z"/>
          <w:rFonts w:eastAsia="Times New Roman"/>
          <w:lang w:val="en-AU" w:eastAsia="en-GB"/>
        </w:rPr>
      </w:pPr>
      <w:ins w:id="115" w:author="Teh Stand" w:date="2018-11-23T10:52:00Z">
        <w:r w:rsidRPr="00E61AD8">
          <w:rPr>
            <w:rFonts w:eastAsia="Times New Roman"/>
            <w:lang w:val="en-AU" w:eastAsia="en-GB"/>
          </w:rPr>
          <w:tab/>
          <w:t>Page intentionally left blank</w:t>
        </w:r>
      </w:ins>
    </w:p>
    <w:p w14:paraId="666179FD" w14:textId="77777777" w:rsidR="000F131C" w:rsidRPr="00E61AD8" w:rsidRDefault="000F131C" w:rsidP="000F131C">
      <w:pPr>
        <w:rPr>
          <w:ins w:id="116" w:author="Teh Stand" w:date="2018-11-23T10:52:00Z"/>
          <w:lang w:val="en-US"/>
        </w:rPr>
      </w:pPr>
    </w:p>
    <w:p w14:paraId="65467178" w14:textId="738366B3" w:rsidR="003E4A23" w:rsidRPr="00FA0C91" w:rsidDel="000F131C" w:rsidRDefault="003E4A23" w:rsidP="003E4A23">
      <w:pPr>
        <w:spacing w:after="0"/>
        <w:rPr>
          <w:del w:id="117" w:author="Teh Stand" w:date="2018-11-23T10:52:00Z"/>
          <w:rFonts w:ascii="Arial Narrow" w:hAnsi="Arial Narrow"/>
        </w:rPr>
      </w:pPr>
    </w:p>
    <w:p w14:paraId="50A9EE70" w14:textId="30C3B3C3" w:rsidR="003E4A23" w:rsidRPr="00FA0C91" w:rsidRDefault="003E4A23" w:rsidP="003E4A23">
      <w:pPr>
        <w:spacing w:after="0" w:line="360" w:lineRule="auto"/>
      </w:pPr>
    </w:p>
    <w:p w14:paraId="350F983B" w14:textId="08B0EF66" w:rsidR="002E2F7A" w:rsidRPr="00FA0C91" w:rsidRDefault="002E2F7A" w:rsidP="003E4A23">
      <w:pPr>
        <w:spacing w:after="0" w:line="360" w:lineRule="auto"/>
      </w:pPr>
    </w:p>
    <w:p w14:paraId="3ADDE055" w14:textId="77777777" w:rsidR="002E2F7A" w:rsidRPr="00FA0C91" w:rsidRDefault="002E2F7A" w:rsidP="003E4A23">
      <w:pPr>
        <w:spacing w:after="0" w:line="360" w:lineRule="auto"/>
      </w:pPr>
    </w:p>
    <w:p w14:paraId="64BA549F" w14:textId="77777777" w:rsidR="002E2F7A" w:rsidRPr="00FA0C91" w:rsidRDefault="002E2F7A" w:rsidP="003E4A23">
      <w:pPr>
        <w:spacing w:after="0" w:line="360" w:lineRule="auto"/>
      </w:pPr>
    </w:p>
    <w:p w14:paraId="5ED41F5F" w14:textId="6CF3EC3A" w:rsidR="002E2F7A" w:rsidRPr="00FA0C91" w:rsidRDefault="002E2F7A" w:rsidP="003E4A23">
      <w:pPr>
        <w:spacing w:after="0" w:line="360" w:lineRule="auto"/>
        <w:sectPr w:rsidR="002E2F7A" w:rsidRPr="00FA0C91" w:rsidSect="00985E1E">
          <w:headerReference w:type="even" r:id="rId10"/>
          <w:headerReference w:type="default" r:id="rId11"/>
          <w:footerReference w:type="even" r:id="rId12"/>
          <w:footerReference w:type="default" r:id="rId13"/>
          <w:pgSz w:w="12240" w:h="15840"/>
          <w:pgMar w:top="1440" w:right="1440" w:bottom="1440" w:left="1440" w:header="708" w:footer="708" w:gutter="0"/>
          <w:pgNumType w:fmt="lowerRoman"/>
          <w:cols w:space="708"/>
          <w:titlePg/>
          <w:docGrid w:linePitch="360"/>
        </w:sectPr>
      </w:pPr>
    </w:p>
    <w:sdt>
      <w:sdtPr>
        <w:rPr>
          <w:rFonts w:ascii="Arial" w:eastAsia="MS Mincho" w:hAnsi="Arial"/>
          <w:b w:val="0"/>
          <w:bCs w:val="0"/>
          <w:kern w:val="0"/>
          <w:sz w:val="20"/>
          <w:szCs w:val="20"/>
        </w:rPr>
        <w:id w:val="1436176588"/>
        <w:docPartObj>
          <w:docPartGallery w:val="Table of Contents"/>
          <w:docPartUnique/>
        </w:docPartObj>
      </w:sdtPr>
      <w:sdtEndPr>
        <w:rPr>
          <w:rFonts w:cs="Arial"/>
          <w:noProof/>
        </w:rPr>
      </w:sdtEndPr>
      <w:sdtContent>
        <w:p w14:paraId="0A06125A" w14:textId="40FC5173" w:rsidR="005D7F71" w:rsidRDefault="005D7F71">
          <w:pPr>
            <w:pStyle w:val="TOCHeading"/>
            <w:rPr>
              <w:ins w:id="140" w:author="Teh Stand" w:date="2018-12-10T13:58:00Z"/>
            </w:rPr>
          </w:pPr>
          <w:ins w:id="141" w:author="Teh Stand" w:date="2018-12-10T13:58:00Z">
            <w:r>
              <w:t>Contents</w:t>
            </w:r>
          </w:ins>
        </w:p>
        <w:p w14:paraId="5E26F695" w14:textId="2966765E" w:rsidR="005D7F71" w:rsidRPr="002850AC" w:rsidRDefault="005D7F71" w:rsidP="002850AC">
          <w:pPr>
            <w:pStyle w:val="TOC1"/>
            <w:tabs>
              <w:tab w:val="right" w:leader="dot" w:pos="9350"/>
            </w:tabs>
            <w:rPr>
              <w:rFonts w:ascii="Arial" w:eastAsiaTheme="minorEastAsia" w:hAnsi="Arial" w:cs="Arial"/>
              <w:b w:val="0"/>
              <w:bCs w:val="0"/>
              <w:caps w:val="0"/>
              <w:noProof/>
              <w:lang w:val="fr-FR" w:eastAsia="fr-FR"/>
            </w:rPr>
          </w:pPr>
          <w:r w:rsidRPr="002850AC">
            <w:rPr>
              <w:rFonts w:ascii="Arial" w:hAnsi="Arial" w:cs="Arial"/>
            </w:rPr>
            <w:fldChar w:fldCharType="begin"/>
          </w:r>
          <w:r w:rsidRPr="002850AC">
            <w:rPr>
              <w:rFonts w:ascii="Arial" w:hAnsi="Arial" w:cs="Arial"/>
            </w:rPr>
            <w:instrText xml:space="preserve"> TOC \o "1-3" \h \z \u </w:instrText>
          </w:r>
          <w:r w:rsidRPr="002850AC">
            <w:rPr>
              <w:rFonts w:ascii="Arial" w:hAnsi="Arial" w:cs="Arial"/>
            </w:rPr>
            <w:fldChar w:fldCharType="separate"/>
          </w:r>
          <w:hyperlink w:anchor="_Toc532213661" w:history="1">
            <w:r w:rsidRPr="002850AC">
              <w:rPr>
                <w:rStyle w:val="Hyperlink"/>
                <w:rFonts w:ascii="Arial" w:hAnsi="Arial" w:cs="Arial"/>
                <w:noProof/>
              </w:rPr>
              <w:t>1.Overview</w:t>
            </w:r>
            <w:r w:rsidRPr="002850AC">
              <w:rPr>
                <w:rFonts w:ascii="Arial" w:hAnsi="Arial" w:cs="Arial"/>
                <w:noProof/>
                <w:webHidden/>
              </w:rPr>
              <w:tab/>
            </w:r>
            <w:r w:rsidRPr="002850AC">
              <w:rPr>
                <w:rFonts w:ascii="Arial" w:hAnsi="Arial" w:cs="Arial"/>
                <w:noProof/>
                <w:webHidden/>
              </w:rPr>
              <w:fldChar w:fldCharType="begin"/>
            </w:r>
            <w:r w:rsidRPr="002850AC">
              <w:rPr>
                <w:rFonts w:ascii="Arial" w:hAnsi="Arial" w:cs="Arial"/>
                <w:noProof/>
                <w:webHidden/>
              </w:rPr>
              <w:instrText xml:space="preserve"> PAGEREF _Toc532213661 \h </w:instrText>
            </w:r>
            <w:r w:rsidRPr="002850AC">
              <w:rPr>
                <w:rFonts w:ascii="Arial" w:hAnsi="Arial" w:cs="Arial"/>
                <w:noProof/>
                <w:webHidden/>
              </w:rPr>
            </w:r>
            <w:r w:rsidRPr="002850AC">
              <w:rPr>
                <w:rFonts w:ascii="Arial" w:hAnsi="Arial" w:cs="Arial"/>
                <w:noProof/>
                <w:webHidden/>
              </w:rPr>
              <w:fldChar w:fldCharType="separate"/>
            </w:r>
            <w:r w:rsidRPr="002850AC">
              <w:rPr>
                <w:rFonts w:ascii="Arial" w:hAnsi="Arial" w:cs="Arial"/>
                <w:noProof/>
                <w:webHidden/>
              </w:rPr>
              <w:t>1</w:t>
            </w:r>
            <w:r w:rsidRPr="002850AC">
              <w:rPr>
                <w:rFonts w:ascii="Arial" w:hAnsi="Arial" w:cs="Arial"/>
                <w:noProof/>
                <w:webHidden/>
              </w:rPr>
              <w:fldChar w:fldCharType="end"/>
            </w:r>
          </w:hyperlink>
        </w:p>
        <w:p w14:paraId="17CEA080" w14:textId="77777777" w:rsidR="005D7F71" w:rsidRPr="002850AC" w:rsidRDefault="00C7505C">
          <w:pPr>
            <w:pStyle w:val="TOC1"/>
            <w:tabs>
              <w:tab w:val="left" w:pos="400"/>
              <w:tab w:val="right" w:leader="dot" w:pos="9350"/>
            </w:tabs>
            <w:rPr>
              <w:rFonts w:ascii="Arial" w:eastAsiaTheme="minorEastAsia" w:hAnsi="Arial" w:cs="Arial"/>
              <w:b w:val="0"/>
              <w:bCs w:val="0"/>
              <w:caps w:val="0"/>
              <w:noProof/>
              <w:lang w:val="fr-FR" w:eastAsia="fr-FR"/>
            </w:rPr>
          </w:pPr>
          <w:hyperlink w:anchor="_Toc532213662" w:history="1">
            <w:r w:rsidR="005D7F71" w:rsidRPr="002850AC">
              <w:rPr>
                <w:rStyle w:val="Hyperlink"/>
                <w:rFonts w:ascii="Arial" w:hAnsi="Arial" w:cs="Arial"/>
                <w:noProof/>
              </w:rPr>
              <w:t>2.</w:t>
            </w:r>
            <w:r w:rsidR="005D7F71" w:rsidRPr="002850AC">
              <w:rPr>
                <w:rFonts w:ascii="Arial" w:eastAsiaTheme="minorEastAsia" w:hAnsi="Arial" w:cs="Arial"/>
                <w:b w:val="0"/>
                <w:bCs w:val="0"/>
                <w:caps w:val="0"/>
                <w:noProof/>
                <w:lang w:val="fr-FR" w:eastAsia="fr-FR"/>
              </w:rPr>
              <w:tab/>
            </w:r>
            <w:r w:rsidR="005D7F71" w:rsidRPr="002850AC">
              <w:rPr>
                <w:rStyle w:val="Hyperlink"/>
                <w:rFonts w:ascii="Arial" w:hAnsi="Arial" w:cs="Arial"/>
                <w:noProof/>
              </w:rPr>
              <w:t>Introduction</w:t>
            </w:r>
            <w:r w:rsidR="005D7F71" w:rsidRPr="002850AC">
              <w:rPr>
                <w:rFonts w:ascii="Arial" w:hAnsi="Arial" w:cs="Arial"/>
                <w:noProof/>
                <w:webHidden/>
              </w:rPr>
              <w:tab/>
            </w:r>
            <w:r w:rsidR="005D7F71" w:rsidRPr="002850AC">
              <w:rPr>
                <w:rFonts w:ascii="Arial" w:hAnsi="Arial" w:cs="Arial"/>
                <w:noProof/>
                <w:webHidden/>
              </w:rPr>
              <w:fldChar w:fldCharType="begin"/>
            </w:r>
            <w:r w:rsidR="005D7F71" w:rsidRPr="002850AC">
              <w:rPr>
                <w:rFonts w:ascii="Arial" w:hAnsi="Arial" w:cs="Arial"/>
                <w:noProof/>
                <w:webHidden/>
              </w:rPr>
              <w:instrText xml:space="preserve"> PAGEREF _Toc532213662 \h </w:instrText>
            </w:r>
            <w:r w:rsidR="005D7F71" w:rsidRPr="002850AC">
              <w:rPr>
                <w:rFonts w:ascii="Arial" w:hAnsi="Arial" w:cs="Arial"/>
                <w:noProof/>
                <w:webHidden/>
              </w:rPr>
            </w:r>
            <w:r w:rsidR="005D7F71" w:rsidRPr="002850AC">
              <w:rPr>
                <w:rFonts w:ascii="Arial" w:hAnsi="Arial" w:cs="Arial"/>
                <w:noProof/>
                <w:webHidden/>
              </w:rPr>
              <w:fldChar w:fldCharType="separate"/>
            </w:r>
            <w:r w:rsidR="005D7F71" w:rsidRPr="002850AC">
              <w:rPr>
                <w:rFonts w:ascii="Arial" w:hAnsi="Arial" w:cs="Arial"/>
                <w:noProof/>
                <w:webHidden/>
              </w:rPr>
              <w:t>1</w:t>
            </w:r>
            <w:r w:rsidR="005D7F71" w:rsidRPr="002850AC">
              <w:rPr>
                <w:rFonts w:ascii="Arial" w:hAnsi="Arial" w:cs="Arial"/>
                <w:noProof/>
                <w:webHidden/>
              </w:rPr>
              <w:fldChar w:fldCharType="end"/>
            </w:r>
          </w:hyperlink>
        </w:p>
        <w:p w14:paraId="6CF01754" w14:textId="77777777" w:rsidR="005D7F71" w:rsidRPr="002850AC" w:rsidRDefault="00C7505C">
          <w:pPr>
            <w:pStyle w:val="TOC1"/>
            <w:tabs>
              <w:tab w:val="left" w:pos="400"/>
              <w:tab w:val="right" w:leader="dot" w:pos="9350"/>
            </w:tabs>
            <w:rPr>
              <w:rFonts w:ascii="Arial" w:eastAsiaTheme="minorEastAsia" w:hAnsi="Arial" w:cs="Arial"/>
              <w:b w:val="0"/>
              <w:bCs w:val="0"/>
              <w:caps w:val="0"/>
              <w:noProof/>
              <w:lang w:val="fr-FR" w:eastAsia="fr-FR"/>
            </w:rPr>
          </w:pPr>
          <w:hyperlink w:anchor="_Toc532213663" w:history="1">
            <w:r w:rsidR="005D7F71" w:rsidRPr="002850AC">
              <w:rPr>
                <w:rStyle w:val="Hyperlink"/>
                <w:rFonts w:ascii="Arial" w:hAnsi="Arial" w:cs="Arial"/>
                <w:noProof/>
              </w:rPr>
              <w:t>3.</w:t>
            </w:r>
            <w:r w:rsidR="005D7F71" w:rsidRPr="002850AC">
              <w:rPr>
                <w:rFonts w:ascii="Arial" w:eastAsiaTheme="minorEastAsia" w:hAnsi="Arial" w:cs="Arial"/>
                <w:b w:val="0"/>
                <w:bCs w:val="0"/>
                <w:caps w:val="0"/>
                <w:noProof/>
                <w:lang w:val="fr-FR" w:eastAsia="fr-FR"/>
              </w:rPr>
              <w:tab/>
            </w:r>
            <w:r w:rsidR="005D7F71" w:rsidRPr="002850AC">
              <w:rPr>
                <w:rStyle w:val="Hyperlink"/>
                <w:rFonts w:ascii="Arial" w:hAnsi="Arial" w:cs="Arial"/>
                <w:noProof/>
              </w:rPr>
              <w:t>References</w:t>
            </w:r>
            <w:r w:rsidR="005D7F71" w:rsidRPr="002850AC">
              <w:rPr>
                <w:rFonts w:ascii="Arial" w:hAnsi="Arial" w:cs="Arial"/>
                <w:noProof/>
                <w:webHidden/>
              </w:rPr>
              <w:tab/>
            </w:r>
            <w:r w:rsidR="005D7F71" w:rsidRPr="002850AC">
              <w:rPr>
                <w:rFonts w:ascii="Arial" w:hAnsi="Arial" w:cs="Arial"/>
                <w:noProof/>
                <w:webHidden/>
              </w:rPr>
              <w:fldChar w:fldCharType="begin"/>
            </w:r>
            <w:r w:rsidR="005D7F71" w:rsidRPr="002850AC">
              <w:rPr>
                <w:rFonts w:ascii="Arial" w:hAnsi="Arial" w:cs="Arial"/>
                <w:noProof/>
                <w:webHidden/>
              </w:rPr>
              <w:instrText xml:space="preserve"> PAGEREF _Toc532213663 \h </w:instrText>
            </w:r>
            <w:r w:rsidR="005D7F71" w:rsidRPr="002850AC">
              <w:rPr>
                <w:rFonts w:ascii="Arial" w:hAnsi="Arial" w:cs="Arial"/>
                <w:noProof/>
                <w:webHidden/>
              </w:rPr>
            </w:r>
            <w:r w:rsidR="005D7F71" w:rsidRPr="002850AC">
              <w:rPr>
                <w:rFonts w:ascii="Arial" w:hAnsi="Arial" w:cs="Arial"/>
                <w:noProof/>
                <w:webHidden/>
              </w:rPr>
              <w:fldChar w:fldCharType="separate"/>
            </w:r>
            <w:r w:rsidR="005D7F71" w:rsidRPr="002850AC">
              <w:rPr>
                <w:rFonts w:ascii="Arial" w:hAnsi="Arial" w:cs="Arial"/>
                <w:noProof/>
                <w:webHidden/>
              </w:rPr>
              <w:t>1</w:t>
            </w:r>
            <w:r w:rsidR="005D7F71" w:rsidRPr="002850AC">
              <w:rPr>
                <w:rFonts w:ascii="Arial" w:hAnsi="Arial" w:cs="Arial"/>
                <w:noProof/>
                <w:webHidden/>
              </w:rPr>
              <w:fldChar w:fldCharType="end"/>
            </w:r>
          </w:hyperlink>
        </w:p>
        <w:p w14:paraId="51BBE0A2" w14:textId="77777777" w:rsidR="005D7F71" w:rsidRPr="002850AC" w:rsidRDefault="00C7505C">
          <w:pPr>
            <w:pStyle w:val="TOC1"/>
            <w:tabs>
              <w:tab w:val="left" w:pos="400"/>
              <w:tab w:val="right" w:leader="dot" w:pos="9350"/>
            </w:tabs>
            <w:rPr>
              <w:rFonts w:ascii="Arial" w:eastAsiaTheme="minorEastAsia" w:hAnsi="Arial" w:cs="Arial"/>
              <w:b w:val="0"/>
              <w:bCs w:val="0"/>
              <w:caps w:val="0"/>
              <w:noProof/>
              <w:lang w:val="fr-FR" w:eastAsia="fr-FR"/>
            </w:rPr>
          </w:pPr>
          <w:hyperlink w:anchor="_Toc532213664" w:history="1">
            <w:r w:rsidR="005D7F71" w:rsidRPr="002850AC">
              <w:rPr>
                <w:rStyle w:val="Hyperlink"/>
                <w:rFonts w:ascii="Arial" w:hAnsi="Arial" w:cs="Arial"/>
                <w:noProof/>
              </w:rPr>
              <w:t>4.</w:t>
            </w:r>
            <w:r w:rsidR="005D7F71" w:rsidRPr="002850AC">
              <w:rPr>
                <w:rFonts w:ascii="Arial" w:eastAsiaTheme="minorEastAsia" w:hAnsi="Arial" w:cs="Arial"/>
                <w:b w:val="0"/>
                <w:bCs w:val="0"/>
                <w:caps w:val="0"/>
                <w:noProof/>
                <w:lang w:val="fr-FR" w:eastAsia="fr-FR"/>
              </w:rPr>
              <w:tab/>
            </w:r>
            <w:r w:rsidR="005D7F71" w:rsidRPr="002850AC">
              <w:rPr>
                <w:rStyle w:val="Hyperlink"/>
                <w:rFonts w:ascii="Arial" w:hAnsi="Arial" w:cs="Arial"/>
                <w:noProof/>
              </w:rPr>
              <w:t>Terms and abbreviations</w:t>
            </w:r>
            <w:r w:rsidR="005D7F71" w:rsidRPr="002850AC">
              <w:rPr>
                <w:rFonts w:ascii="Arial" w:hAnsi="Arial" w:cs="Arial"/>
                <w:noProof/>
                <w:webHidden/>
              </w:rPr>
              <w:tab/>
            </w:r>
            <w:r w:rsidR="005D7F71" w:rsidRPr="002850AC">
              <w:rPr>
                <w:rFonts w:ascii="Arial" w:hAnsi="Arial" w:cs="Arial"/>
                <w:noProof/>
                <w:webHidden/>
              </w:rPr>
              <w:fldChar w:fldCharType="begin"/>
            </w:r>
            <w:r w:rsidR="005D7F71" w:rsidRPr="002850AC">
              <w:rPr>
                <w:rFonts w:ascii="Arial" w:hAnsi="Arial" w:cs="Arial"/>
                <w:noProof/>
                <w:webHidden/>
              </w:rPr>
              <w:instrText xml:space="preserve"> PAGEREF _Toc532213664 \h </w:instrText>
            </w:r>
            <w:r w:rsidR="005D7F71" w:rsidRPr="002850AC">
              <w:rPr>
                <w:rFonts w:ascii="Arial" w:hAnsi="Arial" w:cs="Arial"/>
                <w:noProof/>
                <w:webHidden/>
              </w:rPr>
            </w:r>
            <w:r w:rsidR="005D7F71" w:rsidRPr="002850AC">
              <w:rPr>
                <w:rFonts w:ascii="Arial" w:hAnsi="Arial" w:cs="Arial"/>
                <w:noProof/>
                <w:webHidden/>
              </w:rPr>
              <w:fldChar w:fldCharType="separate"/>
            </w:r>
            <w:r w:rsidR="005D7F71" w:rsidRPr="002850AC">
              <w:rPr>
                <w:rFonts w:ascii="Arial" w:hAnsi="Arial" w:cs="Arial"/>
                <w:noProof/>
                <w:webHidden/>
              </w:rPr>
              <w:t>2</w:t>
            </w:r>
            <w:r w:rsidR="005D7F71" w:rsidRPr="002850AC">
              <w:rPr>
                <w:rFonts w:ascii="Arial" w:hAnsi="Arial" w:cs="Arial"/>
                <w:noProof/>
                <w:webHidden/>
              </w:rPr>
              <w:fldChar w:fldCharType="end"/>
            </w:r>
          </w:hyperlink>
        </w:p>
        <w:p w14:paraId="2FA58F14" w14:textId="77777777" w:rsidR="005D7F71" w:rsidRPr="002850AC" w:rsidRDefault="00C7505C">
          <w:pPr>
            <w:pStyle w:val="TOC2"/>
            <w:tabs>
              <w:tab w:val="left" w:pos="800"/>
              <w:tab w:val="right" w:leader="dot" w:pos="9350"/>
            </w:tabs>
            <w:rPr>
              <w:rFonts w:ascii="Arial" w:eastAsiaTheme="minorEastAsia" w:hAnsi="Arial" w:cs="Arial"/>
              <w:smallCaps w:val="0"/>
              <w:noProof/>
              <w:lang w:val="fr-FR" w:eastAsia="fr-FR"/>
            </w:rPr>
          </w:pPr>
          <w:hyperlink w:anchor="_Toc532213665" w:history="1">
            <w:r w:rsidR="005D7F71" w:rsidRPr="002850AC">
              <w:rPr>
                <w:rStyle w:val="Hyperlink"/>
                <w:rFonts w:ascii="Arial" w:hAnsi="Arial" w:cs="Arial"/>
                <w:noProof/>
              </w:rPr>
              <w:t>4.1</w:t>
            </w:r>
            <w:r w:rsidR="005D7F71" w:rsidRPr="002850AC">
              <w:rPr>
                <w:rFonts w:ascii="Arial" w:eastAsiaTheme="minorEastAsia" w:hAnsi="Arial" w:cs="Arial"/>
                <w:smallCaps w:val="0"/>
                <w:noProof/>
                <w:lang w:val="fr-FR" w:eastAsia="fr-FR"/>
              </w:rPr>
              <w:tab/>
            </w:r>
            <w:r w:rsidR="005D7F71" w:rsidRPr="002850AC">
              <w:rPr>
                <w:rStyle w:val="Hyperlink"/>
                <w:rFonts w:ascii="Arial" w:hAnsi="Arial" w:cs="Arial"/>
                <w:noProof/>
              </w:rPr>
              <w:t>Terms</w:t>
            </w:r>
            <w:r w:rsidR="005D7F71" w:rsidRPr="002850AC">
              <w:rPr>
                <w:rFonts w:ascii="Arial" w:hAnsi="Arial" w:cs="Arial"/>
                <w:noProof/>
                <w:webHidden/>
              </w:rPr>
              <w:tab/>
            </w:r>
            <w:r w:rsidR="005D7F71" w:rsidRPr="002850AC">
              <w:rPr>
                <w:rFonts w:ascii="Arial" w:hAnsi="Arial" w:cs="Arial"/>
                <w:noProof/>
                <w:webHidden/>
              </w:rPr>
              <w:fldChar w:fldCharType="begin"/>
            </w:r>
            <w:r w:rsidR="005D7F71" w:rsidRPr="002850AC">
              <w:rPr>
                <w:rFonts w:ascii="Arial" w:hAnsi="Arial" w:cs="Arial"/>
                <w:noProof/>
                <w:webHidden/>
              </w:rPr>
              <w:instrText xml:space="preserve"> PAGEREF _Toc532213665 \h </w:instrText>
            </w:r>
            <w:r w:rsidR="005D7F71" w:rsidRPr="002850AC">
              <w:rPr>
                <w:rFonts w:ascii="Arial" w:hAnsi="Arial" w:cs="Arial"/>
                <w:noProof/>
                <w:webHidden/>
              </w:rPr>
            </w:r>
            <w:r w:rsidR="005D7F71" w:rsidRPr="002850AC">
              <w:rPr>
                <w:rFonts w:ascii="Arial" w:hAnsi="Arial" w:cs="Arial"/>
                <w:noProof/>
                <w:webHidden/>
              </w:rPr>
              <w:fldChar w:fldCharType="separate"/>
            </w:r>
            <w:r w:rsidR="005D7F71" w:rsidRPr="002850AC">
              <w:rPr>
                <w:rFonts w:ascii="Arial" w:hAnsi="Arial" w:cs="Arial"/>
                <w:noProof/>
                <w:webHidden/>
              </w:rPr>
              <w:t>2</w:t>
            </w:r>
            <w:r w:rsidR="005D7F71" w:rsidRPr="002850AC">
              <w:rPr>
                <w:rFonts w:ascii="Arial" w:hAnsi="Arial" w:cs="Arial"/>
                <w:noProof/>
                <w:webHidden/>
              </w:rPr>
              <w:fldChar w:fldCharType="end"/>
            </w:r>
          </w:hyperlink>
        </w:p>
        <w:p w14:paraId="7D6EBF23" w14:textId="77777777" w:rsidR="005D7F71" w:rsidRPr="002850AC" w:rsidRDefault="00C7505C">
          <w:pPr>
            <w:pStyle w:val="TOC2"/>
            <w:tabs>
              <w:tab w:val="left" w:pos="800"/>
              <w:tab w:val="right" w:leader="dot" w:pos="9350"/>
            </w:tabs>
            <w:rPr>
              <w:rFonts w:ascii="Arial" w:eastAsiaTheme="minorEastAsia" w:hAnsi="Arial" w:cs="Arial"/>
              <w:smallCaps w:val="0"/>
              <w:noProof/>
              <w:lang w:val="fr-FR" w:eastAsia="fr-FR"/>
            </w:rPr>
          </w:pPr>
          <w:hyperlink w:anchor="_Toc532213666" w:history="1">
            <w:r w:rsidR="005D7F71" w:rsidRPr="002850AC">
              <w:rPr>
                <w:rStyle w:val="Hyperlink"/>
                <w:rFonts w:ascii="Arial" w:hAnsi="Arial" w:cs="Arial"/>
                <w:noProof/>
              </w:rPr>
              <w:t>4.2</w:t>
            </w:r>
            <w:r w:rsidR="005D7F71" w:rsidRPr="002850AC">
              <w:rPr>
                <w:rFonts w:ascii="Arial" w:eastAsiaTheme="minorEastAsia" w:hAnsi="Arial" w:cs="Arial"/>
                <w:smallCaps w:val="0"/>
                <w:noProof/>
                <w:lang w:val="fr-FR" w:eastAsia="fr-FR"/>
              </w:rPr>
              <w:tab/>
            </w:r>
            <w:r w:rsidR="005D7F71" w:rsidRPr="002850AC">
              <w:rPr>
                <w:rStyle w:val="Hyperlink"/>
                <w:rFonts w:ascii="Arial" w:hAnsi="Arial" w:cs="Arial"/>
                <w:noProof/>
              </w:rPr>
              <w:t>Abbreviations</w:t>
            </w:r>
            <w:r w:rsidR="005D7F71" w:rsidRPr="002850AC">
              <w:rPr>
                <w:rFonts w:ascii="Arial" w:hAnsi="Arial" w:cs="Arial"/>
                <w:noProof/>
                <w:webHidden/>
              </w:rPr>
              <w:tab/>
            </w:r>
            <w:r w:rsidR="005D7F71" w:rsidRPr="002850AC">
              <w:rPr>
                <w:rFonts w:ascii="Arial" w:hAnsi="Arial" w:cs="Arial"/>
                <w:noProof/>
                <w:webHidden/>
              </w:rPr>
              <w:fldChar w:fldCharType="begin"/>
            </w:r>
            <w:r w:rsidR="005D7F71" w:rsidRPr="002850AC">
              <w:rPr>
                <w:rFonts w:ascii="Arial" w:hAnsi="Arial" w:cs="Arial"/>
                <w:noProof/>
                <w:webHidden/>
              </w:rPr>
              <w:instrText xml:space="preserve"> PAGEREF _Toc532213666 \h </w:instrText>
            </w:r>
            <w:r w:rsidR="005D7F71" w:rsidRPr="002850AC">
              <w:rPr>
                <w:rFonts w:ascii="Arial" w:hAnsi="Arial" w:cs="Arial"/>
                <w:noProof/>
                <w:webHidden/>
              </w:rPr>
            </w:r>
            <w:r w:rsidR="005D7F71" w:rsidRPr="002850AC">
              <w:rPr>
                <w:rFonts w:ascii="Arial" w:hAnsi="Arial" w:cs="Arial"/>
                <w:noProof/>
                <w:webHidden/>
              </w:rPr>
              <w:fldChar w:fldCharType="separate"/>
            </w:r>
            <w:r w:rsidR="005D7F71" w:rsidRPr="002850AC">
              <w:rPr>
                <w:rFonts w:ascii="Arial" w:hAnsi="Arial" w:cs="Arial"/>
                <w:noProof/>
                <w:webHidden/>
              </w:rPr>
              <w:t>6</w:t>
            </w:r>
            <w:r w:rsidR="005D7F71" w:rsidRPr="002850AC">
              <w:rPr>
                <w:rFonts w:ascii="Arial" w:hAnsi="Arial" w:cs="Arial"/>
                <w:noProof/>
                <w:webHidden/>
              </w:rPr>
              <w:fldChar w:fldCharType="end"/>
            </w:r>
          </w:hyperlink>
        </w:p>
        <w:p w14:paraId="1CA7AFDB" w14:textId="77777777" w:rsidR="005D7F71" w:rsidRPr="002850AC" w:rsidRDefault="00C7505C">
          <w:pPr>
            <w:pStyle w:val="TOC1"/>
            <w:tabs>
              <w:tab w:val="left" w:pos="400"/>
              <w:tab w:val="right" w:leader="dot" w:pos="9350"/>
            </w:tabs>
            <w:rPr>
              <w:rFonts w:ascii="Arial" w:eastAsiaTheme="minorEastAsia" w:hAnsi="Arial" w:cs="Arial"/>
              <w:b w:val="0"/>
              <w:bCs w:val="0"/>
              <w:caps w:val="0"/>
              <w:noProof/>
              <w:lang w:val="fr-FR" w:eastAsia="fr-FR"/>
            </w:rPr>
          </w:pPr>
          <w:hyperlink w:anchor="_Toc532213667" w:history="1">
            <w:r w:rsidR="005D7F71" w:rsidRPr="002850AC">
              <w:rPr>
                <w:rStyle w:val="Hyperlink"/>
                <w:rFonts w:ascii="Arial" w:hAnsi="Arial" w:cs="Arial"/>
                <w:noProof/>
              </w:rPr>
              <w:t>5.</w:t>
            </w:r>
            <w:r w:rsidR="005D7F71" w:rsidRPr="002850AC">
              <w:rPr>
                <w:rFonts w:ascii="Arial" w:eastAsiaTheme="minorEastAsia" w:hAnsi="Arial" w:cs="Arial"/>
                <w:b w:val="0"/>
                <w:bCs w:val="0"/>
                <w:caps w:val="0"/>
                <w:noProof/>
                <w:lang w:val="fr-FR" w:eastAsia="fr-FR"/>
              </w:rPr>
              <w:tab/>
            </w:r>
            <w:r w:rsidR="005D7F71" w:rsidRPr="002850AC">
              <w:rPr>
                <w:rStyle w:val="Hyperlink"/>
                <w:rFonts w:ascii="Arial" w:hAnsi="Arial" w:cs="Arial"/>
                <w:noProof/>
              </w:rPr>
              <w:t>Overview of steps for development</w:t>
            </w:r>
            <w:r w:rsidR="005D7F71" w:rsidRPr="002850AC">
              <w:rPr>
                <w:rFonts w:ascii="Arial" w:hAnsi="Arial" w:cs="Arial"/>
                <w:noProof/>
                <w:webHidden/>
              </w:rPr>
              <w:tab/>
            </w:r>
            <w:r w:rsidR="005D7F71" w:rsidRPr="002850AC">
              <w:rPr>
                <w:rFonts w:ascii="Arial" w:hAnsi="Arial" w:cs="Arial"/>
                <w:noProof/>
                <w:webHidden/>
              </w:rPr>
              <w:fldChar w:fldCharType="begin"/>
            </w:r>
            <w:r w:rsidR="005D7F71" w:rsidRPr="002850AC">
              <w:rPr>
                <w:rFonts w:ascii="Arial" w:hAnsi="Arial" w:cs="Arial"/>
                <w:noProof/>
                <w:webHidden/>
              </w:rPr>
              <w:instrText xml:space="preserve"> PAGEREF _Toc532213667 \h </w:instrText>
            </w:r>
            <w:r w:rsidR="005D7F71" w:rsidRPr="002850AC">
              <w:rPr>
                <w:rFonts w:ascii="Arial" w:hAnsi="Arial" w:cs="Arial"/>
                <w:noProof/>
                <w:webHidden/>
              </w:rPr>
            </w:r>
            <w:r w:rsidR="005D7F71" w:rsidRPr="002850AC">
              <w:rPr>
                <w:rFonts w:ascii="Arial" w:hAnsi="Arial" w:cs="Arial"/>
                <w:noProof/>
                <w:webHidden/>
              </w:rPr>
              <w:fldChar w:fldCharType="separate"/>
            </w:r>
            <w:r w:rsidR="005D7F71" w:rsidRPr="002850AC">
              <w:rPr>
                <w:rFonts w:ascii="Arial" w:hAnsi="Arial" w:cs="Arial"/>
                <w:noProof/>
                <w:webHidden/>
              </w:rPr>
              <w:t>6</w:t>
            </w:r>
            <w:r w:rsidR="005D7F71" w:rsidRPr="002850AC">
              <w:rPr>
                <w:rFonts w:ascii="Arial" w:hAnsi="Arial" w:cs="Arial"/>
                <w:noProof/>
                <w:webHidden/>
              </w:rPr>
              <w:fldChar w:fldCharType="end"/>
            </w:r>
          </w:hyperlink>
        </w:p>
        <w:p w14:paraId="68122E10" w14:textId="77777777" w:rsidR="005D7F71" w:rsidRPr="002850AC" w:rsidRDefault="00C7505C">
          <w:pPr>
            <w:pStyle w:val="TOC2"/>
            <w:tabs>
              <w:tab w:val="left" w:pos="800"/>
              <w:tab w:val="right" w:leader="dot" w:pos="9350"/>
            </w:tabs>
            <w:rPr>
              <w:rFonts w:ascii="Arial" w:eastAsiaTheme="minorEastAsia" w:hAnsi="Arial" w:cs="Arial"/>
              <w:smallCaps w:val="0"/>
              <w:noProof/>
              <w:lang w:val="fr-FR" w:eastAsia="fr-FR"/>
            </w:rPr>
          </w:pPr>
          <w:hyperlink w:anchor="_Toc532213668" w:history="1">
            <w:r w:rsidR="005D7F71" w:rsidRPr="002850AC">
              <w:rPr>
                <w:rStyle w:val="Hyperlink"/>
                <w:rFonts w:ascii="Arial" w:hAnsi="Arial" w:cs="Arial"/>
                <w:noProof/>
              </w:rPr>
              <w:t>5.1</w:t>
            </w:r>
            <w:r w:rsidR="005D7F71" w:rsidRPr="002850AC">
              <w:rPr>
                <w:rFonts w:ascii="Arial" w:eastAsiaTheme="minorEastAsia" w:hAnsi="Arial" w:cs="Arial"/>
                <w:smallCaps w:val="0"/>
                <w:noProof/>
                <w:lang w:val="fr-FR" w:eastAsia="fr-FR"/>
              </w:rPr>
              <w:tab/>
            </w:r>
            <w:r w:rsidR="005D7F71" w:rsidRPr="002850AC">
              <w:rPr>
                <w:rStyle w:val="Hyperlink"/>
                <w:rFonts w:ascii="Arial" w:hAnsi="Arial" w:cs="Arial"/>
                <w:noProof/>
              </w:rPr>
              <w:t>Basic development process</w:t>
            </w:r>
            <w:r w:rsidR="005D7F71" w:rsidRPr="002850AC">
              <w:rPr>
                <w:rFonts w:ascii="Arial" w:hAnsi="Arial" w:cs="Arial"/>
                <w:noProof/>
                <w:webHidden/>
              </w:rPr>
              <w:tab/>
            </w:r>
            <w:r w:rsidR="005D7F71" w:rsidRPr="002850AC">
              <w:rPr>
                <w:rFonts w:ascii="Arial" w:hAnsi="Arial" w:cs="Arial"/>
                <w:noProof/>
                <w:webHidden/>
              </w:rPr>
              <w:fldChar w:fldCharType="begin"/>
            </w:r>
            <w:r w:rsidR="005D7F71" w:rsidRPr="002850AC">
              <w:rPr>
                <w:rFonts w:ascii="Arial" w:hAnsi="Arial" w:cs="Arial"/>
                <w:noProof/>
                <w:webHidden/>
              </w:rPr>
              <w:instrText xml:space="preserve"> PAGEREF _Toc532213668 \h </w:instrText>
            </w:r>
            <w:r w:rsidR="005D7F71" w:rsidRPr="002850AC">
              <w:rPr>
                <w:rFonts w:ascii="Arial" w:hAnsi="Arial" w:cs="Arial"/>
                <w:noProof/>
                <w:webHidden/>
              </w:rPr>
            </w:r>
            <w:r w:rsidR="005D7F71" w:rsidRPr="002850AC">
              <w:rPr>
                <w:rFonts w:ascii="Arial" w:hAnsi="Arial" w:cs="Arial"/>
                <w:noProof/>
                <w:webHidden/>
              </w:rPr>
              <w:fldChar w:fldCharType="separate"/>
            </w:r>
            <w:r w:rsidR="005D7F71" w:rsidRPr="002850AC">
              <w:rPr>
                <w:rFonts w:ascii="Arial" w:hAnsi="Arial" w:cs="Arial"/>
                <w:noProof/>
                <w:webHidden/>
              </w:rPr>
              <w:t>6</w:t>
            </w:r>
            <w:r w:rsidR="005D7F71" w:rsidRPr="002850AC">
              <w:rPr>
                <w:rFonts w:ascii="Arial" w:hAnsi="Arial" w:cs="Arial"/>
                <w:noProof/>
                <w:webHidden/>
              </w:rPr>
              <w:fldChar w:fldCharType="end"/>
            </w:r>
          </w:hyperlink>
        </w:p>
        <w:p w14:paraId="1C7DFCEC" w14:textId="77777777" w:rsidR="005D7F71" w:rsidRPr="002850AC" w:rsidRDefault="00C7505C">
          <w:pPr>
            <w:pStyle w:val="TOC2"/>
            <w:tabs>
              <w:tab w:val="left" w:pos="800"/>
              <w:tab w:val="right" w:leader="dot" w:pos="9350"/>
            </w:tabs>
            <w:rPr>
              <w:rFonts w:ascii="Arial" w:eastAsiaTheme="minorEastAsia" w:hAnsi="Arial" w:cs="Arial"/>
              <w:smallCaps w:val="0"/>
              <w:noProof/>
              <w:lang w:val="fr-FR" w:eastAsia="fr-FR"/>
            </w:rPr>
          </w:pPr>
          <w:hyperlink w:anchor="_Toc532213669" w:history="1">
            <w:r w:rsidR="005D7F71" w:rsidRPr="002850AC">
              <w:rPr>
                <w:rStyle w:val="Hyperlink"/>
                <w:rFonts w:ascii="Arial" w:hAnsi="Arial" w:cs="Arial"/>
                <w:noProof/>
              </w:rPr>
              <w:t>5.2</w:t>
            </w:r>
            <w:r w:rsidR="005D7F71" w:rsidRPr="002850AC">
              <w:rPr>
                <w:rFonts w:ascii="Arial" w:eastAsiaTheme="minorEastAsia" w:hAnsi="Arial" w:cs="Arial"/>
                <w:smallCaps w:val="0"/>
                <w:noProof/>
                <w:lang w:val="fr-FR" w:eastAsia="fr-FR"/>
              </w:rPr>
              <w:tab/>
            </w:r>
            <w:r w:rsidR="005D7F71" w:rsidRPr="002850AC">
              <w:rPr>
                <w:rStyle w:val="Hyperlink"/>
                <w:rFonts w:ascii="Arial" w:hAnsi="Arial" w:cs="Arial"/>
                <w:noProof/>
              </w:rPr>
              <w:t>Process for extending a specification</w:t>
            </w:r>
            <w:r w:rsidR="005D7F71" w:rsidRPr="002850AC">
              <w:rPr>
                <w:rFonts w:ascii="Arial" w:hAnsi="Arial" w:cs="Arial"/>
                <w:noProof/>
                <w:webHidden/>
              </w:rPr>
              <w:tab/>
            </w:r>
            <w:r w:rsidR="005D7F71" w:rsidRPr="002850AC">
              <w:rPr>
                <w:rFonts w:ascii="Arial" w:hAnsi="Arial" w:cs="Arial"/>
                <w:noProof/>
                <w:webHidden/>
              </w:rPr>
              <w:fldChar w:fldCharType="begin"/>
            </w:r>
            <w:r w:rsidR="005D7F71" w:rsidRPr="002850AC">
              <w:rPr>
                <w:rFonts w:ascii="Arial" w:hAnsi="Arial" w:cs="Arial"/>
                <w:noProof/>
                <w:webHidden/>
              </w:rPr>
              <w:instrText xml:space="preserve"> PAGEREF _Toc532213669 \h </w:instrText>
            </w:r>
            <w:r w:rsidR="005D7F71" w:rsidRPr="002850AC">
              <w:rPr>
                <w:rFonts w:ascii="Arial" w:hAnsi="Arial" w:cs="Arial"/>
                <w:noProof/>
                <w:webHidden/>
              </w:rPr>
            </w:r>
            <w:r w:rsidR="005D7F71" w:rsidRPr="002850AC">
              <w:rPr>
                <w:rFonts w:ascii="Arial" w:hAnsi="Arial" w:cs="Arial"/>
                <w:noProof/>
                <w:webHidden/>
              </w:rPr>
              <w:fldChar w:fldCharType="separate"/>
            </w:r>
            <w:r w:rsidR="005D7F71" w:rsidRPr="002850AC">
              <w:rPr>
                <w:rFonts w:ascii="Arial" w:hAnsi="Arial" w:cs="Arial"/>
                <w:noProof/>
                <w:webHidden/>
              </w:rPr>
              <w:t>10</w:t>
            </w:r>
            <w:r w:rsidR="005D7F71" w:rsidRPr="002850AC">
              <w:rPr>
                <w:rFonts w:ascii="Arial" w:hAnsi="Arial" w:cs="Arial"/>
                <w:noProof/>
                <w:webHidden/>
              </w:rPr>
              <w:fldChar w:fldCharType="end"/>
            </w:r>
          </w:hyperlink>
        </w:p>
        <w:p w14:paraId="285CACCC" w14:textId="77777777" w:rsidR="005D7F71" w:rsidRPr="002850AC" w:rsidRDefault="00C7505C">
          <w:pPr>
            <w:pStyle w:val="TOC1"/>
            <w:tabs>
              <w:tab w:val="left" w:pos="400"/>
              <w:tab w:val="right" w:leader="dot" w:pos="9350"/>
            </w:tabs>
            <w:rPr>
              <w:rFonts w:ascii="Arial" w:eastAsiaTheme="minorEastAsia" w:hAnsi="Arial" w:cs="Arial"/>
              <w:b w:val="0"/>
              <w:bCs w:val="0"/>
              <w:caps w:val="0"/>
              <w:noProof/>
              <w:lang w:val="fr-FR" w:eastAsia="fr-FR"/>
            </w:rPr>
          </w:pPr>
          <w:hyperlink w:anchor="_Toc532213670" w:history="1">
            <w:r w:rsidR="005D7F71" w:rsidRPr="002850AC">
              <w:rPr>
                <w:rStyle w:val="Hyperlink"/>
                <w:rFonts w:ascii="Arial" w:hAnsi="Arial" w:cs="Arial"/>
                <w:noProof/>
              </w:rPr>
              <w:t>6.</w:t>
            </w:r>
            <w:r w:rsidR="005D7F71" w:rsidRPr="002850AC">
              <w:rPr>
                <w:rFonts w:ascii="Arial" w:eastAsiaTheme="minorEastAsia" w:hAnsi="Arial" w:cs="Arial"/>
                <w:b w:val="0"/>
                <w:bCs w:val="0"/>
                <w:caps w:val="0"/>
                <w:noProof/>
                <w:lang w:val="fr-FR" w:eastAsia="fr-FR"/>
              </w:rPr>
              <w:tab/>
            </w:r>
            <w:r w:rsidR="005D7F71" w:rsidRPr="002850AC">
              <w:rPr>
                <w:rStyle w:val="Hyperlink"/>
                <w:rFonts w:ascii="Arial" w:hAnsi="Arial" w:cs="Arial"/>
                <w:noProof/>
              </w:rPr>
              <w:t>Initiation</w:t>
            </w:r>
            <w:r w:rsidR="005D7F71" w:rsidRPr="002850AC">
              <w:rPr>
                <w:rFonts w:ascii="Arial" w:hAnsi="Arial" w:cs="Arial"/>
                <w:noProof/>
                <w:webHidden/>
              </w:rPr>
              <w:tab/>
            </w:r>
            <w:r w:rsidR="005D7F71" w:rsidRPr="002850AC">
              <w:rPr>
                <w:rFonts w:ascii="Arial" w:hAnsi="Arial" w:cs="Arial"/>
                <w:noProof/>
                <w:webHidden/>
              </w:rPr>
              <w:fldChar w:fldCharType="begin"/>
            </w:r>
            <w:r w:rsidR="005D7F71" w:rsidRPr="002850AC">
              <w:rPr>
                <w:rFonts w:ascii="Arial" w:hAnsi="Arial" w:cs="Arial"/>
                <w:noProof/>
                <w:webHidden/>
              </w:rPr>
              <w:instrText xml:space="preserve"> PAGEREF _Toc532213670 \h </w:instrText>
            </w:r>
            <w:r w:rsidR="005D7F71" w:rsidRPr="002850AC">
              <w:rPr>
                <w:rFonts w:ascii="Arial" w:hAnsi="Arial" w:cs="Arial"/>
                <w:noProof/>
                <w:webHidden/>
              </w:rPr>
            </w:r>
            <w:r w:rsidR="005D7F71" w:rsidRPr="002850AC">
              <w:rPr>
                <w:rFonts w:ascii="Arial" w:hAnsi="Arial" w:cs="Arial"/>
                <w:noProof/>
                <w:webHidden/>
              </w:rPr>
              <w:fldChar w:fldCharType="separate"/>
            </w:r>
            <w:r w:rsidR="005D7F71" w:rsidRPr="002850AC">
              <w:rPr>
                <w:rFonts w:ascii="Arial" w:hAnsi="Arial" w:cs="Arial"/>
                <w:noProof/>
                <w:webHidden/>
              </w:rPr>
              <w:t>10</w:t>
            </w:r>
            <w:r w:rsidR="005D7F71" w:rsidRPr="002850AC">
              <w:rPr>
                <w:rFonts w:ascii="Arial" w:hAnsi="Arial" w:cs="Arial"/>
                <w:noProof/>
                <w:webHidden/>
              </w:rPr>
              <w:fldChar w:fldCharType="end"/>
            </w:r>
          </w:hyperlink>
        </w:p>
        <w:p w14:paraId="065DD765" w14:textId="77777777" w:rsidR="005D7F71" w:rsidRPr="002850AC" w:rsidRDefault="00C7505C">
          <w:pPr>
            <w:pStyle w:val="TOC1"/>
            <w:tabs>
              <w:tab w:val="left" w:pos="400"/>
              <w:tab w:val="right" w:leader="dot" w:pos="9350"/>
            </w:tabs>
            <w:rPr>
              <w:rFonts w:ascii="Arial" w:eastAsiaTheme="minorEastAsia" w:hAnsi="Arial" w:cs="Arial"/>
              <w:b w:val="0"/>
              <w:bCs w:val="0"/>
              <w:caps w:val="0"/>
              <w:noProof/>
              <w:lang w:val="fr-FR" w:eastAsia="fr-FR"/>
            </w:rPr>
          </w:pPr>
          <w:hyperlink w:anchor="_Toc532213671" w:history="1">
            <w:r w:rsidR="005D7F71" w:rsidRPr="002850AC">
              <w:rPr>
                <w:rStyle w:val="Hyperlink"/>
                <w:rFonts w:ascii="Arial" w:hAnsi="Arial" w:cs="Arial"/>
                <w:noProof/>
              </w:rPr>
              <w:t>7.</w:t>
            </w:r>
            <w:r w:rsidR="005D7F71" w:rsidRPr="002850AC">
              <w:rPr>
                <w:rFonts w:ascii="Arial" w:eastAsiaTheme="minorEastAsia" w:hAnsi="Arial" w:cs="Arial"/>
                <w:b w:val="0"/>
                <w:bCs w:val="0"/>
                <w:caps w:val="0"/>
                <w:noProof/>
                <w:lang w:val="fr-FR" w:eastAsia="fr-FR"/>
              </w:rPr>
              <w:tab/>
            </w:r>
            <w:r w:rsidR="005D7F71" w:rsidRPr="002850AC">
              <w:rPr>
                <w:rStyle w:val="Hyperlink"/>
                <w:rFonts w:ascii="Arial" w:hAnsi="Arial" w:cs="Arial"/>
                <w:noProof/>
              </w:rPr>
              <w:t>Develop data model (Application Schema)</w:t>
            </w:r>
            <w:r w:rsidR="005D7F71" w:rsidRPr="002850AC">
              <w:rPr>
                <w:rFonts w:ascii="Arial" w:hAnsi="Arial" w:cs="Arial"/>
                <w:noProof/>
                <w:webHidden/>
              </w:rPr>
              <w:tab/>
            </w:r>
            <w:r w:rsidR="005D7F71" w:rsidRPr="002850AC">
              <w:rPr>
                <w:rFonts w:ascii="Arial" w:hAnsi="Arial" w:cs="Arial"/>
                <w:noProof/>
                <w:webHidden/>
              </w:rPr>
              <w:fldChar w:fldCharType="begin"/>
            </w:r>
            <w:r w:rsidR="005D7F71" w:rsidRPr="002850AC">
              <w:rPr>
                <w:rFonts w:ascii="Arial" w:hAnsi="Arial" w:cs="Arial"/>
                <w:noProof/>
                <w:webHidden/>
              </w:rPr>
              <w:instrText xml:space="preserve"> PAGEREF _Toc532213671 \h </w:instrText>
            </w:r>
            <w:r w:rsidR="005D7F71" w:rsidRPr="002850AC">
              <w:rPr>
                <w:rFonts w:ascii="Arial" w:hAnsi="Arial" w:cs="Arial"/>
                <w:noProof/>
                <w:webHidden/>
              </w:rPr>
            </w:r>
            <w:r w:rsidR="005D7F71" w:rsidRPr="002850AC">
              <w:rPr>
                <w:rFonts w:ascii="Arial" w:hAnsi="Arial" w:cs="Arial"/>
                <w:noProof/>
                <w:webHidden/>
              </w:rPr>
              <w:fldChar w:fldCharType="separate"/>
            </w:r>
            <w:r w:rsidR="005D7F71" w:rsidRPr="002850AC">
              <w:rPr>
                <w:rFonts w:ascii="Arial" w:hAnsi="Arial" w:cs="Arial"/>
                <w:noProof/>
                <w:webHidden/>
              </w:rPr>
              <w:t>11</w:t>
            </w:r>
            <w:r w:rsidR="005D7F71" w:rsidRPr="002850AC">
              <w:rPr>
                <w:rFonts w:ascii="Arial" w:hAnsi="Arial" w:cs="Arial"/>
                <w:noProof/>
                <w:webHidden/>
              </w:rPr>
              <w:fldChar w:fldCharType="end"/>
            </w:r>
          </w:hyperlink>
        </w:p>
        <w:p w14:paraId="591CE387" w14:textId="77777777" w:rsidR="005D7F71" w:rsidRPr="002850AC" w:rsidRDefault="00C7505C">
          <w:pPr>
            <w:pStyle w:val="TOC2"/>
            <w:tabs>
              <w:tab w:val="left" w:pos="800"/>
              <w:tab w:val="right" w:leader="dot" w:pos="9350"/>
            </w:tabs>
            <w:rPr>
              <w:rFonts w:ascii="Arial" w:eastAsiaTheme="minorEastAsia" w:hAnsi="Arial" w:cs="Arial"/>
              <w:smallCaps w:val="0"/>
              <w:noProof/>
              <w:lang w:val="fr-FR" w:eastAsia="fr-FR"/>
            </w:rPr>
          </w:pPr>
          <w:hyperlink w:anchor="_Toc532213672" w:history="1">
            <w:r w:rsidR="005D7F71" w:rsidRPr="002850AC">
              <w:rPr>
                <w:rStyle w:val="Hyperlink"/>
                <w:rFonts w:ascii="Arial" w:hAnsi="Arial" w:cs="Arial"/>
                <w:noProof/>
              </w:rPr>
              <w:t>7.1</w:t>
            </w:r>
            <w:r w:rsidR="005D7F71" w:rsidRPr="002850AC">
              <w:rPr>
                <w:rFonts w:ascii="Arial" w:eastAsiaTheme="minorEastAsia" w:hAnsi="Arial" w:cs="Arial"/>
                <w:smallCaps w:val="0"/>
                <w:noProof/>
                <w:lang w:val="fr-FR" w:eastAsia="fr-FR"/>
              </w:rPr>
              <w:tab/>
            </w:r>
            <w:r w:rsidR="005D7F71" w:rsidRPr="002850AC">
              <w:rPr>
                <w:rStyle w:val="Hyperlink"/>
                <w:rFonts w:ascii="Arial" w:hAnsi="Arial" w:cs="Arial"/>
                <w:noProof/>
              </w:rPr>
              <w:t>Introduction</w:t>
            </w:r>
            <w:r w:rsidR="005D7F71" w:rsidRPr="002850AC">
              <w:rPr>
                <w:rFonts w:ascii="Arial" w:hAnsi="Arial" w:cs="Arial"/>
                <w:noProof/>
                <w:webHidden/>
              </w:rPr>
              <w:tab/>
            </w:r>
            <w:r w:rsidR="005D7F71" w:rsidRPr="002850AC">
              <w:rPr>
                <w:rFonts w:ascii="Arial" w:hAnsi="Arial" w:cs="Arial"/>
                <w:noProof/>
                <w:webHidden/>
              </w:rPr>
              <w:fldChar w:fldCharType="begin"/>
            </w:r>
            <w:r w:rsidR="005D7F71" w:rsidRPr="002850AC">
              <w:rPr>
                <w:rFonts w:ascii="Arial" w:hAnsi="Arial" w:cs="Arial"/>
                <w:noProof/>
                <w:webHidden/>
              </w:rPr>
              <w:instrText xml:space="preserve"> PAGEREF _Toc532213672 \h </w:instrText>
            </w:r>
            <w:r w:rsidR="005D7F71" w:rsidRPr="002850AC">
              <w:rPr>
                <w:rFonts w:ascii="Arial" w:hAnsi="Arial" w:cs="Arial"/>
                <w:noProof/>
                <w:webHidden/>
              </w:rPr>
            </w:r>
            <w:r w:rsidR="005D7F71" w:rsidRPr="002850AC">
              <w:rPr>
                <w:rFonts w:ascii="Arial" w:hAnsi="Arial" w:cs="Arial"/>
                <w:noProof/>
                <w:webHidden/>
              </w:rPr>
              <w:fldChar w:fldCharType="separate"/>
            </w:r>
            <w:r w:rsidR="005D7F71" w:rsidRPr="002850AC">
              <w:rPr>
                <w:rFonts w:ascii="Arial" w:hAnsi="Arial" w:cs="Arial"/>
                <w:noProof/>
                <w:webHidden/>
              </w:rPr>
              <w:t>11</w:t>
            </w:r>
            <w:r w:rsidR="005D7F71" w:rsidRPr="002850AC">
              <w:rPr>
                <w:rFonts w:ascii="Arial" w:hAnsi="Arial" w:cs="Arial"/>
                <w:noProof/>
                <w:webHidden/>
              </w:rPr>
              <w:fldChar w:fldCharType="end"/>
            </w:r>
          </w:hyperlink>
        </w:p>
        <w:p w14:paraId="4451A7D5" w14:textId="77777777" w:rsidR="005D7F71" w:rsidRPr="002850AC" w:rsidRDefault="00C7505C">
          <w:pPr>
            <w:pStyle w:val="TOC2"/>
            <w:tabs>
              <w:tab w:val="left" w:pos="800"/>
              <w:tab w:val="right" w:leader="dot" w:pos="9350"/>
            </w:tabs>
            <w:rPr>
              <w:rFonts w:ascii="Arial" w:eastAsiaTheme="minorEastAsia" w:hAnsi="Arial" w:cs="Arial"/>
              <w:smallCaps w:val="0"/>
              <w:noProof/>
              <w:lang w:val="fr-FR" w:eastAsia="fr-FR"/>
            </w:rPr>
          </w:pPr>
          <w:hyperlink w:anchor="_Toc532213673" w:history="1">
            <w:r w:rsidR="005D7F71" w:rsidRPr="002850AC">
              <w:rPr>
                <w:rStyle w:val="Hyperlink"/>
                <w:rFonts w:ascii="Arial" w:hAnsi="Arial" w:cs="Arial"/>
                <w:noProof/>
              </w:rPr>
              <w:t>7.2</w:t>
            </w:r>
            <w:r w:rsidR="005D7F71" w:rsidRPr="002850AC">
              <w:rPr>
                <w:rFonts w:ascii="Arial" w:eastAsiaTheme="minorEastAsia" w:hAnsi="Arial" w:cs="Arial"/>
                <w:smallCaps w:val="0"/>
                <w:noProof/>
                <w:lang w:val="fr-FR" w:eastAsia="fr-FR"/>
              </w:rPr>
              <w:tab/>
            </w:r>
            <w:r w:rsidR="005D7F71" w:rsidRPr="002850AC">
              <w:rPr>
                <w:rStyle w:val="Hyperlink"/>
                <w:rFonts w:ascii="Arial" w:hAnsi="Arial" w:cs="Arial"/>
                <w:noProof/>
              </w:rPr>
              <w:t>Steps in model development</w:t>
            </w:r>
            <w:r w:rsidR="005D7F71" w:rsidRPr="002850AC">
              <w:rPr>
                <w:rFonts w:ascii="Arial" w:hAnsi="Arial" w:cs="Arial"/>
                <w:noProof/>
                <w:webHidden/>
              </w:rPr>
              <w:tab/>
            </w:r>
            <w:r w:rsidR="005D7F71" w:rsidRPr="002850AC">
              <w:rPr>
                <w:rFonts w:ascii="Arial" w:hAnsi="Arial" w:cs="Arial"/>
                <w:noProof/>
                <w:webHidden/>
              </w:rPr>
              <w:fldChar w:fldCharType="begin"/>
            </w:r>
            <w:r w:rsidR="005D7F71" w:rsidRPr="002850AC">
              <w:rPr>
                <w:rFonts w:ascii="Arial" w:hAnsi="Arial" w:cs="Arial"/>
                <w:noProof/>
                <w:webHidden/>
              </w:rPr>
              <w:instrText xml:space="preserve"> PAGEREF _Toc532213673 \h </w:instrText>
            </w:r>
            <w:r w:rsidR="005D7F71" w:rsidRPr="002850AC">
              <w:rPr>
                <w:rFonts w:ascii="Arial" w:hAnsi="Arial" w:cs="Arial"/>
                <w:noProof/>
                <w:webHidden/>
              </w:rPr>
            </w:r>
            <w:r w:rsidR="005D7F71" w:rsidRPr="002850AC">
              <w:rPr>
                <w:rFonts w:ascii="Arial" w:hAnsi="Arial" w:cs="Arial"/>
                <w:noProof/>
                <w:webHidden/>
              </w:rPr>
              <w:fldChar w:fldCharType="separate"/>
            </w:r>
            <w:r w:rsidR="005D7F71" w:rsidRPr="002850AC">
              <w:rPr>
                <w:rFonts w:ascii="Arial" w:hAnsi="Arial" w:cs="Arial"/>
                <w:noProof/>
                <w:webHidden/>
              </w:rPr>
              <w:t>11</w:t>
            </w:r>
            <w:r w:rsidR="005D7F71" w:rsidRPr="002850AC">
              <w:rPr>
                <w:rFonts w:ascii="Arial" w:hAnsi="Arial" w:cs="Arial"/>
                <w:noProof/>
                <w:webHidden/>
              </w:rPr>
              <w:fldChar w:fldCharType="end"/>
            </w:r>
          </w:hyperlink>
        </w:p>
        <w:p w14:paraId="0BA05E8A" w14:textId="77777777" w:rsidR="005D7F71" w:rsidRPr="002850AC" w:rsidRDefault="00C7505C">
          <w:pPr>
            <w:pStyle w:val="TOC2"/>
            <w:tabs>
              <w:tab w:val="left" w:pos="800"/>
              <w:tab w:val="right" w:leader="dot" w:pos="9350"/>
            </w:tabs>
            <w:rPr>
              <w:rFonts w:ascii="Arial" w:eastAsiaTheme="minorEastAsia" w:hAnsi="Arial" w:cs="Arial"/>
              <w:smallCaps w:val="0"/>
              <w:noProof/>
              <w:lang w:val="fr-FR" w:eastAsia="fr-FR"/>
            </w:rPr>
          </w:pPr>
          <w:hyperlink w:anchor="_Toc532213674" w:history="1">
            <w:r w:rsidR="005D7F71" w:rsidRPr="002850AC">
              <w:rPr>
                <w:rStyle w:val="Hyperlink"/>
                <w:rFonts w:ascii="Arial" w:hAnsi="Arial" w:cs="Arial"/>
                <w:noProof/>
              </w:rPr>
              <w:t>7.3</w:t>
            </w:r>
            <w:r w:rsidR="005D7F71" w:rsidRPr="002850AC">
              <w:rPr>
                <w:rFonts w:ascii="Arial" w:eastAsiaTheme="minorEastAsia" w:hAnsi="Arial" w:cs="Arial"/>
                <w:smallCaps w:val="0"/>
                <w:noProof/>
                <w:lang w:val="fr-FR" w:eastAsia="fr-FR"/>
              </w:rPr>
              <w:tab/>
            </w:r>
            <w:r w:rsidR="005D7F71" w:rsidRPr="002850AC">
              <w:rPr>
                <w:rStyle w:val="Hyperlink"/>
                <w:rFonts w:ascii="Arial" w:hAnsi="Arial" w:cs="Arial"/>
                <w:noProof/>
              </w:rPr>
              <w:t>Relationship to the General Feature Model</w:t>
            </w:r>
            <w:r w:rsidR="005D7F71" w:rsidRPr="002850AC">
              <w:rPr>
                <w:rFonts w:ascii="Arial" w:hAnsi="Arial" w:cs="Arial"/>
                <w:noProof/>
                <w:webHidden/>
              </w:rPr>
              <w:tab/>
            </w:r>
            <w:r w:rsidR="005D7F71" w:rsidRPr="002850AC">
              <w:rPr>
                <w:rFonts w:ascii="Arial" w:hAnsi="Arial" w:cs="Arial"/>
                <w:noProof/>
                <w:webHidden/>
              </w:rPr>
              <w:fldChar w:fldCharType="begin"/>
            </w:r>
            <w:r w:rsidR="005D7F71" w:rsidRPr="002850AC">
              <w:rPr>
                <w:rFonts w:ascii="Arial" w:hAnsi="Arial" w:cs="Arial"/>
                <w:noProof/>
                <w:webHidden/>
              </w:rPr>
              <w:instrText xml:space="preserve"> PAGEREF _Toc532213674 \h </w:instrText>
            </w:r>
            <w:r w:rsidR="005D7F71" w:rsidRPr="002850AC">
              <w:rPr>
                <w:rFonts w:ascii="Arial" w:hAnsi="Arial" w:cs="Arial"/>
                <w:noProof/>
                <w:webHidden/>
              </w:rPr>
            </w:r>
            <w:r w:rsidR="005D7F71" w:rsidRPr="002850AC">
              <w:rPr>
                <w:rFonts w:ascii="Arial" w:hAnsi="Arial" w:cs="Arial"/>
                <w:noProof/>
                <w:webHidden/>
              </w:rPr>
              <w:fldChar w:fldCharType="separate"/>
            </w:r>
            <w:r w:rsidR="005D7F71" w:rsidRPr="002850AC">
              <w:rPr>
                <w:rFonts w:ascii="Arial" w:hAnsi="Arial" w:cs="Arial"/>
                <w:noProof/>
                <w:webHidden/>
              </w:rPr>
              <w:t>13</w:t>
            </w:r>
            <w:r w:rsidR="005D7F71" w:rsidRPr="002850AC">
              <w:rPr>
                <w:rFonts w:ascii="Arial" w:hAnsi="Arial" w:cs="Arial"/>
                <w:noProof/>
                <w:webHidden/>
              </w:rPr>
              <w:fldChar w:fldCharType="end"/>
            </w:r>
          </w:hyperlink>
        </w:p>
        <w:p w14:paraId="2257848A" w14:textId="77777777" w:rsidR="005D7F71" w:rsidRPr="002850AC" w:rsidRDefault="00C7505C">
          <w:pPr>
            <w:pStyle w:val="TOC2"/>
            <w:tabs>
              <w:tab w:val="left" w:pos="800"/>
              <w:tab w:val="right" w:leader="dot" w:pos="9350"/>
            </w:tabs>
            <w:rPr>
              <w:rFonts w:ascii="Arial" w:eastAsiaTheme="minorEastAsia" w:hAnsi="Arial" w:cs="Arial"/>
              <w:smallCaps w:val="0"/>
              <w:noProof/>
              <w:lang w:val="fr-FR" w:eastAsia="fr-FR"/>
            </w:rPr>
          </w:pPr>
          <w:hyperlink w:anchor="_Toc532213675" w:history="1">
            <w:r w:rsidR="005D7F71" w:rsidRPr="002850AC">
              <w:rPr>
                <w:rStyle w:val="Hyperlink"/>
                <w:rFonts w:ascii="Arial" w:hAnsi="Arial" w:cs="Arial"/>
                <w:noProof/>
              </w:rPr>
              <w:t>7.4</w:t>
            </w:r>
            <w:r w:rsidR="005D7F71" w:rsidRPr="002850AC">
              <w:rPr>
                <w:rFonts w:ascii="Arial" w:eastAsiaTheme="minorEastAsia" w:hAnsi="Arial" w:cs="Arial"/>
                <w:smallCaps w:val="0"/>
                <w:noProof/>
                <w:lang w:val="fr-FR" w:eastAsia="fr-FR"/>
              </w:rPr>
              <w:tab/>
            </w:r>
            <w:r w:rsidR="005D7F71" w:rsidRPr="002850AC">
              <w:rPr>
                <w:rStyle w:val="Hyperlink"/>
                <w:rFonts w:ascii="Arial" w:hAnsi="Arial" w:cs="Arial"/>
                <w:noProof/>
              </w:rPr>
              <w:t>Rules for Application Schemas</w:t>
            </w:r>
            <w:r w:rsidR="005D7F71" w:rsidRPr="002850AC">
              <w:rPr>
                <w:rFonts w:ascii="Arial" w:hAnsi="Arial" w:cs="Arial"/>
                <w:noProof/>
                <w:webHidden/>
              </w:rPr>
              <w:tab/>
            </w:r>
            <w:r w:rsidR="005D7F71" w:rsidRPr="002850AC">
              <w:rPr>
                <w:rFonts w:ascii="Arial" w:hAnsi="Arial" w:cs="Arial"/>
                <w:noProof/>
                <w:webHidden/>
              </w:rPr>
              <w:fldChar w:fldCharType="begin"/>
            </w:r>
            <w:r w:rsidR="005D7F71" w:rsidRPr="002850AC">
              <w:rPr>
                <w:rFonts w:ascii="Arial" w:hAnsi="Arial" w:cs="Arial"/>
                <w:noProof/>
                <w:webHidden/>
              </w:rPr>
              <w:instrText xml:space="preserve"> PAGEREF _Toc532213675 \h </w:instrText>
            </w:r>
            <w:r w:rsidR="005D7F71" w:rsidRPr="002850AC">
              <w:rPr>
                <w:rFonts w:ascii="Arial" w:hAnsi="Arial" w:cs="Arial"/>
                <w:noProof/>
                <w:webHidden/>
              </w:rPr>
            </w:r>
            <w:r w:rsidR="005D7F71" w:rsidRPr="002850AC">
              <w:rPr>
                <w:rFonts w:ascii="Arial" w:hAnsi="Arial" w:cs="Arial"/>
                <w:noProof/>
                <w:webHidden/>
              </w:rPr>
              <w:fldChar w:fldCharType="separate"/>
            </w:r>
            <w:r w:rsidR="005D7F71" w:rsidRPr="002850AC">
              <w:rPr>
                <w:rFonts w:ascii="Arial" w:hAnsi="Arial" w:cs="Arial"/>
                <w:noProof/>
                <w:webHidden/>
              </w:rPr>
              <w:t>14</w:t>
            </w:r>
            <w:r w:rsidR="005D7F71" w:rsidRPr="002850AC">
              <w:rPr>
                <w:rFonts w:ascii="Arial" w:hAnsi="Arial" w:cs="Arial"/>
                <w:noProof/>
                <w:webHidden/>
              </w:rPr>
              <w:fldChar w:fldCharType="end"/>
            </w:r>
          </w:hyperlink>
        </w:p>
        <w:p w14:paraId="128462A6" w14:textId="77777777" w:rsidR="005D7F71" w:rsidRPr="002850AC" w:rsidRDefault="00C7505C">
          <w:pPr>
            <w:pStyle w:val="TOC3"/>
            <w:tabs>
              <w:tab w:val="left" w:pos="1200"/>
              <w:tab w:val="right" w:leader="dot" w:pos="9350"/>
            </w:tabs>
            <w:rPr>
              <w:rFonts w:ascii="Arial" w:eastAsiaTheme="minorEastAsia" w:hAnsi="Arial" w:cs="Arial"/>
              <w:i w:val="0"/>
              <w:iCs w:val="0"/>
              <w:noProof/>
              <w:lang w:val="fr-FR" w:eastAsia="fr-FR"/>
            </w:rPr>
          </w:pPr>
          <w:hyperlink w:anchor="_Toc532213676" w:history="1">
            <w:r w:rsidR="005D7F71" w:rsidRPr="002850AC">
              <w:rPr>
                <w:rStyle w:val="Hyperlink"/>
                <w:rFonts w:ascii="Arial" w:hAnsi="Arial" w:cs="Arial"/>
                <w:noProof/>
              </w:rPr>
              <w:t>7.4.1</w:t>
            </w:r>
            <w:r w:rsidR="005D7F71" w:rsidRPr="002850AC">
              <w:rPr>
                <w:rFonts w:ascii="Arial" w:eastAsiaTheme="minorEastAsia" w:hAnsi="Arial" w:cs="Arial"/>
                <w:i w:val="0"/>
                <w:iCs w:val="0"/>
                <w:noProof/>
                <w:lang w:val="fr-FR" w:eastAsia="fr-FR"/>
              </w:rPr>
              <w:tab/>
            </w:r>
            <w:r w:rsidR="005D7F71" w:rsidRPr="002850AC">
              <w:rPr>
                <w:rStyle w:val="Hyperlink"/>
                <w:rFonts w:ascii="Arial" w:hAnsi="Arial" w:cs="Arial"/>
                <w:noProof/>
              </w:rPr>
              <w:t>Application Schemas for vector data</w:t>
            </w:r>
            <w:r w:rsidR="005D7F71" w:rsidRPr="002850AC">
              <w:rPr>
                <w:rFonts w:ascii="Arial" w:hAnsi="Arial" w:cs="Arial"/>
                <w:noProof/>
                <w:webHidden/>
              </w:rPr>
              <w:tab/>
            </w:r>
            <w:r w:rsidR="005D7F71" w:rsidRPr="002850AC">
              <w:rPr>
                <w:rFonts w:ascii="Arial" w:hAnsi="Arial" w:cs="Arial"/>
                <w:noProof/>
                <w:webHidden/>
              </w:rPr>
              <w:fldChar w:fldCharType="begin"/>
            </w:r>
            <w:r w:rsidR="005D7F71" w:rsidRPr="002850AC">
              <w:rPr>
                <w:rFonts w:ascii="Arial" w:hAnsi="Arial" w:cs="Arial"/>
                <w:noProof/>
                <w:webHidden/>
              </w:rPr>
              <w:instrText xml:space="preserve"> PAGEREF _Toc532213676 \h </w:instrText>
            </w:r>
            <w:r w:rsidR="005D7F71" w:rsidRPr="002850AC">
              <w:rPr>
                <w:rFonts w:ascii="Arial" w:hAnsi="Arial" w:cs="Arial"/>
                <w:noProof/>
                <w:webHidden/>
              </w:rPr>
            </w:r>
            <w:r w:rsidR="005D7F71" w:rsidRPr="002850AC">
              <w:rPr>
                <w:rFonts w:ascii="Arial" w:hAnsi="Arial" w:cs="Arial"/>
                <w:noProof/>
                <w:webHidden/>
              </w:rPr>
              <w:fldChar w:fldCharType="separate"/>
            </w:r>
            <w:r w:rsidR="005D7F71" w:rsidRPr="002850AC">
              <w:rPr>
                <w:rFonts w:ascii="Arial" w:hAnsi="Arial" w:cs="Arial"/>
                <w:noProof/>
                <w:webHidden/>
              </w:rPr>
              <w:t>14</w:t>
            </w:r>
            <w:r w:rsidR="005D7F71" w:rsidRPr="002850AC">
              <w:rPr>
                <w:rFonts w:ascii="Arial" w:hAnsi="Arial" w:cs="Arial"/>
                <w:noProof/>
                <w:webHidden/>
              </w:rPr>
              <w:fldChar w:fldCharType="end"/>
            </w:r>
          </w:hyperlink>
        </w:p>
        <w:p w14:paraId="7BC93CD6" w14:textId="77777777" w:rsidR="005D7F71" w:rsidRPr="002850AC" w:rsidRDefault="00C7505C">
          <w:pPr>
            <w:pStyle w:val="TOC3"/>
            <w:tabs>
              <w:tab w:val="left" w:pos="1200"/>
              <w:tab w:val="right" w:leader="dot" w:pos="9350"/>
            </w:tabs>
            <w:rPr>
              <w:rFonts w:ascii="Arial" w:eastAsiaTheme="minorEastAsia" w:hAnsi="Arial" w:cs="Arial"/>
              <w:i w:val="0"/>
              <w:iCs w:val="0"/>
              <w:noProof/>
              <w:lang w:val="fr-FR" w:eastAsia="fr-FR"/>
            </w:rPr>
          </w:pPr>
          <w:hyperlink w:anchor="_Toc532213678" w:history="1">
            <w:r w:rsidR="005D7F71" w:rsidRPr="002850AC">
              <w:rPr>
                <w:rStyle w:val="Hyperlink"/>
                <w:rFonts w:ascii="Arial" w:hAnsi="Arial" w:cs="Arial"/>
                <w:noProof/>
              </w:rPr>
              <w:t>7.4.2</w:t>
            </w:r>
            <w:r w:rsidR="005D7F71" w:rsidRPr="002850AC">
              <w:rPr>
                <w:rFonts w:ascii="Arial" w:eastAsiaTheme="minorEastAsia" w:hAnsi="Arial" w:cs="Arial"/>
                <w:i w:val="0"/>
                <w:iCs w:val="0"/>
                <w:noProof/>
                <w:lang w:val="fr-FR" w:eastAsia="fr-FR"/>
              </w:rPr>
              <w:tab/>
            </w:r>
            <w:r w:rsidR="005D7F71" w:rsidRPr="002850AC">
              <w:rPr>
                <w:rStyle w:val="Hyperlink"/>
                <w:rFonts w:ascii="Arial" w:hAnsi="Arial" w:cs="Arial"/>
                <w:noProof/>
              </w:rPr>
              <w:t>Application schemas for coverage data</w:t>
            </w:r>
            <w:r w:rsidR="005D7F71" w:rsidRPr="002850AC">
              <w:rPr>
                <w:rFonts w:ascii="Arial" w:hAnsi="Arial" w:cs="Arial"/>
                <w:noProof/>
                <w:webHidden/>
              </w:rPr>
              <w:tab/>
            </w:r>
            <w:r w:rsidR="005D7F71" w:rsidRPr="002850AC">
              <w:rPr>
                <w:rFonts w:ascii="Arial" w:hAnsi="Arial" w:cs="Arial"/>
                <w:noProof/>
                <w:webHidden/>
              </w:rPr>
              <w:fldChar w:fldCharType="begin"/>
            </w:r>
            <w:r w:rsidR="005D7F71" w:rsidRPr="002850AC">
              <w:rPr>
                <w:rFonts w:ascii="Arial" w:hAnsi="Arial" w:cs="Arial"/>
                <w:noProof/>
                <w:webHidden/>
              </w:rPr>
              <w:instrText xml:space="preserve"> PAGEREF _Toc532213678 \h </w:instrText>
            </w:r>
            <w:r w:rsidR="005D7F71" w:rsidRPr="002850AC">
              <w:rPr>
                <w:rFonts w:ascii="Arial" w:hAnsi="Arial" w:cs="Arial"/>
                <w:noProof/>
                <w:webHidden/>
              </w:rPr>
            </w:r>
            <w:r w:rsidR="005D7F71" w:rsidRPr="002850AC">
              <w:rPr>
                <w:rFonts w:ascii="Arial" w:hAnsi="Arial" w:cs="Arial"/>
                <w:noProof/>
                <w:webHidden/>
              </w:rPr>
              <w:fldChar w:fldCharType="separate"/>
            </w:r>
            <w:r w:rsidR="005D7F71" w:rsidRPr="002850AC">
              <w:rPr>
                <w:rFonts w:ascii="Arial" w:hAnsi="Arial" w:cs="Arial"/>
                <w:noProof/>
                <w:webHidden/>
              </w:rPr>
              <w:t>15</w:t>
            </w:r>
            <w:r w:rsidR="005D7F71" w:rsidRPr="002850AC">
              <w:rPr>
                <w:rFonts w:ascii="Arial" w:hAnsi="Arial" w:cs="Arial"/>
                <w:noProof/>
                <w:webHidden/>
              </w:rPr>
              <w:fldChar w:fldCharType="end"/>
            </w:r>
          </w:hyperlink>
        </w:p>
        <w:p w14:paraId="722FE955" w14:textId="77777777" w:rsidR="005D7F71" w:rsidRPr="002850AC" w:rsidRDefault="00C7505C">
          <w:pPr>
            <w:pStyle w:val="TOC3"/>
            <w:tabs>
              <w:tab w:val="left" w:pos="1200"/>
              <w:tab w:val="right" w:leader="dot" w:pos="9350"/>
            </w:tabs>
            <w:rPr>
              <w:rFonts w:ascii="Arial" w:eastAsiaTheme="minorEastAsia" w:hAnsi="Arial" w:cs="Arial"/>
              <w:i w:val="0"/>
              <w:iCs w:val="0"/>
              <w:noProof/>
              <w:lang w:val="fr-FR" w:eastAsia="fr-FR"/>
            </w:rPr>
          </w:pPr>
          <w:hyperlink w:anchor="_Toc532213679" w:history="1">
            <w:r w:rsidR="005D7F71" w:rsidRPr="002850AC">
              <w:rPr>
                <w:rStyle w:val="Hyperlink"/>
                <w:rFonts w:ascii="Arial" w:hAnsi="Arial" w:cs="Arial"/>
                <w:noProof/>
              </w:rPr>
              <w:t>7.4.3</w:t>
            </w:r>
            <w:r w:rsidR="005D7F71" w:rsidRPr="002850AC">
              <w:rPr>
                <w:rFonts w:ascii="Arial" w:eastAsiaTheme="minorEastAsia" w:hAnsi="Arial" w:cs="Arial"/>
                <w:i w:val="0"/>
                <w:iCs w:val="0"/>
                <w:noProof/>
                <w:lang w:val="fr-FR" w:eastAsia="fr-FR"/>
              </w:rPr>
              <w:tab/>
            </w:r>
            <w:r w:rsidR="005D7F71" w:rsidRPr="002850AC">
              <w:rPr>
                <w:rStyle w:val="Hyperlink"/>
                <w:rFonts w:ascii="Arial" w:hAnsi="Arial" w:cs="Arial"/>
                <w:noProof/>
              </w:rPr>
              <w:t>Additional rules</w:t>
            </w:r>
            <w:r w:rsidR="005D7F71" w:rsidRPr="002850AC">
              <w:rPr>
                <w:rFonts w:ascii="Arial" w:hAnsi="Arial" w:cs="Arial"/>
                <w:noProof/>
                <w:webHidden/>
              </w:rPr>
              <w:tab/>
            </w:r>
            <w:r w:rsidR="005D7F71" w:rsidRPr="002850AC">
              <w:rPr>
                <w:rFonts w:ascii="Arial" w:hAnsi="Arial" w:cs="Arial"/>
                <w:noProof/>
                <w:webHidden/>
              </w:rPr>
              <w:fldChar w:fldCharType="begin"/>
            </w:r>
            <w:r w:rsidR="005D7F71" w:rsidRPr="002850AC">
              <w:rPr>
                <w:rFonts w:ascii="Arial" w:hAnsi="Arial" w:cs="Arial"/>
                <w:noProof/>
                <w:webHidden/>
              </w:rPr>
              <w:instrText xml:space="preserve"> PAGEREF _Toc532213679 \h </w:instrText>
            </w:r>
            <w:r w:rsidR="005D7F71" w:rsidRPr="002850AC">
              <w:rPr>
                <w:rFonts w:ascii="Arial" w:hAnsi="Arial" w:cs="Arial"/>
                <w:noProof/>
                <w:webHidden/>
              </w:rPr>
            </w:r>
            <w:r w:rsidR="005D7F71" w:rsidRPr="002850AC">
              <w:rPr>
                <w:rFonts w:ascii="Arial" w:hAnsi="Arial" w:cs="Arial"/>
                <w:noProof/>
                <w:webHidden/>
              </w:rPr>
              <w:fldChar w:fldCharType="separate"/>
            </w:r>
            <w:r w:rsidR="005D7F71" w:rsidRPr="002850AC">
              <w:rPr>
                <w:rFonts w:ascii="Arial" w:hAnsi="Arial" w:cs="Arial"/>
                <w:noProof/>
                <w:webHidden/>
              </w:rPr>
              <w:t>15</w:t>
            </w:r>
            <w:r w:rsidR="005D7F71" w:rsidRPr="002850AC">
              <w:rPr>
                <w:rFonts w:ascii="Arial" w:hAnsi="Arial" w:cs="Arial"/>
                <w:noProof/>
                <w:webHidden/>
              </w:rPr>
              <w:fldChar w:fldCharType="end"/>
            </w:r>
          </w:hyperlink>
        </w:p>
        <w:p w14:paraId="33174B01" w14:textId="77777777" w:rsidR="005D7F71" w:rsidRPr="002850AC" w:rsidRDefault="00C7505C">
          <w:pPr>
            <w:pStyle w:val="TOC2"/>
            <w:tabs>
              <w:tab w:val="left" w:pos="800"/>
              <w:tab w:val="right" w:leader="dot" w:pos="9350"/>
            </w:tabs>
            <w:rPr>
              <w:rFonts w:ascii="Arial" w:eastAsiaTheme="minorEastAsia" w:hAnsi="Arial" w:cs="Arial"/>
              <w:smallCaps w:val="0"/>
              <w:noProof/>
              <w:lang w:val="fr-FR" w:eastAsia="fr-FR"/>
            </w:rPr>
          </w:pPr>
          <w:hyperlink w:anchor="_Toc532213680" w:history="1">
            <w:r w:rsidR="005D7F71" w:rsidRPr="002850AC">
              <w:rPr>
                <w:rStyle w:val="Hyperlink"/>
                <w:rFonts w:ascii="Arial" w:hAnsi="Arial" w:cs="Arial"/>
                <w:noProof/>
              </w:rPr>
              <w:t>7.5</w:t>
            </w:r>
            <w:r w:rsidR="005D7F71" w:rsidRPr="002850AC">
              <w:rPr>
                <w:rFonts w:ascii="Arial" w:eastAsiaTheme="minorEastAsia" w:hAnsi="Arial" w:cs="Arial"/>
                <w:smallCaps w:val="0"/>
                <w:noProof/>
                <w:lang w:val="fr-FR" w:eastAsia="fr-FR"/>
              </w:rPr>
              <w:tab/>
            </w:r>
            <w:r w:rsidR="005D7F71" w:rsidRPr="002850AC">
              <w:rPr>
                <w:rStyle w:val="Hyperlink"/>
                <w:rFonts w:ascii="Arial" w:hAnsi="Arial" w:cs="Arial"/>
                <w:noProof/>
              </w:rPr>
              <w:t>Other conventions and recommendations</w:t>
            </w:r>
            <w:r w:rsidR="005D7F71" w:rsidRPr="002850AC">
              <w:rPr>
                <w:rFonts w:ascii="Arial" w:hAnsi="Arial" w:cs="Arial"/>
                <w:noProof/>
                <w:webHidden/>
              </w:rPr>
              <w:tab/>
            </w:r>
            <w:r w:rsidR="005D7F71" w:rsidRPr="002850AC">
              <w:rPr>
                <w:rFonts w:ascii="Arial" w:hAnsi="Arial" w:cs="Arial"/>
                <w:noProof/>
                <w:webHidden/>
              </w:rPr>
              <w:fldChar w:fldCharType="begin"/>
            </w:r>
            <w:r w:rsidR="005D7F71" w:rsidRPr="002850AC">
              <w:rPr>
                <w:rFonts w:ascii="Arial" w:hAnsi="Arial" w:cs="Arial"/>
                <w:noProof/>
                <w:webHidden/>
              </w:rPr>
              <w:instrText xml:space="preserve"> PAGEREF _Toc532213680 \h </w:instrText>
            </w:r>
            <w:r w:rsidR="005D7F71" w:rsidRPr="002850AC">
              <w:rPr>
                <w:rFonts w:ascii="Arial" w:hAnsi="Arial" w:cs="Arial"/>
                <w:noProof/>
                <w:webHidden/>
              </w:rPr>
            </w:r>
            <w:r w:rsidR="005D7F71" w:rsidRPr="002850AC">
              <w:rPr>
                <w:rFonts w:ascii="Arial" w:hAnsi="Arial" w:cs="Arial"/>
                <w:noProof/>
                <w:webHidden/>
              </w:rPr>
              <w:fldChar w:fldCharType="separate"/>
            </w:r>
            <w:r w:rsidR="005D7F71" w:rsidRPr="002850AC">
              <w:rPr>
                <w:rFonts w:ascii="Arial" w:hAnsi="Arial" w:cs="Arial"/>
                <w:noProof/>
                <w:webHidden/>
              </w:rPr>
              <w:t>16</w:t>
            </w:r>
            <w:r w:rsidR="005D7F71" w:rsidRPr="002850AC">
              <w:rPr>
                <w:rFonts w:ascii="Arial" w:hAnsi="Arial" w:cs="Arial"/>
                <w:noProof/>
                <w:webHidden/>
              </w:rPr>
              <w:fldChar w:fldCharType="end"/>
            </w:r>
          </w:hyperlink>
        </w:p>
        <w:p w14:paraId="1FA53936" w14:textId="77777777" w:rsidR="005D7F71" w:rsidRPr="002850AC" w:rsidRDefault="00C7505C">
          <w:pPr>
            <w:pStyle w:val="TOC3"/>
            <w:tabs>
              <w:tab w:val="left" w:pos="1200"/>
              <w:tab w:val="right" w:leader="dot" w:pos="9350"/>
            </w:tabs>
            <w:rPr>
              <w:rFonts w:ascii="Arial" w:eastAsiaTheme="minorEastAsia" w:hAnsi="Arial" w:cs="Arial"/>
              <w:i w:val="0"/>
              <w:iCs w:val="0"/>
              <w:noProof/>
              <w:lang w:val="fr-FR" w:eastAsia="fr-FR"/>
            </w:rPr>
          </w:pPr>
          <w:hyperlink w:anchor="_Toc532213681" w:history="1">
            <w:r w:rsidR="005D7F71" w:rsidRPr="002850AC">
              <w:rPr>
                <w:rStyle w:val="Hyperlink"/>
                <w:rFonts w:ascii="Arial" w:hAnsi="Arial" w:cs="Arial"/>
                <w:noProof/>
              </w:rPr>
              <w:t>7.5.1</w:t>
            </w:r>
            <w:r w:rsidR="005D7F71" w:rsidRPr="002850AC">
              <w:rPr>
                <w:rFonts w:ascii="Arial" w:eastAsiaTheme="minorEastAsia" w:hAnsi="Arial" w:cs="Arial"/>
                <w:i w:val="0"/>
                <w:iCs w:val="0"/>
                <w:noProof/>
                <w:lang w:val="fr-FR" w:eastAsia="fr-FR"/>
              </w:rPr>
              <w:tab/>
            </w:r>
            <w:r w:rsidR="005D7F71" w:rsidRPr="002850AC">
              <w:rPr>
                <w:rStyle w:val="Hyperlink"/>
                <w:rFonts w:ascii="Arial" w:hAnsi="Arial" w:cs="Arial"/>
                <w:noProof/>
              </w:rPr>
              <w:t>Reuse and harmonization</w:t>
            </w:r>
            <w:r w:rsidR="005D7F71" w:rsidRPr="002850AC">
              <w:rPr>
                <w:rFonts w:ascii="Arial" w:hAnsi="Arial" w:cs="Arial"/>
                <w:noProof/>
                <w:webHidden/>
              </w:rPr>
              <w:tab/>
            </w:r>
            <w:r w:rsidR="005D7F71" w:rsidRPr="002850AC">
              <w:rPr>
                <w:rFonts w:ascii="Arial" w:hAnsi="Arial" w:cs="Arial"/>
                <w:noProof/>
                <w:webHidden/>
              </w:rPr>
              <w:fldChar w:fldCharType="begin"/>
            </w:r>
            <w:r w:rsidR="005D7F71" w:rsidRPr="002850AC">
              <w:rPr>
                <w:rFonts w:ascii="Arial" w:hAnsi="Arial" w:cs="Arial"/>
                <w:noProof/>
                <w:webHidden/>
              </w:rPr>
              <w:instrText xml:space="preserve"> PAGEREF _Toc532213681 \h </w:instrText>
            </w:r>
            <w:r w:rsidR="005D7F71" w:rsidRPr="002850AC">
              <w:rPr>
                <w:rFonts w:ascii="Arial" w:hAnsi="Arial" w:cs="Arial"/>
                <w:noProof/>
                <w:webHidden/>
              </w:rPr>
            </w:r>
            <w:r w:rsidR="005D7F71" w:rsidRPr="002850AC">
              <w:rPr>
                <w:rFonts w:ascii="Arial" w:hAnsi="Arial" w:cs="Arial"/>
                <w:noProof/>
                <w:webHidden/>
              </w:rPr>
              <w:fldChar w:fldCharType="separate"/>
            </w:r>
            <w:r w:rsidR="005D7F71" w:rsidRPr="002850AC">
              <w:rPr>
                <w:rFonts w:ascii="Arial" w:hAnsi="Arial" w:cs="Arial"/>
                <w:noProof/>
                <w:webHidden/>
              </w:rPr>
              <w:t>16</w:t>
            </w:r>
            <w:r w:rsidR="005D7F71" w:rsidRPr="002850AC">
              <w:rPr>
                <w:rFonts w:ascii="Arial" w:hAnsi="Arial" w:cs="Arial"/>
                <w:noProof/>
                <w:webHidden/>
              </w:rPr>
              <w:fldChar w:fldCharType="end"/>
            </w:r>
          </w:hyperlink>
        </w:p>
        <w:p w14:paraId="209089E9" w14:textId="77777777" w:rsidR="005D7F71" w:rsidRPr="002850AC" w:rsidRDefault="00C7505C">
          <w:pPr>
            <w:pStyle w:val="TOC3"/>
            <w:tabs>
              <w:tab w:val="left" w:pos="1200"/>
              <w:tab w:val="right" w:leader="dot" w:pos="9350"/>
            </w:tabs>
            <w:rPr>
              <w:rFonts w:ascii="Arial" w:eastAsiaTheme="minorEastAsia" w:hAnsi="Arial" w:cs="Arial"/>
              <w:i w:val="0"/>
              <w:iCs w:val="0"/>
              <w:noProof/>
              <w:lang w:val="fr-FR" w:eastAsia="fr-FR"/>
            </w:rPr>
          </w:pPr>
          <w:hyperlink w:anchor="_Toc532213682" w:history="1">
            <w:r w:rsidR="005D7F71" w:rsidRPr="002850AC">
              <w:rPr>
                <w:rStyle w:val="Hyperlink"/>
                <w:rFonts w:ascii="Arial" w:hAnsi="Arial" w:cs="Arial"/>
                <w:noProof/>
                <w:lang w:eastAsia="ko-KR"/>
              </w:rPr>
              <w:t>7.5.2</w:t>
            </w:r>
            <w:r w:rsidR="005D7F71" w:rsidRPr="002850AC">
              <w:rPr>
                <w:rFonts w:ascii="Arial" w:eastAsiaTheme="minorEastAsia" w:hAnsi="Arial" w:cs="Arial"/>
                <w:i w:val="0"/>
                <w:iCs w:val="0"/>
                <w:noProof/>
                <w:lang w:val="fr-FR" w:eastAsia="fr-FR"/>
              </w:rPr>
              <w:tab/>
            </w:r>
            <w:r w:rsidR="005D7F71" w:rsidRPr="002850AC">
              <w:rPr>
                <w:rStyle w:val="Hyperlink"/>
                <w:rFonts w:ascii="Arial" w:hAnsi="Arial" w:cs="Arial"/>
                <w:noProof/>
              </w:rPr>
              <w:t>Features and information types</w:t>
            </w:r>
            <w:r w:rsidR="005D7F71" w:rsidRPr="002850AC">
              <w:rPr>
                <w:rFonts w:ascii="Arial" w:hAnsi="Arial" w:cs="Arial"/>
                <w:noProof/>
                <w:webHidden/>
              </w:rPr>
              <w:tab/>
            </w:r>
            <w:r w:rsidR="005D7F71" w:rsidRPr="002850AC">
              <w:rPr>
                <w:rFonts w:ascii="Arial" w:hAnsi="Arial" w:cs="Arial"/>
                <w:noProof/>
                <w:webHidden/>
              </w:rPr>
              <w:fldChar w:fldCharType="begin"/>
            </w:r>
            <w:r w:rsidR="005D7F71" w:rsidRPr="002850AC">
              <w:rPr>
                <w:rFonts w:ascii="Arial" w:hAnsi="Arial" w:cs="Arial"/>
                <w:noProof/>
                <w:webHidden/>
              </w:rPr>
              <w:instrText xml:space="preserve"> PAGEREF _Toc532213682 \h </w:instrText>
            </w:r>
            <w:r w:rsidR="005D7F71" w:rsidRPr="002850AC">
              <w:rPr>
                <w:rFonts w:ascii="Arial" w:hAnsi="Arial" w:cs="Arial"/>
                <w:noProof/>
                <w:webHidden/>
              </w:rPr>
            </w:r>
            <w:r w:rsidR="005D7F71" w:rsidRPr="002850AC">
              <w:rPr>
                <w:rFonts w:ascii="Arial" w:hAnsi="Arial" w:cs="Arial"/>
                <w:noProof/>
                <w:webHidden/>
              </w:rPr>
              <w:fldChar w:fldCharType="separate"/>
            </w:r>
            <w:r w:rsidR="005D7F71" w:rsidRPr="002850AC">
              <w:rPr>
                <w:rFonts w:ascii="Arial" w:hAnsi="Arial" w:cs="Arial"/>
                <w:noProof/>
                <w:webHidden/>
              </w:rPr>
              <w:t>16</w:t>
            </w:r>
            <w:r w:rsidR="005D7F71" w:rsidRPr="002850AC">
              <w:rPr>
                <w:rFonts w:ascii="Arial" w:hAnsi="Arial" w:cs="Arial"/>
                <w:noProof/>
                <w:webHidden/>
              </w:rPr>
              <w:fldChar w:fldCharType="end"/>
            </w:r>
          </w:hyperlink>
        </w:p>
        <w:p w14:paraId="64077972" w14:textId="77777777" w:rsidR="005D7F71" w:rsidRPr="002850AC" w:rsidRDefault="00C7505C">
          <w:pPr>
            <w:pStyle w:val="TOC3"/>
            <w:tabs>
              <w:tab w:val="left" w:pos="1200"/>
              <w:tab w:val="right" w:leader="dot" w:pos="9350"/>
            </w:tabs>
            <w:rPr>
              <w:rFonts w:ascii="Arial" w:eastAsiaTheme="minorEastAsia" w:hAnsi="Arial" w:cs="Arial"/>
              <w:i w:val="0"/>
              <w:iCs w:val="0"/>
              <w:noProof/>
              <w:lang w:val="fr-FR" w:eastAsia="fr-FR"/>
            </w:rPr>
          </w:pPr>
          <w:hyperlink w:anchor="_Toc532213683" w:history="1">
            <w:r w:rsidR="005D7F71" w:rsidRPr="002850AC">
              <w:rPr>
                <w:rStyle w:val="Hyperlink"/>
                <w:rFonts w:ascii="Arial" w:hAnsi="Arial" w:cs="Arial"/>
                <w:noProof/>
              </w:rPr>
              <w:t>7.5.3</w:t>
            </w:r>
            <w:r w:rsidR="005D7F71" w:rsidRPr="002850AC">
              <w:rPr>
                <w:rFonts w:ascii="Arial" w:eastAsiaTheme="minorEastAsia" w:hAnsi="Arial" w:cs="Arial"/>
                <w:i w:val="0"/>
                <w:iCs w:val="0"/>
                <w:noProof/>
                <w:lang w:val="fr-FR" w:eastAsia="fr-FR"/>
              </w:rPr>
              <w:tab/>
            </w:r>
            <w:r w:rsidR="005D7F71" w:rsidRPr="002850AC">
              <w:rPr>
                <w:rStyle w:val="Hyperlink"/>
                <w:rFonts w:ascii="Arial" w:hAnsi="Arial" w:cs="Arial"/>
                <w:noProof/>
              </w:rPr>
              <w:t>Superclasses and subclasses</w:t>
            </w:r>
            <w:r w:rsidR="005D7F71" w:rsidRPr="002850AC">
              <w:rPr>
                <w:rFonts w:ascii="Arial" w:hAnsi="Arial" w:cs="Arial"/>
                <w:noProof/>
                <w:webHidden/>
              </w:rPr>
              <w:tab/>
            </w:r>
            <w:r w:rsidR="005D7F71" w:rsidRPr="002850AC">
              <w:rPr>
                <w:rFonts w:ascii="Arial" w:hAnsi="Arial" w:cs="Arial"/>
                <w:noProof/>
                <w:webHidden/>
              </w:rPr>
              <w:fldChar w:fldCharType="begin"/>
            </w:r>
            <w:r w:rsidR="005D7F71" w:rsidRPr="002850AC">
              <w:rPr>
                <w:rFonts w:ascii="Arial" w:hAnsi="Arial" w:cs="Arial"/>
                <w:noProof/>
                <w:webHidden/>
              </w:rPr>
              <w:instrText xml:space="preserve"> PAGEREF _Toc532213683 \h </w:instrText>
            </w:r>
            <w:r w:rsidR="005D7F71" w:rsidRPr="002850AC">
              <w:rPr>
                <w:rFonts w:ascii="Arial" w:hAnsi="Arial" w:cs="Arial"/>
                <w:noProof/>
                <w:webHidden/>
              </w:rPr>
            </w:r>
            <w:r w:rsidR="005D7F71" w:rsidRPr="002850AC">
              <w:rPr>
                <w:rFonts w:ascii="Arial" w:hAnsi="Arial" w:cs="Arial"/>
                <w:noProof/>
                <w:webHidden/>
              </w:rPr>
              <w:fldChar w:fldCharType="separate"/>
            </w:r>
            <w:r w:rsidR="005D7F71" w:rsidRPr="002850AC">
              <w:rPr>
                <w:rFonts w:ascii="Arial" w:hAnsi="Arial" w:cs="Arial"/>
                <w:noProof/>
                <w:webHidden/>
              </w:rPr>
              <w:t>16</w:t>
            </w:r>
            <w:r w:rsidR="005D7F71" w:rsidRPr="002850AC">
              <w:rPr>
                <w:rFonts w:ascii="Arial" w:hAnsi="Arial" w:cs="Arial"/>
                <w:noProof/>
                <w:webHidden/>
              </w:rPr>
              <w:fldChar w:fldCharType="end"/>
            </w:r>
          </w:hyperlink>
        </w:p>
        <w:p w14:paraId="0DCB0766" w14:textId="77777777" w:rsidR="005D7F71" w:rsidRPr="002850AC" w:rsidRDefault="00C7505C">
          <w:pPr>
            <w:pStyle w:val="TOC3"/>
            <w:tabs>
              <w:tab w:val="left" w:pos="1200"/>
              <w:tab w:val="right" w:leader="dot" w:pos="9350"/>
            </w:tabs>
            <w:rPr>
              <w:rFonts w:ascii="Arial" w:eastAsiaTheme="minorEastAsia" w:hAnsi="Arial" w:cs="Arial"/>
              <w:i w:val="0"/>
              <w:iCs w:val="0"/>
              <w:noProof/>
              <w:lang w:val="fr-FR" w:eastAsia="fr-FR"/>
            </w:rPr>
          </w:pPr>
          <w:hyperlink w:anchor="_Toc532213684" w:history="1">
            <w:r w:rsidR="005D7F71" w:rsidRPr="002850AC">
              <w:rPr>
                <w:rStyle w:val="Hyperlink"/>
                <w:rFonts w:ascii="Arial" w:hAnsi="Arial" w:cs="Arial"/>
                <w:noProof/>
              </w:rPr>
              <w:t>7.5.4</w:t>
            </w:r>
            <w:r w:rsidR="005D7F71" w:rsidRPr="002850AC">
              <w:rPr>
                <w:rFonts w:ascii="Arial" w:eastAsiaTheme="minorEastAsia" w:hAnsi="Arial" w:cs="Arial"/>
                <w:i w:val="0"/>
                <w:iCs w:val="0"/>
                <w:noProof/>
                <w:lang w:val="fr-FR" w:eastAsia="fr-FR"/>
              </w:rPr>
              <w:tab/>
            </w:r>
            <w:r w:rsidR="005D7F71" w:rsidRPr="002850AC">
              <w:rPr>
                <w:rStyle w:val="Hyperlink"/>
                <w:rFonts w:ascii="Arial" w:hAnsi="Arial" w:cs="Arial"/>
                <w:noProof/>
              </w:rPr>
              <w:t>Associations and association classes</w:t>
            </w:r>
            <w:r w:rsidR="005D7F71" w:rsidRPr="002850AC">
              <w:rPr>
                <w:rFonts w:ascii="Arial" w:hAnsi="Arial" w:cs="Arial"/>
                <w:noProof/>
                <w:webHidden/>
              </w:rPr>
              <w:tab/>
            </w:r>
            <w:r w:rsidR="005D7F71" w:rsidRPr="002850AC">
              <w:rPr>
                <w:rFonts w:ascii="Arial" w:hAnsi="Arial" w:cs="Arial"/>
                <w:noProof/>
                <w:webHidden/>
              </w:rPr>
              <w:fldChar w:fldCharType="begin"/>
            </w:r>
            <w:r w:rsidR="005D7F71" w:rsidRPr="002850AC">
              <w:rPr>
                <w:rFonts w:ascii="Arial" w:hAnsi="Arial" w:cs="Arial"/>
                <w:noProof/>
                <w:webHidden/>
              </w:rPr>
              <w:instrText xml:space="preserve"> PAGEREF _Toc532213684 \h </w:instrText>
            </w:r>
            <w:r w:rsidR="005D7F71" w:rsidRPr="002850AC">
              <w:rPr>
                <w:rFonts w:ascii="Arial" w:hAnsi="Arial" w:cs="Arial"/>
                <w:noProof/>
                <w:webHidden/>
              </w:rPr>
            </w:r>
            <w:r w:rsidR="005D7F71" w:rsidRPr="002850AC">
              <w:rPr>
                <w:rFonts w:ascii="Arial" w:hAnsi="Arial" w:cs="Arial"/>
                <w:noProof/>
                <w:webHidden/>
              </w:rPr>
              <w:fldChar w:fldCharType="separate"/>
            </w:r>
            <w:r w:rsidR="005D7F71" w:rsidRPr="002850AC">
              <w:rPr>
                <w:rFonts w:ascii="Arial" w:hAnsi="Arial" w:cs="Arial"/>
                <w:noProof/>
                <w:webHidden/>
              </w:rPr>
              <w:t>18</w:t>
            </w:r>
            <w:r w:rsidR="005D7F71" w:rsidRPr="002850AC">
              <w:rPr>
                <w:rFonts w:ascii="Arial" w:hAnsi="Arial" w:cs="Arial"/>
                <w:noProof/>
                <w:webHidden/>
              </w:rPr>
              <w:fldChar w:fldCharType="end"/>
            </w:r>
          </w:hyperlink>
        </w:p>
        <w:p w14:paraId="40E786A2" w14:textId="77777777" w:rsidR="005D7F71" w:rsidRPr="002850AC" w:rsidRDefault="00C7505C">
          <w:pPr>
            <w:pStyle w:val="TOC3"/>
            <w:tabs>
              <w:tab w:val="left" w:pos="1200"/>
              <w:tab w:val="right" w:leader="dot" w:pos="9350"/>
            </w:tabs>
            <w:rPr>
              <w:rFonts w:ascii="Arial" w:eastAsiaTheme="minorEastAsia" w:hAnsi="Arial" w:cs="Arial"/>
              <w:i w:val="0"/>
              <w:iCs w:val="0"/>
              <w:noProof/>
              <w:lang w:val="fr-FR" w:eastAsia="fr-FR"/>
            </w:rPr>
          </w:pPr>
          <w:hyperlink w:anchor="_Toc532213686" w:history="1">
            <w:r w:rsidR="005D7F71" w:rsidRPr="002850AC">
              <w:rPr>
                <w:rStyle w:val="Hyperlink"/>
                <w:rFonts w:ascii="Arial" w:hAnsi="Arial" w:cs="Arial"/>
                <w:noProof/>
              </w:rPr>
              <w:t>7.5.5</w:t>
            </w:r>
            <w:r w:rsidR="005D7F71" w:rsidRPr="002850AC">
              <w:rPr>
                <w:rFonts w:ascii="Arial" w:eastAsiaTheme="minorEastAsia" w:hAnsi="Arial" w:cs="Arial"/>
                <w:i w:val="0"/>
                <w:iCs w:val="0"/>
                <w:noProof/>
                <w:lang w:val="fr-FR" w:eastAsia="fr-FR"/>
              </w:rPr>
              <w:tab/>
            </w:r>
            <w:r w:rsidR="005D7F71" w:rsidRPr="002850AC">
              <w:rPr>
                <w:rStyle w:val="Hyperlink"/>
                <w:rFonts w:ascii="Arial" w:hAnsi="Arial" w:cs="Arial"/>
                <w:noProof/>
              </w:rPr>
              <w:t>Attributes in general</w:t>
            </w:r>
            <w:r w:rsidR="005D7F71" w:rsidRPr="002850AC">
              <w:rPr>
                <w:rFonts w:ascii="Arial" w:hAnsi="Arial" w:cs="Arial"/>
                <w:noProof/>
                <w:webHidden/>
              </w:rPr>
              <w:tab/>
            </w:r>
            <w:r w:rsidR="005D7F71" w:rsidRPr="002850AC">
              <w:rPr>
                <w:rFonts w:ascii="Arial" w:hAnsi="Arial" w:cs="Arial"/>
                <w:noProof/>
                <w:webHidden/>
              </w:rPr>
              <w:fldChar w:fldCharType="begin"/>
            </w:r>
            <w:r w:rsidR="005D7F71" w:rsidRPr="002850AC">
              <w:rPr>
                <w:rFonts w:ascii="Arial" w:hAnsi="Arial" w:cs="Arial"/>
                <w:noProof/>
                <w:webHidden/>
              </w:rPr>
              <w:instrText xml:space="preserve"> PAGEREF _Toc532213686 \h </w:instrText>
            </w:r>
            <w:r w:rsidR="005D7F71" w:rsidRPr="002850AC">
              <w:rPr>
                <w:rFonts w:ascii="Arial" w:hAnsi="Arial" w:cs="Arial"/>
                <w:noProof/>
                <w:webHidden/>
              </w:rPr>
            </w:r>
            <w:r w:rsidR="005D7F71" w:rsidRPr="002850AC">
              <w:rPr>
                <w:rFonts w:ascii="Arial" w:hAnsi="Arial" w:cs="Arial"/>
                <w:noProof/>
                <w:webHidden/>
              </w:rPr>
              <w:fldChar w:fldCharType="separate"/>
            </w:r>
            <w:r w:rsidR="005D7F71" w:rsidRPr="002850AC">
              <w:rPr>
                <w:rFonts w:ascii="Arial" w:hAnsi="Arial" w:cs="Arial"/>
                <w:noProof/>
                <w:webHidden/>
              </w:rPr>
              <w:t>20</w:t>
            </w:r>
            <w:r w:rsidR="005D7F71" w:rsidRPr="002850AC">
              <w:rPr>
                <w:rFonts w:ascii="Arial" w:hAnsi="Arial" w:cs="Arial"/>
                <w:noProof/>
                <w:webHidden/>
              </w:rPr>
              <w:fldChar w:fldCharType="end"/>
            </w:r>
          </w:hyperlink>
        </w:p>
        <w:p w14:paraId="0D24BFA2" w14:textId="77777777" w:rsidR="005D7F71" w:rsidRPr="002850AC" w:rsidRDefault="00C7505C">
          <w:pPr>
            <w:pStyle w:val="TOC3"/>
            <w:tabs>
              <w:tab w:val="left" w:pos="1200"/>
              <w:tab w:val="right" w:leader="dot" w:pos="9350"/>
            </w:tabs>
            <w:rPr>
              <w:rFonts w:ascii="Arial" w:eastAsiaTheme="minorEastAsia" w:hAnsi="Arial" w:cs="Arial"/>
              <w:i w:val="0"/>
              <w:iCs w:val="0"/>
              <w:noProof/>
              <w:lang w:val="fr-FR" w:eastAsia="fr-FR"/>
            </w:rPr>
          </w:pPr>
          <w:hyperlink w:anchor="_Toc532213688" w:history="1">
            <w:r w:rsidR="005D7F71" w:rsidRPr="002850AC">
              <w:rPr>
                <w:rStyle w:val="Hyperlink"/>
                <w:rFonts w:ascii="Arial" w:hAnsi="Arial" w:cs="Arial"/>
                <w:noProof/>
              </w:rPr>
              <w:t>7.5.6</w:t>
            </w:r>
            <w:r w:rsidR="005D7F71" w:rsidRPr="002850AC">
              <w:rPr>
                <w:rFonts w:ascii="Arial" w:eastAsiaTheme="minorEastAsia" w:hAnsi="Arial" w:cs="Arial"/>
                <w:i w:val="0"/>
                <w:iCs w:val="0"/>
                <w:noProof/>
                <w:lang w:val="fr-FR" w:eastAsia="fr-FR"/>
              </w:rPr>
              <w:tab/>
            </w:r>
            <w:r w:rsidR="005D7F71" w:rsidRPr="002850AC">
              <w:rPr>
                <w:rStyle w:val="Hyperlink"/>
                <w:rFonts w:ascii="Arial" w:hAnsi="Arial" w:cs="Arial"/>
                <w:noProof/>
              </w:rPr>
              <w:t>Codelist and enumeration attributes</w:t>
            </w:r>
            <w:r w:rsidR="005D7F71" w:rsidRPr="002850AC">
              <w:rPr>
                <w:rFonts w:ascii="Arial" w:hAnsi="Arial" w:cs="Arial"/>
                <w:noProof/>
                <w:webHidden/>
              </w:rPr>
              <w:tab/>
            </w:r>
            <w:r w:rsidR="005D7F71" w:rsidRPr="002850AC">
              <w:rPr>
                <w:rFonts w:ascii="Arial" w:hAnsi="Arial" w:cs="Arial"/>
                <w:noProof/>
                <w:webHidden/>
              </w:rPr>
              <w:fldChar w:fldCharType="begin"/>
            </w:r>
            <w:r w:rsidR="005D7F71" w:rsidRPr="002850AC">
              <w:rPr>
                <w:rFonts w:ascii="Arial" w:hAnsi="Arial" w:cs="Arial"/>
                <w:noProof/>
                <w:webHidden/>
              </w:rPr>
              <w:instrText xml:space="preserve"> PAGEREF _Toc532213688 \h </w:instrText>
            </w:r>
            <w:r w:rsidR="005D7F71" w:rsidRPr="002850AC">
              <w:rPr>
                <w:rFonts w:ascii="Arial" w:hAnsi="Arial" w:cs="Arial"/>
                <w:noProof/>
                <w:webHidden/>
              </w:rPr>
            </w:r>
            <w:r w:rsidR="005D7F71" w:rsidRPr="002850AC">
              <w:rPr>
                <w:rFonts w:ascii="Arial" w:hAnsi="Arial" w:cs="Arial"/>
                <w:noProof/>
                <w:webHidden/>
              </w:rPr>
              <w:fldChar w:fldCharType="separate"/>
            </w:r>
            <w:r w:rsidR="005D7F71" w:rsidRPr="002850AC">
              <w:rPr>
                <w:rFonts w:ascii="Arial" w:hAnsi="Arial" w:cs="Arial"/>
                <w:noProof/>
                <w:webHidden/>
              </w:rPr>
              <w:t>21</w:t>
            </w:r>
            <w:r w:rsidR="005D7F71" w:rsidRPr="002850AC">
              <w:rPr>
                <w:rFonts w:ascii="Arial" w:hAnsi="Arial" w:cs="Arial"/>
                <w:noProof/>
                <w:webHidden/>
              </w:rPr>
              <w:fldChar w:fldCharType="end"/>
            </w:r>
          </w:hyperlink>
        </w:p>
        <w:p w14:paraId="55D867F7" w14:textId="77777777" w:rsidR="005D7F71" w:rsidRPr="002850AC" w:rsidRDefault="00C7505C">
          <w:pPr>
            <w:pStyle w:val="TOC3"/>
            <w:tabs>
              <w:tab w:val="left" w:pos="1200"/>
              <w:tab w:val="right" w:leader="dot" w:pos="9350"/>
            </w:tabs>
            <w:rPr>
              <w:rFonts w:ascii="Arial" w:eastAsiaTheme="minorEastAsia" w:hAnsi="Arial" w:cs="Arial"/>
              <w:i w:val="0"/>
              <w:iCs w:val="0"/>
              <w:noProof/>
              <w:lang w:val="fr-FR" w:eastAsia="fr-FR"/>
            </w:rPr>
          </w:pPr>
          <w:hyperlink w:anchor="_Toc532213689" w:history="1">
            <w:r w:rsidR="005D7F71" w:rsidRPr="002850AC">
              <w:rPr>
                <w:rStyle w:val="Hyperlink"/>
                <w:rFonts w:ascii="Arial" w:hAnsi="Arial" w:cs="Arial"/>
                <w:noProof/>
              </w:rPr>
              <w:t>7.5.7</w:t>
            </w:r>
            <w:r w:rsidR="005D7F71" w:rsidRPr="002850AC">
              <w:rPr>
                <w:rFonts w:ascii="Arial" w:eastAsiaTheme="minorEastAsia" w:hAnsi="Arial" w:cs="Arial"/>
                <w:i w:val="0"/>
                <w:iCs w:val="0"/>
                <w:noProof/>
                <w:lang w:val="fr-FR" w:eastAsia="fr-FR"/>
              </w:rPr>
              <w:tab/>
            </w:r>
            <w:r w:rsidR="005D7F71" w:rsidRPr="002850AC">
              <w:rPr>
                <w:rStyle w:val="Hyperlink"/>
                <w:rFonts w:ascii="Arial" w:hAnsi="Arial" w:cs="Arial"/>
                <w:noProof/>
              </w:rPr>
              <w:t>Labels and definitions for listed values</w:t>
            </w:r>
            <w:r w:rsidR="005D7F71" w:rsidRPr="002850AC">
              <w:rPr>
                <w:rFonts w:ascii="Arial" w:hAnsi="Arial" w:cs="Arial"/>
                <w:noProof/>
                <w:webHidden/>
              </w:rPr>
              <w:tab/>
            </w:r>
            <w:r w:rsidR="005D7F71" w:rsidRPr="002850AC">
              <w:rPr>
                <w:rFonts w:ascii="Arial" w:hAnsi="Arial" w:cs="Arial"/>
                <w:noProof/>
                <w:webHidden/>
              </w:rPr>
              <w:fldChar w:fldCharType="begin"/>
            </w:r>
            <w:r w:rsidR="005D7F71" w:rsidRPr="002850AC">
              <w:rPr>
                <w:rFonts w:ascii="Arial" w:hAnsi="Arial" w:cs="Arial"/>
                <w:noProof/>
                <w:webHidden/>
              </w:rPr>
              <w:instrText xml:space="preserve"> PAGEREF _Toc532213689 \h </w:instrText>
            </w:r>
            <w:r w:rsidR="005D7F71" w:rsidRPr="002850AC">
              <w:rPr>
                <w:rFonts w:ascii="Arial" w:hAnsi="Arial" w:cs="Arial"/>
                <w:noProof/>
                <w:webHidden/>
              </w:rPr>
            </w:r>
            <w:r w:rsidR="005D7F71" w:rsidRPr="002850AC">
              <w:rPr>
                <w:rFonts w:ascii="Arial" w:hAnsi="Arial" w:cs="Arial"/>
                <w:noProof/>
                <w:webHidden/>
              </w:rPr>
              <w:fldChar w:fldCharType="separate"/>
            </w:r>
            <w:r w:rsidR="005D7F71" w:rsidRPr="002850AC">
              <w:rPr>
                <w:rFonts w:ascii="Arial" w:hAnsi="Arial" w:cs="Arial"/>
                <w:noProof/>
                <w:webHidden/>
              </w:rPr>
              <w:t>21</w:t>
            </w:r>
            <w:r w:rsidR="005D7F71" w:rsidRPr="002850AC">
              <w:rPr>
                <w:rFonts w:ascii="Arial" w:hAnsi="Arial" w:cs="Arial"/>
                <w:noProof/>
                <w:webHidden/>
              </w:rPr>
              <w:fldChar w:fldCharType="end"/>
            </w:r>
          </w:hyperlink>
        </w:p>
        <w:p w14:paraId="6A195ED2" w14:textId="77777777" w:rsidR="005D7F71" w:rsidRPr="002850AC" w:rsidRDefault="00C7505C">
          <w:pPr>
            <w:pStyle w:val="TOC3"/>
            <w:tabs>
              <w:tab w:val="left" w:pos="1200"/>
              <w:tab w:val="right" w:leader="dot" w:pos="9350"/>
            </w:tabs>
            <w:rPr>
              <w:rFonts w:ascii="Arial" w:eastAsiaTheme="minorEastAsia" w:hAnsi="Arial" w:cs="Arial"/>
              <w:i w:val="0"/>
              <w:iCs w:val="0"/>
              <w:noProof/>
              <w:lang w:val="fr-FR" w:eastAsia="fr-FR"/>
            </w:rPr>
          </w:pPr>
          <w:hyperlink w:anchor="_Toc532213690" w:history="1">
            <w:r w:rsidR="005D7F71" w:rsidRPr="002850AC">
              <w:rPr>
                <w:rStyle w:val="Hyperlink"/>
                <w:rFonts w:ascii="Arial" w:hAnsi="Arial" w:cs="Arial"/>
                <w:noProof/>
              </w:rPr>
              <w:t>7.5.8</w:t>
            </w:r>
            <w:r w:rsidR="005D7F71" w:rsidRPr="002850AC">
              <w:rPr>
                <w:rFonts w:ascii="Arial" w:eastAsiaTheme="minorEastAsia" w:hAnsi="Arial" w:cs="Arial"/>
                <w:i w:val="0"/>
                <w:iCs w:val="0"/>
                <w:noProof/>
                <w:lang w:val="fr-FR" w:eastAsia="fr-FR"/>
              </w:rPr>
              <w:tab/>
            </w:r>
            <w:r w:rsidR="005D7F71" w:rsidRPr="002850AC">
              <w:rPr>
                <w:rStyle w:val="Hyperlink"/>
                <w:rFonts w:ascii="Arial" w:hAnsi="Arial" w:cs="Arial"/>
                <w:noProof/>
              </w:rPr>
              <w:t>Data types</w:t>
            </w:r>
            <w:r w:rsidR="005D7F71" w:rsidRPr="002850AC">
              <w:rPr>
                <w:rFonts w:ascii="Arial" w:hAnsi="Arial" w:cs="Arial"/>
                <w:noProof/>
                <w:webHidden/>
              </w:rPr>
              <w:tab/>
            </w:r>
            <w:r w:rsidR="005D7F71" w:rsidRPr="002850AC">
              <w:rPr>
                <w:rFonts w:ascii="Arial" w:hAnsi="Arial" w:cs="Arial"/>
                <w:noProof/>
                <w:webHidden/>
              </w:rPr>
              <w:fldChar w:fldCharType="begin"/>
            </w:r>
            <w:r w:rsidR="005D7F71" w:rsidRPr="002850AC">
              <w:rPr>
                <w:rFonts w:ascii="Arial" w:hAnsi="Arial" w:cs="Arial"/>
                <w:noProof/>
                <w:webHidden/>
              </w:rPr>
              <w:instrText xml:space="preserve"> PAGEREF _Toc532213690 \h </w:instrText>
            </w:r>
            <w:r w:rsidR="005D7F71" w:rsidRPr="002850AC">
              <w:rPr>
                <w:rFonts w:ascii="Arial" w:hAnsi="Arial" w:cs="Arial"/>
                <w:noProof/>
                <w:webHidden/>
              </w:rPr>
            </w:r>
            <w:r w:rsidR="005D7F71" w:rsidRPr="002850AC">
              <w:rPr>
                <w:rFonts w:ascii="Arial" w:hAnsi="Arial" w:cs="Arial"/>
                <w:noProof/>
                <w:webHidden/>
              </w:rPr>
              <w:fldChar w:fldCharType="separate"/>
            </w:r>
            <w:r w:rsidR="005D7F71" w:rsidRPr="002850AC">
              <w:rPr>
                <w:rFonts w:ascii="Arial" w:hAnsi="Arial" w:cs="Arial"/>
                <w:noProof/>
                <w:webHidden/>
              </w:rPr>
              <w:t>21</w:t>
            </w:r>
            <w:r w:rsidR="005D7F71" w:rsidRPr="002850AC">
              <w:rPr>
                <w:rFonts w:ascii="Arial" w:hAnsi="Arial" w:cs="Arial"/>
                <w:noProof/>
                <w:webHidden/>
              </w:rPr>
              <w:fldChar w:fldCharType="end"/>
            </w:r>
          </w:hyperlink>
        </w:p>
        <w:p w14:paraId="6A57944D" w14:textId="77777777" w:rsidR="005D7F71" w:rsidRPr="002850AC" w:rsidRDefault="00C7505C">
          <w:pPr>
            <w:pStyle w:val="TOC3"/>
            <w:tabs>
              <w:tab w:val="left" w:pos="1200"/>
              <w:tab w:val="right" w:leader="dot" w:pos="9350"/>
            </w:tabs>
            <w:rPr>
              <w:rFonts w:ascii="Arial" w:eastAsiaTheme="minorEastAsia" w:hAnsi="Arial" w:cs="Arial"/>
              <w:i w:val="0"/>
              <w:iCs w:val="0"/>
              <w:noProof/>
              <w:lang w:val="fr-FR" w:eastAsia="fr-FR"/>
            </w:rPr>
          </w:pPr>
          <w:hyperlink w:anchor="_Toc532213691" w:history="1">
            <w:r w:rsidR="005D7F71" w:rsidRPr="002850AC">
              <w:rPr>
                <w:rStyle w:val="Hyperlink"/>
                <w:rFonts w:ascii="Arial" w:hAnsi="Arial" w:cs="Arial"/>
                <w:noProof/>
              </w:rPr>
              <w:t>7.5.9</w:t>
            </w:r>
            <w:r w:rsidR="005D7F71" w:rsidRPr="002850AC">
              <w:rPr>
                <w:rFonts w:ascii="Arial" w:eastAsiaTheme="minorEastAsia" w:hAnsi="Arial" w:cs="Arial"/>
                <w:i w:val="0"/>
                <w:iCs w:val="0"/>
                <w:noProof/>
                <w:lang w:val="fr-FR" w:eastAsia="fr-FR"/>
              </w:rPr>
              <w:tab/>
            </w:r>
            <w:r w:rsidR="005D7F71" w:rsidRPr="002850AC">
              <w:rPr>
                <w:rStyle w:val="Hyperlink"/>
                <w:rFonts w:ascii="Arial" w:hAnsi="Arial" w:cs="Arial"/>
                <w:noProof/>
              </w:rPr>
              <w:t>Codes for listed values</w:t>
            </w:r>
            <w:r w:rsidR="005D7F71" w:rsidRPr="002850AC">
              <w:rPr>
                <w:rFonts w:ascii="Arial" w:hAnsi="Arial" w:cs="Arial"/>
                <w:noProof/>
                <w:webHidden/>
              </w:rPr>
              <w:tab/>
            </w:r>
            <w:r w:rsidR="005D7F71" w:rsidRPr="002850AC">
              <w:rPr>
                <w:rFonts w:ascii="Arial" w:hAnsi="Arial" w:cs="Arial"/>
                <w:noProof/>
                <w:webHidden/>
              </w:rPr>
              <w:fldChar w:fldCharType="begin"/>
            </w:r>
            <w:r w:rsidR="005D7F71" w:rsidRPr="002850AC">
              <w:rPr>
                <w:rFonts w:ascii="Arial" w:hAnsi="Arial" w:cs="Arial"/>
                <w:noProof/>
                <w:webHidden/>
              </w:rPr>
              <w:instrText xml:space="preserve"> PAGEREF _Toc532213691 \h </w:instrText>
            </w:r>
            <w:r w:rsidR="005D7F71" w:rsidRPr="002850AC">
              <w:rPr>
                <w:rFonts w:ascii="Arial" w:hAnsi="Arial" w:cs="Arial"/>
                <w:noProof/>
                <w:webHidden/>
              </w:rPr>
            </w:r>
            <w:r w:rsidR="005D7F71" w:rsidRPr="002850AC">
              <w:rPr>
                <w:rFonts w:ascii="Arial" w:hAnsi="Arial" w:cs="Arial"/>
                <w:noProof/>
                <w:webHidden/>
              </w:rPr>
              <w:fldChar w:fldCharType="separate"/>
            </w:r>
            <w:r w:rsidR="005D7F71" w:rsidRPr="002850AC">
              <w:rPr>
                <w:rFonts w:ascii="Arial" w:hAnsi="Arial" w:cs="Arial"/>
                <w:noProof/>
                <w:webHidden/>
              </w:rPr>
              <w:t>22</w:t>
            </w:r>
            <w:r w:rsidR="005D7F71" w:rsidRPr="002850AC">
              <w:rPr>
                <w:rFonts w:ascii="Arial" w:hAnsi="Arial" w:cs="Arial"/>
                <w:noProof/>
                <w:webHidden/>
              </w:rPr>
              <w:fldChar w:fldCharType="end"/>
            </w:r>
          </w:hyperlink>
        </w:p>
        <w:p w14:paraId="3CE12B09" w14:textId="77777777" w:rsidR="005D7F71" w:rsidRPr="002850AC" w:rsidRDefault="00C7505C">
          <w:pPr>
            <w:pStyle w:val="TOC2"/>
            <w:tabs>
              <w:tab w:val="left" w:pos="800"/>
              <w:tab w:val="right" w:leader="dot" w:pos="9350"/>
            </w:tabs>
            <w:rPr>
              <w:rFonts w:ascii="Arial" w:eastAsiaTheme="minorEastAsia" w:hAnsi="Arial" w:cs="Arial"/>
              <w:smallCaps w:val="0"/>
              <w:noProof/>
              <w:lang w:val="fr-FR" w:eastAsia="fr-FR"/>
            </w:rPr>
          </w:pPr>
          <w:hyperlink w:anchor="_Toc532213692" w:history="1">
            <w:r w:rsidR="005D7F71" w:rsidRPr="002850AC">
              <w:rPr>
                <w:rStyle w:val="Hyperlink"/>
                <w:rFonts w:ascii="Arial" w:hAnsi="Arial" w:cs="Arial"/>
                <w:noProof/>
              </w:rPr>
              <w:t>7.6</w:t>
            </w:r>
            <w:r w:rsidR="005D7F71" w:rsidRPr="002850AC">
              <w:rPr>
                <w:rFonts w:ascii="Arial" w:eastAsiaTheme="minorEastAsia" w:hAnsi="Arial" w:cs="Arial"/>
                <w:smallCaps w:val="0"/>
                <w:noProof/>
                <w:lang w:val="fr-FR" w:eastAsia="fr-FR"/>
              </w:rPr>
              <w:tab/>
            </w:r>
            <w:r w:rsidR="005D7F71" w:rsidRPr="002850AC">
              <w:rPr>
                <w:rStyle w:val="Hyperlink"/>
                <w:rFonts w:ascii="Arial" w:hAnsi="Arial" w:cs="Arial"/>
                <w:noProof/>
              </w:rPr>
              <w:t>Recommended practices</w:t>
            </w:r>
            <w:r w:rsidR="005D7F71" w:rsidRPr="002850AC">
              <w:rPr>
                <w:rFonts w:ascii="Arial" w:hAnsi="Arial" w:cs="Arial"/>
                <w:noProof/>
                <w:webHidden/>
              </w:rPr>
              <w:tab/>
            </w:r>
            <w:r w:rsidR="005D7F71" w:rsidRPr="002850AC">
              <w:rPr>
                <w:rFonts w:ascii="Arial" w:hAnsi="Arial" w:cs="Arial"/>
                <w:noProof/>
                <w:webHidden/>
              </w:rPr>
              <w:fldChar w:fldCharType="begin"/>
            </w:r>
            <w:r w:rsidR="005D7F71" w:rsidRPr="002850AC">
              <w:rPr>
                <w:rFonts w:ascii="Arial" w:hAnsi="Arial" w:cs="Arial"/>
                <w:noProof/>
                <w:webHidden/>
              </w:rPr>
              <w:instrText xml:space="preserve"> PAGEREF _Toc532213692 \h </w:instrText>
            </w:r>
            <w:r w:rsidR="005D7F71" w:rsidRPr="002850AC">
              <w:rPr>
                <w:rFonts w:ascii="Arial" w:hAnsi="Arial" w:cs="Arial"/>
                <w:noProof/>
                <w:webHidden/>
              </w:rPr>
            </w:r>
            <w:r w:rsidR="005D7F71" w:rsidRPr="002850AC">
              <w:rPr>
                <w:rFonts w:ascii="Arial" w:hAnsi="Arial" w:cs="Arial"/>
                <w:noProof/>
                <w:webHidden/>
              </w:rPr>
              <w:fldChar w:fldCharType="separate"/>
            </w:r>
            <w:r w:rsidR="005D7F71" w:rsidRPr="002850AC">
              <w:rPr>
                <w:rFonts w:ascii="Arial" w:hAnsi="Arial" w:cs="Arial"/>
                <w:noProof/>
                <w:webHidden/>
              </w:rPr>
              <w:t>22</w:t>
            </w:r>
            <w:r w:rsidR="005D7F71" w:rsidRPr="002850AC">
              <w:rPr>
                <w:rFonts w:ascii="Arial" w:hAnsi="Arial" w:cs="Arial"/>
                <w:noProof/>
                <w:webHidden/>
              </w:rPr>
              <w:fldChar w:fldCharType="end"/>
            </w:r>
          </w:hyperlink>
        </w:p>
        <w:p w14:paraId="253CC2AD" w14:textId="77777777" w:rsidR="005D7F71" w:rsidRPr="002850AC" w:rsidRDefault="00C7505C">
          <w:pPr>
            <w:pStyle w:val="TOC3"/>
            <w:tabs>
              <w:tab w:val="left" w:pos="1200"/>
              <w:tab w:val="right" w:leader="dot" w:pos="9350"/>
            </w:tabs>
            <w:rPr>
              <w:rFonts w:ascii="Arial" w:eastAsiaTheme="minorEastAsia" w:hAnsi="Arial" w:cs="Arial"/>
              <w:i w:val="0"/>
              <w:iCs w:val="0"/>
              <w:noProof/>
              <w:lang w:val="fr-FR" w:eastAsia="fr-FR"/>
            </w:rPr>
          </w:pPr>
          <w:hyperlink w:anchor="_Toc532213693" w:history="1">
            <w:r w:rsidR="005D7F71" w:rsidRPr="002850AC">
              <w:rPr>
                <w:rStyle w:val="Hyperlink"/>
                <w:rFonts w:ascii="Arial" w:hAnsi="Arial" w:cs="Arial"/>
                <w:noProof/>
              </w:rPr>
              <w:t>7.6.1</w:t>
            </w:r>
            <w:r w:rsidR="005D7F71" w:rsidRPr="002850AC">
              <w:rPr>
                <w:rFonts w:ascii="Arial" w:eastAsiaTheme="minorEastAsia" w:hAnsi="Arial" w:cs="Arial"/>
                <w:i w:val="0"/>
                <w:iCs w:val="0"/>
                <w:noProof/>
                <w:lang w:val="fr-FR" w:eastAsia="fr-FR"/>
              </w:rPr>
              <w:tab/>
            </w:r>
            <w:r w:rsidR="005D7F71" w:rsidRPr="002850AC">
              <w:rPr>
                <w:rStyle w:val="Hyperlink"/>
                <w:rFonts w:ascii="Arial" w:hAnsi="Arial" w:cs="Arial"/>
                <w:noProof/>
              </w:rPr>
              <w:t>Reviews of model elements and structure</w:t>
            </w:r>
            <w:r w:rsidR="005D7F71" w:rsidRPr="002850AC">
              <w:rPr>
                <w:rFonts w:ascii="Arial" w:hAnsi="Arial" w:cs="Arial"/>
                <w:noProof/>
                <w:webHidden/>
              </w:rPr>
              <w:tab/>
            </w:r>
            <w:r w:rsidR="005D7F71" w:rsidRPr="002850AC">
              <w:rPr>
                <w:rFonts w:ascii="Arial" w:hAnsi="Arial" w:cs="Arial"/>
                <w:noProof/>
                <w:webHidden/>
              </w:rPr>
              <w:fldChar w:fldCharType="begin"/>
            </w:r>
            <w:r w:rsidR="005D7F71" w:rsidRPr="002850AC">
              <w:rPr>
                <w:rFonts w:ascii="Arial" w:hAnsi="Arial" w:cs="Arial"/>
                <w:noProof/>
                <w:webHidden/>
              </w:rPr>
              <w:instrText xml:space="preserve"> PAGEREF _Toc532213693 \h </w:instrText>
            </w:r>
            <w:r w:rsidR="005D7F71" w:rsidRPr="002850AC">
              <w:rPr>
                <w:rFonts w:ascii="Arial" w:hAnsi="Arial" w:cs="Arial"/>
                <w:noProof/>
                <w:webHidden/>
              </w:rPr>
            </w:r>
            <w:r w:rsidR="005D7F71" w:rsidRPr="002850AC">
              <w:rPr>
                <w:rFonts w:ascii="Arial" w:hAnsi="Arial" w:cs="Arial"/>
                <w:noProof/>
                <w:webHidden/>
              </w:rPr>
              <w:fldChar w:fldCharType="separate"/>
            </w:r>
            <w:r w:rsidR="005D7F71" w:rsidRPr="002850AC">
              <w:rPr>
                <w:rFonts w:ascii="Arial" w:hAnsi="Arial" w:cs="Arial"/>
                <w:noProof/>
                <w:webHidden/>
              </w:rPr>
              <w:t>22</w:t>
            </w:r>
            <w:r w:rsidR="005D7F71" w:rsidRPr="002850AC">
              <w:rPr>
                <w:rFonts w:ascii="Arial" w:hAnsi="Arial" w:cs="Arial"/>
                <w:noProof/>
                <w:webHidden/>
              </w:rPr>
              <w:fldChar w:fldCharType="end"/>
            </w:r>
          </w:hyperlink>
        </w:p>
        <w:p w14:paraId="2705287D" w14:textId="77777777" w:rsidR="005D7F71" w:rsidRPr="002850AC" w:rsidRDefault="00C7505C">
          <w:pPr>
            <w:pStyle w:val="TOC3"/>
            <w:tabs>
              <w:tab w:val="left" w:pos="1200"/>
              <w:tab w:val="right" w:leader="dot" w:pos="9350"/>
            </w:tabs>
            <w:rPr>
              <w:rFonts w:ascii="Arial" w:eastAsiaTheme="minorEastAsia" w:hAnsi="Arial" w:cs="Arial"/>
              <w:i w:val="0"/>
              <w:iCs w:val="0"/>
              <w:noProof/>
              <w:lang w:val="fr-FR" w:eastAsia="fr-FR"/>
            </w:rPr>
          </w:pPr>
          <w:hyperlink w:anchor="_Toc532213694" w:history="1">
            <w:r w:rsidR="005D7F71" w:rsidRPr="002850AC">
              <w:rPr>
                <w:rStyle w:val="Hyperlink"/>
                <w:rFonts w:ascii="Arial" w:hAnsi="Arial" w:cs="Arial"/>
                <w:noProof/>
              </w:rPr>
              <w:t>7.6.2</w:t>
            </w:r>
            <w:r w:rsidR="005D7F71" w:rsidRPr="002850AC">
              <w:rPr>
                <w:rFonts w:ascii="Arial" w:eastAsiaTheme="minorEastAsia" w:hAnsi="Arial" w:cs="Arial"/>
                <w:i w:val="0"/>
                <w:iCs w:val="0"/>
                <w:noProof/>
                <w:lang w:val="fr-FR" w:eastAsia="fr-FR"/>
              </w:rPr>
              <w:tab/>
            </w:r>
            <w:r w:rsidR="005D7F71" w:rsidRPr="002850AC">
              <w:rPr>
                <w:rStyle w:val="Hyperlink"/>
                <w:rFonts w:ascii="Arial" w:hAnsi="Arial" w:cs="Arial"/>
                <w:noProof/>
              </w:rPr>
              <w:t>Diagram layout</w:t>
            </w:r>
            <w:r w:rsidR="005D7F71" w:rsidRPr="002850AC">
              <w:rPr>
                <w:rFonts w:ascii="Arial" w:hAnsi="Arial" w:cs="Arial"/>
                <w:noProof/>
                <w:webHidden/>
              </w:rPr>
              <w:tab/>
            </w:r>
            <w:r w:rsidR="005D7F71" w:rsidRPr="002850AC">
              <w:rPr>
                <w:rFonts w:ascii="Arial" w:hAnsi="Arial" w:cs="Arial"/>
                <w:noProof/>
                <w:webHidden/>
              </w:rPr>
              <w:fldChar w:fldCharType="begin"/>
            </w:r>
            <w:r w:rsidR="005D7F71" w:rsidRPr="002850AC">
              <w:rPr>
                <w:rFonts w:ascii="Arial" w:hAnsi="Arial" w:cs="Arial"/>
                <w:noProof/>
                <w:webHidden/>
              </w:rPr>
              <w:instrText xml:space="preserve"> PAGEREF _Toc532213694 \h </w:instrText>
            </w:r>
            <w:r w:rsidR="005D7F71" w:rsidRPr="002850AC">
              <w:rPr>
                <w:rFonts w:ascii="Arial" w:hAnsi="Arial" w:cs="Arial"/>
                <w:noProof/>
                <w:webHidden/>
              </w:rPr>
            </w:r>
            <w:r w:rsidR="005D7F71" w:rsidRPr="002850AC">
              <w:rPr>
                <w:rFonts w:ascii="Arial" w:hAnsi="Arial" w:cs="Arial"/>
                <w:noProof/>
                <w:webHidden/>
              </w:rPr>
              <w:fldChar w:fldCharType="separate"/>
            </w:r>
            <w:r w:rsidR="005D7F71" w:rsidRPr="002850AC">
              <w:rPr>
                <w:rFonts w:ascii="Arial" w:hAnsi="Arial" w:cs="Arial"/>
                <w:noProof/>
                <w:webHidden/>
              </w:rPr>
              <w:t>22</w:t>
            </w:r>
            <w:r w:rsidR="005D7F71" w:rsidRPr="002850AC">
              <w:rPr>
                <w:rFonts w:ascii="Arial" w:hAnsi="Arial" w:cs="Arial"/>
                <w:noProof/>
                <w:webHidden/>
              </w:rPr>
              <w:fldChar w:fldCharType="end"/>
            </w:r>
          </w:hyperlink>
        </w:p>
        <w:p w14:paraId="0BEEFB63" w14:textId="77777777" w:rsidR="005D7F71" w:rsidRPr="002850AC" w:rsidRDefault="00C7505C">
          <w:pPr>
            <w:pStyle w:val="TOC3"/>
            <w:tabs>
              <w:tab w:val="left" w:pos="1200"/>
              <w:tab w:val="right" w:leader="dot" w:pos="9350"/>
            </w:tabs>
            <w:rPr>
              <w:rFonts w:ascii="Arial" w:eastAsiaTheme="minorEastAsia" w:hAnsi="Arial" w:cs="Arial"/>
              <w:i w:val="0"/>
              <w:iCs w:val="0"/>
              <w:noProof/>
              <w:lang w:val="fr-FR" w:eastAsia="fr-FR"/>
            </w:rPr>
          </w:pPr>
          <w:hyperlink w:anchor="_Toc532213695" w:history="1">
            <w:r w:rsidR="005D7F71" w:rsidRPr="002850AC">
              <w:rPr>
                <w:rStyle w:val="Hyperlink"/>
                <w:rFonts w:ascii="Arial" w:hAnsi="Arial" w:cs="Arial"/>
                <w:noProof/>
              </w:rPr>
              <w:t>7.6.3</w:t>
            </w:r>
            <w:r w:rsidR="005D7F71" w:rsidRPr="002850AC">
              <w:rPr>
                <w:rFonts w:ascii="Arial" w:eastAsiaTheme="minorEastAsia" w:hAnsi="Arial" w:cs="Arial"/>
                <w:i w:val="0"/>
                <w:iCs w:val="0"/>
                <w:noProof/>
                <w:lang w:val="fr-FR" w:eastAsia="fr-FR"/>
              </w:rPr>
              <w:tab/>
            </w:r>
            <w:r w:rsidR="005D7F71" w:rsidRPr="002850AC">
              <w:rPr>
                <w:rStyle w:val="Hyperlink"/>
                <w:rFonts w:ascii="Arial" w:hAnsi="Arial" w:cs="Arial"/>
                <w:noProof/>
              </w:rPr>
              <w:t>Colour coding of model elements</w:t>
            </w:r>
            <w:r w:rsidR="005D7F71" w:rsidRPr="002850AC">
              <w:rPr>
                <w:rFonts w:ascii="Arial" w:hAnsi="Arial" w:cs="Arial"/>
                <w:noProof/>
                <w:webHidden/>
              </w:rPr>
              <w:tab/>
            </w:r>
            <w:r w:rsidR="005D7F71" w:rsidRPr="002850AC">
              <w:rPr>
                <w:rFonts w:ascii="Arial" w:hAnsi="Arial" w:cs="Arial"/>
                <w:noProof/>
                <w:webHidden/>
              </w:rPr>
              <w:fldChar w:fldCharType="begin"/>
            </w:r>
            <w:r w:rsidR="005D7F71" w:rsidRPr="002850AC">
              <w:rPr>
                <w:rFonts w:ascii="Arial" w:hAnsi="Arial" w:cs="Arial"/>
                <w:noProof/>
                <w:webHidden/>
              </w:rPr>
              <w:instrText xml:space="preserve"> PAGEREF _Toc532213695 \h </w:instrText>
            </w:r>
            <w:r w:rsidR="005D7F71" w:rsidRPr="002850AC">
              <w:rPr>
                <w:rFonts w:ascii="Arial" w:hAnsi="Arial" w:cs="Arial"/>
                <w:noProof/>
                <w:webHidden/>
              </w:rPr>
            </w:r>
            <w:r w:rsidR="005D7F71" w:rsidRPr="002850AC">
              <w:rPr>
                <w:rFonts w:ascii="Arial" w:hAnsi="Arial" w:cs="Arial"/>
                <w:noProof/>
                <w:webHidden/>
              </w:rPr>
              <w:fldChar w:fldCharType="separate"/>
            </w:r>
            <w:r w:rsidR="005D7F71" w:rsidRPr="002850AC">
              <w:rPr>
                <w:rFonts w:ascii="Arial" w:hAnsi="Arial" w:cs="Arial"/>
                <w:noProof/>
                <w:webHidden/>
              </w:rPr>
              <w:t>22</w:t>
            </w:r>
            <w:r w:rsidR="005D7F71" w:rsidRPr="002850AC">
              <w:rPr>
                <w:rFonts w:ascii="Arial" w:hAnsi="Arial" w:cs="Arial"/>
                <w:noProof/>
                <w:webHidden/>
              </w:rPr>
              <w:fldChar w:fldCharType="end"/>
            </w:r>
          </w:hyperlink>
        </w:p>
        <w:p w14:paraId="6A2EAC60" w14:textId="77777777" w:rsidR="005D7F71" w:rsidRPr="002850AC" w:rsidRDefault="00C7505C">
          <w:pPr>
            <w:pStyle w:val="TOC3"/>
            <w:tabs>
              <w:tab w:val="left" w:pos="1200"/>
              <w:tab w:val="right" w:leader="dot" w:pos="9350"/>
            </w:tabs>
            <w:rPr>
              <w:rFonts w:ascii="Arial" w:eastAsiaTheme="minorEastAsia" w:hAnsi="Arial" w:cs="Arial"/>
              <w:i w:val="0"/>
              <w:iCs w:val="0"/>
              <w:noProof/>
              <w:lang w:val="fr-FR" w:eastAsia="fr-FR"/>
            </w:rPr>
          </w:pPr>
          <w:hyperlink w:anchor="_Toc532213696" w:history="1">
            <w:r w:rsidR="005D7F71" w:rsidRPr="002850AC">
              <w:rPr>
                <w:rStyle w:val="Hyperlink"/>
                <w:rFonts w:ascii="Arial" w:hAnsi="Arial" w:cs="Arial"/>
                <w:noProof/>
              </w:rPr>
              <w:t>7.6.4</w:t>
            </w:r>
            <w:r w:rsidR="005D7F71" w:rsidRPr="002850AC">
              <w:rPr>
                <w:rFonts w:ascii="Arial" w:eastAsiaTheme="minorEastAsia" w:hAnsi="Arial" w:cs="Arial"/>
                <w:i w:val="0"/>
                <w:iCs w:val="0"/>
                <w:noProof/>
                <w:lang w:val="fr-FR" w:eastAsia="fr-FR"/>
              </w:rPr>
              <w:tab/>
            </w:r>
            <w:r w:rsidR="005D7F71" w:rsidRPr="002850AC">
              <w:rPr>
                <w:rStyle w:val="Hyperlink"/>
                <w:rFonts w:ascii="Arial" w:hAnsi="Arial" w:cs="Arial"/>
                <w:noProof/>
              </w:rPr>
              <w:t>Documentation tables</w:t>
            </w:r>
            <w:r w:rsidR="005D7F71" w:rsidRPr="002850AC">
              <w:rPr>
                <w:rFonts w:ascii="Arial" w:hAnsi="Arial" w:cs="Arial"/>
                <w:noProof/>
                <w:webHidden/>
              </w:rPr>
              <w:tab/>
            </w:r>
            <w:r w:rsidR="005D7F71" w:rsidRPr="002850AC">
              <w:rPr>
                <w:rFonts w:ascii="Arial" w:hAnsi="Arial" w:cs="Arial"/>
                <w:noProof/>
                <w:webHidden/>
              </w:rPr>
              <w:fldChar w:fldCharType="begin"/>
            </w:r>
            <w:r w:rsidR="005D7F71" w:rsidRPr="002850AC">
              <w:rPr>
                <w:rFonts w:ascii="Arial" w:hAnsi="Arial" w:cs="Arial"/>
                <w:noProof/>
                <w:webHidden/>
              </w:rPr>
              <w:instrText xml:space="preserve"> PAGEREF _Toc532213696 \h </w:instrText>
            </w:r>
            <w:r w:rsidR="005D7F71" w:rsidRPr="002850AC">
              <w:rPr>
                <w:rFonts w:ascii="Arial" w:hAnsi="Arial" w:cs="Arial"/>
                <w:noProof/>
                <w:webHidden/>
              </w:rPr>
            </w:r>
            <w:r w:rsidR="005D7F71" w:rsidRPr="002850AC">
              <w:rPr>
                <w:rFonts w:ascii="Arial" w:hAnsi="Arial" w:cs="Arial"/>
                <w:noProof/>
                <w:webHidden/>
              </w:rPr>
              <w:fldChar w:fldCharType="separate"/>
            </w:r>
            <w:r w:rsidR="005D7F71" w:rsidRPr="002850AC">
              <w:rPr>
                <w:rFonts w:ascii="Arial" w:hAnsi="Arial" w:cs="Arial"/>
                <w:noProof/>
                <w:webHidden/>
              </w:rPr>
              <w:t>22</w:t>
            </w:r>
            <w:r w:rsidR="005D7F71" w:rsidRPr="002850AC">
              <w:rPr>
                <w:rFonts w:ascii="Arial" w:hAnsi="Arial" w:cs="Arial"/>
                <w:noProof/>
                <w:webHidden/>
              </w:rPr>
              <w:fldChar w:fldCharType="end"/>
            </w:r>
          </w:hyperlink>
        </w:p>
        <w:p w14:paraId="1B97CD8C" w14:textId="77777777" w:rsidR="005D7F71" w:rsidRPr="002850AC" w:rsidRDefault="00C7505C">
          <w:pPr>
            <w:pStyle w:val="TOC3"/>
            <w:tabs>
              <w:tab w:val="left" w:pos="1200"/>
              <w:tab w:val="right" w:leader="dot" w:pos="9350"/>
            </w:tabs>
            <w:rPr>
              <w:rFonts w:ascii="Arial" w:eastAsiaTheme="minorEastAsia" w:hAnsi="Arial" w:cs="Arial"/>
              <w:i w:val="0"/>
              <w:iCs w:val="0"/>
              <w:noProof/>
              <w:lang w:val="fr-FR" w:eastAsia="fr-FR"/>
            </w:rPr>
          </w:pPr>
          <w:hyperlink w:anchor="_Toc532213697" w:history="1">
            <w:r w:rsidR="005D7F71" w:rsidRPr="002850AC">
              <w:rPr>
                <w:rStyle w:val="Hyperlink"/>
                <w:rFonts w:ascii="Arial" w:hAnsi="Arial" w:cs="Arial"/>
                <w:noProof/>
              </w:rPr>
              <w:t>7.6.5</w:t>
            </w:r>
            <w:r w:rsidR="005D7F71" w:rsidRPr="002850AC">
              <w:rPr>
                <w:rFonts w:ascii="Arial" w:eastAsiaTheme="minorEastAsia" w:hAnsi="Arial" w:cs="Arial"/>
                <w:i w:val="0"/>
                <w:iCs w:val="0"/>
                <w:noProof/>
                <w:lang w:val="fr-FR" w:eastAsia="fr-FR"/>
              </w:rPr>
              <w:tab/>
            </w:r>
            <w:r w:rsidR="005D7F71" w:rsidRPr="002850AC">
              <w:rPr>
                <w:rStyle w:val="Hyperlink"/>
                <w:rFonts w:ascii="Arial" w:hAnsi="Arial" w:cs="Arial"/>
                <w:noProof/>
              </w:rPr>
              <w:t>Software support</w:t>
            </w:r>
            <w:r w:rsidR="005D7F71" w:rsidRPr="002850AC">
              <w:rPr>
                <w:rFonts w:ascii="Arial" w:hAnsi="Arial" w:cs="Arial"/>
                <w:noProof/>
                <w:webHidden/>
              </w:rPr>
              <w:tab/>
            </w:r>
            <w:r w:rsidR="005D7F71" w:rsidRPr="002850AC">
              <w:rPr>
                <w:rFonts w:ascii="Arial" w:hAnsi="Arial" w:cs="Arial"/>
                <w:noProof/>
                <w:webHidden/>
              </w:rPr>
              <w:fldChar w:fldCharType="begin"/>
            </w:r>
            <w:r w:rsidR="005D7F71" w:rsidRPr="002850AC">
              <w:rPr>
                <w:rFonts w:ascii="Arial" w:hAnsi="Arial" w:cs="Arial"/>
                <w:noProof/>
                <w:webHidden/>
              </w:rPr>
              <w:instrText xml:space="preserve"> PAGEREF _Toc532213697 \h </w:instrText>
            </w:r>
            <w:r w:rsidR="005D7F71" w:rsidRPr="002850AC">
              <w:rPr>
                <w:rFonts w:ascii="Arial" w:hAnsi="Arial" w:cs="Arial"/>
                <w:noProof/>
                <w:webHidden/>
              </w:rPr>
            </w:r>
            <w:r w:rsidR="005D7F71" w:rsidRPr="002850AC">
              <w:rPr>
                <w:rFonts w:ascii="Arial" w:hAnsi="Arial" w:cs="Arial"/>
                <w:noProof/>
                <w:webHidden/>
              </w:rPr>
              <w:fldChar w:fldCharType="separate"/>
            </w:r>
            <w:r w:rsidR="005D7F71" w:rsidRPr="002850AC">
              <w:rPr>
                <w:rFonts w:ascii="Arial" w:hAnsi="Arial" w:cs="Arial"/>
                <w:noProof/>
                <w:webHidden/>
              </w:rPr>
              <w:t>23</w:t>
            </w:r>
            <w:r w:rsidR="005D7F71" w:rsidRPr="002850AC">
              <w:rPr>
                <w:rFonts w:ascii="Arial" w:hAnsi="Arial" w:cs="Arial"/>
                <w:noProof/>
                <w:webHidden/>
              </w:rPr>
              <w:fldChar w:fldCharType="end"/>
            </w:r>
          </w:hyperlink>
        </w:p>
        <w:p w14:paraId="29B53234" w14:textId="77777777" w:rsidR="005D7F71" w:rsidRPr="002850AC" w:rsidRDefault="00C7505C">
          <w:pPr>
            <w:pStyle w:val="TOC3"/>
            <w:tabs>
              <w:tab w:val="left" w:pos="1200"/>
              <w:tab w:val="right" w:leader="dot" w:pos="9350"/>
            </w:tabs>
            <w:rPr>
              <w:rFonts w:ascii="Arial" w:eastAsiaTheme="minorEastAsia" w:hAnsi="Arial" w:cs="Arial"/>
              <w:i w:val="0"/>
              <w:iCs w:val="0"/>
              <w:noProof/>
              <w:lang w:val="fr-FR" w:eastAsia="fr-FR"/>
            </w:rPr>
          </w:pPr>
          <w:hyperlink w:anchor="_Toc532213698" w:history="1">
            <w:r w:rsidR="005D7F71" w:rsidRPr="002850AC">
              <w:rPr>
                <w:rStyle w:val="Hyperlink"/>
                <w:rFonts w:ascii="Arial" w:hAnsi="Arial" w:cs="Arial"/>
                <w:noProof/>
              </w:rPr>
              <w:t>7.6.6</w:t>
            </w:r>
            <w:r w:rsidR="005D7F71" w:rsidRPr="002850AC">
              <w:rPr>
                <w:rFonts w:ascii="Arial" w:eastAsiaTheme="minorEastAsia" w:hAnsi="Arial" w:cs="Arial"/>
                <w:i w:val="0"/>
                <w:iCs w:val="0"/>
                <w:noProof/>
                <w:lang w:val="fr-FR" w:eastAsia="fr-FR"/>
              </w:rPr>
              <w:tab/>
            </w:r>
            <w:r w:rsidR="005D7F71" w:rsidRPr="002850AC">
              <w:rPr>
                <w:rStyle w:val="Hyperlink"/>
                <w:rFonts w:ascii="Arial" w:hAnsi="Arial" w:cs="Arial"/>
                <w:noProof/>
              </w:rPr>
              <w:t>Identification of models</w:t>
            </w:r>
            <w:r w:rsidR="005D7F71" w:rsidRPr="002850AC">
              <w:rPr>
                <w:rFonts w:ascii="Arial" w:hAnsi="Arial" w:cs="Arial"/>
                <w:noProof/>
                <w:webHidden/>
              </w:rPr>
              <w:tab/>
            </w:r>
            <w:r w:rsidR="005D7F71" w:rsidRPr="002850AC">
              <w:rPr>
                <w:rFonts w:ascii="Arial" w:hAnsi="Arial" w:cs="Arial"/>
                <w:noProof/>
                <w:webHidden/>
              </w:rPr>
              <w:fldChar w:fldCharType="begin"/>
            </w:r>
            <w:r w:rsidR="005D7F71" w:rsidRPr="002850AC">
              <w:rPr>
                <w:rFonts w:ascii="Arial" w:hAnsi="Arial" w:cs="Arial"/>
                <w:noProof/>
                <w:webHidden/>
              </w:rPr>
              <w:instrText xml:space="preserve"> PAGEREF _Toc532213698 \h </w:instrText>
            </w:r>
            <w:r w:rsidR="005D7F71" w:rsidRPr="002850AC">
              <w:rPr>
                <w:rFonts w:ascii="Arial" w:hAnsi="Arial" w:cs="Arial"/>
                <w:noProof/>
                <w:webHidden/>
              </w:rPr>
            </w:r>
            <w:r w:rsidR="005D7F71" w:rsidRPr="002850AC">
              <w:rPr>
                <w:rFonts w:ascii="Arial" w:hAnsi="Arial" w:cs="Arial"/>
                <w:noProof/>
                <w:webHidden/>
              </w:rPr>
              <w:fldChar w:fldCharType="separate"/>
            </w:r>
            <w:r w:rsidR="005D7F71" w:rsidRPr="002850AC">
              <w:rPr>
                <w:rFonts w:ascii="Arial" w:hAnsi="Arial" w:cs="Arial"/>
                <w:noProof/>
                <w:webHidden/>
              </w:rPr>
              <w:t>23</w:t>
            </w:r>
            <w:r w:rsidR="005D7F71" w:rsidRPr="002850AC">
              <w:rPr>
                <w:rFonts w:ascii="Arial" w:hAnsi="Arial" w:cs="Arial"/>
                <w:noProof/>
                <w:webHidden/>
              </w:rPr>
              <w:fldChar w:fldCharType="end"/>
            </w:r>
          </w:hyperlink>
        </w:p>
        <w:p w14:paraId="2753AD2A" w14:textId="77777777" w:rsidR="005D7F71" w:rsidRPr="002850AC" w:rsidRDefault="00C7505C">
          <w:pPr>
            <w:pStyle w:val="TOC1"/>
            <w:tabs>
              <w:tab w:val="left" w:pos="400"/>
              <w:tab w:val="right" w:leader="dot" w:pos="9350"/>
            </w:tabs>
            <w:rPr>
              <w:rFonts w:ascii="Arial" w:eastAsiaTheme="minorEastAsia" w:hAnsi="Arial" w:cs="Arial"/>
              <w:b w:val="0"/>
              <w:bCs w:val="0"/>
              <w:caps w:val="0"/>
              <w:noProof/>
              <w:lang w:val="fr-FR" w:eastAsia="fr-FR"/>
            </w:rPr>
          </w:pPr>
          <w:hyperlink w:anchor="_Toc532213699" w:history="1">
            <w:r w:rsidR="005D7F71" w:rsidRPr="002850AC">
              <w:rPr>
                <w:rStyle w:val="Hyperlink"/>
                <w:rFonts w:ascii="Arial" w:hAnsi="Arial" w:cs="Arial"/>
                <w:noProof/>
              </w:rPr>
              <w:t>8.</w:t>
            </w:r>
            <w:r w:rsidR="005D7F71" w:rsidRPr="002850AC">
              <w:rPr>
                <w:rFonts w:ascii="Arial" w:eastAsiaTheme="minorEastAsia" w:hAnsi="Arial" w:cs="Arial"/>
                <w:b w:val="0"/>
                <w:bCs w:val="0"/>
                <w:caps w:val="0"/>
                <w:noProof/>
                <w:lang w:val="fr-FR" w:eastAsia="fr-FR"/>
              </w:rPr>
              <w:tab/>
            </w:r>
            <w:r w:rsidR="005D7F71" w:rsidRPr="002850AC">
              <w:rPr>
                <w:rStyle w:val="Hyperlink"/>
                <w:rFonts w:ascii="Arial" w:hAnsi="Arial" w:cs="Arial"/>
                <w:noProof/>
              </w:rPr>
              <w:t>Data Classification and Encoding Guide</w:t>
            </w:r>
            <w:r w:rsidR="005D7F71" w:rsidRPr="002850AC">
              <w:rPr>
                <w:rFonts w:ascii="Arial" w:hAnsi="Arial" w:cs="Arial"/>
                <w:noProof/>
                <w:webHidden/>
              </w:rPr>
              <w:tab/>
            </w:r>
            <w:r w:rsidR="005D7F71" w:rsidRPr="002850AC">
              <w:rPr>
                <w:rFonts w:ascii="Arial" w:hAnsi="Arial" w:cs="Arial"/>
                <w:noProof/>
                <w:webHidden/>
              </w:rPr>
              <w:fldChar w:fldCharType="begin"/>
            </w:r>
            <w:r w:rsidR="005D7F71" w:rsidRPr="002850AC">
              <w:rPr>
                <w:rFonts w:ascii="Arial" w:hAnsi="Arial" w:cs="Arial"/>
                <w:noProof/>
                <w:webHidden/>
              </w:rPr>
              <w:instrText xml:space="preserve"> PAGEREF _Toc532213699 \h </w:instrText>
            </w:r>
            <w:r w:rsidR="005D7F71" w:rsidRPr="002850AC">
              <w:rPr>
                <w:rFonts w:ascii="Arial" w:hAnsi="Arial" w:cs="Arial"/>
                <w:noProof/>
                <w:webHidden/>
              </w:rPr>
            </w:r>
            <w:r w:rsidR="005D7F71" w:rsidRPr="002850AC">
              <w:rPr>
                <w:rFonts w:ascii="Arial" w:hAnsi="Arial" w:cs="Arial"/>
                <w:noProof/>
                <w:webHidden/>
              </w:rPr>
              <w:fldChar w:fldCharType="separate"/>
            </w:r>
            <w:r w:rsidR="005D7F71" w:rsidRPr="002850AC">
              <w:rPr>
                <w:rFonts w:ascii="Arial" w:hAnsi="Arial" w:cs="Arial"/>
                <w:noProof/>
                <w:webHidden/>
              </w:rPr>
              <w:t>23</w:t>
            </w:r>
            <w:r w:rsidR="005D7F71" w:rsidRPr="002850AC">
              <w:rPr>
                <w:rFonts w:ascii="Arial" w:hAnsi="Arial" w:cs="Arial"/>
                <w:noProof/>
                <w:webHidden/>
              </w:rPr>
              <w:fldChar w:fldCharType="end"/>
            </w:r>
          </w:hyperlink>
        </w:p>
        <w:p w14:paraId="5026E78B" w14:textId="77777777" w:rsidR="005D7F71" w:rsidRPr="002850AC" w:rsidRDefault="00C7505C">
          <w:pPr>
            <w:pStyle w:val="TOC1"/>
            <w:tabs>
              <w:tab w:val="left" w:pos="400"/>
              <w:tab w:val="right" w:leader="dot" w:pos="9350"/>
            </w:tabs>
            <w:rPr>
              <w:rFonts w:ascii="Arial" w:eastAsiaTheme="minorEastAsia" w:hAnsi="Arial" w:cs="Arial"/>
              <w:b w:val="0"/>
              <w:bCs w:val="0"/>
              <w:caps w:val="0"/>
              <w:noProof/>
              <w:lang w:val="fr-FR" w:eastAsia="fr-FR"/>
            </w:rPr>
          </w:pPr>
          <w:hyperlink w:anchor="_Toc532213700" w:history="1">
            <w:r w:rsidR="005D7F71" w:rsidRPr="002850AC">
              <w:rPr>
                <w:rStyle w:val="Hyperlink"/>
                <w:rFonts w:ascii="Arial" w:hAnsi="Arial" w:cs="Arial"/>
                <w:noProof/>
              </w:rPr>
              <w:t>9.</w:t>
            </w:r>
            <w:r w:rsidR="005D7F71" w:rsidRPr="002850AC">
              <w:rPr>
                <w:rFonts w:ascii="Arial" w:eastAsiaTheme="minorEastAsia" w:hAnsi="Arial" w:cs="Arial"/>
                <w:b w:val="0"/>
                <w:bCs w:val="0"/>
                <w:caps w:val="0"/>
                <w:noProof/>
                <w:lang w:val="fr-FR" w:eastAsia="fr-FR"/>
              </w:rPr>
              <w:tab/>
            </w:r>
            <w:r w:rsidR="005D7F71" w:rsidRPr="002850AC">
              <w:rPr>
                <w:rStyle w:val="Hyperlink"/>
                <w:rFonts w:ascii="Arial" w:hAnsi="Arial" w:cs="Arial"/>
                <w:noProof/>
              </w:rPr>
              <w:t>IHO GI Registry</w:t>
            </w:r>
            <w:r w:rsidR="005D7F71" w:rsidRPr="002850AC">
              <w:rPr>
                <w:rFonts w:ascii="Arial" w:hAnsi="Arial" w:cs="Arial"/>
                <w:noProof/>
                <w:webHidden/>
              </w:rPr>
              <w:tab/>
            </w:r>
            <w:r w:rsidR="005D7F71" w:rsidRPr="002850AC">
              <w:rPr>
                <w:rFonts w:ascii="Arial" w:hAnsi="Arial" w:cs="Arial"/>
                <w:noProof/>
                <w:webHidden/>
              </w:rPr>
              <w:fldChar w:fldCharType="begin"/>
            </w:r>
            <w:r w:rsidR="005D7F71" w:rsidRPr="002850AC">
              <w:rPr>
                <w:rFonts w:ascii="Arial" w:hAnsi="Arial" w:cs="Arial"/>
                <w:noProof/>
                <w:webHidden/>
              </w:rPr>
              <w:instrText xml:space="preserve"> PAGEREF _Toc532213700 \h </w:instrText>
            </w:r>
            <w:r w:rsidR="005D7F71" w:rsidRPr="002850AC">
              <w:rPr>
                <w:rFonts w:ascii="Arial" w:hAnsi="Arial" w:cs="Arial"/>
                <w:noProof/>
                <w:webHidden/>
              </w:rPr>
            </w:r>
            <w:r w:rsidR="005D7F71" w:rsidRPr="002850AC">
              <w:rPr>
                <w:rFonts w:ascii="Arial" w:hAnsi="Arial" w:cs="Arial"/>
                <w:noProof/>
                <w:webHidden/>
              </w:rPr>
              <w:fldChar w:fldCharType="separate"/>
            </w:r>
            <w:r w:rsidR="005D7F71" w:rsidRPr="002850AC">
              <w:rPr>
                <w:rFonts w:ascii="Arial" w:hAnsi="Arial" w:cs="Arial"/>
                <w:noProof/>
                <w:webHidden/>
              </w:rPr>
              <w:t>23</w:t>
            </w:r>
            <w:r w:rsidR="005D7F71" w:rsidRPr="002850AC">
              <w:rPr>
                <w:rFonts w:ascii="Arial" w:hAnsi="Arial" w:cs="Arial"/>
                <w:noProof/>
                <w:webHidden/>
              </w:rPr>
              <w:fldChar w:fldCharType="end"/>
            </w:r>
          </w:hyperlink>
        </w:p>
        <w:p w14:paraId="7F8D9DAD" w14:textId="77777777" w:rsidR="005D7F71" w:rsidRPr="002850AC" w:rsidRDefault="00C7505C">
          <w:pPr>
            <w:pStyle w:val="TOC1"/>
            <w:tabs>
              <w:tab w:val="left" w:pos="600"/>
              <w:tab w:val="right" w:leader="dot" w:pos="9350"/>
            </w:tabs>
            <w:rPr>
              <w:rFonts w:ascii="Arial" w:eastAsiaTheme="minorEastAsia" w:hAnsi="Arial" w:cs="Arial"/>
              <w:b w:val="0"/>
              <w:bCs w:val="0"/>
              <w:caps w:val="0"/>
              <w:noProof/>
              <w:lang w:val="fr-FR" w:eastAsia="fr-FR"/>
            </w:rPr>
          </w:pPr>
          <w:hyperlink w:anchor="_Toc532213701" w:history="1">
            <w:r w:rsidR="005D7F71" w:rsidRPr="002850AC">
              <w:rPr>
                <w:rStyle w:val="Hyperlink"/>
                <w:rFonts w:ascii="Arial" w:hAnsi="Arial" w:cs="Arial"/>
                <w:noProof/>
              </w:rPr>
              <w:t>10.</w:t>
            </w:r>
            <w:r w:rsidR="005D7F71" w:rsidRPr="002850AC">
              <w:rPr>
                <w:rFonts w:ascii="Arial" w:eastAsiaTheme="minorEastAsia" w:hAnsi="Arial" w:cs="Arial"/>
                <w:b w:val="0"/>
                <w:bCs w:val="0"/>
                <w:caps w:val="0"/>
                <w:noProof/>
                <w:lang w:val="fr-FR" w:eastAsia="fr-FR"/>
              </w:rPr>
              <w:tab/>
            </w:r>
            <w:r w:rsidR="005D7F71" w:rsidRPr="002850AC">
              <w:rPr>
                <w:rStyle w:val="Hyperlink"/>
                <w:rFonts w:ascii="Arial" w:hAnsi="Arial" w:cs="Arial"/>
                <w:noProof/>
              </w:rPr>
              <w:t>Feature Catalogue</w:t>
            </w:r>
            <w:r w:rsidR="005D7F71" w:rsidRPr="002850AC">
              <w:rPr>
                <w:rFonts w:ascii="Arial" w:hAnsi="Arial" w:cs="Arial"/>
                <w:noProof/>
                <w:webHidden/>
              </w:rPr>
              <w:tab/>
            </w:r>
            <w:r w:rsidR="005D7F71" w:rsidRPr="002850AC">
              <w:rPr>
                <w:rFonts w:ascii="Arial" w:hAnsi="Arial" w:cs="Arial"/>
                <w:noProof/>
                <w:webHidden/>
              </w:rPr>
              <w:fldChar w:fldCharType="begin"/>
            </w:r>
            <w:r w:rsidR="005D7F71" w:rsidRPr="002850AC">
              <w:rPr>
                <w:rFonts w:ascii="Arial" w:hAnsi="Arial" w:cs="Arial"/>
                <w:noProof/>
                <w:webHidden/>
              </w:rPr>
              <w:instrText xml:space="preserve"> PAGEREF _Toc532213701 \h </w:instrText>
            </w:r>
            <w:r w:rsidR="005D7F71" w:rsidRPr="002850AC">
              <w:rPr>
                <w:rFonts w:ascii="Arial" w:hAnsi="Arial" w:cs="Arial"/>
                <w:noProof/>
                <w:webHidden/>
              </w:rPr>
            </w:r>
            <w:r w:rsidR="005D7F71" w:rsidRPr="002850AC">
              <w:rPr>
                <w:rFonts w:ascii="Arial" w:hAnsi="Arial" w:cs="Arial"/>
                <w:noProof/>
                <w:webHidden/>
              </w:rPr>
              <w:fldChar w:fldCharType="separate"/>
            </w:r>
            <w:r w:rsidR="005D7F71" w:rsidRPr="002850AC">
              <w:rPr>
                <w:rFonts w:ascii="Arial" w:hAnsi="Arial" w:cs="Arial"/>
                <w:noProof/>
                <w:webHidden/>
              </w:rPr>
              <w:t>24</w:t>
            </w:r>
            <w:r w:rsidR="005D7F71" w:rsidRPr="002850AC">
              <w:rPr>
                <w:rFonts w:ascii="Arial" w:hAnsi="Arial" w:cs="Arial"/>
                <w:noProof/>
                <w:webHidden/>
              </w:rPr>
              <w:fldChar w:fldCharType="end"/>
            </w:r>
          </w:hyperlink>
        </w:p>
        <w:p w14:paraId="76E70269" w14:textId="77777777" w:rsidR="005D7F71" w:rsidRPr="002850AC" w:rsidRDefault="00C7505C">
          <w:pPr>
            <w:pStyle w:val="TOC1"/>
            <w:tabs>
              <w:tab w:val="left" w:pos="600"/>
              <w:tab w:val="right" w:leader="dot" w:pos="9350"/>
            </w:tabs>
            <w:rPr>
              <w:rFonts w:ascii="Arial" w:eastAsiaTheme="minorEastAsia" w:hAnsi="Arial" w:cs="Arial"/>
              <w:b w:val="0"/>
              <w:bCs w:val="0"/>
              <w:caps w:val="0"/>
              <w:noProof/>
              <w:lang w:val="fr-FR" w:eastAsia="fr-FR"/>
            </w:rPr>
          </w:pPr>
          <w:hyperlink w:anchor="_Toc532213702" w:history="1">
            <w:r w:rsidR="005D7F71" w:rsidRPr="002850AC">
              <w:rPr>
                <w:rStyle w:val="Hyperlink"/>
                <w:rFonts w:ascii="Arial" w:hAnsi="Arial" w:cs="Arial"/>
                <w:noProof/>
              </w:rPr>
              <w:t>11.</w:t>
            </w:r>
            <w:r w:rsidR="005D7F71" w:rsidRPr="002850AC">
              <w:rPr>
                <w:rFonts w:ascii="Arial" w:eastAsiaTheme="minorEastAsia" w:hAnsi="Arial" w:cs="Arial"/>
                <w:b w:val="0"/>
                <w:bCs w:val="0"/>
                <w:caps w:val="0"/>
                <w:noProof/>
                <w:lang w:val="fr-FR" w:eastAsia="fr-FR"/>
              </w:rPr>
              <w:tab/>
            </w:r>
            <w:r w:rsidR="005D7F71" w:rsidRPr="002850AC">
              <w:rPr>
                <w:rStyle w:val="Hyperlink"/>
                <w:rFonts w:ascii="Arial" w:hAnsi="Arial" w:cs="Arial"/>
                <w:noProof/>
              </w:rPr>
              <w:t>Data transfer modes and packaging</w:t>
            </w:r>
            <w:r w:rsidR="005D7F71" w:rsidRPr="002850AC">
              <w:rPr>
                <w:rFonts w:ascii="Arial" w:hAnsi="Arial" w:cs="Arial"/>
                <w:noProof/>
                <w:webHidden/>
              </w:rPr>
              <w:tab/>
            </w:r>
            <w:r w:rsidR="005D7F71" w:rsidRPr="002850AC">
              <w:rPr>
                <w:rFonts w:ascii="Arial" w:hAnsi="Arial" w:cs="Arial"/>
                <w:noProof/>
                <w:webHidden/>
              </w:rPr>
              <w:fldChar w:fldCharType="begin"/>
            </w:r>
            <w:r w:rsidR="005D7F71" w:rsidRPr="002850AC">
              <w:rPr>
                <w:rFonts w:ascii="Arial" w:hAnsi="Arial" w:cs="Arial"/>
                <w:noProof/>
                <w:webHidden/>
              </w:rPr>
              <w:instrText xml:space="preserve"> PAGEREF _Toc532213702 \h </w:instrText>
            </w:r>
            <w:r w:rsidR="005D7F71" w:rsidRPr="002850AC">
              <w:rPr>
                <w:rFonts w:ascii="Arial" w:hAnsi="Arial" w:cs="Arial"/>
                <w:noProof/>
                <w:webHidden/>
              </w:rPr>
            </w:r>
            <w:r w:rsidR="005D7F71" w:rsidRPr="002850AC">
              <w:rPr>
                <w:rFonts w:ascii="Arial" w:hAnsi="Arial" w:cs="Arial"/>
                <w:noProof/>
                <w:webHidden/>
              </w:rPr>
              <w:fldChar w:fldCharType="separate"/>
            </w:r>
            <w:r w:rsidR="005D7F71" w:rsidRPr="002850AC">
              <w:rPr>
                <w:rFonts w:ascii="Arial" w:hAnsi="Arial" w:cs="Arial"/>
                <w:noProof/>
                <w:webHidden/>
              </w:rPr>
              <w:t>24</w:t>
            </w:r>
            <w:r w:rsidR="005D7F71" w:rsidRPr="002850AC">
              <w:rPr>
                <w:rFonts w:ascii="Arial" w:hAnsi="Arial" w:cs="Arial"/>
                <w:noProof/>
                <w:webHidden/>
              </w:rPr>
              <w:fldChar w:fldCharType="end"/>
            </w:r>
          </w:hyperlink>
        </w:p>
        <w:p w14:paraId="17546D0F" w14:textId="77777777" w:rsidR="005D7F71" w:rsidRPr="002850AC" w:rsidRDefault="00C7505C">
          <w:pPr>
            <w:pStyle w:val="TOC1"/>
            <w:tabs>
              <w:tab w:val="left" w:pos="600"/>
              <w:tab w:val="right" w:leader="dot" w:pos="9350"/>
            </w:tabs>
            <w:rPr>
              <w:rFonts w:ascii="Arial" w:eastAsiaTheme="minorEastAsia" w:hAnsi="Arial" w:cs="Arial"/>
              <w:b w:val="0"/>
              <w:bCs w:val="0"/>
              <w:caps w:val="0"/>
              <w:noProof/>
              <w:lang w:val="fr-FR" w:eastAsia="fr-FR"/>
            </w:rPr>
          </w:pPr>
          <w:hyperlink w:anchor="_Toc532213703" w:history="1">
            <w:r w:rsidR="005D7F71" w:rsidRPr="002850AC">
              <w:rPr>
                <w:rStyle w:val="Hyperlink"/>
                <w:rFonts w:ascii="Arial" w:hAnsi="Arial" w:cs="Arial"/>
                <w:noProof/>
              </w:rPr>
              <w:t>12.</w:t>
            </w:r>
            <w:r w:rsidR="005D7F71" w:rsidRPr="002850AC">
              <w:rPr>
                <w:rFonts w:ascii="Arial" w:eastAsiaTheme="minorEastAsia" w:hAnsi="Arial" w:cs="Arial"/>
                <w:b w:val="0"/>
                <w:bCs w:val="0"/>
                <w:caps w:val="0"/>
                <w:noProof/>
                <w:lang w:val="fr-FR" w:eastAsia="fr-FR"/>
              </w:rPr>
              <w:tab/>
            </w:r>
            <w:r w:rsidR="005D7F71" w:rsidRPr="002850AC">
              <w:rPr>
                <w:rStyle w:val="Hyperlink"/>
                <w:rFonts w:ascii="Arial" w:hAnsi="Arial" w:cs="Arial"/>
                <w:noProof/>
              </w:rPr>
              <w:t>Metadata</w:t>
            </w:r>
            <w:r w:rsidR="005D7F71" w:rsidRPr="002850AC">
              <w:rPr>
                <w:rFonts w:ascii="Arial" w:hAnsi="Arial" w:cs="Arial"/>
                <w:noProof/>
                <w:webHidden/>
              </w:rPr>
              <w:tab/>
            </w:r>
            <w:r w:rsidR="005D7F71" w:rsidRPr="002850AC">
              <w:rPr>
                <w:rFonts w:ascii="Arial" w:hAnsi="Arial" w:cs="Arial"/>
                <w:noProof/>
                <w:webHidden/>
              </w:rPr>
              <w:fldChar w:fldCharType="begin"/>
            </w:r>
            <w:r w:rsidR="005D7F71" w:rsidRPr="002850AC">
              <w:rPr>
                <w:rFonts w:ascii="Arial" w:hAnsi="Arial" w:cs="Arial"/>
                <w:noProof/>
                <w:webHidden/>
              </w:rPr>
              <w:instrText xml:space="preserve"> PAGEREF _Toc532213703 \h </w:instrText>
            </w:r>
            <w:r w:rsidR="005D7F71" w:rsidRPr="002850AC">
              <w:rPr>
                <w:rFonts w:ascii="Arial" w:hAnsi="Arial" w:cs="Arial"/>
                <w:noProof/>
                <w:webHidden/>
              </w:rPr>
            </w:r>
            <w:r w:rsidR="005D7F71" w:rsidRPr="002850AC">
              <w:rPr>
                <w:rFonts w:ascii="Arial" w:hAnsi="Arial" w:cs="Arial"/>
                <w:noProof/>
                <w:webHidden/>
              </w:rPr>
              <w:fldChar w:fldCharType="separate"/>
            </w:r>
            <w:r w:rsidR="005D7F71" w:rsidRPr="002850AC">
              <w:rPr>
                <w:rFonts w:ascii="Arial" w:hAnsi="Arial" w:cs="Arial"/>
                <w:noProof/>
                <w:webHidden/>
              </w:rPr>
              <w:t>24</w:t>
            </w:r>
            <w:r w:rsidR="005D7F71" w:rsidRPr="002850AC">
              <w:rPr>
                <w:rFonts w:ascii="Arial" w:hAnsi="Arial" w:cs="Arial"/>
                <w:noProof/>
                <w:webHidden/>
              </w:rPr>
              <w:fldChar w:fldCharType="end"/>
            </w:r>
          </w:hyperlink>
        </w:p>
        <w:p w14:paraId="1CE8961E" w14:textId="77777777" w:rsidR="005D7F71" w:rsidRPr="002850AC" w:rsidRDefault="00C7505C">
          <w:pPr>
            <w:pStyle w:val="TOC2"/>
            <w:tabs>
              <w:tab w:val="left" w:pos="800"/>
              <w:tab w:val="right" w:leader="dot" w:pos="9350"/>
            </w:tabs>
            <w:rPr>
              <w:rFonts w:ascii="Arial" w:eastAsiaTheme="minorEastAsia" w:hAnsi="Arial" w:cs="Arial"/>
              <w:smallCaps w:val="0"/>
              <w:noProof/>
              <w:lang w:val="fr-FR" w:eastAsia="fr-FR"/>
            </w:rPr>
          </w:pPr>
          <w:hyperlink w:anchor="_Toc532213704" w:history="1">
            <w:r w:rsidR="005D7F71" w:rsidRPr="002850AC">
              <w:rPr>
                <w:rStyle w:val="Hyperlink"/>
                <w:rFonts w:ascii="Arial" w:hAnsi="Arial" w:cs="Arial"/>
                <w:noProof/>
              </w:rPr>
              <w:t>18.1</w:t>
            </w:r>
            <w:r w:rsidR="005D7F71" w:rsidRPr="002850AC">
              <w:rPr>
                <w:rFonts w:ascii="Arial" w:eastAsiaTheme="minorEastAsia" w:hAnsi="Arial" w:cs="Arial"/>
                <w:smallCaps w:val="0"/>
                <w:noProof/>
                <w:lang w:val="fr-FR" w:eastAsia="fr-FR"/>
              </w:rPr>
              <w:tab/>
            </w:r>
            <w:r w:rsidR="005D7F71" w:rsidRPr="002850AC">
              <w:rPr>
                <w:rStyle w:val="Hyperlink"/>
                <w:rFonts w:ascii="Arial" w:hAnsi="Arial" w:cs="Arial"/>
                <w:noProof/>
              </w:rPr>
              <w:t>Metadata for exchange set products</w:t>
            </w:r>
            <w:r w:rsidR="005D7F71" w:rsidRPr="002850AC">
              <w:rPr>
                <w:rFonts w:ascii="Arial" w:hAnsi="Arial" w:cs="Arial"/>
                <w:noProof/>
                <w:webHidden/>
              </w:rPr>
              <w:tab/>
            </w:r>
            <w:r w:rsidR="005D7F71" w:rsidRPr="002850AC">
              <w:rPr>
                <w:rFonts w:ascii="Arial" w:hAnsi="Arial" w:cs="Arial"/>
                <w:noProof/>
                <w:webHidden/>
              </w:rPr>
              <w:fldChar w:fldCharType="begin"/>
            </w:r>
            <w:r w:rsidR="005D7F71" w:rsidRPr="002850AC">
              <w:rPr>
                <w:rFonts w:ascii="Arial" w:hAnsi="Arial" w:cs="Arial"/>
                <w:noProof/>
                <w:webHidden/>
              </w:rPr>
              <w:instrText xml:space="preserve"> PAGEREF _Toc532213704 \h </w:instrText>
            </w:r>
            <w:r w:rsidR="005D7F71" w:rsidRPr="002850AC">
              <w:rPr>
                <w:rFonts w:ascii="Arial" w:hAnsi="Arial" w:cs="Arial"/>
                <w:noProof/>
                <w:webHidden/>
              </w:rPr>
            </w:r>
            <w:r w:rsidR="005D7F71" w:rsidRPr="002850AC">
              <w:rPr>
                <w:rFonts w:ascii="Arial" w:hAnsi="Arial" w:cs="Arial"/>
                <w:noProof/>
                <w:webHidden/>
              </w:rPr>
              <w:fldChar w:fldCharType="separate"/>
            </w:r>
            <w:r w:rsidR="005D7F71" w:rsidRPr="002850AC">
              <w:rPr>
                <w:rFonts w:ascii="Arial" w:hAnsi="Arial" w:cs="Arial"/>
                <w:noProof/>
                <w:webHidden/>
              </w:rPr>
              <w:t>24</w:t>
            </w:r>
            <w:r w:rsidR="005D7F71" w:rsidRPr="002850AC">
              <w:rPr>
                <w:rFonts w:ascii="Arial" w:hAnsi="Arial" w:cs="Arial"/>
                <w:noProof/>
                <w:webHidden/>
              </w:rPr>
              <w:fldChar w:fldCharType="end"/>
            </w:r>
          </w:hyperlink>
        </w:p>
        <w:p w14:paraId="21D3C32F" w14:textId="77777777" w:rsidR="005D7F71" w:rsidRPr="002850AC" w:rsidRDefault="00C7505C">
          <w:pPr>
            <w:pStyle w:val="TOC3"/>
            <w:tabs>
              <w:tab w:val="left" w:pos="1200"/>
              <w:tab w:val="right" w:leader="dot" w:pos="9350"/>
            </w:tabs>
            <w:rPr>
              <w:rFonts w:ascii="Arial" w:eastAsiaTheme="minorEastAsia" w:hAnsi="Arial" w:cs="Arial"/>
              <w:i w:val="0"/>
              <w:iCs w:val="0"/>
              <w:noProof/>
              <w:lang w:val="fr-FR" w:eastAsia="fr-FR"/>
            </w:rPr>
          </w:pPr>
          <w:hyperlink w:anchor="_Toc532213705" w:history="1">
            <w:r w:rsidR="005D7F71" w:rsidRPr="002850AC">
              <w:rPr>
                <w:rStyle w:val="Hyperlink"/>
                <w:rFonts w:ascii="Arial" w:hAnsi="Arial" w:cs="Arial"/>
                <w:noProof/>
              </w:rPr>
              <w:t>12.1.1</w:t>
            </w:r>
            <w:r w:rsidR="005D7F71" w:rsidRPr="002850AC">
              <w:rPr>
                <w:rFonts w:ascii="Arial" w:eastAsiaTheme="minorEastAsia" w:hAnsi="Arial" w:cs="Arial"/>
                <w:i w:val="0"/>
                <w:iCs w:val="0"/>
                <w:noProof/>
                <w:lang w:val="fr-FR" w:eastAsia="fr-FR"/>
              </w:rPr>
              <w:tab/>
            </w:r>
            <w:r w:rsidR="005D7F71" w:rsidRPr="002850AC">
              <w:rPr>
                <w:rStyle w:val="Hyperlink"/>
                <w:rFonts w:ascii="Arial" w:hAnsi="Arial" w:cs="Arial"/>
                <w:noProof/>
              </w:rPr>
              <w:t>Generic metadata model</w:t>
            </w:r>
            <w:r w:rsidR="005D7F71" w:rsidRPr="002850AC">
              <w:rPr>
                <w:rFonts w:ascii="Arial" w:hAnsi="Arial" w:cs="Arial"/>
                <w:noProof/>
                <w:webHidden/>
              </w:rPr>
              <w:tab/>
            </w:r>
            <w:r w:rsidR="005D7F71" w:rsidRPr="002850AC">
              <w:rPr>
                <w:rFonts w:ascii="Arial" w:hAnsi="Arial" w:cs="Arial"/>
                <w:noProof/>
                <w:webHidden/>
              </w:rPr>
              <w:fldChar w:fldCharType="begin"/>
            </w:r>
            <w:r w:rsidR="005D7F71" w:rsidRPr="002850AC">
              <w:rPr>
                <w:rFonts w:ascii="Arial" w:hAnsi="Arial" w:cs="Arial"/>
                <w:noProof/>
                <w:webHidden/>
              </w:rPr>
              <w:instrText xml:space="preserve"> PAGEREF _Toc532213705 \h </w:instrText>
            </w:r>
            <w:r w:rsidR="005D7F71" w:rsidRPr="002850AC">
              <w:rPr>
                <w:rFonts w:ascii="Arial" w:hAnsi="Arial" w:cs="Arial"/>
                <w:noProof/>
                <w:webHidden/>
              </w:rPr>
            </w:r>
            <w:r w:rsidR="005D7F71" w:rsidRPr="002850AC">
              <w:rPr>
                <w:rFonts w:ascii="Arial" w:hAnsi="Arial" w:cs="Arial"/>
                <w:noProof/>
                <w:webHidden/>
              </w:rPr>
              <w:fldChar w:fldCharType="separate"/>
            </w:r>
            <w:r w:rsidR="005D7F71" w:rsidRPr="002850AC">
              <w:rPr>
                <w:rFonts w:ascii="Arial" w:hAnsi="Arial" w:cs="Arial"/>
                <w:noProof/>
                <w:webHidden/>
              </w:rPr>
              <w:t>24</w:t>
            </w:r>
            <w:r w:rsidR="005D7F71" w:rsidRPr="002850AC">
              <w:rPr>
                <w:rFonts w:ascii="Arial" w:hAnsi="Arial" w:cs="Arial"/>
                <w:noProof/>
                <w:webHidden/>
              </w:rPr>
              <w:fldChar w:fldCharType="end"/>
            </w:r>
          </w:hyperlink>
        </w:p>
        <w:p w14:paraId="53F3A416" w14:textId="77777777" w:rsidR="005D7F71" w:rsidRPr="002850AC" w:rsidRDefault="00C7505C">
          <w:pPr>
            <w:pStyle w:val="TOC3"/>
            <w:tabs>
              <w:tab w:val="left" w:pos="1200"/>
              <w:tab w:val="right" w:leader="dot" w:pos="9350"/>
            </w:tabs>
            <w:rPr>
              <w:rFonts w:ascii="Arial" w:eastAsiaTheme="minorEastAsia" w:hAnsi="Arial" w:cs="Arial"/>
              <w:i w:val="0"/>
              <w:iCs w:val="0"/>
              <w:noProof/>
              <w:lang w:val="fr-FR" w:eastAsia="fr-FR"/>
            </w:rPr>
          </w:pPr>
          <w:hyperlink w:anchor="_Toc532213706" w:history="1">
            <w:r w:rsidR="005D7F71" w:rsidRPr="002850AC">
              <w:rPr>
                <w:rStyle w:val="Hyperlink"/>
                <w:rFonts w:ascii="Arial" w:hAnsi="Arial" w:cs="Arial"/>
                <w:noProof/>
              </w:rPr>
              <w:t>12.1.2</w:t>
            </w:r>
            <w:r w:rsidR="005D7F71" w:rsidRPr="002850AC">
              <w:rPr>
                <w:rFonts w:ascii="Arial" w:eastAsiaTheme="minorEastAsia" w:hAnsi="Arial" w:cs="Arial"/>
                <w:i w:val="0"/>
                <w:iCs w:val="0"/>
                <w:noProof/>
                <w:lang w:val="fr-FR" w:eastAsia="fr-FR"/>
              </w:rPr>
              <w:tab/>
            </w:r>
            <w:r w:rsidR="005D7F71" w:rsidRPr="002850AC">
              <w:rPr>
                <w:rStyle w:val="Hyperlink"/>
                <w:rFonts w:ascii="Arial" w:hAnsi="Arial" w:cs="Arial"/>
                <w:noProof/>
              </w:rPr>
              <w:t>Use of the IHO S-100 generic metadata model and schemas in exchange catalogues</w:t>
            </w:r>
            <w:r w:rsidR="005D7F71" w:rsidRPr="002850AC">
              <w:rPr>
                <w:rFonts w:ascii="Arial" w:hAnsi="Arial" w:cs="Arial"/>
                <w:noProof/>
                <w:webHidden/>
              </w:rPr>
              <w:tab/>
            </w:r>
            <w:r w:rsidR="005D7F71" w:rsidRPr="002850AC">
              <w:rPr>
                <w:rFonts w:ascii="Arial" w:hAnsi="Arial" w:cs="Arial"/>
                <w:noProof/>
                <w:webHidden/>
              </w:rPr>
              <w:fldChar w:fldCharType="begin"/>
            </w:r>
            <w:r w:rsidR="005D7F71" w:rsidRPr="002850AC">
              <w:rPr>
                <w:rFonts w:ascii="Arial" w:hAnsi="Arial" w:cs="Arial"/>
                <w:noProof/>
                <w:webHidden/>
              </w:rPr>
              <w:instrText xml:space="preserve"> PAGEREF _Toc532213706 \h </w:instrText>
            </w:r>
            <w:r w:rsidR="005D7F71" w:rsidRPr="002850AC">
              <w:rPr>
                <w:rFonts w:ascii="Arial" w:hAnsi="Arial" w:cs="Arial"/>
                <w:noProof/>
                <w:webHidden/>
              </w:rPr>
            </w:r>
            <w:r w:rsidR="005D7F71" w:rsidRPr="002850AC">
              <w:rPr>
                <w:rFonts w:ascii="Arial" w:hAnsi="Arial" w:cs="Arial"/>
                <w:noProof/>
                <w:webHidden/>
              </w:rPr>
              <w:fldChar w:fldCharType="separate"/>
            </w:r>
            <w:r w:rsidR="005D7F71" w:rsidRPr="002850AC">
              <w:rPr>
                <w:rFonts w:ascii="Arial" w:hAnsi="Arial" w:cs="Arial"/>
                <w:noProof/>
                <w:webHidden/>
              </w:rPr>
              <w:t>26</w:t>
            </w:r>
            <w:r w:rsidR="005D7F71" w:rsidRPr="002850AC">
              <w:rPr>
                <w:rFonts w:ascii="Arial" w:hAnsi="Arial" w:cs="Arial"/>
                <w:noProof/>
                <w:webHidden/>
              </w:rPr>
              <w:fldChar w:fldCharType="end"/>
            </w:r>
          </w:hyperlink>
        </w:p>
        <w:p w14:paraId="44EABACE" w14:textId="77777777" w:rsidR="005D7F71" w:rsidRPr="002850AC" w:rsidRDefault="00C7505C">
          <w:pPr>
            <w:pStyle w:val="TOC3"/>
            <w:tabs>
              <w:tab w:val="left" w:pos="1200"/>
              <w:tab w:val="right" w:leader="dot" w:pos="9350"/>
            </w:tabs>
            <w:rPr>
              <w:rFonts w:ascii="Arial" w:eastAsiaTheme="minorEastAsia" w:hAnsi="Arial" w:cs="Arial"/>
              <w:i w:val="0"/>
              <w:iCs w:val="0"/>
              <w:noProof/>
              <w:lang w:val="fr-FR" w:eastAsia="fr-FR"/>
            </w:rPr>
          </w:pPr>
          <w:hyperlink w:anchor="_Toc532213708" w:history="1">
            <w:r w:rsidR="005D7F71" w:rsidRPr="002850AC">
              <w:rPr>
                <w:rStyle w:val="Hyperlink"/>
                <w:rFonts w:ascii="Arial" w:hAnsi="Arial" w:cs="Arial"/>
                <w:noProof/>
              </w:rPr>
              <w:t>12.1.3</w:t>
            </w:r>
            <w:r w:rsidR="005D7F71" w:rsidRPr="002850AC">
              <w:rPr>
                <w:rFonts w:ascii="Arial" w:eastAsiaTheme="minorEastAsia" w:hAnsi="Arial" w:cs="Arial"/>
                <w:i w:val="0"/>
                <w:iCs w:val="0"/>
                <w:noProof/>
                <w:lang w:val="fr-FR" w:eastAsia="fr-FR"/>
              </w:rPr>
              <w:tab/>
            </w:r>
            <w:r w:rsidR="005D7F71" w:rsidRPr="002850AC">
              <w:rPr>
                <w:rStyle w:val="Hyperlink"/>
                <w:rFonts w:ascii="Arial" w:hAnsi="Arial" w:cs="Arial"/>
                <w:noProof/>
              </w:rPr>
              <w:t>Extensions in ISO metadata files</w:t>
            </w:r>
            <w:r w:rsidR="005D7F71" w:rsidRPr="002850AC">
              <w:rPr>
                <w:rFonts w:ascii="Arial" w:hAnsi="Arial" w:cs="Arial"/>
                <w:noProof/>
                <w:webHidden/>
              </w:rPr>
              <w:tab/>
            </w:r>
            <w:r w:rsidR="005D7F71" w:rsidRPr="002850AC">
              <w:rPr>
                <w:rFonts w:ascii="Arial" w:hAnsi="Arial" w:cs="Arial"/>
                <w:noProof/>
                <w:webHidden/>
              </w:rPr>
              <w:fldChar w:fldCharType="begin"/>
            </w:r>
            <w:r w:rsidR="005D7F71" w:rsidRPr="002850AC">
              <w:rPr>
                <w:rFonts w:ascii="Arial" w:hAnsi="Arial" w:cs="Arial"/>
                <w:noProof/>
                <w:webHidden/>
              </w:rPr>
              <w:instrText xml:space="preserve"> PAGEREF _Toc532213708 \h </w:instrText>
            </w:r>
            <w:r w:rsidR="005D7F71" w:rsidRPr="002850AC">
              <w:rPr>
                <w:rFonts w:ascii="Arial" w:hAnsi="Arial" w:cs="Arial"/>
                <w:noProof/>
                <w:webHidden/>
              </w:rPr>
            </w:r>
            <w:r w:rsidR="005D7F71" w:rsidRPr="002850AC">
              <w:rPr>
                <w:rFonts w:ascii="Arial" w:hAnsi="Arial" w:cs="Arial"/>
                <w:noProof/>
                <w:webHidden/>
              </w:rPr>
              <w:fldChar w:fldCharType="separate"/>
            </w:r>
            <w:r w:rsidR="005D7F71" w:rsidRPr="002850AC">
              <w:rPr>
                <w:rFonts w:ascii="Arial" w:hAnsi="Arial" w:cs="Arial"/>
                <w:noProof/>
                <w:webHidden/>
              </w:rPr>
              <w:t>29</w:t>
            </w:r>
            <w:r w:rsidR="005D7F71" w:rsidRPr="002850AC">
              <w:rPr>
                <w:rFonts w:ascii="Arial" w:hAnsi="Arial" w:cs="Arial"/>
                <w:noProof/>
                <w:webHidden/>
              </w:rPr>
              <w:fldChar w:fldCharType="end"/>
            </w:r>
          </w:hyperlink>
        </w:p>
        <w:p w14:paraId="7C0D505E" w14:textId="77777777" w:rsidR="005D7F71" w:rsidRPr="002850AC" w:rsidRDefault="00C7505C">
          <w:pPr>
            <w:pStyle w:val="TOC3"/>
            <w:tabs>
              <w:tab w:val="left" w:pos="1200"/>
              <w:tab w:val="right" w:leader="dot" w:pos="9350"/>
            </w:tabs>
            <w:rPr>
              <w:rFonts w:ascii="Arial" w:eastAsiaTheme="minorEastAsia" w:hAnsi="Arial" w:cs="Arial"/>
              <w:i w:val="0"/>
              <w:iCs w:val="0"/>
              <w:noProof/>
              <w:lang w:val="fr-FR" w:eastAsia="fr-FR"/>
            </w:rPr>
          </w:pPr>
          <w:hyperlink w:anchor="_Toc532213709" w:history="1">
            <w:r w:rsidR="005D7F71" w:rsidRPr="002850AC">
              <w:rPr>
                <w:rStyle w:val="Hyperlink"/>
                <w:rFonts w:ascii="Arial" w:hAnsi="Arial" w:cs="Arial"/>
                <w:noProof/>
              </w:rPr>
              <w:t>12.1.4</w:t>
            </w:r>
            <w:r w:rsidR="005D7F71" w:rsidRPr="002850AC">
              <w:rPr>
                <w:rFonts w:ascii="Arial" w:eastAsiaTheme="minorEastAsia" w:hAnsi="Arial" w:cs="Arial"/>
                <w:i w:val="0"/>
                <w:iCs w:val="0"/>
                <w:noProof/>
                <w:lang w:val="fr-FR" w:eastAsia="fr-FR"/>
              </w:rPr>
              <w:tab/>
            </w:r>
            <w:r w:rsidR="005D7F71" w:rsidRPr="002850AC">
              <w:rPr>
                <w:rStyle w:val="Hyperlink"/>
                <w:rFonts w:ascii="Arial" w:hAnsi="Arial" w:cs="Arial"/>
                <w:noProof/>
              </w:rPr>
              <w:t>Data protection, authentication, and encryption</w:t>
            </w:r>
            <w:r w:rsidR="005D7F71" w:rsidRPr="002850AC">
              <w:rPr>
                <w:rFonts w:ascii="Arial" w:hAnsi="Arial" w:cs="Arial"/>
                <w:noProof/>
                <w:webHidden/>
              </w:rPr>
              <w:tab/>
            </w:r>
            <w:r w:rsidR="005D7F71" w:rsidRPr="002850AC">
              <w:rPr>
                <w:rFonts w:ascii="Arial" w:hAnsi="Arial" w:cs="Arial"/>
                <w:noProof/>
                <w:webHidden/>
              </w:rPr>
              <w:fldChar w:fldCharType="begin"/>
            </w:r>
            <w:r w:rsidR="005D7F71" w:rsidRPr="002850AC">
              <w:rPr>
                <w:rFonts w:ascii="Arial" w:hAnsi="Arial" w:cs="Arial"/>
                <w:noProof/>
                <w:webHidden/>
              </w:rPr>
              <w:instrText xml:space="preserve"> PAGEREF _Toc532213709 \h </w:instrText>
            </w:r>
            <w:r w:rsidR="005D7F71" w:rsidRPr="002850AC">
              <w:rPr>
                <w:rFonts w:ascii="Arial" w:hAnsi="Arial" w:cs="Arial"/>
                <w:noProof/>
                <w:webHidden/>
              </w:rPr>
            </w:r>
            <w:r w:rsidR="005D7F71" w:rsidRPr="002850AC">
              <w:rPr>
                <w:rFonts w:ascii="Arial" w:hAnsi="Arial" w:cs="Arial"/>
                <w:noProof/>
                <w:webHidden/>
              </w:rPr>
              <w:fldChar w:fldCharType="separate"/>
            </w:r>
            <w:r w:rsidR="005D7F71" w:rsidRPr="002850AC">
              <w:rPr>
                <w:rFonts w:ascii="Arial" w:hAnsi="Arial" w:cs="Arial"/>
                <w:noProof/>
                <w:webHidden/>
              </w:rPr>
              <w:t>29</w:t>
            </w:r>
            <w:r w:rsidR="005D7F71" w:rsidRPr="002850AC">
              <w:rPr>
                <w:rFonts w:ascii="Arial" w:hAnsi="Arial" w:cs="Arial"/>
                <w:noProof/>
                <w:webHidden/>
              </w:rPr>
              <w:fldChar w:fldCharType="end"/>
            </w:r>
          </w:hyperlink>
        </w:p>
        <w:p w14:paraId="25D116B1" w14:textId="77777777" w:rsidR="005D7F71" w:rsidRPr="002850AC" w:rsidRDefault="00C7505C">
          <w:pPr>
            <w:pStyle w:val="TOC3"/>
            <w:tabs>
              <w:tab w:val="left" w:pos="1200"/>
              <w:tab w:val="right" w:leader="dot" w:pos="9350"/>
            </w:tabs>
            <w:rPr>
              <w:rFonts w:ascii="Arial" w:eastAsiaTheme="minorEastAsia" w:hAnsi="Arial" w:cs="Arial"/>
              <w:i w:val="0"/>
              <w:iCs w:val="0"/>
              <w:noProof/>
              <w:lang w:val="fr-FR" w:eastAsia="fr-FR"/>
            </w:rPr>
          </w:pPr>
          <w:hyperlink w:anchor="_Toc532213710" w:history="1">
            <w:r w:rsidR="005D7F71" w:rsidRPr="002850AC">
              <w:rPr>
                <w:rStyle w:val="Hyperlink"/>
                <w:rFonts w:ascii="Arial" w:hAnsi="Arial" w:cs="Arial"/>
                <w:noProof/>
              </w:rPr>
              <w:t>12.1.5</w:t>
            </w:r>
            <w:r w:rsidR="005D7F71" w:rsidRPr="002850AC">
              <w:rPr>
                <w:rFonts w:ascii="Arial" w:eastAsiaTheme="minorEastAsia" w:hAnsi="Arial" w:cs="Arial"/>
                <w:i w:val="0"/>
                <w:iCs w:val="0"/>
                <w:noProof/>
                <w:lang w:val="fr-FR" w:eastAsia="fr-FR"/>
              </w:rPr>
              <w:tab/>
            </w:r>
            <w:r w:rsidR="005D7F71" w:rsidRPr="002850AC">
              <w:rPr>
                <w:rStyle w:val="Hyperlink"/>
                <w:rFonts w:ascii="Arial" w:hAnsi="Arial" w:cs="Arial"/>
                <w:noProof/>
              </w:rPr>
              <w:t>Metadata for imagery and gridded data</w:t>
            </w:r>
            <w:r w:rsidR="005D7F71" w:rsidRPr="002850AC">
              <w:rPr>
                <w:rFonts w:ascii="Arial" w:hAnsi="Arial" w:cs="Arial"/>
                <w:noProof/>
                <w:webHidden/>
              </w:rPr>
              <w:tab/>
            </w:r>
            <w:r w:rsidR="005D7F71" w:rsidRPr="002850AC">
              <w:rPr>
                <w:rFonts w:ascii="Arial" w:hAnsi="Arial" w:cs="Arial"/>
                <w:noProof/>
                <w:webHidden/>
              </w:rPr>
              <w:fldChar w:fldCharType="begin"/>
            </w:r>
            <w:r w:rsidR="005D7F71" w:rsidRPr="002850AC">
              <w:rPr>
                <w:rFonts w:ascii="Arial" w:hAnsi="Arial" w:cs="Arial"/>
                <w:noProof/>
                <w:webHidden/>
              </w:rPr>
              <w:instrText xml:space="preserve"> PAGEREF _Toc532213710 \h </w:instrText>
            </w:r>
            <w:r w:rsidR="005D7F71" w:rsidRPr="002850AC">
              <w:rPr>
                <w:rFonts w:ascii="Arial" w:hAnsi="Arial" w:cs="Arial"/>
                <w:noProof/>
                <w:webHidden/>
              </w:rPr>
            </w:r>
            <w:r w:rsidR="005D7F71" w:rsidRPr="002850AC">
              <w:rPr>
                <w:rFonts w:ascii="Arial" w:hAnsi="Arial" w:cs="Arial"/>
                <w:noProof/>
                <w:webHidden/>
              </w:rPr>
              <w:fldChar w:fldCharType="separate"/>
            </w:r>
            <w:r w:rsidR="005D7F71" w:rsidRPr="002850AC">
              <w:rPr>
                <w:rFonts w:ascii="Arial" w:hAnsi="Arial" w:cs="Arial"/>
                <w:noProof/>
                <w:webHidden/>
              </w:rPr>
              <w:t>31</w:t>
            </w:r>
            <w:r w:rsidR="005D7F71" w:rsidRPr="002850AC">
              <w:rPr>
                <w:rFonts w:ascii="Arial" w:hAnsi="Arial" w:cs="Arial"/>
                <w:noProof/>
                <w:webHidden/>
              </w:rPr>
              <w:fldChar w:fldCharType="end"/>
            </w:r>
          </w:hyperlink>
        </w:p>
        <w:p w14:paraId="6160578B" w14:textId="77777777" w:rsidR="005D7F71" w:rsidRPr="002850AC" w:rsidRDefault="00C7505C">
          <w:pPr>
            <w:pStyle w:val="TOC3"/>
            <w:tabs>
              <w:tab w:val="left" w:pos="1200"/>
              <w:tab w:val="right" w:leader="dot" w:pos="9350"/>
            </w:tabs>
            <w:rPr>
              <w:rFonts w:ascii="Arial" w:eastAsiaTheme="minorEastAsia" w:hAnsi="Arial" w:cs="Arial"/>
              <w:i w:val="0"/>
              <w:iCs w:val="0"/>
              <w:noProof/>
              <w:lang w:val="fr-FR" w:eastAsia="fr-FR"/>
            </w:rPr>
          </w:pPr>
          <w:hyperlink w:anchor="_Toc532213711" w:history="1">
            <w:r w:rsidR="005D7F71" w:rsidRPr="002850AC">
              <w:rPr>
                <w:rStyle w:val="Hyperlink"/>
                <w:rFonts w:ascii="Arial" w:hAnsi="Arial" w:cs="Arial"/>
                <w:noProof/>
              </w:rPr>
              <w:t>12.1.6</w:t>
            </w:r>
            <w:r w:rsidR="005D7F71" w:rsidRPr="002850AC">
              <w:rPr>
                <w:rFonts w:ascii="Arial" w:eastAsiaTheme="minorEastAsia" w:hAnsi="Arial" w:cs="Arial"/>
                <w:i w:val="0"/>
                <w:iCs w:val="0"/>
                <w:noProof/>
                <w:lang w:val="fr-FR" w:eastAsia="fr-FR"/>
              </w:rPr>
              <w:tab/>
            </w:r>
            <w:r w:rsidR="005D7F71" w:rsidRPr="002850AC">
              <w:rPr>
                <w:rStyle w:val="Hyperlink"/>
                <w:rFonts w:ascii="Arial" w:hAnsi="Arial" w:cs="Arial"/>
                <w:noProof/>
              </w:rPr>
              <w:t>Embedded metadata</w:t>
            </w:r>
            <w:r w:rsidR="005D7F71" w:rsidRPr="002850AC">
              <w:rPr>
                <w:rFonts w:ascii="Arial" w:hAnsi="Arial" w:cs="Arial"/>
                <w:noProof/>
                <w:webHidden/>
              </w:rPr>
              <w:tab/>
            </w:r>
            <w:r w:rsidR="005D7F71" w:rsidRPr="002850AC">
              <w:rPr>
                <w:rFonts w:ascii="Arial" w:hAnsi="Arial" w:cs="Arial"/>
                <w:noProof/>
                <w:webHidden/>
              </w:rPr>
              <w:fldChar w:fldCharType="begin"/>
            </w:r>
            <w:r w:rsidR="005D7F71" w:rsidRPr="002850AC">
              <w:rPr>
                <w:rFonts w:ascii="Arial" w:hAnsi="Arial" w:cs="Arial"/>
                <w:noProof/>
                <w:webHidden/>
              </w:rPr>
              <w:instrText xml:space="preserve"> PAGEREF _Toc532213711 \h </w:instrText>
            </w:r>
            <w:r w:rsidR="005D7F71" w:rsidRPr="002850AC">
              <w:rPr>
                <w:rFonts w:ascii="Arial" w:hAnsi="Arial" w:cs="Arial"/>
                <w:noProof/>
                <w:webHidden/>
              </w:rPr>
            </w:r>
            <w:r w:rsidR="005D7F71" w:rsidRPr="002850AC">
              <w:rPr>
                <w:rFonts w:ascii="Arial" w:hAnsi="Arial" w:cs="Arial"/>
                <w:noProof/>
                <w:webHidden/>
              </w:rPr>
              <w:fldChar w:fldCharType="separate"/>
            </w:r>
            <w:r w:rsidR="005D7F71" w:rsidRPr="002850AC">
              <w:rPr>
                <w:rFonts w:ascii="Arial" w:hAnsi="Arial" w:cs="Arial"/>
                <w:noProof/>
                <w:webHidden/>
              </w:rPr>
              <w:t>31</w:t>
            </w:r>
            <w:r w:rsidR="005D7F71" w:rsidRPr="002850AC">
              <w:rPr>
                <w:rFonts w:ascii="Arial" w:hAnsi="Arial" w:cs="Arial"/>
                <w:noProof/>
                <w:webHidden/>
              </w:rPr>
              <w:fldChar w:fldCharType="end"/>
            </w:r>
          </w:hyperlink>
        </w:p>
        <w:p w14:paraId="480B6821" w14:textId="77777777" w:rsidR="005D7F71" w:rsidRPr="002850AC" w:rsidRDefault="00C7505C">
          <w:pPr>
            <w:pStyle w:val="TOC2"/>
            <w:tabs>
              <w:tab w:val="left" w:pos="800"/>
              <w:tab w:val="right" w:leader="dot" w:pos="9350"/>
            </w:tabs>
            <w:rPr>
              <w:rFonts w:ascii="Arial" w:eastAsiaTheme="minorEastAsia" w:hAnsi="Arial" w:cs="Arial"/>
              <w:smallCaps w:val="0"/>
              <w:noProof/>
              <w:lang w:val="fr-FR" w:eastAsia="fr-FR"/>
            </w:rPr>
          </w:pPr>
          <w:hyperlink w:anchor="_Toc532213712" w:history="1">
            <w:r w:rsidR="005D7F71" w:rsidRPr="002850AC">
              <w:rPr>
                <w:rStyle w:val="Hyperlink"/>
                <w:rFonts w:ascii="Arial" w:hAnsi="Arial" w:cs="Arial"/>
                <w:noProof/>
              </w:rPr>
              <w:t>12.2</w:t>
            </w:r>
            <w:r w:rsidR="005D7F71" w:rsidRPr="002850AC">
              <w:rPr>
                <w:rFonts w:ascii="Arial" w:eastAsiaTheme="minorEastAsia" w:hAnsi="Arial" w:cs="Arial"/>
                <w:smallCaps w:val="0"/>
                <w:noProof/>
                <w:lang w:val="fr-FR" w:eastAsia="fr-FR"/>
              </w:rPr>
              <w:tab/>
            </w:r>
            <w:r w:rsidR="005D7F71" w:rsidRPr="002850AC">
              <w:rPr>
                <w:rStyle w:val="Hyperlink"/>
                <w:rFonts w:ascii="Arial" w:hAnsi="Arial" w:cs="Arial"/>
                <w:noProof/>
              </w:rPr>
              <w:t>Metadata for services</w:t>
            </w:r>
            <w:r w:rsidR="005D7F71" w:rsidRPr="002850AC">
              <w:rPr>
                <w:rFonts w:ascii="Arial" w:hAnsi="Arial" w:cs="Arial"/>
                <w:noProof/>
                <w:webHidden/>
              </w:rPr>
              <w:tab/>
            </w:r>
            <w:r w:rsidR="005D7F71" w:rsidRPr="002850AC">
              <w:rPr>
                <w:rFonts w:ascii="Arial" w:hAnsi="Arial" w:cs="Arial"/>
                <w:noProof/>
                <w:webHidden/>
              </w:rPr>
              <w:fldChar w:fldCharType="begin"/>
            </w:r>
            <w:r w:rsidR="005D7F71" w:rsidRPr="002850AC">
              <w:rPr>
                <w:rFonts w:ascii="Arial" w:hAnsi="Arial" w:cs="Arial"/>
                <w:noProof/>
                <w:webHidden/>
              </w:rPr>
              <w:instrText xml:space="preserve"> PAGEREF _Toc532213712 \h </w:instrText>
            </w:r>
            <w:r w:rsidR="005D7F71" w:rsidRPr="002850AC">
              <w:rPr>
                <w:rFonts w:ascii="Arial" w:hAnsi="Arial" w:cs="Arial"/>
                <w:noProof/>
                <w:webHidden/>
              </w:rPr>
            </w:r>
            <w:r w:rsidR="005D7F71" w:rsidRPr="002850AC">
              <w:rPr>
                <w:rFonts w:ascii="Arial" w:hAnsi="Arial" w:cs="Arial"/>
                <w:noProof/>
                <w:webHidden/>
              </w:rPr>
              <w:fldChar w:fldCharType="separate"/>
            </w:r>
            <w:r w:rsidR="005D7F71" w:rsidRPr="002850AC">
              <w:rPr>
                <w:rFonts w:ascii="Arial" w:hAnsi="Arial" w:cs="Arial"/>
                <w:noProof/>
                <w:webHidden/>
              </w:rPr>
              <w:t>31</w:t>
            </w:r>
            <w:r w:rsidR="005D7F71" w:rsidRPr="002850AC">
              <w:rPr>
                <w:rFonts w:ascii="Arial" w:hAnsi="Arial" w:cs="Arial"/>
                <w:noProof/>
                <w:webHidden/>
              </w:rPr>
              <w:fldChar w:fldCharType="end"/>
            </w:r>
          </w:hyperlink>
        </w:p>
        <w:p w14:paraId="78A6A4C2" w14:textId="77777777" w:rsidR="005D7F71" w:rsidRPr="002850AC" w:rsidRDefault="00C7505C">
          <w:pPr>
            <w:pStyle w:val="TOC3"/>
            <w:tabs>
              <w:tab w:val="left" w:pos="1200"/>
              <w:tab w:val="right" w:leader="dot" w:pos="9350"/>
            </w:tabs>
            <w:rPr>
              <w:rFonts w:ascii="Arial" w:eastAsiaTheme="minorEastAsia" w:hAnsi="Arial" w:cs="Arial"/>
              <w:i w:val="0"/>
              <w:iCs w:val="0"/>
              <w:noProof/>
              <w:lang w:val="fr-FR" w:eastAsia="fr-FR"/>
            </w:rPr>
          </w:pPr>
          <w:hyperlink w:anchor="_Toc532213713" w:history="1">
            <w:r w:rsidR="005D7F71" w:rsidRPr="002850AC">
              <w:rPr>
                <w:rStyle w:val="Hyperlink"/>
                <w:rFonts w:ascii="Arial" w:hAnsi="Arial" w:cs="Arial"/>
                <w:noProof/>
              </w:rPr>
              <w:t>12.2.1</w:t>
            </w:r>
            <w:r w:rsidR="005D7F71" w:rsidRPr="002850AC">
              <w:rPr>
                <w:rFonts w:ascii="Arial" w:eastAsiaTheme="minorEastAsia" w:hAnsi="Arial" w:cs="Arial"/>
                <w:i w:val="0"/>
                <w:iCs w:val="0"/>
                <w:noProof/>
                <w:lang w:val="fr-FR" w:eastAsia="fr-FR"/>
              </w:rPr>
              <w:tab/>
            </w:r>
            <w:r w:rsidR="005D7F71" w:rsidRPr="002850AC">
              <w:rPr>
                <w:rStyle w:val="Hyperlink"/>
                <w:rFonts w:ascii="Arial" w:hAnsi="Arial" w:cs="Arial"/>
                <w:noProof/>
              </w:rPr>
              <w:t>Generic metadata for services</w:t>
            </w:r>
            <w:r w:rsidR="005D7F71" w:rsidRPr="002850AC">
              <w:rPr>
                <w:rFonts w:ascii="Arial" w:hAnsi="Arial" w:cs="Arial"/>
                <w:noProof/>
                <w:webHidden/>
              </w:rPr>
              <w:tab/>
            </w:r>
            <w:r w:rsidR="005D7F71" w:rsidRPr="002850AC">
              <w:rPr>
                <w:rFonts w:ascii="Arial" w:hAnsi="Arial" w:cs="Arial"/>
                <w:noProof/>
                <w:webHidden/>
              </w:rPr>
              <w:fldChar w:fldCharType="begin"/>
            </w:r>
            <w:r w:rsidR="005D7F71" w:rsidRPr="002850AC">
              <w:rPr>
                <w:rFonts w:ascii="Arial" w:hAnsi="Arial" w:cs="Arial"/>
                <w:noProof/>
                <w:webHidden/>
              </w:rPr>
              <w:instrText xml:space="preserve"> PAGEREF _Toc532213713 \h </w:instrText>
            </w:r>
            <w:r w:rsidR="005D7F71" w:rsidRPr="002850AC">
              <w:rPr>
                <w:rFonts w:ascii="Arial" w:hAnsi="Arial" w:cs="Arial"/>
                <w:noProof/>
                <w:webHidden/>
              </w:rPr>
            </w:r>
            <w:r w:rsidR="005D7F71" w:rsidRPr="002850AC">
              <w:rPr>
                <w:rFonts w:ascii="Arial" w:hAnsi="Arial" w:cs="Arial"/>
                <w:noProof/>
                <w:webHidden/>
              </w:rPr>
              <w:fldChar w:fldCharType="separate"/>
            </w:r>
            <w:r w:rsidR="005D7F71" w:rsidRPr="002850AC">
              <w:rPr>
                <w:rFonts w:ascii="Arial" w:hAnsi="Arial" w:cs="Arial"/>
                <w:noProof/>
                <w:webHidden/>
              </w:rPr>
              <w:t>31</w:t>
            </w:r>
            <w:r w:rsidR="005D7F71" w:rsidRPr="002850AC">
              <w:rPr>
                <w:rFonts w:ascii="Arial" w:hAnsi="Arial" w:cs="Arial"/>
                <w:noProof/>
                <w:webHidden/>
              </w:rPr>
              <w:fldChar w:fldCharType="end"/>
            </w:r>
          </w:hyperlink>
        </w:p>
        <w:p w14:paraId="2C0BA076" w14:textId="77777777" w:rsidR="005D7F71" w:rsidRPr="002850AC" w:rsidRDefault="00C7505C">
          <w:pPr>
            <w:pStyle w:val="TOC3"/>
            <w:tabs>
              <w:tab w:val="left" w:pos="1200"/>
              <w:tab w:val="right" w:leader="dot" w:pos="9350"/>
            </w:tabs>
            <w:rPr>
              <w:rFonts w:ascii="Arial" w:eastAsiaTheme="minorEastAsia" w:hAnsi="Arial" w:cs="Arial"/>
              <w:i w:val="0"/>
              <w:iCs w:val="0"/>
              <w:noProof/>
              <w:lang w:val="fr-FR" w:eastAsia="fr-FR"/>
            </w:rPr>
          </w:pPr>
          <w:hyperlink w:anchor="_Toc532213714" w:history="1">
            <w:r w:rsidR="005D7F71" w:rsidRPr="002850AC">
              <w:rPr>
                <w:rStyle w:val="Hyperlink"/>
                <w:rFonts w:ascii="Arial" w:hAnsi="Arial" w:cs="Arial"/>
                <w:noProof/>
              </w:rPr>
              <w:t>12.2.2</w:t>
            </w:r>
            <w:r w:rsidR="005D7F71" w:rsidRPr="002850AC">
              <w:rPr>
                <w:rFonts w:ascii="Arial" w:eastAsiaTheme="minorEastAsia" w:hAnsi="Arial" w:cs="Arial"/>
                <w:i w:val="0"/>
                <w:iCs w:val="0"/>
                <w:noProof/>
                <w:lang w:val="fr-FR" w:eastAsia="fr-FR"/>
              </w:rPr>
              <w:tab/>
            </w:r>
            <w:r w:rsidR="005D7F71" w:rsidRPr="002850AC">
              <w:rPr>
                <w:rStyle w:val="Hyperlink"/>
                <w:rFonts w:ascii="Arial" w:hAnsi="Arial" w:cs="Arial"/>
                <w:noProof/>
              </w:rPr>
              <w:t>Use of the IHO S-100 metadata model and schemas</w:t>
            </w:r>
            <w:r w:rsidR="005D7F71" w:rsidRPr="002850AC">
              <w:rPr>
                <w:rFonts w:ascii="Arial" w:hAnsi="Arial" w:cs="Arial"/>
                <w:noProof/>
                <w:webHidden/>
              </w:rPr>
              <w:tab/>
            </w:r>
            <w:r w:rsidR="005D7F71" w:rsidRPr="002850AC">
              <w:rPr>
                <w:rFonts w:ascii="Arial" w:hAnsi="Arial" w:cs="Arial"/>
                <w:noProof/>
                <w:webHidden/>
              </w:rPr>
              <w:fldChar w:fldCharType="begin"/>
            </w:r>
            <w:r w:rsidR="005D7F71" w:rsidRPr="002850AC">
              <w:rPr>
                <w:rFonts w:ascii="Arial" w:hAnsi="Arial" w:cs="Arial"/>
                <w:noProof/>
                <w:webHidden/>
              </w:rPr>
              <w:instrText xml:space="preserve"> PAGEREF _Toc532213714 \h </w:instrText>
            </w:r>
            <w:r w:rsidR="005D7F71" w:rsidRPr="002850AC">
              <w:rPr>
                <w:rFonts w:ascii="Arial" w:hAnsi="Arial" w:cs="Arial"/>
                <w:noProof/>
                <w:webHidden/>
              </w:rPr>
            </w:r>
            <w:r w:rsidR="005D7F71" w:rsidRPr="002850AC">
              <w:rPr>
                <w:rFonts w:ascii="Arial" w:hAnsi="Arial" w:cs="Arial"/>
                <w:noProof/>
                <w:webHidden/>
              </w:rPr>
              <w:fldChar w:fldCharType="separate"/>
            </w:r>
            <w:r w:rsidR="005D7F71" w:rsidRPr="002850AC">
              <w:rPr>
                <w:rFonts w:ascii="Arial" w:hAnsi="Arial" w:cs="Arial"/>
                <w:noProof/>
                <w:webHidden/>
              </w:rPr>
              <w:t>31</w:t>
            </w:r>
            <w:r w:rsidR="005D7F71" w:rsidRPr="002850AC">
              <w:rPr>
                <w:rFonts w:ascii="Arial" w:hAnsi="Arial" w:cs="Arial"/>
                <w:noProof/>
                <w:webHidden/>
              </w:rPr>
              <w:fldChar w:fldCharType="end"/>
            </w:r>
          </w:hyperlink>
        </w:p>
        <w:p w14:paraId="55179D9E" w14:textId="77777777" w:rsidR="005D7F71" w:rsidRPr="002850AC" w:rsidRDefault="00C7505C">
          <w:pPr>
            <w:pStyle w:val="TOC3"/>
            <w:tabs>
              <w:tab w:val="left" w:pos="1200"/>
              <w:tab w:val="right" w:leader="dot" w:pos="9350"/>
            </w:tabs>
            <w:rPr>
              <w:rFonts w:ascii="Arial" w:eastAsiaTheme="minorEastAsia" w:hAnsi="Arial" w:cs="Arial"/>
              <w:i w:val="0"/>
              <w:iCs w:val="0"/>
              <w:noProof/>
              <w:lang w:val="fr-FR" w:eastAsia="fr-FR"/>
            </w:rPr>
          </w:pPr>
          <w:hyperlink w:anchor="_Toc532213715" w:history="1">
            <w:r w:rsidR="005D7F71" w:rsidRPr="002850AC">
              <w:rPr>
                <w:rStyle w:val="Hyperlink"/>
                <w:rFonts w:ascii="Arial" w:hAnsi="Arial" w:cs="Arial"/>
                <w:noProof/>
              </w:rPr>
              <w:t>12.2.3</w:t>
            </w:r>
            <w:r w:rsidR="005D7F71" w:rsidRPr="002850AC">
              <w:rPr>
                <w:rFonts w:ascii="Arial" w:eastAsiaTheme="minorEastAsia" w:hAnsi="Arial" w:cs="Arial"/>
                <w:i w:val="0"/>
                <w:iCs w:val="0"/>
                <w:noProof/>
                <w:lang w:val="fr-FR" w:eastAsia="fr-FR"/>
              </w:rPr>
              <w:tab/>
            </w:r>
            <w:r w:rsidR="005D7F71" w:rsidRPr="002850AC">
              <w:rPr>
                <w:rStyle w:val="Hyperlink"/>
                <w:rFonts w:ascii="Arial" w:hAnsi="Arial" w:cs="Arial"/>
                <w:noProof/>
              </w:rPr>
              <w:t>Data protection, authentication, and encryption</w:t>
            </w:r>
            <w:r w:rsidR="005D7F71" w:rsidRPr="002850AC">
              <w:rPr>
                <w:rFonts w:ascii="Arial" w:hAnsi="Arial" w:cs="Arial"/>
                <w:noProof/>
                <w:webHidden/>
              </w:rPr>
              <w:tab/>
            </w:r>
            <w:r w:rsidR="005D7F71" w:rsidRPr="002850AC">
              <w:rPr>
                <w:rFonts w:ascii="Arial" w:hAnsi="Arial" w:cs="Arial"/>
                <w:noProof/>
                <w:webHidden/>
              </w:rPr>
              <w:fldChar w:fldCharType="begin"/>
            </w:r>
            <w:r w:rsidR="005D7F71" w:rsidRPr="002850AC">
              <w:rPr>
                <w:rFonts w:ascii="Arial" w:hAnsi="Arial" w:cs="Arial"/>
                <w:noProof/>
                <w:webHidden/>
              </w:rPr>
              <w:instrText xml:space="preserve"> PAGEREF _Toc532213715 \h </w:instrText>
            </w:r>
            <w:r w:rsidR="005D7F71" w:rsidRPr="002850AC">
              <w:rPr>
                <w:rFonts w:ascii="Arial" w:hAnsi="Arial" w:cs="Arial"/>
                <w:noProof/>
                <w:webHidden/>
              </w:rPr>
            </w:r>
            <w:r w:rsidR="005D7F71" w:rsidRPr="002850AC">
              <w:rPr>
                <w:rFonts w:ascii="Arial" w:hAnsi="Arial" w:cs="Arial"/>
                <w:noProof/>
                <w:webHidden/>
              </w:rPr>
              <w:fldChar w:fldCharType="separate"/>
            </w:r>
            <w:r w:rsidR="005D7F71" w:rsidRPr="002850AC">
              <w:rPr>
                <w:rFonts w:ascii="Arial" w:hAnsi="Arial" w:cs="Arial"/>
                <w:noProof/>
                <w:webHidden/>
              </w:rPr>
              <w:t>32</w:t>
            </w:r>
            <w:r w:rsidR="005D7F71" w:rsidRPr="002850AC">
              <w:rPr>
                <w:rFonts w:ascii="Arial" w:hAnsi="Arial" w:cs="Arial"/>
                <w:noProof/>
                <w:webHidden/>
              </w:rPr>
              <w:fldChar w:fldCharType="end"/>
            </w:r>
          </w:hyperlink>
        </w:p>
        <w:p w14:paraId="06068C92" w14:textId="77777777" w:rsidR="005D7F71" w:rsidRPr="002850AC" w:rsidRDefault="00C7505C">
          <w:pPr>
            <w:pStyle w:val="TOC3"/>
            <w:tabs>
              <w:tab w:val="left" w:pos="1200"/>
              <w:tab w:val="right" w:leader="dot" w:pos="9350"/>
            </w:tabs>
            <w:rPr>
              <w:rFonts w:ascii="Arial" w:eastAsiaTheme="minorEastAsia" w:hAnsi="Arial" w:cs="Arial"/>
              <w:i w:val="0"/>
              <w:iCs w:val="0"/>
              <w:noProof/>
              <w:lang w:val="fr-FR" w:eastAsia="fr-FR"/>
            </w:rPr>
          </w:pPr>
          <w:hyperlink w:anchor="_Toc532213716" w:history="1">
            <w:r w:rsidR="005D7F71" w:rsidRPr="002850AC">
              <w:rPr>
                <w:rStyle w:val="Hyperlink"/>
                <w:rFonts w:ascii="Arial" w:hAnsi="Arial" w:cs="Arial"/>
                <w:noProof/>
              </w:rPr>
              <w:t>12.2.4</w:t>
            </w:r>
            <w:r w:rsidR="005D7F71" w:rsidRPr="002850AC">
              <w:rPr>
                <w:rFonts w:ascii="Arial" w:eastAsiaTheme="minorEastAsia" w:hAnsi="Arial" w:cs="Arial"/>
                <w:i w:val="0"/>
                <w:iCs w:val="0"/>
                <w:noProof/>
                <w:lang w:val="fr-FR" w:eastAsia="fr-FR"/>
              </w:rPr>
              <w:tab/>
            </w:r>
            <w:r w:rsidR="005D7F71" w:rsidRPr="002850AC">
              <w:rPr>
                <w:rStyle w:val="Hyperlink"/>
                <w:rFonts w:ascii="Arial" w:hAnsi="Arial" w:cs="Arial"/>
                <w:noProof/>
              </w:rPr>
              <w:t>Embedded metadata</w:t>
            </w:r>
            <w:r w:rsidR="005D7F71" w:rsidRPr="002850AC">
              <w:rPr>
                <w:rFonts w:ascii="Arial" w:hAnsi="Arial" w:cs="Arial"/>
                <w:noProof/>
                <w:webHidden/>
              </w:rPr>
              <w:tab/>
            </w:r>
            <w:r w:rsidR="005D7F71" w:rsidRPr="002850AC">
              <w:rPr>
                <w:rFonts w:ascii="Arial" w:hAnsi="Arial" w:cs="Arial"/>
                <w:noProof/>
                <w:webHidden/>
              </w:rPr>
              <w:fldChar w:fldCharType="begin"/>
            </w:r>
            <w:r w:rsidR="005D7F71" w:rsidRPr="002850AC">
              <w:rPr>
                <w:rFonts w:ascii="Arial" w:hAnsi="Arial" w:cs="Arial"/>
                <w:noProof/>
                <w:webHidden/>
              </w:rPr>
              <w:instrText xml:space="preserve"> PAGEREF _Toc532213716 \h </w:instrText>
            </w:r>
            <w:r w:rsidR="005D7F71" w:rsidRPr="002850AC">
              <w:rPr>
                <w:rFonts w:ascii="Arial" w:hAnsi="Arial" w:cs="Arial"/>
                <w:noProof/>
                <w:webHidden/>
              </w:rPr>
            </w:r>
            <w:r w:rsidR="005D7F71" w:rsidRPr="002850AC">
              <w:rPr>
                <w:rFonts w:ascii="Arial" w:hAnsi="Arial" w:cs="Arial"/>
                <w:noProof/>
                <w:webHidden/>
              </w:rPr>
              <w:fldChar w:fldCharType="separate"/>
            </w:r>
            <w:r w:rsidR="005D7F71" w:rsidRPr="002850AC">
              <w:rPr>
                <w:rFonts w:ascii="Arial" w:hAnsi="Arial" w:cs="Arial"/>
                <w:noProof/>
                <w:webHidden/>
              </w:rPr>
              <w:t>32</w:t>
            </w:r>
            <w:r w:rsidR="005D7F71" w:rsidRPr="002850AC">
              <w:rPr>
                <w:rFonts w:ascii="Arial" w:hAnsi="Arial" w:cs="Arial"/>
                <w:noProof/>
                <w:webHidden/>
              </w:rPr>
              <w:fldChar w:fldCharType="end"/>
            </w:r>
          </w:hyperlink>
        </w:p>
        <w:p w14:paraId="444B6C2B" w14:textId="77777777" w:rsidR="005D7F71" w:rsidRPr="002850AC" w:rsidRDefault="00C7505C">
          <w:pPr>
            <w:pStyle w:val="TOC1"/>
            <w:tabs>
              <w:tab w:val="left" w:pos="600"/>
              <w:tab w:val="right" w:leader="dot" w:pos="9350"/>
            </w:tabs>
            <w:rPr>
              <w:rFonts w:ascii="Arial" w:eastAsiaTheme="minorEastAsia" w:hAnsi="Arial" w:cs="Arial"/>
              <w:b w:val="0"/>
              <w:bCs w:val="0"/>
              <w:caps w:val="0"/>
              <w:noProof/>
              <w:lang w:val="fr-FR" w:eastAsia="fr-FR"/>
            </w:rPr>
          </w:pPr>
          <w:hyperlink w:anchor="_Toc532213717" w:history="1">
            <w:r w:rsidR="005D7F71" w:rsidRPr="002850AC">
              <w:rPr>
                <w:rStyle w:val="Hyperlink"/>
                <w:rFonts w:ascii="Arial" w:hAnsi="Arial" w:cs="Arial"/>
                <w:noProof/>
              </w:rPr>
              <w:t>13.</w:t>
            </w:r>
            <w:r w:rsidR="005D7F71" w:rsidRPr="002850AC">
              <w:rPr>
                <w:rFonts w:ascii="Arial" w:eastAsiaTheme="minorEastAsia" w:hAnsi="Arial" w:cs="Arial"/>
                <w:b w:val="0"/>
                <w:bCs w:val="0"/>
                <w:caps w:val="0"/>
                <w:noProof/>
                <w:lang w:val="fr-FR" w:eastAsia="fr-FR"/>
              </w:rPr>
              <w:tab/>
            </w:r>
            <w:r w:rsidR="005D7F71" w:rsidRPr="002850AC">
              <w:rPr>
                <w:rStyle w:val="Hyperlink"/>
                <w:rFonts w:ascii="Arial" w:hAnsi="Arial" w:cs="Arial"/>
                <w:noProof/>
              </w:rPr>
              <w:t>Define data encoding format</w:t>
            </w:r>
            <w:r w:rsidR="005D7F71" w:rsidRPr="002850AC">
              <w:rPr>
                <w:rFonts w:ascii="Arial" w:hAnsi="Arial" w:cs="Arial"/>
                <w:noProof/>
                <w:webHidden/>
              </w:rPr>
              <w:tab/>
            </w:r>
            <w:r w:rsidR="005D7F71" w:rsidRPr="002850AC">
              <w:rPr>
                <w:rFonts w:ascii="Arial" w:hAnsi="Arial" w:cs="Arial"/>
                <w:noProof/>
                <w:webHidden/>
              </w:rPr>
              <w:fldChar w:fldCharType="begin"/>
            </w:r>
            <w:r w:rsidR="005D7F71" w:rsidRPr="002850AC">
              <w:rPr>
                <w:rFonts w:ascii="Arial" w:hAnsi="Arial" w:cs="Arial"/>
                <w:noProof/>
                <w:webHidden/>
              </w:rPr>
              <w:instrText xml:space="preserve"> PAGEREF _Toc532213717 \h </w:instrText>
            </w:r>
            <w:r w:rsidR="005D7F71" w:rsidRPr="002850AC">
              <w:rPr>
                <w:rFonts w:ascii="Arial" w:hAnsi="Arial" w:cs="Arial"/>
                <w:noProof/>
                <w:webHidden/>
              </w:rPr>
            </w:r>
            <w:r w:rsidR="005D7F71" w:rsidRPr="002850AC">
              <w:rPr>
                <w:rFonts w:ascii="Arial" w:hAnsi="Arial" w:cs="Arial"/>
                <w:noProof/>
                <w:webHidden/>
              </w:rPr>
              <w:fldChar w:fldCharType="separate"/>
            </w:r>
            <w:r w:rsidR="005D7F71" w:rsidRPr="002850AC">
              <w:rPr>
                <w:rFonts w:ascii="Arial" w:hAnsi="Arial" w:cs="Arial"/>
                <w:noProof/>
                <w:webHidden/>
              </w:rPr>
              <w:t>32</w:t>
            </w:r>
            <w:r w:rsidR="005D7F71" w:rsidRPr="002850AC">
              <w:rPr>
                <w:rFonts w:ascii="Arial" w:hAnsi="Arial" w:cs="Arial"/>
                <w:noProof/>
                <w:webHidden/>
              </w:rPr>
              <w:fldChar w:fldCharType="end"/>
            </w:r>
          </w:hyperlink>
        </w:p>
        <w:p w14:paraId="1C819121" w14:textId="77777777" w:rsidR="005D7F71" w:rsidRPr="002850AC" w:rsidRDefault="00C7505C">
          <w:pPr>
            <w:pStyle w:val="TOC2"/>
            <w:tabs>
              <w:tab w:val="left" w:pos="800"/>
              <w:tab w:val="right" w:leader="dot" w:pos="9350"/>
            </w:tabs>
            <w:rPr>
              <w:rFonts w:ascii="Arial" w:eastAsiaTheme="minorEastAsia" w:hAnsi="Arial" w:cs="Arial"/>
              <w:smallCaps w:val="0"/>
              <w:noProof/>
              <w:lang w:val="fr-FR" w:eastAsia="fr-FR"/>
            </w:rPr>
          </w:pPr>
          <w:hyperlink w:anchor="_Toc532213718" w:history="1">
            <w:r w:rsidR="005D7F71" w:rsidRPr="002850AC">
              <w:rPr>
                <w:rStyle w:val="Hyperlink"/>
                <w:rFonts w:ascii="Arial" w:hAnsi="Arial" w:cs="Arial"/>
                <w:noProof/>
              </w:rPr>
              <w:t>13.3</w:t>
            </w:r>
            <w:r w:rsidR="005D7F71" w:rsidRPr="002850AC">
              <w:rPr>
                <w:rFonts w:ascii="Arial" w:eastAsiaTheme="minorEastAsia" w:hAnsi="Arial" w:cs="Arial"/>
                <w:smallCaps w:val="0"/>
                <w:noProof/>
                <w:lang w:val="fr-FR" w:eastAsia="fr-FR"/>
              </w:rPr>
              <w:tab/>
            </w:r>
            <w:r w:rsidR="005D7F71" w:rsidRPr="002850AC">
              <w:rPr>
                <w:rStyle w:val="Hyperlink"/>
                <w:rFonts w:ascii="Arial" w:hAnsi="Arial" w:cs="Arial"/>
                <w:noProof/>
              </w:rPr>
              <w:t>Selection of encoding format</w:t>
            </w:r>
            <w:r w:rsidR="005D7F71" w:rsidRPr="002850AC">
              <w:rPr>
                <w:rFonts w:ascii="Arial" w:hAnsi="Arial" w:cs="Arial"/>
                <w:noProof/>
                <w:webHidden/>
              </w:rPr>
              <w:tab/>
            </w:r>
            <w:r w:rsidR="005D7F71" w:rsidRPr="002850AC">
              <w:rPr>
                <w:rFonts w:ascii="Arial" w:hAnsi="Arial" w:cs="Arial"/>
                <w:noProof/>
                <w:webHidden/>
              </w:rPr>
              <w:fldChar w:fldCharType="begin"/>
            </w:r>
            <w:r w:rsidR="005D7F71" w:rsidRPr="002850AC">
              <w:rPr>
                <w:rFonts w:ascii="Arial" w:hAnsi="Arial" w:cs="Arial"/>
                <w:noProof/>
                <w:webHidden/>
              </w:rPr>
              <w:instrText xml:space="preserve"> PAGEREF _Toc532213718 \h </w:instrText>
            </w:r>
            <w:r w:rsidR="005D7F71" w:rsidRPr="002850AC">
              <w:rPr>
                <w:rFonts w:ascii="Arial" w:hAnsi="Arial" w:cs="Arial"/>
                <w:noProof/>
                <w:webHidden/>
              </w:rPr>
            </w:r>
            <w:r w:rsidR="005D7F71" w:rsidRPr="002850AC">
              <w:rPr>
                <w:rFonts w:ascii="Arial" w:hAnsi="Arial" w:cs="Arial"/>
                <w:noProof/>
                <w:webHidden/>
              </w:rPr>
              <w:fldChar w:fldCharType="separate"/>
            </w:r>
            <w:r w:rsidR="005D7F71" w:rsidRPr="002850AC">
              <w:rPr>
                <w:rFonts w:ascii="Arial" w:hAnsi="Arial" w:cs="Arial"/>
                <w:noProof/>
                <w:webHidden/>
              </w:rPr>
              <w:t>32</w:t>
            </w:r>
            <w:r w:rsidR="005D7F71" w:rsidRPr="002850AC">
              <w:rPr>
                <w:rFonts w:ascii="Arial" w:hAnsi="Arial" w:cs="Arial"/>
                <w:noProof/>
                <w:webHidden/>
              </w:rPr>
              <w:fldChar w:fldCharType="end"/>
            </w:r>
          </w:hyperlink>
        </w:p>
        <w:p w14:paraId="31A95ADB" w14:textId="77777777" w:rsidR="005D7F71" w:rsidRPr="002850AC" w:rsidRDefault="00C7505C">
          <w:pPr>
            <w:pStyle w:val="TOC2"/>
            <w:tabs>
              <w:tab w:val="left" w:pos="800"/>
              <w:tab w:val="right" w:leader="dot" w:pos="9350"/>
            </w:tabs>
            <w:rPr>
              <w:rFonts w:ascii="Arial" w:eastAsiaTheme="minorEastAsia" w:hAnsi="Arial" w:cs="Arial"/>
              <w:smallCaps w:val="0"/>
              <w:noProof/>
              <w:lang w:val="fr-FR" w:eastAsia="fr-FR"/>
            </w:rPr>
          </w:pPr>
          <w:hyperlink w:anchor="_Toc532213719" w:history="1">
            <w:r w:rsidR="005D7F71" w:rsidRPr="002850AC">
              <w:rPr>
                <w:rStyle w:val="Hyperlink"/>
                <w:rFonts w:ascii="Arial" w:hAnsi="Arial" w:cs="Arial"/>
                <w:noProof/>
              </w:rPr>
              <w:t>13.4</w:t>
            </w:r>
            <w:r w:rsidR="005D7F71" w:rsidRPr="002850AC">
              <w:rPr>
                <w:rFonts w:ascii="Arial" w:eastAsiaTheme="minorEastAsia" w:hAnsi="Arial" w:cs="Arial"/>
                <w:smallCaps w:val="0"/>
                <w:noProof/>
                <w:lang w:val="fr-FR" w:eastAsia="fr-FR"/>
              </w:rPr>
              <w:tab/>
            </w:r>
            <w:r w:rsidR="005D7F71" w:rsidRPr="002850AC">
              <w:rPr>
                <w:rStyle w:val="Hyperlink"/>
                <w:rFonts w:ascii="Arial" w:hAnsi="Arial" w:cs="Arial"/>
                <w:noProof/>
              </w:rPr>
              <w:t>Data format definition artefacts</w:t>
            </w:r>
            <w:r w:rsidR="005D7F71" w:rsidRPr="002850AC">
              <w:rPr>
                <w:rFonts w:ascii="Arial" w:hAnsi="Arial" w:cs="Arial"/>
                <w:noProof/>
                <w:webHidden/>
              </w:rPr>
              <w:tab/>
            </w:r>
            <w:r w:rsidR="005D7F71" w:rsidRPr="002850AC">
              <w:rPr>
                <w:rFonts w:ascii="Arial" w:hAnsi="Arial" w:cs="Arial"/>
                <w:noProof/>
                <w:webHidden/>
              </w:rPr>
              <w:fldChar w:fldCharType="begin"/>
            </w:r>
            <w:r w:rsidR="005D7F71" w:rsidRPr="002850AC">
              <w:rPr>
                <w:rFonts w:ascii="Arial" w:hAnsi="Arial" w:cs="Arial"/>
                <w:noProof/>
                <w:webHidden/>
              </w:rPr>
              <w:instrText xml:space="preserve"> PAGEREF _Toc532213719 \h </w:instrText>
            </w:r>
            <w:r w:rsidR="005D7F71" w:rsidRPr="002850AC">
              <w:rPr>
                <w:rFonts w:ascii="Arial" w:hAnsi="Arial" w:cs="Arial"/>
                <w:noProof/>
                <w:webHidden/>
              </w:rPr>
            </w:r>
            <w:r w:rsidR="005D7F71" w:rsidRPr="002850AC">
              <w:rPr>
                <w:rFonts w:ascii="Arial" w:hAnsi="Arial" w:cs="Arial"/>
                <w:noProof/>
                <w:webHidden/>
              </w:rPr>
              <w:fldChar w:fldCharType="separate"/>
            </w:r>
            <w:r w:rsidR="005D7F71" w:rsidRPr="002850AC">
              <w:rPr>
                <w:rFonts w:ascii="Arial" w:hAnsi="Arial" w:cs="Arial"/>
                <w:noProof/>
                <w:webHidden/>
              </w:rPr>
              <w:t>33</w:t>
            </w:r>
            <w:r w:rsidR="005D7F71" w:rsidRPr="002850AC">
              <w:rPr>
                <w:rFonts w:ascii="Arial" w:hAnsi="Arial" w:cs="Arial"/>
                <w:noProof/>
                <w:webHidden/>
              </w:rPr>
              <w:fldChar w:fldCharType="end"/>
            </w:r>
          </w:hyperlink>
        </w:p>
        <w:p w14:paraId="490F626B" w14:textId="77777777" w:rsidR="005D7F71" w:rsidRPr="002850AC" w:rsidRDefault="00C7505C">
          <w:pPr>
            <w:pStyle w:val="TOC1"/>
            <w:tabs>
              <w:tab w:val="left" w:pos="600"/>
              <w:tab w:val="right" w:leader="dot" w:pos="9350"/>
            </w:tabs>
            <w:rPr>
              <w:rFonts w:ascii="Arial" w:eastAsiaTheme="minorEastAsia" w:hAnsi="Arial" w:cs="Arial"/>
              <w:b w:val="0"/>
              <w:bCs w:val="0"/>
              <w:caps w:val="0"/>
              <w:noProof/>
              <w:lang w:val="fr-FR" w:eastAsia="fr-FR"/>
            </w:rPr>
          </w:pPr>
          <w:hyperlink w:anchor="_Toc532213720" w:history="1">
            <w:r w:rsidR="005D7F71" w:rsidRPr="002850AC">
              <w:rPr>
                <w:rStyle w:val="Hyperlink"/>
                <w:rFonts w:ascii="Arial" w:hAnsi="Arial" w:cs="Arial"/>
                <w:noProof/>
              </w:rPr>
              <w:t>14.</w:t>
            </w:r>
            <w:r w:rsidR="005D7F71" w:rsidRPr="002850AC">
              <w:rPr>
                <w:rFonts w:ascii="Arial" w:eastAsiaTheme="minorEastAsia" w:hAnsi="Arial" w:cs="Arial"/>
                <w:b w:val="0"/>
                <w:bCs w:val="0"/>
                <w:caps w:val="0"/>
                <w:noProof/>
                <w:lang w:val="fr-FR" w:eastAsia="fr-FR"/>
              </w:rPr>
              <w:tab/>
            </w:r>
            <w:r w:rsidR="005D7F71" w:rsidRPr="002850AC">
              <w:rPr>
                <w:rStyle w:val="Hyperlink"/>
                <w:rFonts w:ascii="Arial" w:hAnsi="Arial" w:cs="Arial"/>
                <w:noProof/>
              </w:rPr>
              <w:t>Portrayal elements and rules</w:t>
            </w:r>
            <w:r w:rsidR="005D7F71" w:rsidRPr="002850AC">
              <w:rPr>
                <w:rFonts w:ascii="Arial" w:hAnsi="Arial" w:cs="Arial"/>
                <w:noProof/>
                <w:webHidden/>
              </w:rPr>
              <w:tab/>
            </w:r>
            <w:r w:rsidR="005D7F71" w:rsidRPr="002850AC">
              <w:rPr>
                <w:rFonts w:ascii="Arial" w:hAnsi="Arial" w:cs="Arial"/>
                <w:noProof/>
                <w:webHidden/>
              </w:rPr>
              <w:fldChar w:fldCharType="begin"/>
            </w:r>
            <w:r w:rsidR="005D7F71" w:rsidRPr="002850AC">
              <w:rPr>
                <w:rFonts w:ascii="Arial" w:hAnsi="Arial" w:cs="Arial"/>
                <w:noProof/>
                <w:webHidden/>
              </w:rPr>
              <w:instrText xml:space="preserve"> PAGEREF _Toc532213720 \h </w:instrText>
            </w:r>
            <w:r w:rsidR="005D7F71" w:rsidRPr="002850AC">
              <w:rPr>
                <w:rFonts w:ascii="Arial" w:hAnsi="Arial" w:cs="Arial"/>
                <w:noProof/>
                <w:webHidden/>
              </w:rPr>
            </w:r>
            <w:r w:rsidR="005D7F71" w:rsidRPr="002850AC">
              <w:rPr>
                <w:rFonts w:ascii="Arial" w:hAnsi="Arial" w:cs="Arial"/>
                <w:noProof/>
                <w:webHidden/>
              </w:rPr>
              <w:fldChar w:fldCharType="separate"/>
            </w:r>
            <w:r w:rsidR="005D7F71" w:rsidRPr="002850AC">
              <w:rPr>
                <w:rFonts w:ascii="Arial" w:hAnsi="Arial" w:cs="Arial"/>
                <w:noProof/>
                <w:webHidden/>
              </w:rPr>
              <w:t>34</w:t>
            </w:r>
            <w:r w:rsidR="005D7F71" w:rsidRPr="002850AC">
              <w:rPr>
                <w:rFonts w:ascii="Arial" w:hAnsi="Arial" w:cs="Arial"/>
                <w:noProof/>
                <w:webHidden/>
              </w:rPr>
              <w:fldChar w:fldCharType="end"/>
            </w:r>
          </w:hyperlink>
        </w:p>
        <w:p w14:paraId="6E3F7B0F" w14:textId="77777777" w:rsidR="005D7F71" w:rsidRPr="002850AC" w:rsidRDefault="00C7505C">
          <w:pPr>
            <w:pStyle w:val="TOC1"/>
            <w:tabs>
              <w:tab w:val="left" w:pos="600"/>
              <w:tab w:val="right" w:leader="dot" w:pos="9350"/>
            </w:tabs>
            <w:rPr>
              <w:rFonts w:ascii="Arial" w:eastAsiaTheme="minorEastAsia" w:hAnsi="Arial" w:cs="Arial"/>
              <w:b w:val="0"/>
              <w:bCs w:val="0"/>
              <w:caps w:val="0"/>
              <w:noProof/>
              <w:lang w:val="fr-FR" w:eastAsia="fr-FR"/>
            </w:rPr>
          </w:pPr>
          <w:hyperlink w:anchor="_Toc532213721" w:history="1">
            <w:r w:rsidR="005D7F71" w:rsidRPr="002850AC">
              <w:rPr>
                <w:rStyle w:val="Hyperlink"/>
                <w:rFonts w:ascii="Arial" w:hAnsi="Arial" w:cs="Arial"/>
                <w:noProof/>
              </w:rPr>
              <w:t>15.</w:t>
            </w:r>
            <w:r w:rsidR="005D7F71" w:rsidRPr="002850AC">
              <w:rPr>
                <w:rFonts w:ascii="Arial" w:eastAsiaTheme="minorEastAsia" w:hAnsi="Arial" w:cs="Arial"/>
                <w:b w:val="0"/>
                <w:bCs w:val="0"/>
                <w:caps w:val="0"/>
                <w:noProof/>
                <w:lang w:val="fr-FR" w:eastAsia="fr-FR"/>
              </w:rPr>
              <w:tab/>
            </w:r>
            <w:r w:rsidR="005D7F71" w:rsidRPr="002850AC">
              <w:rPr>
                <w:rStyle w:val="Hyperlink"/>
                <w:rFonts w:ascii="Arial" w:hAnsi="Arial" w:cs="Arial"/>
                <w:noProof/>
              </w:rPr>
              <w:t>Registration of portrayal elements</w:t>
            </w:r>
            <w:r w:rsidR="005D7F71" w:rsidRPr="002850AC">
              <w:rPr>
                <w:rFonts w:ascii="Arial" w:hAnsi="Arial" w:cs="Arial"/>
                <w:noProof/>
                <w:webHidden/>
              </w:rPr>
              <w:tab/>
            </w:r>
            <w:r w:rsidR="005D7F71" w:rsidRPr="002850AC">
              <w:rPr>
                <w:rFonts w:ascii="Arial" w:hAnsi="Arial" w:cs="Arial"/>
                <w:noProof/>
                <w:webHidden/>
              </w:rPr>
              <w:fldChar w:fldCharType="begin"/>
            </w:r>
            <w:r w:rsidR="005D7F71" w:rsidRPr="002850AC">
              <w:rPr>
                <w:rFonts w:ascii="Arial" w:hAnsi="Arial" w:cs="Arial"/>
                <w:noProof/>
                <w:webHidden/>
              </w:rPr>
              <w:instrText xml:space="preserve"> PAGEREF _Toc532213721 \h </w:instrText>
            </w:r>
            <w:r w:rsidR="005D7F71" w:rsidRPr="002850AC">
              <w:rPr>
                <w:rFonts w:ascii="Arial" w:hAnsi="Arial" w:cs="Arial"/>
                <w:noProof/>
                <w:webHidden/>
              </w:rPr>
            </w:r>
            <w:r w:rsidR="005D7F71" w:rsidRPr="002850AC">
              <w:rPr>
                <w:rFonts w:ascii="Arial" w:hAnsi="Arial" w:cs="Arial"/>
                <w:noProof/>
                <w:webHidden/>
              </w:rPr>
              <w:fldChar w:fldCharType="separate"/>
            </w:r>
            <w:r w:rsidR="005D7F71" w:rsidRPr="002850AC">
              <w:rPr>
                <w:rFonts w:ascii="Arial" w:hAnsi="Arial" w:cs="Arial"/>
                <w:noProof/>
                <w:webHidden/>
              </w:rPr>
              <w:t>35</w:t>
            </w:r>
            <w:r w:rsidR="005D7F71" w:rsidRPr="002850AC">
              <w:rPr>
                <w:rFonts w:ascii="Arial" w:hAnsi="Arial" w:cs="Arial"/>
                <w:noProof/>
                <w:webHidden/>
              </w:rPr>
              <w:fldChar w:fldCharType="end"/>
            </w:r>
          </w:hyperlink>
        </w:p>
        <w:p w14:paraId="1460E6A3" w14:textId="77777777" w:rsidR="005D7F71" w:rsidRPr="002850AC" w:rsidRDefault="00C7505C">
          <w:pPr>
            <w:pStyle w:val="TOC1"/>
            <w:tabs>
              <w:tab w:val="left" w:pos="600"/>
              <w:tab w:val="right" w:leader="dot" w:pos="9350"/>
            </w:tabs>
            <w:rPr>
              <w:rFonts w:ascii="Arial" w:eastAsiaTheme="minorEastAsia" w:hAnsi="Arial" w:cs="Arial"/>
              <w:b w:val="0"/>
              <w:bCs w:val="0"/>
              <w:caps w:val="0"/>
              <w:noProof/>
              <w:lang w:val="fr-FR" w:eastAsia="fr-FR"/>
            </w:rPr>
          </w:pPr>
          <w:hyperlink w:anchor="_Toc532213722" w:history="1">
            <w:r w:rsidR="005D7F71" w:rsidRPr="002850AC">
              <w:rPr>
                <w:rStyle w:val="Hyperlink"/>
                <w:rFonts w:ascii="Arial" w:hAnsi="Arial" w:cs="Arial"/>
                <w:noProof/>
              </w:rPr>
              <w:t>16.</w:t>
            </w:r>
            <w:r w:rsidR="005D7F71" w:rsidRPr="002850AC">
              <w:rPr>
                <w:rFonts w:ascii="Arial" w:eastAsiaTheme="minorEastAsia" w:hAnsi="Arial" w:cs="Arial"/>
                <w:b w:val="0"/>
                <w:bCs w:val="0"/>
                <w:caps w:val="0"/>
                <w:noProof/>
                <w:lang w:val="fr-FR" w:eastAsia="fr-FR"/>
              </w:rPr>
              <w:tab/>
            </w:r>
            <w:r w:rsidR="005D7F71" w:rsidRPr="002850AC">
              <w:rPr>
                <w:rStyle w:val="Hyperlink"/>
                <w:rFonts w:ascii="Arial" w:hAnsi="Arial" w:cs="Arial"/>
                <w:noProof/>
              </w:rPr>
              <w:t>Portrayal Catalogue</w:t>
            </w:r>
            <w:r w:rsidR="005D7F71" w:rsidRPr="002850AC">
              <w:rPr>
                <w:rFonts w:ascii="Arial" w:hAnsi="Arial" w:cs="Arial"/>
                <w:noProof/>
                <w:webHidden/>
              </w:rPr>
              <w:tab/>
            </w:r>
            <w:r w:rsidR="005D7F71" w:rsidRPr="002850AC">
              <w:rPr>
                <w:rFonts w:ascii="Arial" w:hAnsi="Arial" w:cs="Arial"/>
                <w:noProof/>
                <w:webHidden/>
              </w:rPr>
              <w:fldChar w:fldCharType="begin"/>
            </w:r>
            <w:r w:rsidR="005D7F71" w:rsidRPr="002850AC">
              <w:rPr>
                <w:rFonts w:ascii="Arial" w:hAnsi="Arial" w:cs="Arial"/>
                <w:noProof/>
                <w:webHidden/>
              </w:rPr>
              <w:instrText xml:space="preserve"> PAGEREF _Toc532213722 \h </w:instrText>
            </w:r>
            <w:r w:rsidR="005D7F71" w:rsidRPr="002850AC">
              <w:rPr>
                <w:rFonts w:ascii="Arial" w:hAnsi="Arial" w:cs="Arial"/>
                <w:noProof/>
                <w:webHidden/>
              </w:rPr>
            </w:r>
            <w:r w:rsidR="005D7F71" w:rsidRPr="002850AC">
              <w:rPr>
                <w:rFonts w:ascii="Arial" w:hAnsi="Arial" w:cs="Arial"/>
                <w:noProof/>
                <w:webHidden/>
              </w:rPr>
              <w:fldChar w:fldCharType="separate"/>
            </w:r>
            <w:r w:rsidR="005D7F71" w:rsidRPr="002850AC">
              <w:rPr>
                <w:rFonts w:ascii="Arial" w:hAnsi="Arial" w:cs="Arial"/>
                <w:noProof/>
                <w:webHidden/>
              </w:rPr>
              <w:t>35</w:t>
            </w:r>
            <w:r w:rsidR="005D7F71" w:rsidRPr="002850AC">
              <w:rPr>
                <w:rFonts w:ascii="Arial" w:hAnsi="Arial" w:cs="Arial"/>
                <w:noProof/>
                <w:webHidden/>
              </w:rPr>
              <w:fldChar w:fldCharType="end"/>
            </w:r>
          </w:hyperlink>
        </w:p>
        <w:p w14:paraId="647CBC2D" w14:textId="77777777" w:rsidR="005D7F71" w:rsidRPr="002850AC" w:rsidRDefault="00C7505C">
          <w:pPr>
            <w:pStyle w:val="TOC1"/>
            <w:tabs>
              <w:tab w:val="left" w:pos="600"/>
              <w:tab w:val="right" w:leader="dot" w:pos="9350"/>
            </w:tabs>
            <w:rPr>
              <w:rFonts w:ascii="Arial" w:eastAsiaTheme="minorEastAsia" w:hAnsi="Arial" w:cs="Arial"/>
              <w:b w:val="0"/>
              <w:bCs w:val="0"/>
              <w:caps w:val="0"/>
              <w:noProof/>
              <w:lang w:val="fr-FR" w:eastAsia="fr-FR"/>
            </w:rPr>
          </w:pPr>
          <w:hyperlink w:anchor="_Toc532213723" w:history="1">
            <w:r w:rsidR="005D7F71" w:rsidRPr="002850AC">
              <w:rPr>
                <w:rStyle w:val="Hyperlink"/>
                <w:rFonts w:ascii="Arial" w:hAnsi="Arial" w:cs="Arial"/>
                <w:noProof/>
              </w:rPr>
              <w:t>17.</w:t>
            </w:r>
            <w:r w:rsidR="005D7F71" w:rsidRPr="002850AC">
              <w:rPr>
                <w:rFonts w:ascii="Arial" w:eastAsiaTheme="minorEastAsia" w:hAnsi="Arial" w:cs="Arial"/>
                <w:b w:val="0"/>
                <w:bCs w:val="0"/>
                <w:caps w:val="0"/>
                <w:noProof/>
                <w:lang w:val="fr-FR" w:eastAsia="fr-FR"/>
              </w:rPr>
              <w:tab/>
            </w:r>
            <w:r w:rsidR="005D7F71" w:rsidRPr="002850AC">
              <w:rPr>
                <w:rStyle w:val="Hyperlink"/>
                <w:rFonts w:ascii="Arial" w:hAnsi="Arial" w:cs="Arial"/>
                <w:noProof/>
              </w:rPr>
              <w:t>Reference systems</w:t>
            </w:r>
            <w:r w:rsidR="005D7F71" w:rsidRPr="002850AC">
              <w:rPr>
                <w:rFonts w:ascii="Arial" w:hAnsi="Arial" w:cs="Arial"/>
                <w:noProof/>
                <w:webHidden/>
              </w:rPr>
              <w:tab/>
            </w:r>
            <w:r w:rsidR="005D7F71" w:rsidRPr="002850AC">
              <w:rPr>
                <w:rFonts w:ascii="Arial" w:hAnsi="Arial" w:cs="Arial"/>
                <w:noProof/>
                <w:webHidden/>
              </w:rPr>
              <w:fldChar w:fldCharType="begin"/>
            </w:r>
            <w:r w:rsidR="005D7F71" w:rsidRPr="002850AC">
              <w:rPr>
                <w:rFonts w:ascii="Arial" w:hAnsi="Arial" w:cs="Arial"/>
                <w:noProof/>
                <w:webHidden/>
              </w:rPr>
              <w:instrText xml:space="preserve"> PAGEREF _Toc532213723 \h </w:instrText>
            </w:r>
            <w:r w:rsidR="005D7F71" w:rsidRPr="002850AC">
              <w:rPr>
                <w:rFonts w:ascii="Arial" w:hAnsi="Arial" w:cs="Arial"/>
                <w:noProof/>
                <w:webHidden/>
              </w:rPr>
            </w:r>
            <w:r w:rsidR="005D7F71" w:rsidRPr="002850AC">
              <w:rPr>
                <w:rFonts w:ascii="Arial" w:hAnsi="Arial" w:cs="Arial"/>
                <w:noProof/>
                <w:webHidden/>
              </w:rPr>
              <w:fldChar w:fldCharType="separate"/>
            </w:r>
            <w:r w:rsidR="005D7F71" w:rsidRPr="002850AC">
              <w:rPr>
                <w:rFonts w:ascii="Arial" w:hAnsi="Arial" w:cs="Arial"/>
                <w:noProof/>
                <w:webHidden/>
              </w:rPr>
              <w:t>35</w:t>
            </w:r>
            <w:r w:rsidR="005D7F71" w:rsidRPr="002850AC">
              <w:rPr>
                <w:rFonts w:ascii="Arial" w:hAnsi="Arial" w:cs="Arial"/>
                <w:noProof/>
                <w:webHidden/>
              </w:rPr>
              <w:fldChar w:fldCharType="end"/>
            </w:r>
          </w:hyperlink>
        </w:p>
        <w:p w14:paraId="204BF6B2" w14:textId="77777777" w:rsidR="005D7F71" w:rsidRPr="002850AC" w:rsidRDefault="00C7505C">
          <w:pPr>
            <w:pStyle w:val="TOC1"/>
            <w:tabs>
              <w:tab w:val="left" w:pos="600"/>
              <w:tab w:val="right" w:leader="dot" w:pos="9350"/>
            </w:tabs>
            <w:rPr>
              <w:rFonts w:ascii="Arial" w:eastAsiaTheme="minorEastAsia" w:hAnsi="Arial" w:cs="Arial"/>
              <w:b w:val="0"/>
              <w:bCs w:val="0"/>
              <w:caps w:val="0"/>
              <w:noProof/>
              <w:lang w:val="fr-FR" w:eastAsia="fr-FR"/>
            </w:rPr>
          </w:pPr>
          <w:hyperlink w:anchor="_Toc532213724" w:history="1">
            <w:r w:rsidR="005D7F71" w:rsidRPr="002850AC">
              <w:rPr>
                <w:rStyle w:val="Hyperlink"/>
                <w:rFonts w:ascii="Arial" w:hAnsi="Arial" w:cs="Arial"/>
                <w:noProof/>
              </w:rPr>
              <w:t>18.</w:t>
            </w:r>
            <w:r w:rsidR="005D7F71" w:rsidRPr="002850AC">
              <w:rPr>
                <w:rFonts w:ascii="Arial" w:eastAsiaTheme="minorEastAsia" w:hAnsi="Arial" w:cs="Arial"/>
                <w:b w:val="0"/>
                <w:bCs w:val="0"/>
                <w:caps w:val="0"/>
                <w:noProof/>
                <w:lang w:val="fr-FR" w:eastAsia="fr-FR"/>
              </w:rPr>
              <w:tab/>
            </w:r>
            <w:r w:rsidR="005D7F71" w:rsidRPr="002850AC">
              <w:rPr>
                <w:rStyle w:val="Hyperlink"/>
                <w:rFonts w:ascii="Arial" w:hAnsi="Arial" w:cs="Arial"/>
                <w:noProof/>
              </w:rPr>
              <w:t>Data product delivery</w:t>
            </w:r>
            <w:r w:rsidR="005D7F71" w:rsidRPr="002850AC">
              <w:rPr>
                <w:rFonts w:ascii="Arial" w:hAnsi="Arial" w:cs="Arial"/>
                <w:noProof/>
                <w:webHidden/>
              </w:rPr>
              <w:tab/>
            </w:r>
            <w:r w:rsidR="005D7F71" w:rsidRPr="002850AC">
              <w:rPr>
                <w:rFonts w:ascii="Arial" w:hAnsi="Arial" w:cs="Arial"/>
                <w:noProof/>
                <w:webHidden/>
              </w:rPr>
              <w:fldChar w:fldCharType="begin"/>
            </w:r>
            <w:r w:rsidR="005D7F71" w:rsidRPr="002850AC">
              <w:rPr>
                <w:rFonts w:ascii="Arial" w:hAnsi="Arial" w:cs="Arial"/>
                <w:noProof/>
                <w:webHidden/>
              </w:rPr>
              <w:instrText xml:space="preserve"> PAGEREF _Toc532213724 \h </w:instrText>
            </w:r>
            <w:r w:rsidR="005D7F71" w:rsidRPr="002850AC">
              <w:rPr>
                <w:rFonts w:ascii="Arial" w:hAnsi="Arial" w:cs="Arial"/>
                <w:noProof/>
                <w:webHidden/>
              </w:rPr>
            </w:r>
            <w:r w:rsidR="005D7F71" w:rsidRPr="002850AC">
              <w:rPr>
                <w:rFonts w:ascii="Arial" w:hAnsi="Arial" w:cs="Arial"/>
                <w:noProof/>
                <w:webHidden/>
              </w:rPr>
              <w:fldChar w:fldCharType="separate"/>
            </w:r>
            <w:r w:rsidR="005D7F71" w:rsidRPr="002850AC">
              <w:rPr>
                <w:rFonts w:ascii="Arial" w:hAnsi="Arial" w:cs="Arial"/>
                <w:noProof/>
                <w:webHidden/>
              </w:rPr>
              <w:t>36</w:t>
            </w:r>
            <w:r w:rsidR="005D7F71" w:rsidRPr="002850AC">
              <w:rPr>
                <w:rFonts w:ascii="Arial" w:hAnsi="Arial" w:cs="Arial"/>
                <w:noProof/>
                <w:webHidden/>
              </w:rPr>
              <w:fldChar w:fldCharType="end"/>
            </w:r>
          </w:hyperlink>
        </w:p>
        <w:p w14:paraId="1D43D72B" w14:textId="77777777" w:rsidR="005D7F71" w:rsidRPr="002850AC" w:rsidRDefault="00C7505C">
          <w:pPr>
            <w:pStyle w:val="TOC2"/>
            <w:tabs>
              <w:tab w:val="left" w:pos="800"/>
              <w:tab w:val="right" w:leader="dot" w:pos="9350"/>
            </w:tabs>
            <w:rPr>
              <w:rFonts w:ascii="Arial" w:eastAsiaTheme="minorEastAsia" w:hAnsi="Arial" w:cs="Arial"/>
              <w:smallCaps w:val="0"/>
              <w:noProof/>
              <w:lang w:val="fr-FR" w:eastAsia="fr-FR"/>
            </w:rPr>
          </w:pPr>
          <w:hyperlink w:anchor="_Toc532213725" w:history="1">
            <w:r w:rsidR="005D7F71" w:rsidRPr="002850AC">
              <w:rPr>
                <w:rStyle w:val="Hyperlink"/>
                <w:rFonts w:ascii="Arial" w:hAnsi="Arial" w:cs="Arial"/>
                <w:noProof/>
              </w:rPr>
              <w:t>18.1</w:t>
            </w:r>
            <w:r w:rsidR="005D7F71" w:rsidRPr="002850AC">
              <w:rPr>
                <w:rFonts w:ascii="Arial" w:eastAsiaTheme="minorEastAsia" w:hAnsi="Arial" w:cs="Arial"/>
                <w:smallCaps w:val="0"/>
                <w:noProof/>
                <w:lang w:val="fr-FR" w:eastAsia="fr-FR"/>
              </w:rPr>
              <w:tab/>
            </w:r>
            <w:r w:rsidR="005D7F71" w:rsidRPr="002850AC">
              <w:rPr>
                <w:rStyle w:val="Hyperlink"/>
                <w:rFonts w:ascii="Arial" w:hAnsi="Arial" w:cs="Arial"/>
                <w:noProof/>
              </w:rPr>
              <w:t>Delivery content and structure</w:t>
            </w:r>
            <w:r w:rsidR="005D7F71" w:rsidRPr="002850AC">
              <w:rPr>
                <w:rFonts w:ascii="Arial" w:hAnsi="Arial" w:cs="Arial"/>
                <w:noProof/>
                <w:webHidden/>
              </w:rPr>
              <w:tab/>
            </w:r>
            <w:r w:rsidR="005D7F71" w:rsidRPr="002850AC">
              <w:rPr>
                <w:rFonts w:ascii="Arial" w:hAnsi="Arial" w:cs="Arial"/>
                <w:noProof/>
                <w:webHidden/>
              </w:rPr>
              <w:fldChar w:fldCharType="begin"/>
            </w:r>
            <w:r w:rsidR="005D7F71" w:rsidRPr="002850AC">
              <w:rPr>
                <w:rFonts w:ascii="Arial" w:hAnsi="Arial" w:cs="Arial"/>
                <w:noProof/>
                <w:webHidden/>
              </w:rPr>
              <w:instrText xml:space="preserve"> PAGEREF _Toc532213725 \h </w:instrText>
            </w:r>
            <w:r w:rsidR="005D7F71" w:rsidRPr="002850AC">
              <w:rPr>
                <w:rFonts w:ascii="Arial" w:hAnsi="Arial" w:cs="Arial"/>
                <w:noProof/>
                <w:webHidden/>
              </w:rPr>
            </w:r>
            <w:r w:rsidR="005D7F71" w:rsidRPr="002850AC">
              <w:rPr>
                <w:rFonts w:ascii="Arial" w:hAnsi="Arial" w:cs="Arial"/>
                <w:noProof/>
                <w:webHidden/>
              </w:rPr>
              <w:fldChar w:fldCharType="separate"/>
            </w:r>
            <w:r w:rsidR="005D7F71" w:rsidRPr="002850AC">
              <w:rPr>
                <w:rFonts w:ascii="Arial" w:hAnsi="Arial" w:cs="Arial"/>
                <w:noProof/>
                <w:webHidden/>
              </w:rPr>
              <w:t>36</w:t>
            </w:r>
            <w:r w:rsidR="005D7F71" w:rsidRPr="002850AC">
              <w:rPr>
                <w:rFonts w:ascii="Arial" w:hAnsi="Arial" w:cs="Arial"/>
                <w:noProof/>
                <w:webHidden/>
              </w:rPr>
              <w:fldChar w:fldCharType="end"/>
            </w:r>
          </w:hyperlink>
        </w:p>
        <w:p w14:paraId="4EA2518E" w14:textId="77777777" w:rsidR="005D7F71" w:rsidRPr="002850AC" w:rsidRDefault="00C7505C">
          <w:pPr>
            <w:pStyle w:val="TOC3"/>
            <w:tabs>
              <w:tab w:val="left" w:pos="1200"/>
              <w:tab w:val="right" w:leader="dot" w:pos="9350"/>
            </w:tabs>
            <w:rPr>
              <w:rFonts w:ascii="Arial" w:eastAsiaTheme="minorEastAsia" w:hAnsi="Arial" w:cs="Arial"/>
              <w:i w:val="0"/>
              <w:iCs w:val="0"/>
              <w:noProof/>
              <w:lang w:val="fr-FR" w:eastAsia="fr-FR"/>
            </w:rPr>
          </w:pPr>
          <w:hyperlink w:anchor="_Toc532213726" w:history="1">
            <w:r w:rsidR="005D7F71" w:rsidRPr="002850AC">
              <w:rPr>
                <w:rStyle w:val="Hyperlink"/>
                <w:rFonts w:ascii="Arial" w:hAnsi="Arial" w:cs="Arial"/>
                <w:noProof/>
              </w:rPr>
              <w:t>18.1.1</w:t>
            </w:r>
            <w:r w:rsidR="005D7F71" w:rsidRPr="002850AC">
              <w:rPr>
                <w:rFonts w:ascii="Arial" w:eastAsiaTheme="minorEastAsia" w:hAnsi="Arial" w:cs="Arial"/>
                <w:i w:val="0"/>
                <w:iCs w:val="0"/>
                <w:noProof/>
                <w:lang w:val="fr-FR" w:eastAsia="fr-FR"/>
              </w:rPr>
              <w:tab/>
            </w:r>
            <w:r w:rsidR="005D7F71" w:rsidRPr="002850AC">
              <w:rPr>
                <w:rStyle w:val="Hyperlink"/>
                <w:rFonts w:ascii="Arial" w:hAnsi="Arial" w:cs="Arial"/>
                <w:noProof/>
              </w:rPr>
              <w:t>Exchange sets</w:t>
            </w:r>
            <w:r w:rsidR="005D7F71" w:rsidRPr="002850AC">
              <w:rPr>
                <w:rFonts w:ascii="Arial" w:hAnsi="Arial" w:cs="Arial"/>
                <w:noProof/>
                <w:webHidden/>
              </w:rPr>
              <w:tab/>
            </w:r>
            <w:r w:rsidR="005D7F71" w:rsidRPr="002850AC">
              <w:rPr>
                <w:rFonts w:ascii="Arial" w:hAnsi="Arial" w:cs="Arial"/>
                <w:noProof/>
                <w:webHidden/>
              </w:rPr>
              <w:fldChar w:fldCharType="begin"/>
            </w:r>
            <w:r w:rsidR="005D7F71" w:rsidRPr="002850AC">
              <w:rPr>
                <w:rFonts w:ascii="Arial" w:hAnsi="Arial" w:cs="Arial"/>
                <w:noProof/>
                <w:webHidden/>
              </w:rPr>
              <w:instrText xml:space="preserve"> PAGEREF _Toc532213726 \h </w:instrText>
            </w:r>
            <w:r w:rsidR="005D7F71" w:rsidRPr="002850AC">
              <w:rPr>
                <w:rFonts w:ascii="Arial" w:hAnsi="Arial" w:cs="Arial"/>
                <w:noProof/>
                <w:webHidden/>
              </w:rPr>
            </w:r>
            <w:r w:rsidR="005D7F71" w:rsidRPr="002850AC">
              <w:rPr>
                <w:rFonts w:ascii="Arial" w:hAnsi="Arial" w:cs="Arial"/>
                <w:noProof/>
                <w:webHidden/>
              </w:rPr>
              <w:fldChar w:fldCharType="separate"/>
            </w:r>
            <w:r w:rsidR="005D7F71" w:rsidRPr="002850AC">
              <w:rPr>
                <w:rFonts w:ascii="Arial" w:hAnsi="Arial" w:cs="Arial"/>
                <w:noProof/>
                <w:webHidden/>
              </w:rPr>
              <w:t>36</w:t>
            </w:r>
            <w:r w:rsidR="005D7F71" w:rsidRPr="002850AC">
              <w:rPr>
                <w:rFonts w:ascii="Arial" w:hAnsi="Arial" w:cs="Arial"/>
                <w:noProof/>
                <w:webHidden/>
              </w:rPr>
              <w:fldChar w:fldCharType="end"/>
            </w:r>
          </w:hyperlink>
        </w:p>
        <w:p w14:paraId="441F929F" w14:textId="77777777" w:rsidR="005D7F71" w:rsidRPr="002850AC" w:rsidRDefault="00C7505C">
          <w:pPr>
            <w:pStyle w:val="TOC3"/>
            <w:tabs>
              <w:tab w:val="left" w:pos="1200"/>
              <w:tab w:val="right" w:leader="dot" w:pos="9350"/>
            </w:tabs>
            <w:rPr>
              <w:rFonts w:ascii="Arial" w:eastAsiaTheme="minorEastAsia" w:hAnsi="Arial" w:cs="Arial"/>
              <w:i w:val="0"/>
              <w:iCs w:val="0"/>
              <w:noProof/>
              <w:lang w:val="fr-FR" w:eastAsia="fr-FR"/>
            </w:rPr>
          </w:pPr>
          <w:hyperlink w:anchor="_Toc532213727" w:history="1">
            <w:r w:rsidR="005D7F71" w:rsidRPr="002850AC">
              <w:rPr>
                <w:rStyle w:val="Hyperlink"/>
                <w:rFonts w:ascii="Arial" w:hAnsi="Arial" w:cs="Arial"/>
                <w:noProof/>
              </w:rPr>
              <w:t>18.1.2</w:t>
            </w:r>
            <w:r w:rsidR="005D7F71" w:rsidRPr="002850AC">
              <w:rPr>
                <w:rFonts w:ascii="Arial" w:eastAsiaTheme="minorEastAsia" w:hAnsi="Arial" w:cs="Arial"/>
                <w:i w:val="0"/>
                <w:iCs w:val="0"/>
                <w:noProof/>
                <w:lang w:val="fr-FR" w:eastAsia="fr-FR"/>
              </w:rPr>
              <w:tab/>
            </w:r>
            <w:r w:rsidR="005D7F71" w:rsidRPr="002850AC">
              <w:rPr>
                <w:rStyle w:val="Hyperlink"/>
                <w:rFonts w:ascii="Arial" w:hAnsi="Arial" w:cs="Arial"/>
                <w:noProof/>
              </w:rPr>
              <w:t>Services</w:t>
            </w:r>
            <w:r w:rsidR="005D7F71" w:rsidRPr="002850AC">
              <w:rPr>
                <w:rFonts w:ascii="Arial" w:hAnsi="Arial" w:cs="Arial"/>
                <w:noProof/>
                <w:webHidden/>
              </w:rPr>
              <w:tab/>
            </w:r>
            <w:r w:rsidR="005D7F71" w:rsidRPr="002850AC">
              <w:rPr>
                <w:rFonts w:ascii="Arial" w:hAnsi="Arial" w:cs="Arial"/>
                <w:noProof/>
                <w:webHidden/>
              </w:rPr>
              <w:fldChar w:fldCharType="begin"/>
            </w:r>
            <w:r w:rsidR="005D7F71" w:rsidRPr="002850AC">
              <w:rPr>
                <w:rFonts w:ascii="Arial" w:hAnsi="Arial" w:cs="Arial"/>
                <w:noProof/>
                <w:webHidden/>
              </w:rPr>
              <w:instrText xml:space="preserve"> PAGEREF _Toc532213727 \h </w:instrText>
            </w:r>
            <w:r w:rsidR="005D7F71" w:rsidRPr="002850AC">
              <w:rPr>
                <w:rFonts w:ascii="Arial" w:hAnsi="Arial" w:cs="Arial"/>
                <w:noProof/>
                <w:webHidden/>
              </w:rPr>
            </w:r>
            <w:r w:rsidR="005D7F71" w:rsidRPr="002850AC">
              <w:rPr>
                <w:rFonts w:ascii="Arial" w:hAnsi="Arial" w:cs="Arial"/>
                <w:noProof/>
                <w:webHidden/>
              </w:rPr>
              <w:fldChar w:fldCharType="separate"/>
            </w:r>
            <w:r w:rsidR="005D7F71" w:rsidRPr="002850AC">
              <w:rPr>
                <w:rFonts w:ascii="Arial" w:hAnsi="Arial" w:cs="Arial"/>
                <w:noProof/>
                <w:webHidden/>
              </w:rPr>
              <w:t>36</w:t>
            </w:r>
            <w:r w:rsidR="005D7F71" w:rsidRPr="002850AC">
              <w:rPr>
                <w:rFonts w:ascii="Arial" w:hAnsi="Arial" w:cs="Arial"/>
                <w:noProof/>
                <w:webHidden/>
              </w:rPr>
              <w:fldChar w:fldCharType="end"/>
            </w:r>
          </w:hyperlink>
        </w:p>
        <w:p w14:paraId="0A48B608" w14:textId="77777777" w:rsidR="005D7F71" w:rsidRPr="002850AC" w:rsidRDefault="00C7505C">
          <w:pPr>
            <w:pStyle w:val="TOC2"/>
            <w:tabs>
              <w:tab w:val="left" w:pos="800"/>
              <w:tab w:val="right" w:leader="dot" w:pos="9350"/>
            </w:tabs>
            <w:rPr>
              <w:rFonts w:ascii="Arial" w:eastAsiaTheme="minorEastAsia" w:hAnsi="Arial" w:cs="Arial"/>
              <w:smallCaps w:val="0"/>
              <w:noProof/>
              <w:lang w:val="fr-FR" w:eastAsia="fr-FR"/>
            </w:rPr>
          </w:pPr>
          <w:hyperlink w:anchor="_Toc532213728" w:history="1">
            <w:r w:rsidR="005D7F71" w:rsidRPr="002850AC">
              <w:rPr>
                <w:rStyle w:val="Hyperlink"/>
                <w:rFonts w:ascii="Arial" w:hAnsi="Arial" w:cs="Arial"/>
                <w:noProof/>
              </w:rPr>
              <w:t>18.2</w:t>
            </w:r>
            <w:r w:rsidR="005D7F71" w:rsidRPr="002850AC">
              <w:rPr>
                <w:rFonts w:ascii="Arial" w:eastAsiaTheme="minorEastAsia" w:hAnsi="Arial" w:cs="Arial"/>
                <w:smallCaps w:val="0"/>
                <w:noProof/>
                <w:lang w:val="fr-FR" w:eastAsia="fr-FR"/>
              </w:rPr>
              <w:tab/>
            </w:r>
            <w:r w:rsidR="005D7F71" w:rsidRPr="002850AC">
              <w:rPr>
                <w:rStyle w:val="Hyperlink"/>
                <w:rFonts w:ascii="Arial" w:hAnsi="Arial" w:cs="Arial"/>
                <w:noProof/>
              </w:rPr>
              <w:t>Dataset updates</w:t>
            </w:r>
            <w:r w:rsidR="005D7F71" w:rsidRPr="002850AC">
              <w:rPr>
                <w:rFonts w:ascii="Arial" w:hAnsi="Arial" w:cs="Arial"/>
                <w:noProof/>
                <w:webHidden/>
              </w:rPr>
              <w:tab/>
            </w:r>
            <w:r w:rsidR="005D7F71" w:rsidRPr="002850AC">
              <w:rPr>
                <w:rFonts w:ascii="Arial" w:hAnsi="Arial" w:cs="Arial"/>
                <w:noProof/>
                <w:webHidden/>
              </w:rPr>
              <w:fldChar w:fldCharType="begin"/>
            </w:r>
            <w:r w:rsidR="005D7F71" w:rsidRPr="002850AC">
              <w:rPr>
                <w:rFonts w:ascii="Arial" w:hAnsi="Arial" w:cs="Arial"/>
                <w:noProof/>
                <w:webHidden/>
              </w:rPr>
              <w:instrText xml:space="preserve"> PAGEREF _Toc532213728 \h </w:instrText>
            </w:r>
            <w:r w:rsidR="005D7F71" w:rsidRPr="002850AC">
              <w:rPr>
                <w:rFonts w:ascii="Arial" w:hAnsi="Arial" w:cs="Arial"/>
                <w:noProof/>
                <w:webHidden/>
              </w:rPr>
            </w:r>
            <w:r w:rsidR="005D7F71" w:rsidRPr="002850AC">
              <w:rPr>
                <w:rFonts w:ascii="Arial" w:hAnsi="Arial" w:cs="Arial"/>
                <w:noProof/>
                <w:webHidden/>
              </w:rPr>
              <w:fldChar w:fldCharType="separate"/>
            </w:r>
            <w:r w:rsidR="005D7F71" w:rsidRPr="002850AC">
              <w:rPr>
                <w:rFonts w:ascii="Arial" w:hAnsi="Arial" w:cs="Arial"/>
                <w:noProof/>
                <w:webHidden/>
              </w:rPr>
              <w:t>37</w:t>
            </w:r>
            <w:r w:rsidR="005D7F71" w:rsidRPr="002850AC">
              <w:rPr>
                <w:rFonts w:ascii="Arial" w:hAnsi="Arial" w:cs="Arial"/>
                <w:noProof/>
                <w:webHidden/>
              </w:rPr>
              <w:fldChar w:fldCharType="end"/>
            </w:r>
          </w:hyperlink>
        </w:p>
        <w:p w14:paraId="227C0356" w14:textId="77777777" w:rsidR="005D7F71" w:rsidRPr="002850AC" w:rsidRDefault="00C7505C">
          <w:pPr>
            <w:pStyle w:val="TOC3"/>
            <w:tabs>
              <w:tab w:val="left" w:pos="1200"/>
              <w:tab w:val="right" w:leader="dot" w:pos="9350"/>
            </w:tabs>
            <w:rPr>
              <w:rFonts w:ascii="Arial" w:eastAsiaTheme="minorEastAsia" w:hAnsi="Arial" w:cs="Arial"/>
              <w:i w:val="0"/>
              <w:iCs w:val="0"/>
              <w:noProof/>
              <w:lang w:val="fr-FR" w:eastAsia="fr-FR"/>
            </w:rPr>
          </w:pPr>
          <w:hyperlink w:anchor="_Toc532213729" w:history="1">
            <w:r w:rsidR="005D7F71" w:rsidRPr="002850AC">
              <w:rPr>
                <w:rStyle w:val="Hyperlink"/>
                <w:rFonts w:ascii="Arial" w:hAnsi="Arial" w:cs="Arial"/>
                <w:noProof/>
              </w:rPr>
              <w:t>18.2.1</w:t>
            </w:r>
            <w:r w:rsidR="005D7F71" w:rsidRPr="002850AC">
              <w:rPr>
                <w:rFonts w:ascii="Arial" w:eastAsiaTheme="minorEastAsia" w:hAnsi="Arial" w:cs="Arial"/>
                <w:i w:val="0"/>
                <w:iCs w:val="0"/>
                <w:noProof/>
                <w:lang w:val="fr-FR" w:eastAsia="fr-FR"/>
              </w:rPr>
              <w:tab/>
            </w:r>
            <w:r w:rsidR="005D7F71" w:rsidRPr="002850AC">
              <w:rPr>
                <w:rStyle w:val="Hyperlink"/>
                <w:rFonts w:ascii="Arial" w:hAnsi="Arial" w:cs="Arial"/>
                <w:noProof/>
              </w:rPr>
              <w:t>General considerations for updates</w:t>
            </w:r>
            <w:r w:rsidR="005D7F71" w:rsidRPr="002850AC">
              <w:rPr>
                <w:rFonts w:ascii="Arial" w:hAnsi="Arial" w:cs="Arial"/>
                <w:noProof/>
                <w:webHidden/>
              </w:rPr>
              <w:tab/>
            </w:r>
            <w:r w:rsidR="005D7F71" w:rsidRPr="002850AC">
              <w:rPr>
                <w:rFonts w:ascii="Arial" w:hAnsi="Arial" w:cs="Arial"/>
                <w:noProof/>
                <w:webHidden/>
              </w:rPr>
              <w:fldChar w:fldCharType="begin"/>
            </w:r>
            <w:r w:rsidR="005D7F71" w:rsidRPr="002850AC">
              <w:rPr>
                <w:rFonts w:ascii="Arial" w:hAnsi="Arial" w:cs="Arial"/>
                <w:noProof/>
                <w:webHidden/>
              </w:rPr>
              <w:instrText xml:space="preserve"> PAGEREF _Toc532213729 \h </w:instrText>
            </w:r>
            <w:r w:rsidR="005D7F71" w:rsidRPr="002850AC">
              <w:rPr>
                <w:rFonts w:ascii="Arial" w:hAnsi="Arial" w:cs="Arial"/>
                <w:noProof/>
                <w:webHidden/>
              </w:rPr>
            </w:r>
            <w:r w:rsidR="005D7F71" w:rsidRPr="002850AC">
              <w:rPr>
                <w:rFonts w:ascii="Arial" w:hAnsi="Arial" w:cs="Arial"/>
                <w:noProof/>
                <w:webHidden/>
              </w:rPr>
              <w:fldChar w:fldCharType="separate"/>
            </w:r>
            <w:r w:rsidR="005D7F71" w:rsidRPr="002850AC">
              <w:rPr>
                <w:rFonts w:ascii="Arial" w:hAnsi="Arial" w:cs="Arial"/>
                <w:noProof/>
                <w:webHidden/>
              </w:rPr>
              <w:t>37</w:t>
            </w:r>
            <w:r w:rsidR="005D7F71" w:rsidRPr="002850AC">
              <w:rPr>
                <w:rFonts w:ascii="Arial" w:hAnsi="Arial" w:cs="Arial"/>
                <w:noProof/>
                <w:webHidden/>
              </w:rPr>
              <w:fldChar w:fldCharType="end"/>
            </w:r>
          </w:hyperlink>
        </w:p>
        <w:p w14:paraId="0A98B716" w14:textId="77777777" w:rsidR="005D7F71" w:rsidRPr="002850AC" w:rsidRDefault="00C7505C">
          <w:pPr>
            <w:pStyle w:val="TOC3"/>
            <w:tabs>
              <w:tab w:val="left" w:pos="1200"/>
              <w:tab w:val="right" w:leader="dot" w:pos="9350"/>
            </w:tabs>
            <w:rPr>
              <w:rFonts w:ascii="Arial" w:eastAsiaTheme="minorEastAsia" w:hAnsi="Arial" w:cs="Arial"/>
              <w:i w:val="0"/>
              <w:iCs w:val="0"/>
              <w:noProof/>
              <w:lang w:val="fr-FR" w:eastAsia="fr-FR"/>
            </w:rPr>
          </w:pPr>
          <w:hyperlink w:anchor="_Toc532213730" w:history="1">
            <w:r w:rsidR="005D7F71" w:rsidRPr="002850AC">
              <w:rPr>
                <w:rStyle w:val="Hyperlink"/>
                <w:rFonts w:ascii="Arial" w:hAnsi="Arial" w:cs="Arial"/>
                <w:noProof/>
              </w:rPr>
              <w:t>18.2.2</w:t>
            </w:r>
            <w:r w:rsidR="005D7F71" w:rsidRPr="002850AC">
              <w:rPr>
                <w:rFonts w:ascii="Arial" w:eastAsiaTheme="minorEastAsia" w:hAnsi="Arial" w:cs="Arial"/>
                <w:i w:val="0"/>
                <w:iCs w:val="0"/>
                <w:noProof/>
                <w:lang w:val="fr-FR" w:eastAsia="fr-FR"/>
              </w:rPr>
              <w:tab/>
            </w:r>
            <w:r w:rsidR="005D7F71" w:rsidRPr="002850AC">
              <w:rPr>
                <w:rStyle w:val="Hyperlink"/>
                <w:rFonts w:ascii="Arial" w:hAnsi="Arial" w:cs="Arial"/>
                <w:noProof/>
              </w:rPr>
              <w:t>Format-specific update considerations</w:t>
            </w:r>
            <w:r w:rsidR="005D7F71" w:rsidRPr="002850AC">
              <w:rPr>
                <w:rFonts w:ascii="Arial" w:hAnsi="Arial" w:cs="Arial"/>
                <w:noProof/>
                <w:webHidden/>
              </w:rPr>
              <w:tab/>
            </w:r>
            <w:r w:rsidR="005D7F71" w:rsidRPr="002850AC">
              <w:rPr>
                <w:rFonts w:ascii="Arial" w:hAnsi="Arial" w:cs="Arial"/>
                <w:noProof/>
                <w:webHidden/>
              </w:rPr>
              <w:fldChar w:fldCharType="begin"/>
            </w:r>
            <w:r w:rsidR="005D7F71" w:rsidRPr="002850AC">
              <w:rPr>
                <w:rFonts w:ascii="Arial" w:hAnsi="Arial" w:cs="Arial"/>
                <w:noProof/>
                <w:webHidden/>
              </w:rPr>
              <w:instrText xml:space="preserve"> PAGEREF _Toc532213730 \h </w:instrText>
            </w:r>
            <w:r w:rsidR="005D7F71" w:rsidRPr="002850AC">
              <w:rPr>
                <w:rFonts w:ascii="Arial" w:hAnsi="Arial" w:cs="Arial"/>
                <w:noProof/>
                <w:webHidden/>
              </w:rPr>
            </w:r>
            <w:r w:rsidR="005D7F71" w:rsidRPr="002850AC">
              <w:rPr>
                <w:rFonts w:ascii="Arial" w:hAnsi="Arial" w:cs="Arial"/>
                <w:noProof/>
                <w:webHidden/>
              </w:rPr>
              <w:fldChar w:fldCharType="separate"/>
            </w:r>
            <w:r w:rsidR="005D7F71" w:rsidRPr="002850AC">
              <w:rPr>
                <w:rFonts w:ascii="Arial" w:hAnsi="Arial" w:cs="Arial"/>
                <w:noProof/>
                <w:webHidden/>
              </w:rPr>
              <w:t>37</w:t>
            </w:r>
            <w:r w:rsidR="005D7F71" w:rsidRPr="002850AC">
              <w:rPr>
                <w:rFonts w:ascii="Arial" w:hAnsi="Arial" w:cs="Arial"/>
                <w:noProof/>
                <w:webHidden/>
              </w:rPr>
              <w:fldChar w:fldCharType="end"/>
            </w:r>
          </w:hyperlink>
        </w:p>
        <w:p w14:paraId="1FB48D5A" w14:textId="77777777" w:rsidR="005D7F71" w:rsidRPr="002850AC" w:rsidRDefault="00C7505C">
          <w:pPr>
            <w:pStyle w:val="TOC2"/>
            <w:tabs>
              <w:tab w:val="left" w:pos="800"/>
              <w:tab w:val="right" w:leader="dot" w:pos="9350"/>
            </w:tabs>
            <w:rPr>
              <w:rFonts w:ascii="Arial" w:eastAsiaTheme="minorEastAsia" w:hAnsi="Arial" w:cs="Arial"/>
              <w:smallCaps w:val="0"/>
              <w:noProof/>
              <w:lang w:val="fr-FR" w:eastAsia="fr-FR"/>
            </w:rPr>
          </w:pPr>
          <w:hyperlink w:anchor="_Toc532213731" w:history="1">
            <w:r w:rsidR="005D7F71" w:rsidRPr="002850AC">
              <w:rPr>
                <w:rStyle w:val="Hyperlink"/>
                <w:rFonts w:ascii="Arial" w:hAnsi="Arial" w:cs="Arial"/>
                <w:noProof/>
              </w:rPr>
              <w:t>18.3</w:t>
            </w:r>
            <w:r w:rsidR="005D7F71" w:rsidRPr="002850AC">
              <w:rPr>
                <w:rFonts w:ascii="Arial" w:eastAsiaTheme="minorEastAsia" w:hAnsi="Arial" w:cs="Arial"/>
                <w:smallCaps w:val="0"/>
                <w:noProof/>
                <w:lang w:val="fr-FR" w:eastAsia="fr-FR"/>
              </w:rPr>
              <w:tab/>
            </w:r>
            <w:r w:rsidR="005D7F71" w:rsidRPr="002850AC">
              <w:rPr>
                <w:rStyle w:val="Hyperlink"/>
                <w:rFonts w:ascii="Arial" w:hAnsi="Arial" w:cs="Arial"/>
                <w:noProof/>
              </w:rPr>
              <w:t>Supporting information</w:t>
            </w:r>
            <w:r w:rsidR="005D7F71" w:rsidRPr="002850AC">
              <w:rPr>
                <w:rFonts w:ascii="Arial" w:hAnsi="Arial" w:cs="Arial"/>
                <w:noProof/>
                <w:webHidden/>
              </w:rPr>
              <w:tab/>
            </w:r>
            <w:r w:rsidR="005D7F71" w:rsidRPr="002850AC">
              <w:rPr>
                <w:rFonts w:ascii="Arial" w:hAnsi="Arial" w:cs="Arial"/>
                <w:noProof/>
                <w:webHidden/>
              </w:rPr>
              <w:fldChar w:fldCharType="begin"/>
            </w:r>
            <w:r w:rsidR="005D7F71" w:rsidRPr="002850AC">
              <w:rPr>
                <w:rFonts w:ascii="Arial" w:hAnsi="Arial" w:cs="Arial"/>
                <w:noProof/>
                <w:webHidden/>
              </w:rPr>
              <w:instrText xml:space="preserve"> PAGEREF _Toc532213731 \h </w:instrText>
            </w:r>
            <w:r w:rsidR="005D7F71" w:rsidRPr="002850AC">
              <w:rPr>
                <w:rFonts w:ascii="Arial" w:hAnsi="Arial" w:cs="Arial"/>
                <w:noProof/>
                <w:webHidden/>
              </w:rPr>
            </w:r>
            <w:r w:rsidR="005D7F71" w:rsidRPr="002850AC">
              <w:rPr>
                <w:rFonts w:ascii="Arial" w:hAnsi="Arial" w:cs="Arial"/>
                <w:noProof/>
                <w:webHidden/>
              </w:rPr>
              <w:fldChar w:fldCharType="separate"/>
            </w:r>
            <w:r w:rsidR="005D7F71" w:rsidRPr="002850AC">
              <w:rPr>
                <w:rFonts w:ascii="Arial" w:hAnsi="Arial" w:cs="Arial"/>
                <w:noProof/>
                <w:webHidden/>
              </w:rPr>
              <w:t>37</w:t>
            </w:r>
            <w:r w:rsidR="005D7F71" w:rsidRPr="002850AC">
              <w:rPr>
                <w:rFonts w:ascii="Arial" w:hAnsi="Arial" w:cs="Arial"/>
                <w:noProof/>
                <w:webHidden/>
              </w:rPr>
              <w:fldChar w:fldCharType="end"/>
            </w:r>
          </w:hyperlink>
        </w:p>
        <w:p w14:paraId="6C9F7EAC" w14:textId="77777777" w:rsidR="005D7F71" w:rsidRPr="002850AC" w:rsidRDefault="00C7505C">
          <w:pPr>
            <w:pStyle w:val="TOC1"/>
            <w:tabs>
              <w:tab w:val="left" w:pos="600"/>
              <w:tab w:val="right" w:leader="dot" w:pos="9350"/>
            </w:tabs>
            <w:rPr>
              <w:rFonts w:ascii="Arial" w:eastAsiaTheme="minorEastAsia" w:hAnsi="Arial" w:cs="Arial"/>
              <w:b w:val="0"/>
              <w:bCs w:val="0"/>
              <w:caps w:val="0"/>
              <w:noProof/>
              <w:lang w:val="fr-FR" w:eastAsia="fr-FR"/>
            </w:rPr>
          </w:pPr>
          <w:hyperlink w:anchor="_Toc532213732" w:history="1">
            <w:r w:rsidR="005D7F71" w:rsidRPr="002850AC">
              <w:rPr>
                <w:rStyle w:val="Hyperlink"/>
                <w:rFonts w:ascii="Arial" w:hAnsi="Arial" w:cs="Arial"/>
                <w:noProof/>
              </w:rPr>
              <w:t>19.</w:t>
            </w:r>
            <w:r w:rsidR="005D7F71" w:rsidRPr="002850AC">
              <w:rPr>
                <w:rFonts w:ascii="Arial" w:eastAsiaTheme="minorEastAsia" w:hAnsi="Arial" w:cs="Arial"/>
                <w:b w:val="0"/>
                <w:bCs w:val="0"/>
                <w:caps w:val="0"/>
                <w:noProof/>
                <w:lang w:val="fr-FR" w:eastAsia="fr-FR"/>
              </w:rPr>
              <w:tab/>
            </w:r>
            <w:r w:rsidR="005D7F71" w:rsidRPr="002850AC">
              <w:rPr>
                <w:rStyle w:val="Hyperlink"/>
                <w:rFonts w:ascii="Arial" w:hAnsi="Arial" w:cs="Arial"/>
                <w:noProof/>
              </w:rPr>
              <w:t>Validation checks and data quality</w:t>
            </w:r>
            <w:r w:rsidR="005D7F71" w:rsidRPr="002850AC">
              <w:rPr>
                <w:rFonts w:ascii="Arial" w:hAnsi="Arial" w:cs="Arial"/>
                <w:noProof/>
                <w:webHidden/>
              </w:rPr>
              <w:tab/>
            </w:r>
            <w:r w:rsidR="005D7F71" w:rsidRPr="002850AC">
              <w:rPr>
                <w:rFonts w:ascii="Arial" w:hAnsi="Arial" w:cs="Arial"/>
                <w:noProof/>
                <w:webHidden/>
              </w:rPr>
              <w:fldChar w:fldCharType="begin"/>
            </w:r>
            <w:r w:rsidR="005D7F71" w:rsidRPr="002850AC">
              <w:rPr>
                <w:rFonts w:ascii="Arial" w:hAnsi="Arial" w:cs="Arial"/>
                <w:noProof/>
                <w:webHidden/>
              </w:rPr>
              <w:instrText xml:space="preserve"> PAGEREF _Toc532213732 \h </w:instrText>
            </w:r>
            <w:r w:rsidR="005D7F71" w:rsidRPr="002850AC">
              <w:rPr>
                <w:rFonts w:ascii="Arial" w:hAnsi="Arial" w:cs="Arial"/>
                <w:noProof/>
                <w:webHidden/>
              </w:rPr>
            </w:r>
            <w:r w:rsidR="005D7F71" w:rsidRPr="002850AC">
              <w:rPr>
                <w:rFonts w:ascii="Arial" w:hAnsi="Arial" w:cs="Arial"/>
                <w:noProof/>
                <w:webHidden/>
              </w:rPr>
              <w:fldChar w:fldCharType="separate"/>
            </w:r>
            <w:r w:rsidR="005D7F71" w:rsidRPr="002850AC">
              <w:rPr>
                <w:rFonts w:ascii="Arial" w:hAnsi="Arial" w:cs="Arial"/>
                <w:noProof/>
                <w:webHidden/>
              </w:rPr>
              <w:t>38</w:t>
            </w:r>
            <w:r w:rsidR="005D7F71" w:rsidRPr="002850AC">
              <w:rPr>
                <w:rFonts w:ascii="Arial" w:hAnsi="Arial" w:cs="Arial"/>
                <w:noProof/>
                <w:webHidden/>
              </w:rPr>
              <w:fldChar w:fldCharType="end"/>
            </w:r>
          </w:hyperlink>
        </w:p>
        <w:p w14:paraId="3DCB898A" w14:textId="77777777" w:rsidR="005D7F71" w:rsidRPr="002850AC" w:rsidRDefault="00C7505C">
          <w:pPr>
            <w:pStyle w:val="TOC2"/>
            <w:tabs>
              <w:tab w:val="left" w:pos="800"/>
              <w:tab w:val="right" w:leader="dot" w:pos="9350"/>
            </w:tabs>
            <w:rPr>
              <w:rFonts w:ascii="Arial" w:eastAsiaTheme="minorEastAsia" w:hAnsi="Arial" w:cs="Arial"/>
              <w:smallCaps w:val="0"/>
              <w:noProof/>
              <w:lang w:val="fr-FR" w:eastAsia="fr-FR"/>
            </w:rPr>
          </w:pPr>
          <w:hyperlink w:anchor="_Toc532213733" w:history="1">
            <w:r w:rsidR="005D7F71" w:rsidRPr="002850AC">
              <w:rPr>
                <w:rStyle w:val="Hyperlink"/>
                <w:rFonts w:ascii="Arial" w:hAnsi="Arial" w:cs="Arial"/>
                <w:noProof/>
              </w:rPr>
              <w:t>19.1</w:t>
            </w:r>
            <w:r w:rsidR="005D7F71" w:rsidRPr="002850AC">
              <w:rPr>
                <w:rFonts w:ascii="Arial" w:eastAsiaTheme="minorEastAsia" w:hAnsi="Arial" w:cs="Arial"/>
                <w:smallCaps w:val="0"/>
                <w:noProof/>
                <w:lang w:val="fr-FR" w:eastAsia="fr-FR"/>
              </w:rPr>
              <w:tab/>
            </w:r>
            <w:r w:rsidR="005D7F71" w:rsidRPr="002850AC">
              <w:rPr>
                <w:rStyle w:val="Hyperlink"/>
                <w:rFonts w:ascii="Arial" w:hAnsi="Arial" w:cs="Arial"/>
                <w:noProof/>
              </w:rPr>
              <w:t>Validation checks for datasets</w:t>
            </w:r>
            <w:r w:rsidR="005D7F71" w:rsidRPr="002850AC">
              <w:rPr>
                <w:rFonts w:ascii="Arial" w:hAnsi="Arial" w:cs="Arial"/>
                <w:noProof/>
                <w:webHidden/>
              </w:rPr>
              <w:tab/>
            </w:r>
            <w:r w:rsidR="005D7F71" w:rsidRPr="002850AC">
              <w:rPr>
                <w:rFonts w:ascii="Arial" w:hAnsi="Arial" w:cs="Arial"/>
                <w:noProof/>
                <w:webHidden/>
              </w:rPr>
              <w:fldChar w:fldCharType="begin"/>
            </w:r>
            <w:r w:rsidR="005D7F71" w:rsidRPr="002850AC">
              <w:rPr>
                <w:rFonts w:ascii="Arial" w:hAnsi="Arial" w:cs="Arial"/>
                <w:noProof/>
                <w:webHidden/>
              </w:rPr>
              <w:instrText xml:space="preserve"> PAGEREF _Toc532213733 \h </w:instrText>
            </w:r>
            <w:r w:rsidR="005D7F71" w:rsidRPr="002850AC">
              <w:rPr>
                <w:rFonts w:ascii="Arial" w:hAnsi="Arial" w:cs="Arial"/>
                <w:noProof/>
                <w:webHidden/>
              </w:rPr>
            </w:r>
            <w:r w:rsidR="005D7F71" w:rsidRPr="002850AC">
              <w:rPr>
                <w:rFonts w:ascii="Arial" w:hAnsi="Arial" w:cs="Arial"/>
                <w:noProof/>
                <w:webHidden/>
              </w:rPr>
              <w:fldChar w:fldCharType="separate"/>
            </w:r>
            <w:r w:rsidR="005D7F71" w:rsidRPr="002850AC">
              <w:rPr>
                <w:rFonts w:ascii="Arial" w:hAnsi="Arial" w:cs="Arial"/>
                <w:noProof/>
                <w:webHidden/>
              </w:rPr>
              <w:t>38</w:t>
            </w:r>
            <w:r w:rsidR="005D7F71" w:rsidRPr="002850AC">
              <w:rPr>
                <w:rFonts w:ascii="Arial" w:hAnsi="Arial" w:cs="Arial"/>
                <w:noProof/>
                <w:webHidden/>
              </w:rPr>
              <w:fldChar w:fldCharType="end"/>
            </w:r>
          </w:hyperlink>
        </w:p>
        <w:p w14:paraId="4468531E" w14:textId="77777777" w:rsidR="005D7F71" w:rsidRPr="002850AC" w:rsidRDefault="00C7505C">
          <w:pPr>
            <w:pStyle w:val="TOC2"/>
            <w:tabs>
              <w:tab w:val="left" w:pos="800"/>
              <w:tab w:val="right" w:leader="dot" w:pos="9350"/>
            </w:tabs>
            <w:rPr>
              <w:rFonts w:ascii="Arial" w:eastAsiaTheme="minorEastAsia" w:hAnsi="Arial" w:cs="Arial"/>
              <w:smallCaps w:val="0"/>
              <w:noProof/>
              <w:lang w:val="fr-FR" w:eastAsia="fr-FR"/>
            </w:rPr>
          </w:pPr>
          <w:hyperlink w:anchor="_Toc532213734" w:history="1">
            <w:r w:rsidR="005D7F71" w:rsidRPr="002850AC">
              <w:rPr>
                <w:rStyle w:val="Hyperlink"/>
                <w:rFonts w:ascii="Arial" w:hAnsi="Arial" w:cs="Arial"/>
                <w:noProof/>
              </w:rPr>
              <w:t>19.2</w:t>
            </w:r>
            <w:r w:rsidR="005D7F71" w:rsidRPr="002850AC">
              <w:rPr>
                <w:rFonts w:ascii="Arial" w:eastAsiaTheme="minorEastAsia" w:hAnsi="Arial" w:cs="Arial"/>
                <w:smallCaps w:val="0"/>
                <w:noProof/>
                <w:lang w:val="fr-FR" w:eastAsia="fr-FR"/>
              </w:rPr>
              <w:tab/>
            </w:r>
            <w:r w:rsidR="005D7F71" w:rsidRPr="002850AC">
              <w:rPr>
                <w:rStyle w:val="Hyperlink"/>
                <w:rFonts w:ascii="Arial" w:hAnsi="Arial" w:cs="Arial"/>
                <w:noProof/>
              </w:rPr>
              <w:t>Validation checks for packages</w:t>
            </w:r>
            <w:r w:rsidR="005D7F71" w:rsidRPr="002850AC">
              <w:rPr>
                <w:rFonts w:ascii="Arial" w:hAnsi="Arial" w:cs="Arial"/>
                <w:noProof/>
                <w:webHidden/>
              </w:rPr>
              <w:tab/>
            </w:r>
            <w:r w:rsidR="005D7F71" w:rsidRPr="002850AC">
              <w:rPr>
                <w:rFonts w:ascii="Arial" w:hAnsi="Arial" w:cs="Arial"/>
                <w:noProof/>
                <w:webHidden/>
              </w:rPr>
              <w:fldChar w:fldCharType="begin"/>
            </w:r>
            <w:r w:rsidR="005D7F71" w:rsidRPr="002850AC">
              <w:rPr>
                <w:rFonts w:ascii="Arial" w:hAnsi="Arial" w:cs="Arial"/>
                <w:noProof/>
                <w:webHidden/>
              </w:rPr>
              <w:instrText xml:space="preserve"> PAGEREF _Toc532213734 \h </w:instrText>
            </w:r>
            <w:r w:rsidR="005D7F71" w:rsidRPr="002850AC">
              <w:rPr>
                <w:rFonts w:ascii="Arial" w:hAnsi="Arial" w:cs="Arial"/>
                <w:noProof/>
                <w:webHidden/>
              </w:rPr>
            </w:r>
            <w:r w:rsidR="005D7F71" w:rsidRPr="002850AC">
              <w:rPr>
                <w:rFonts w:ascii="Arial" w:hAnsi="Arial" w:cs="Arial"/>
                <w:noProof/>
                <w:webHidden/>
              </w:rPr>
              <w:fldChar w:fldCharType="separate"/>
            </w:r>
            <w:r w:rsidR="005D7F71" w:rsidRPr="002850AC">
              <w:rPr>
                <w:rFonts w:ascii="Arial" w:hAnsi="Arial" w:cs="Arial"/>
                <w:noProof/>
                <w:webHidden/>
              </w:rPr>
              <w:t>38</w:t>
            </w:r>
            <w:r w:rsidR="005D7F71" w:rsidRPr="002850AC">
              <w:rPr>
                <w:rFonts w:ascii="Arial" w:hAnsi="Arial" w:cs="Arial"/>
                <w:noProof/>
                <w:webHidden/>
              </w:rPr>
              <w:fldChar w:fldCharType="end"/>
            </w:r>
          </w:hyperlink>
        </w:p>
        <w:p w14:paraId="71497385" w14:textId="77777777" w:rsidR="005D7F71" w:rsidRPr="002850AC" w:rsidRDefault="00C7505C">
          <w:pPr>
            <w:pStyle w:val="TOC2"/>
            <w:tabs>
              <w:tab w:val="left" w:pos="800"/>
              <w:tab w:val="right" w:leader="dot" w:pos="9350"/>
            </w:tabs>
            <w:rPr>
              <w:rFonts w:ascii="Arial" w:eastAsiaTheme="minorEastAsia" w:hAnsi="Arial" w:cs="Arial"/>
              <w:smallCaps w:val="0"/>
              <w:noProof/>
              <w:lang w:val="fr-FR" w:eastAsia="fr-FR"/>
            </w:rPr>
          </w:pPr>
          <w:hyperlink w:anchor="_Toc532213735" w:history="1">
            <w:r w:rsidR="005D7F71" w:rsidRPr="002850AC">
              <w:rPr>
                <w:rStyle w:val="Hyperlink"/>
                <w:rFonts w:ascii="Arial" w:hAnsi="Arial" w:cs="Arial"/>
                <w:noProof/>
              </w:rPr>
              <w:t>19.3</w:t>
            </w:r>
            <w:r w:rsidR="005D7F71" w:rsidRPr="002850AC">
              <w:rPr>
                <w:rFonts w:ascii="Arial" w:eastAsiaTheme="minorEastAsia" w:hAnsi="Arial" w:cs="Arial"/>
                <w:smallCaps w:val="0"/>
                <w:noProof/>
                <w:lang w:val="fr-FR" w:eastAsia="fr-FR"/>
              </w:rPr>
              <w:tab/>
            </w:r>
            <w:r w:rsidR="005D7F71" w:rsidRPr="002850AC">
              <w:rPr>
                <w:rStyle w:val="Hyperlink"/>
                <w:rFonts w:ascii="Arial" w:hAnsi="Arial" w:cs="Arial"/>
                <w:noProof/>
              </w:rPr>
              <w:t>Common validation checks</w:t>
            </w:r>
            <w:r w:rsidR="005D7F71" w:rsidRPr="002850AC">
              <w:rPr>
                <w:rFonts w:ascii="Arial" w:hAnsi="Arial" w:cs="Arial"/>
                <w:noProof/>
                <w:webHidden/>
              </w:rPr>
              <w:tab/>
            </w:r>
            <w:r w:rsidR="005D7F71" w:rsidRPr="002850AC">
              <w:rPr>
                <w:rFonts w:ascii="Arial" w:hAnsi="Arial" w:cs="Arial"/>
                <w:noProof/>
                <w:webHidden/>
              </w:rPr>
              <w:fldChar w:fldCharType="begin"/>
            </w:r>
            <w:r w:rsidR="005D7F71" w:rsidRPr="002850AC">
              <w:rPr>
                <w:rFonts w:ascii="Arial" w:hAnsi="Arial" w:cs="Arial"/>
                <w:noProof/>
                <w:webHidden/>
              </w:rPr>
              <w:instrText xml:space="preserve"> PAGEREF _Toc532213735 \h </w:instrText>
            </w:r>
            <w:r w:rsidR="005D7F71" w:rsidRPr="002850AC">
              <w:rPr>
                <w:rFonts w:ascii="Arial" w:hAnsi="Arial" w:cs="Arial"/>
                <w:noProof/>
                <w:webHidden/>
              </w:rPr>
            </w:r>
            <w:r w:rsidR="005D7F71" w:rsidRPr="002850AC">
              <w:rPr>
                <w:rFonts w:ascii="Arial" w:hAnsi="Arial" w:cs="Arial"/>
                <w:noProof/>
                <w:webHidden/>
              </w:rPr>
              <w:fldChar w:fldCharType="separate"/>
            </w:r>
            <w:r w:rsidR="005D7F71" w:rsidRPr="002850AC">
              <w:rPr>
                <w:rFonts w:ascii="Arial" w:hAnsi="Arial" w:cs="Arial"/>
                <w:noProof/>
                <w:webHidden/>
              </w:rPr>
              <w:t>39</w:t>
            </w:r>
            <w:r w:rsidR="005D7F71" w:rsidRPr="002850AC">
              <w:rPr>
                <w:rFonts w:ascii="Arial" w:hAnsi="Arial" w:cs="Arial"/>
                <w:noProof/>
                <w:webHidden/>
              </w:rPr>
              <w:fldChar w:fldCharType="end"/>
            </w:r>
          </w:hyperlink>
        </w:p>
        <w:p w14:paraId="29E1BC6A" w14:textId="77777777" w:rsidR="005D7F71" w:rsidRPr="002850AC" w:rsidRDefault="00C7505C">
          <w:pPr>
            <w:pStyle w:val="TOC2"/>
            <w:tabs>
              <w:tab w:val="left" w:pos="800"/>
              <w:tab w:val="right" w:leader="dot" w:pos="9350"/>
            </w:tabs>
            <w:rPr>
              <w:rFonts w:ascii="Arial" w:eastAsiaTheme="minorEastAsia" w:hAnsi="Arial" w:cs="Arial"/>
              <w:smallCaps w:val="0"/>
              <w:noProof/>
              <w:lang w:val="fr-FR" w:eastAsia="fr-FR"/>
            </w:rPr>
          </w:pPr>
          <w:hyperlink w:anchor="_Toc532213736" w:history="1">
            <w:r w:rsidR="005D7F71" w:rsidRPr="002850AC">
              <w:rPr>
                <w:rStyle w:val="Hyperlink"/>
                <w:rFonts w:ascii="Arial" w:hAnsi="Arial" w:cs="Arial"/>
                <w:noProof/>
              </w:rPr>
              <w:t>19.4</w:t>
            </w:r>
            <w:r w:rsidR="005D7F71" w:rsidRPr="002850AC">
              <w:rPr>
                <w:rFonts w:ascii="Arial" w:eastAsiaTheme="minorEastAsia" w:hAnsi="Arial" w:cs="Arial"/>
                <w:smallCaps w:val="0"/>
                <w:noProof/>
                <w:lang w:val="fr-FR" w:eastAsia="fr-FR"/>
              </w:rPr>
              <w:tab/>
            </w:r>
            <w:r w:rsidR="005D7F71" w:rsidRPr="002850AC">
              <w:rPr>
                <w:rStyle w:val="Hyperlink"/>
                <w:rFonts w:ascii="Arial" w:hAnsi="Arial" w:cs="Arial"/>
                <w:noProof/>
              </w:rPr>
              <w:t>Validation checks for base versus update datasets</w:t>
            </w:r>
            <w:r w:rsidR="005D7F71" w:rsidRPr="002850AC">
              <w:rPr>
                <w:rFonts w:ascii="Arial" w:hAnsi="Arial" w:cs="Arial"/>
                <w:noProof/>
                <w:webHidden/>
              </w:rPr>
              <w:tab/>
            </w:r>
            <w:r w:rsidR="005D7F71" w:rsidRPr="002850AC">
              <w:rPr>
                <w:rFonts w:ascii="Arial" w:hAnsi="Arial" w:cs="Arial"/>
                <w:noProof/>
                <w:webHidden/>
              </w:rPr>
              <w:fldChar w:fldCharType="begin"/>
            </w:r>
            <w:r w:rsidR="005D7F71" w:rsidRPr="002850AC">
              <w:rPr>
                <w:rFonts w:ascii="Arial" w:hAnsi="Arial" w:cs="Arial"/>
                <w:noProof/>
                <w:webHidden/>
              </w:rPr>
              <w:instrText xml:space="preserve"> PAGEREF _Toc532213736 \h </w:instrText>
            </w:r>
            <w:r w:rsidR="005D7F71" w:rsidRPr="002850AC">
              <w:rPr>
                <w:rFonts w:ascii="Arial" w:hAnsi="Arial" w:cs="Arial"/>
                <w:noProof/>
                <w:webHidden/>
              </w:rPr>
            </w:r>
            <w:r w:rsidR="005D7F71" w:rsidRPr="002850AC">
              <w:rPr>
                <w:rFonts w:ascii="Arial" w:hAnsi="Arial" w:cs="Arial"/>
                <w:noProof/>
                <w:webHidden/>
              </w:rPr>
              <w:fldChar w:fldCharType="separate"/>
            </w:r>
            <w:r w:rsidR="005D7F71" w:rsidRPr="002850AC">
              <w:rPr>
                <w:rFonts w:ascii="Arial" w:hAnsi="Arial" w:cs="Arial"/>
                <w:noProof/>
                <w:webHidden/>
              </w:rPr>
              <w:t>39</w:t>
            </w:r>
            <w:r w:rsidR="005D7F71" w:rsidRPr="002850AC">
              <w:rPr>
                <w:rFonts w:ascii="Arial" w:hAnsi="Arial" w:cs="Arial"/>
                <w:noProof/>
                <w:webHidden/>
              </w:rPr>
              <w:fldChar w:fldCharType="end"/>
            </w:r>
          </w:hyperlink>
        </w:p>
        <w:p w14:paraId="5405F52A" w14:textId="77777777" w:rsidR="005D7F71" w:rsidRPr="002850AC" w:rsidRDefault="00C7505C">
          <w:pPr>
            <w:pStyle w:val="TOC1"/>
            <w:tabs>
              <w:tab w:val="left" w:pos="600"/>
              <w:tab w:val="right" w:leader="dot" w:pos="9350"/>
            </w:tabs>
            <w:rPr>
              <w:rFonts w:ascii="Arial" w:eastAsiaTheme="minorEastAsia" w:hAnsi="Arial" w:cs="Arial"/>
              <w:b w:val="0"/>
              <w:bCs w:val="0"/>
              <w:caps w:val="0"/>
              <w:noProof/>
              <w:lang w:val="fr-FR" w:eastAsia="fr-FR"/>
            </w:rPr>
          </w:pPr>
          <w:hyperlink w:anchor="_Toc532213737" w:history="1">
            <w:r w:rsidR="005D7F71" w:rsidRPr="002850AC">
              <w:rPr>
                <w:rStyle w:val="Hyperlink"/>
                <w:rFonts w:ascii="Arial" w:hAnsi="Arial" w:cs="Arial"/>
                <w:noProof/>
              </w:rPr>
              <w:t>20.</w:t>
            </w:r>
            <w:r w:rsidR="005D7F71" w:rsidRPr="002850AC">
              <w:rPr>
                <w:rFonts w:ascii="Arial" w:eastAsiaTheme="minorEastAsia" w:hAnsi="Arial" w:cs="Arial"/>
                <w:b w:val="0"/>
                <w:bCs w:val="0"/>
                <w:caps w:val="0"/>
                <w:noProof/>
                <w:lang w:val="fr-FR" w:eastAsia="fr-FR"/>
              </w:rPr>
              <w:tab/>
            </w:r>
            <w:r w:rsidR="005D7F71" w:rsidRPr="002850AC">
              <w:rPr>
                <w:rStyle w:val="Hyperlink"/>
                <w:rFonts w:ascii="Arial" w:hAnsi="Arial" w:cs="Arial"/>
                <w:noProof/>
              </w:rPr>
              <w:t>Preparing for interoperability</w:t>
            </w:r>
            <w:r w:rsidR="005D7F71" w:rsidRPr="002850AC">
              <w:rPr>
                <w:rFonts w:ascii="Arial" w:hAnsi="Arial" w:cs="Arial"/>
                <w:noProof/>
                <w:webHidden/>
              </w:rPr>
              <w:tab/>
            </w:r>
            <w:r w:rsidR="005D7F71" w:rsidRPr="002850AC">
              <w:rPr>
                <w:rFonts w:ascii="Arial" w:hAnsi="Arial" w:cs="Arial"/>
                <w:noProof/>
                <w:webHidden/>
              </w:rPr>
              <w:fldChar w:fldCharType="begin"/>
            </w:r>
            <w:r w:rsidR="005D7F71" w:rsidRPr="002850AC">
              <w:rPr>
                <w:rFonts w:ascii="Arial" w:hAnsi="Arial" w:cs="Arial"/>
                <w:noProof/>
                <w:webHidden/>
              </w:rPr>
              <w:instrText xml:space="preserve"> PAGEREF _Toc532213737 \h </w:instrText>
            </w:r>
            <w:r w:rsidR="005D7F71" w:rsidRPr="002850AC">
              <w:rPr>
                <w:rFonts w:ascii="Arial" w:hAnsi="Arial" w:cs="Arial"/>
                <w:noProof/>
                <w:webHidden/>
              </w:rPr>
            </w:r>
            <w:r w:rsidR="005D7F71" w:rsidRPr="002850AC">
              <w:rPr>
                <w:rFonts w:ascii="Arial" w:hAnsi="Arial" w:cs="Arial"/>
                <w:noProof/>
                <w:webHidden/>
              </w:rPr>
              <w:fldChar w:fldCharType="separate"/>
            </w:r>
            <w:r w:rsidR="005D7F71" w:rsidRPr="002850AC">
              <w:rPr>
                <w:rFonts w:ascii="Arial" w:hAnsi="Arial" w:cs="Arial"/>
                <w:noProof/>
                <w:webHidden/>
              </w:rPr>
              <w:t>39</w:t>
            </w:r>
            <w:r w:rsidR="005D7F71" w:rsidRPr="002850AC">
              <w:rPr>
                <w:rFonts w:ascii="Arial" w:hAnsi="Arial" w:cs="Arial"/>
                <w:noProof/>
                <w:webHidden/>
              </w:rPr>
              <w:fldChar w:fldCharType="end"/>
            </w:r>
          </w:hyperlink>
        </w:p>
        <w:p w14:paraId="039B311E" w14:textId="77777777" w:rsidR="005D7F71" w:rsidRPr="002850AC" w:rsidRDefault="00C7505C">
          <w:pPr>
            <w:pStyle w:val="TOC1"/>
            <w:tabs>
              <w:tab w:val="left" w:pos="600"/>
              <w:tab w:val="right" w:leader="dot" w:pos="9350"/>
            </w:tabs>
            <w:rPr>
              <w:rFonts w:ascii="Arial" w:eastAsiaTheme="minorEastAsia" w:hAnsi="Arial" w:cs="Arial"/>
              <w:b w:val="0"/>
              <w:bCs w:val="0"/>
              <w:caps w:val="0"/>
              <w:noProof/>
              <w:lang w:val="fr-FR" w:eastAsia="fr-FR"/>
            </w:rPr>
          </w:pPr>
          <w:hyperlink w:anchor="_Toc532213738" w:history="1">
            <w:r w:rsidR="005D7F71" w:rsidRPr="002850AC">
              <w:rPr>
                <w:rStyle w:val="Hyperlink"/>
                <w:rFonts w:ascii="Arial" w:hAnsi="Arial" w:cs="Arial"/>
                <w:noProof/>
              </w:rPr>
              <w:t>21.</w:t>
            </w:r>
            <w:r w:rsidR="005D7F71" w:rsidRPr="002850AC">
              <w:rPr>
                <w:rFonts w:ascii="Arial" w:eastAsiaTheme="minorEastAsia" w:hAnsi="Arial" w:cs="Arial"/>
                <w:b w:val="0"/>
                <w:bCs w:val="0"/>
                <w:caps w:val="0"/>
                <w:noProof/>
                <w:lang w:val="fr-FR" w:eastAsia="fr-FR"/>
              </w:rPr>
              <w:tab/>
            </w:r>
            <w:r w:rsidR="005D7F71" w:rsidRPr="002850AC">
              <w:rPr>
                <w:rStyle w:val="Hyperlink"/>
                <w:rFonts w:ascii="Arial" w:hAnsi="Arial" w:cs="Arial"/>
                <w:noProof/>
              </w:rPr>
              <w:t>Sample data / test datasets</w:t>
            </w:r>
            <w:r w:rsidR="005D7F71" w:rsidRPr="002850AC">
              <w:rPr>
                <w:rFonts w:ascii="Arial" w:hAnsi="Arial" w:cs="Arial"/>
                <w:noProof/>
                <w:webHidden/>
              </w:rPr>
              <w:tab/>
            </w:r>
            <w:r w:rsidR="005D7F71" w:rsidRPr="002850AC">
              <w:rPr>
                <w:rFonts w:ascii="Arial" w:hAnsi="Arial" w:cs="Arial"/>
                <w:noProof/>
                <w:webHidden/>
              </w:rPr>
              <w:fldChar w:fldCharType="begin"/>
            </w:r>
            <w:r w:rsidR="005D7F71" w:rsidRPr="002850AC">
              <w:rPr>
                <w:rFonts w:ascii="Arial" w:hAnsi="Arial" w:cs="Arial"/>
                <w:noProof/>
                <w:webHidden/>
              </w:rPr>
              <w:instrText xml:space="preserve"> PAGEREF _Toc532213738 \h </w:instrText>
            </w:r>
            <w:r w:rsidR="005D7F71" w:rsidRPr="002850AC">
              <w:rPr>
                <w:rFonts w:ascii="Arial" w:hAnsi="Arial" w:cs="Arial"/>
                <w:noProof/>
                <w:webHidden/>
              </w:rPr>
            </w:r>
            <w:r w:rsidR="005D7F71" w:rsidRPr="002850AC">
              <w:rPr>
                <w:rFonts w:ascii="Arial" w:hAnsi="Arial" w:cs="Arial"/>
                <w:noProof/>
                <w:webHidden/>
              </w:rPr>
              <w:fldChar w:fldCharType="separate"/>
            </w:r>
            <w:r w:rsidR="005D7F71" w:rsidRPr="002850AC">
              <w:rPr>
                <w:rFonts w:ascii="Arial" w:hAnsi="Arial" w:cs="Arial"/>
                <w:noProof/>
                <w:webHidden/>
              </w:rPr>
              <w:t>40</w:t>
            </w:r>
            <w:r w:rsidR="005D7F71" w:rsidRPr="002850AC">
              <w:rPr>
                <w:rFonts w:ascii="Arial" w:hAnsi="Arial" w:cs="Arial"/>
                <w:noProof/>
                <w:webHidden/>
              </w:rPr>
              <w:fldChar w:fldCharType="end"/>
            </w:r>
          </w:hyperlink>
        </w:p>
        <w:p w14:paraId="73B7EBBD" w14:textId="77777777" w:rsidR="005D7F71" w:rsidRPr="002850AC" w:rsidRDefault="00C7505C">
          <w:pPr>
            <w:pStyle w:val="TOC1"/>
            <w:tabs>
              <w:tab w:val="left" w:pos="600"/>
              <w:tab w:val="right" w:leader="dot" w:pos="9350"/>
            </w:tabs>
            <w:rPr>
              <w:rFonts w:ascii="Arial" w:eastAsiaTheme="minorEastAsia" w:hAnsi="Arial" w:cs="Arial"/>
              <w:b w:val="0"/>
              <w:bCs w:val="0"/>
              <w:caps w:val="0"/>
              <w:noProof/>
              <w:lang w:val="fr-FR" w:eastAsia="fr-FR"/>
            </w:rPr>
          </w:pPr>
          <w:hyperlink w:anchor="_Toc532213739" w:history="1">
            <w:r w:rsidR="005D7F71" w:rsidRPr="002850AC">
              <w:rPr>
                <w:rStyle w:val="Hyperlink"/>
                <w:rFonts w:ascii="Arial" w:hAnsi="Arial" w:cs="Arial"/>
                <w:noProof/>
              </w:rPr>
              <w:t>22.</w:t>
            </w:r>
            <w:r w:rsidR="005D7F71" w:rsidRPr="002850AC">
              <w:rPr>
                <w:rFonts w:ascii="Arial" w:eastAsiaTheme="minorEastAsia" w:hAnsi="Arial" w:cs="Arial"/>
                <w:b w:val="0"/>
                <w:bCs w:val="0"/>
                <w:caps w:val="0"/>
                <w:noProof/>
                <w:lang w:val="fr-FR" w:eastAsia="fr-FR"/>
              </w:rPr>
              <w:tab/>
            </w:r>
            <w:r w:rsidR="005D7F71" w:rsidRPr="002850AC">
              <w:rPr>
                <w:rStyle w:val="Hyperlink"/>
                <w:rFonts w:ascii="Arial" w:hAnsi="Arial" w:cs="Arial"/>
                <w:noProof/>
              </w:rPr>
              <w:t>Testing and feedback</w:t>
            </w:r>
            <w:r w:rsidR="005D7F71" w:rsidRPr="002850AC">
              <w:rPr>
                <w:rFonts w:ascii="Arial" w:hAnsi="Arial" w:cs="Arial"/>
                <w:noProof/>
                <w:webHidden/>
              </w:rPr>
              <w:tab/>
            </w:r>
            <w:r w:rsidR="005D7F71" w:rsidRPr="002850AC">
              <w:rPr>
                <w:rFonts w:ascii="Arial" w:hAnsi="Arial" w:cs="Arial"/>
                <w:noProof/>
                <w:webHidden/>
              </w:rPr>
              <w:fldChar w:fldCharType="begin"/>
            </w:r>
            <w:r w:rsidR="005D7F71" w:rsidRPr="002850AC">
              <w:rPr>
                <w:rFonts w:ascii="Arial" w:hAnsi="Arial" w:cs="Arial"/>
                <w:noProof/>
                <w:webHidden/>
              </w:rPr>
              <w:instrText xml:space="preserve"> PAGEREF _Toc532213739 \h </w:instrText>
            </w:r>
            <w:r w:rsidR="005D7F71" w:rsidRPr="002850AC">
              <w:rPr>
                <w:rFonts w:ascii="Arial" w:hAnsi="Arial" w:cs="Arial"/>
                <w:noProof/>
                <w:webHidden/>
              </w:rPr>
            </w:r>
            <w:r w:rsidR="005D7F71" w:rsidRPr="002850AC">
              <w:rPr>
                <w:rFonts w:ascii="Arial" w:hAnsi="Arial" w:cs="Arial"/>
                <w:noProof/>
                <w:webHidden/>
              </w:rPr>
              <w:fldChar w:fldCharType="separate"/>
            </w:r>
            <w:r w:rsidR="005D7F71" w:rsidRPr="002850AC">
              <w:rPr>
                <w:rFonts w:ascii="Arial" w:hAnsi="Arial" w:cs="Arial"/>
                <w:noProof/>
                <w:webHidden/>
              </w:rPr>
              <w:t>40</w:t>
            </w:r>
            <w:r w:rsidR="005D7F71" w:rsidRPr="002850AC">
              <w:rPr>
                <w:rFonts w:ascii="Arial" w:hAnsi="Arial" w:cs="Arial"/>
                <w:noProof/>
                <w:webHidden/>
              </w:rPr>
              <w:fldChar w:fldCharType="end"/>
            </w:r>
          </w:hyperlink>
        </w:p>
        <w:p w14:paraId="71DBB96D" w14:textId="77777777" w:rsidR="005D7F71" w:rsidRPr="002850AC" w:rsidRDefault="00C7505C">
          <w:pPr>
            <w:pStyle w:val="TOC1"/>
            <w:tabs>
              <w:tab w:val="left" w:pos="600"/>
              <w:tab w:val="right" w:leader="dot" w:pos="9350"/>
            </w:tabs>
            <w:rPr>
              <w:rFonts w:ascii="Arial" w:eastAsiaTheme="minorEastAsia" w:hAnsi="Arial" w:cs="Arial"/>
              <w:b w:val="0"/>
              <w:bCs w:val="0"/>
              <w:caps w:val="0"/>
              <w:noProof/>
              <w:lang w:val="fr-FR" w:eastAsia="fr-FR"/>
            </w:rPr>
          </w:pPr>
          <w:hyperlink w:anchor="_Toc532213740" w:history="1">
            <w:r w:rsidR="005D7F71" w:rsidRPr="002850AC">
              <w:rPr>
                <w:rStyle w:val="Hyperlink"/>
                <w:rFonts w:ascii="Arial" w:hAnsi="Arial" w:cs="Arial"/>
                <w:noProof/>
              </w:rPr>
              <w:t>23.</w:t>
            </w:r>
            <w:r w:rsidR="005D7F71" w:rsidRPr="002850AC">
              <w:rPr>
                <w:rFonts w:ascii="Arial" w:eastAsiaTheme="minorEastAsia" w:hAnsi="Arial" w:cs="Arial"/>
                <w:b w:val="0"/>
                <w:bCs w:val="0"/>
                <w:caps w:val="0"/>
                <w:noProof/>
                <w:lang w:val="fr-FR" w:eastAsia="fr-FR"/>
              </w:rPr>
              <w:tab/>
            </w:r>
            <w:r w:rsidR="005D7F71" w:rsidRPr="002850AC">
              <w:rPr>
                <w:rStyle w:val="Hyperlink"/>
                <w:rFonts w:ascii="Arial" w:hAnsi="Arial" w:cs="Arial"/>
                <w:noProof/>
              </w:rPr>
              <w:t>Work processes</w:t>
            </w:r>
            <w:r w:rsidR="005D7F71" w:rsidRPr="002850AC">
              <w:rPr>
                <w:rFonts w:ascii="Arial" w:hAnsi="Arial" w:cs="Arial"/>
                <w:noProof/>
                <w:webHidden/>
              </w:rPr>
              <w:tab/>
            </w:r>
            <w:r w:rsidR="005D7F71" w:rsidRPr="002850AC">
              <w:rPr>
                <w:rFonts w:ascii="Arial" w:hAnsi="Arial" w:cs="Arial"/>
                <w:noProof/>
                <w:webHidden/>
              </w:rPr>
              <w:fldChar w:fldCharType="begin"/>
            </w:r>
            <w:r w:rsidR="005D7F71" w:rsidRPr="002850AC">
              <w:rPr>
                <w:rFonts w:ascii="Arial" w:hAnsi="Arial" w:cs="Arial"/>
                <w:noProof/>
                <w:webHidden/>
              </w:rPr>
              <w:instrText xml:space="preserve"> PAGEREF _Toc532213740 \h </w:instrText>
            </w:r>
            <w:r w:rsidR="005D7F71" w:rsidRPr="002850AC">
              <w:rPr>
                <w:rFonts w:ascii="Arial" w:hAnsi="Arial" w:cs="Arial"/>
                <w:noProof/>
                <w:webHidden/>
              </w:rPr>
            </w:r>
            <w:r w:rsidR="005D7F71" w:rsidRPr="002850AC">
              <w:rPr>
                <w:rFonts w:ascii="Arial" w:hAnsi="Arial" w:cs="Arial"/>
                <w:noProof/>
                <w:webHidden/>
              </w:rPr>
              <w:fldChar w:fldCharType="separate"/>
            </w:r>
            <w:r w:rsidR="005D7F71" w:rsidRPr="002850AC">
              <w:rPr>
                <w:rFonts w:ascii="Arial" w:hAnsi="Arial" w:cs="Arial"/>
                <w:noProof/>
                <w:webHidden/>
              </w:rPr>
              <w:t>40</w:t>
            </w:r>
            <w:r w:rsidR="005D7F71" w:rsidRPr="002850AC">
              <w:rPr>
                <w:rFonts w:ascii="Arial" w:hAnsi="Arial" w:cs="Arial"/>
                <w:noProof/>
                <w:webHidden/>
              </w:rPr>
              <w:fldChar w:fldCharType="end"/>
            </w:r>
          </w:hyperlink>
        </w:p>
        <w:p w14:paraId="15658FE6" w14:textId="77777777" w:rsidR="005D7F71" w:rsidRPr="002850AC" w:rsidRDefault="00C7505C">
          <w:pPr>
            <w:pStyle w:val="TOC2"/>
            <w:tabs>
              <w:tab w:val="left" w:pos="800"/>
              <w:tab w:val="right" w:leader="dot" w:pos="9350"/>
            </w:tabs>
            <w:rPr>
              <w:rFonts w:ascii="Arial" w:eastAsiaTheme="minorEastAsia" w:hAnsi="Arial" w:cs="Arial"/>
              <w:smallCaps w:val="0"/>
              <w:noProof/>
              <w:lang w:val="fr-FR" w:eastAsia="fr-FR"/>
            </w:rPr>
          </w:pPr>
          <w:hyperlink w:anchor="_Toc532213741" w:history="1">
            <w:r w:rsidR="005D7F71" w:rsidRPr="002850AC">
              <w:rPr>
                <w:rStyle w:val="Hyperlink"/>
                <w:rFonts w:ascii="Arial" w:hAnsi="Arial" w:cs="Arial"/>
                <w:noProof/>
              </w:rPr>
              <w:t>23.1</w:t>
            </w:r>
            <w:r w:rsidR="005D7F71" w:rsidRPr="002850AC">
              <w:rPr>
                <w:rFonts w:ascii="Arial" w:eastAsiaTheme="minorEastAsia" w:hAnsi="Arial" w:cs="Arial"/>
                <w:smallCaps w:val="0"/>
                <w:noProof/>
                <w:lang w:val="fr-FR" w:eastAsia="fr-FR"/>
              </w:rPr>
              <w:tab/>
            </w:r>
            <w:r w:rsidR="005D7F71" w:rsidRPr="002850AC">
              <w:rPr>
                <w:rStyle w:val="Hyperlink"/>
                <w:rFonts w:ascii="Arial" w:hAnsi="Arial" w:cs="Arial"/>
                <w:noProof/>
              </w:rPr>
              <w:t>Registration and requesting an S- number</w:t>
            </w:r>
            <w:r w:rsidR="005D7F71" w:rsidRPr="002850AC">
              <w:rPr>
                <w:rFonts w:ascii="Arial" w:hAnsi="Arial" w:cs="Arial"/>
                <w:noProof/>
                <w:webHidden/>
              </w:rPr>
              <w:tab/>
            </w:r>
            <w:r w:rsidR="005D7F71" w:rsidRPr="002850AC">
              <w:rPr>
                <w:rFonts w:ascii="Arial" w:hAnsi="Arial" w:cs="Arial"/>
                <w:noProof/>
                <w:webHidden/>
              </w:rPr>
              <w:fldChar w:fldCharType="begin"/>
            </w:r>
            <w:r w:rsidR="005D7F71" w:rsidRPr="002850AC">
              <w:rPr>
                <w:rFonts w:ascii="Arial" w:hAnsi="Arial" w:cs="Arial"/>
                <w:noProof/>
                <w:webHidden/>
              </w:rPr>
              <w:instrText xml:space="preserve"> PAGEREF _Toc532213741 \h </w:instrText>
            </w:r>
            <w:r w:rsidR="005D7F71" w:rsidRPr="002850AC">
              <w:rPr>
                <w:rFonts w:ascii="Arial" w:hAnsi="Arial" w:cs="Arial"/>
                <w:noProof/>
                <w:webHidden/>
              </w:rPr>
            </w:r>
            <w:r w:rsidR="005D7F71" w:rsidRPr="002850AC">
              <w:rPr>
                <w:rFonts w:ascii="Arial" w:hAnsi="Arial" w:cs="Arial"/>
                <w:noProof/>
                <w:webHidden/>
              </w:rPr>
              <w:fldChar w:fldCharType="separate"/>
            </w:r>
            <w:r w:rsidR="005D7F71" w:rsidRPr="002850AC">
              <w:rPr>
                <w:rFonts w:ascii="Arial" w:hAnsi="Arial" w:cs="Arial"/>
                <w:noProof/>
                <w:webHidden/>
              </w:rPr>
              <w:t>40</w:t>
            </w:r>
            <w:r w:rsidR="005D7F71" w:rsidRPr="002850AC">
              <w:rPr>
                <w:rFonts w:ascii="Arial" w:hAnsi="Arial" w:cs="Arial"/>
                <w:noProof/>
                <w:webHidden/>
              </w:rPr>
              <w:fldChar w:fldCharType="end"/>
            </w:r>
          </w:hyperlink>
        </w:p>
        <w:p w14:paraId="744E236C" w14:textId="77777777" w:rsidR="005D7F71" w:rsidRPr="002850AC" w:rsidRDefault="00C7505C">
          <w:pPr>
            <w:pStyle w:val="TOC2"/>
            <w:tabs>
              <w:tab w:val="left" w:pos="800"/>
              <w:tab w:val="right" w:leader="dot" w:pos="9350"/>
            </w:tabs>
            <w:rPr>
              <w:rFonts w:ascii="Arial" w:eastAsiaTheme="minorEastAsia" w:hAnsi="Arial" w:cs="Arial"/>
              <w:smallCaps w:val="0"/>
              <w:noProof/>
              <w:lang w:val="fr-FR" w:eastAsia="fr-FR"/>
            </w:rPr>
          </w:pPr>
          <w:hyperlink w:anchor="_Toc532213742" w:history="1">
            <w:r w:rsidR="005D7F71" w:rsidRPr="002850AC">
              <w:rPr>
                <w:rStyle w:val="Hyperlink"/>
                <w:rFonts w:ascii="Arial" w:hAnsi="Arial" w:cs="Arial"/>
                <w:noProof/>
              </w:rPr>
              <w:t>23.2</w:t>
            </w:r>
            <w:r w:rsidR="005D7F71" w:rsidRPr="002850AC">
              <w:rPr>
                <w:rFonts w:ascii="Arial" w:eastAsiaTheme="minorEastAsia" w:hAnsi="Arial" w:cs="Arial"/>
                <w:smallCaps w:val="0"/>
                <w:noProof/>
                <w:lang w:val="fr-FR" w:eastAsia="fr-FR"/>
              </w:rPr>
              <w:tab/>
            </w:r>
            <w:r w:rsidR="005D7F71" w:rsidRPr="002850AC">
              <w:rPr>
                <w:rStyle w:val="Hyperlink"/>
                <w:rFonts w:ascii="Arial" w:hAnsi="Arial" w:cs="Arial"/>
                <w:noProof/>
              </w:rPr>
              <w:t>Project Teams</w:t>
            </w:r>
            <w:r w:rsidR="005D7F71" w:rsidRPr="002850AC">
              <w:rPr>
                <w:rFonts w:ascii="Arial" w:hAnsi="Arial" w:cs="Arial"/>
                <w:noProof/>
                <w:webHidden/>
              </w:rPr>
              <w:tab/>
            </w:r>
            <w:r w:rsidR="005D7F71" w:rsidRPr="002850AC">
              <w:rPr>
                <w:rFonts w:ascii="Arial" w:hAnsi="Arial" w:cs="Arial"/>
                <w:noProof/>
                <w:webHidden/>
              </w:rPr>
              <w:fldChar w:fldCharType="begin"/>
            </w:r>
            <w:r w:rsidR="005D7F71" w:rsidRPr="002850AC">
              <w:rPr>
                <w:rFonts w:ascii="Arial" w:hAnsi="Arial" w:cs="Arial"/>
                <w:noProof/>
                <w:webHidden/>
              </w:rPr>
              <w:instrText xml:space="preserve"> PAGEREF _Toc532213742 \h </w:instrText>
            </w:r>
            <w:r w:rsidR="005D7F71" w:rsidRPr="002850AC">
              <w:rPr>
                <w:rFonts w:ascii="Arial" w:hAnsi="Arial" w:cs="Arial"/>
                <w:noProof/>
                <w:webHidden/>
              </w:rPr>
            </w:r>
            <w:r w:rsidR="005D7F71" w:rsidRPr="002850AC">
              <w:rPr>
                <w:rFonts w:ascii="Arial" w:hAnsi="Arial" w:cs="Arial"/>
                <w:noProof/>
                <w:webHidden/>
              </w:rPr>
              <w:fldChar w:fldCharType="separate"/>
            </w:r>
            <w:r w:rsidR="005D7F71" w:rsidRPr="002850AC">
              <w:rPr>
                <w:rFonts w:ascii="Arial" w:hAnsi="Arial" w:cs="Arial"/>
                <w:noProof/>
                <w:webHidden/>
              </w:rPr>
              <w:t>41</w:t>
            </w:r>
            <w:r w:rsidR="005D7F71" w:rsidRPr="002850AC">
              <w:rPr>
                <w:rFonts w:ascii="Arial" w:hAnsi="Arial" w:cs="Arial"/>
                <w:noProof/>
                <w:webHidden/>
              </w:rPr>
              <w:fldChar w:fldCharType="end"/>
            </w:r>
          </w:hyperlink>
        </w:p>
        <w:p w14:paraId="74B1E144" w14:textId="77777777" w:rsidR="005D7F71" w:rsidRPr="002850AC" w:rsidRDefault="00C7505C">
          <w:pPr>
            <w:pStyle w:val="TOC2"/>
            <w:tabs>
              <w:tab w:val="left" w:pos="800"/>
              <w:tab w:val="right" w:leader="dot" w:pos="9350"/>
            </w:tabs>
            <w:rPr>
              <w:rFonts w:ascii="Arial" w:eastAsiaTheme="minorEastAsia" w:hAnsi="Arial" w:cs="Arial"/>
              <w:smallCaps w:val="0"/>
              <w:noProof/>
              <w:lang w:val="fr-FR" w:eastAsia="fr-FR"/>
            </w:rPr>
          </w:pPr>
          <w:hyperlink w:anchor="_Toc532213743" w:history="1">
            <w:r w:rsidR="005D7F71" w:rsidRPr="002850AC">
              <w:rPr>
                <w:rStyle w:val="Hyperlink"/>
                <w:rFonts w:ascii="Arial" w:hAnsi="Arial" w:cs="Arial"/>
                <w:noProof/>
              </w:rPr>
              <w:t>23.3</w:t>
            </w:r>
            <w:r w:rsidR="005D7F71" w:rsidRPr="002850AC">
              <w:rPr>
                <w:rFonts w:ascii="Arial" w:eastAsiaTheme="minorEastAsia" w:hAnsi="Arial" w:cs="Arial"/>
                <w:smallCaps w:val="0"/>
                <w:noProof/>
                <w:lang w:val="fr-FR" w:eastAsia="fr-FR"/>
              </w:rPr>
              <w:tab/>
            </w:r>
            <w:r w:rsidR="005D7F71" w:rsidRPr="002850AC">
              <w:rPr>
                <w:rStyle w:val="Hyperlink"/>
                <w:rFonts w:ascii="Arial" w:hAnsi="Arial" w:cs="Arial"/>
                <w:noProof/>
              </w:rPr>
              <w:t>Iterative refinement as a development process</w:t>
            </w:r>
            <w:r w:rsidR="005D7F71" w:rsidRPr="002850AC">
              <w:rPr>
                <w:rFonts w:ascii="Arial" w:hAnsi="Arial" w:cs="Arial"/>
                <w:noProof/>
                <w:webHidden/>
              </w:rPr>
              <w:tab/>
            </w:r>
            <w:r w:rsidR="005D7F71" w:rsidRPr="002850AC">
              <w:rPr>
                <w:rFonts w:ascii="Arial" w:hAnsi="Arial" w:cs="Arial"/>
                <w:noProof/>
                <w:webHidden/>
              </w:rPr>
              <w:fldChar w:fldCharType="begin"/>
            </w:r>
            <w:r w:rsidR="005D7F71" w:rsidRPr="002850AC">
              <w:rPr>
                <w:rFonts w:ascii="Arial" w:hAnsi="Arial" w:cs="Arial"/>
                <w:noProof/>
                <w:webHidden/>
              </w:rPr>
              <w:instrText xml:space="preserve"> PAGEREF _Toc532213743 \h </w:instrText>
            </w:r>
            <w:r w:rsidR="005D7F71" w:rsidRPr="002850AC">
              <w:rPr>
                <w:rFonts w:ascii="Arial" w:hAnsi="Arial" w:cs="Arial"/>
                <w:noProof/>
                <w:webHidden/>
              </w:rPr>
            </w:r>
            <w:r w:rsidR="005D7F71" w:rsidRPr="002850AC">
              <w:rPr>
                <w:rFonts w:ascii="Arial" w:hAnsi="Arial" w:cs="Arial"/>
                <w:noProof/>
                <w:webHidden/>
              </w:rPr>
              <w:fldChar w:fldCharType="separate"/>
            </w:r>
            <w:r w:rsidR="005D7F71" w:rsidRPr="002850AC">
              <w:rPr>
                <w:rFonts w:ascii="Arial" w:hAnsi="Arial" w:cs="Arial"/>
                <w:noProof/>
                <w:webHidden/>
              </w:rPr>
              <w:t>41</w:t>
            </w:r>
            <w:r w:rsidR="005D7F71" w:rsidRPr="002850AC">
              <w:rPr>
                <w:rFonts w:ascii="Arial" w:hAnsi="Arial" w:cs="Arial"/>
                <w:noProof/>
                <w:webHidden/>
              </w:rPr>
              <w:fldChar w:fldCharType="end"/>
            </w:r>
          </w:hyperlink>
        </w:p>
        <w:p w14:paraId="671BD16E" w14:textId="77777777" w:rsidR="005D7F71" w:rsidRPr="002850AC" w:rsidRDefault="00C7505C">
          <w:pPr>
            <w:pStyle w:val="TOC2"/>
            <w:tabs>
              <w:tab w:val="left" w:pos="800"/>
              <w:tab w:val="right" w:leader="dot" w:pos="9350"/>
            </w:tabs>
            <w:rPr>
              <w:rFonts w:ascii="Arial" w:eastAsiaTheme="minorEastAsia" w:hAnsi="Arial" w:cs="Arial"/>
              <w:smallCaps w:val="0"/>
              <w:noProof/>
              <w:lang w:val="fr-FR" w:eastAsia="fr-FR"/>
            </w:rPr>
          </w:pPr>
          <w:hyperlink w:anchor="_Toc532213744" w:history="1">
            <w:r w:rsidR="005D7F71" w:rsidRPr="002850AC">
              <w:rPr>
                <w:rStyle w:val="Hyperlink"/>
                <w:rFonts w:ascii="Arial" w:hAnsi="Arial" w:cs="Arial"/>
                <w:noProof/>
              </w:rPr>
              <w:t>23.4</w:t>
            </w:r>
            <w:r w:rsidR="005D7F71" w:rsidRPr="002850AC">
              <w:rPr>
                <w:rFonts w:ascii="Arial" w:eastAsiaTheme="minorEastAsia" w:hAnsi="Arial" w:cs="Arial"/>
                <w:smallCaps w:val="0"/>
                <w:noProof/>
                <w:lang w:val="fr-FR" w:eastAsia="fr-FR"/>
              </w:rPr>
              <w:tab/>
            </w:r>
            <w:r w:rsidR="005D7F71" w:rsidRPr="002850AC">
              <w:rPr>
                <w:rStyle w:val="Hyperlink"/>
                <w:rFonts w:ascii="Arial" w:hAnsi="Arial" w:cs="Arial"/>
                <w:noProof/>
              </w:rPr>
              <w:t>Maintenance of Product Specifications</w:t>
            </w:r>
            <w:r w:rsidR="005D7F71" w:rsidRPr="002850AC">
              <w:rPr>
                <w:rFonts w:ascii="Arial" w:hAnsi="Arial" w:cs="Arial"/>
                <w:noProof/>
                <w:webHidden/>
              </w:rPr>
              <w:tab/>
            </w:r>
            <w:r w:rsidR="005D7F71" w:rsidRPr="002850AC">
              <w:rPr>
                <w:rFonts w:ascii="Arial" w:hAnsi="Arial" w:cs="Arial"/>
                <w:noProof/>
                <w:webHidden/>
              </w:rPr>
              <w:fldChar w:fldCharType="begin"/>
            </w:r>
            <w:r w:rsidR="005D7F71" w:rsidRPr="002850AC">
              <w:rPr>
                <w:rFonts w:ascii="Arial" w:hAnsi="Arial" w:cs="Arial"/>
                <w:noProof/>
                <w:webHidden/>
              </w:rPr>
              <w:instrText xml:space="preserve"> PAGEREF _Toc532213744 \h </w:instrText>
            </w:r>
            <w:r w:rsidR="005D7F71" w:rsidRPr="002850AC">
              <w:rPr>
                <w:rFonts w:ascii="Arial" w:hAnsi="Arial" w:cs="Arial"/>
                <w:noProof/>
                <w:webHidden/>
              </w:rPr>
            </w:r>
            <w:r w:rsidR="005D7F71" w:rsidRPr="002850AC">
              <w:rPr>
                <w:rFonts w:ascii="Arial" w:hAnsi="Arial" w:cs="Arial"/>
                <w:noProof/>
                <w:webHidden/>
              </w:rPr>
              <w:fldChar w:fldCharType="separate"/>
            </w:r>
            <w:r w:rsidR="005D7F71" w:rsidRPr="002850AC">
              <w:rPr>
                <w:rFonts w:ascii="Arial" w:hAnsi="Arial" w:cs="Arial"/>
                <w:noProof/>
                <w:webHidden/>
              </w:rPr>
              <w:t>42</w:t>
            </w:r>
            <w:r w:rsidR="005D7F71" w:rsidRPr="002850AC">
              <w:rPr>
                <w:rFonts w:ascii="Arial" w:hAnsi="Arial" w:cs="Arial"/>
                <w:noProof/>
                <w:webHidden/>
              </w:rPr>
              <w:fldChar w:fldCharType="end"/>
            </w:r>
          </w:hyperlink>
        </w:p>
        <w:p w14:paraId="25FAAA5D" w14:textId="313E602C" w:rsidR="005D7F71" w:rsidRPr="002850AC" w:rsidRDefault="005D7F71">
          <w:pPr>
            <w:rPr>
              <w:rFonts w:cs="Arial"/>
            </w:rPr>
          </w:pPr>
          <w:r w:rsidRPr="002850AC">
            <w:rPr>
              <w:rFonts w:cs="Arial"/>
              <w:b/>
              <w:bCs/>
              <w:noProof/>
            </w:rPr>
            <w:fldChar w:fldCharType="end"/>
          </w:r>
        </w:p>
      </w:sdtContent>
    </w:sdt>
    <w:p w14:paraId="09EB7495" w14:textId="77777777" w:rsidR="00FC56A5" w:rsidRPr="002850AC" w:rsidRDefault="00FC56A5" w:rsidP="00FC56A5">
      <w:pPr>
        <w:rPr>
          <w:rFonts w:cs="Arial"/>
        </w:rPr>
        <w:sectPr w:rsidR="00FC56A5" w:rsidRPr="002850AC" w:rsidSect="003E4A23">
          <w:footerReference w:type="default" r:id="rId14"/>
          <w:pgSz w:w="12240" w:h="15840"/>
          <w:pgMar w:top="1440" w:right="1440" w:bottom="1440" w:left="1440" w:header="708" w:footer="708" w:gutter="0"/>
          <w:pgNumType w:fmt="lowerRoman"/>
          <w:cols w:space="708"/>
          <w:docGrid w:linePitch="360"/>
        </w:sectPr>
      </w:pPr>
    </w:p>
    <w:p w14:paraId="4C87A6F1" w14:textId="7A5D4B27" w:rsidR="00D32792" w:rsidRPr="00FA0C91" w:rsidRDefault="00384E2F" w:rsidP="009849AC">
      <w:pPr>
        <w:pStyle w:val="Title"/>
        <w:spacing w:after="160"/>
      </w:pPr>
      <w:bookmarkStart w:id="142" w:name="_Toc532213660"/>
      <w:r w:rsidRPr="00FA0C91">
        <w:lastRenderedPageBreak/>
        <w:t xml:space="preserve">Part </w:t>
      </w:r>
      <w:r w:rsidR="00AC6FA0" w:rsidRPr="00FA0C91">
        <w:t>B</w:t>
      </w:r>
      <w:r w:rsidRPr="00FA0C91">
        <w:t xml:space="preserve"> - </w:t>
      </w:r>
      <w:r w:rsidR="007078BD" w:rsidRPr="00FA0C91">
        <w:t>Steps in the Development of</w:t>
      </w:r>
      <w:r w:rsidR="00705EB7" w:rsidRPr="00FA0C91">
        <w:t xml:space="preserve"> a Product Specification</w:t>
      </w:r>
      <w:bookmarkEnd w:id="142"/>
    </w:p>
    <w:p w14:paraId="4147A552" w14:textId="0415FDA3" w:rsidR="009433B3" w:rsidRPr="00FA0C91" w:rsidRDefault="009433B3" w:rsidP="002F04AF">
      <w:pPr>
        <w:pStyle w:val="Heading1"/>
        <w:numPr>
          <w:ilvl w:val="0"/>
          <w:numId w:val="25"/>
        </w:numPr>
        <w:spacing w:line="240" w:lineRule="auto"/>
        <w:ind w:left="431" w:hanging="431"/>
      </w:pPr>
      <w:bookmarkStart w:id="143" w:name="_Toc532213661"/>
      <w:r w:rsidRPr="00FA0C91">
        <w:t>Overview</w:t>
      </w:r>
      <w:bookmarkEnd w:id="143"/>
    </w:p>
    <w:p w14:paraId="48E4615A" w14:textId="0541858E" w:rsidR="00576DA4" w:rsidRPr="009849AC" w:rsidRDefault="00576DA4" w:rsidP="00846096">
      <w:pPr>
        <w:spacing w:after="160" w:line="240" w:lineRule="auto"/>
        <w:rPr>
          <w:rFonts w:asciiTheme="minorHAnsi" w:hAnsiTheme="minorHAnsi" w:cstheme="minorHAnsi"/>
          <w:sz w:val="22"/>
          <w:szCs w:val="22"/>
        </w:rPr>
      </w:pPr>
      <w:r w:rsidRPr="009849AC">
        <w:rPr>
          <w:rFonts w:asciiTheme="minorHAnsi" w:hAnsiTheme="minorHAnsi" w:cstheme="minorHAnsi"/>
          <w:sz w:val="22"/>
          <w:szCs w:val="22"/>
        </w:rPr>
        <w:t xml:space="preserve">This Guideline is intended for developers and maintainers of </w:t>
      </w:r>
      <w:r w:rsidR="00CA43A2">
        <w:rPr>
          <w:rFonts w:asciiTheme="minorHAnsi" w:hAnsiTheme="minorHAnsi" w:cstheme="minorHAnsi"/>
          <w:sz w:val="22"/>
          <w:szCs w:val="22"/>
        </w:rPr>
        <w:t>P</w:t>
      </w:r>
      <w:r w:rsidRPr="009849AC">
        <w:rPr>
          <w:rFonts w:asciiTheme="minorHAnsi" w:hAnsiTheme="minorHAnsi" w:cstheme="minorHAnsi"/>
          <w:sz w:val="22"/>
          <w:szCs w:val="22"/>
        </w:rPr>
        <w:t xml:space="preserve">roduct </w:t>
      </w:r>
      <w:r w:rsidR="00CA43A2">
        <w:rPr>
          <w:rFonts w:asciiTheme="minorHAnsi" w:hAnsiTheme="minorHAnsi" w:cstheme="minorHAnsi"/>
          <w:sz w:val="22"/>
          <w:szCs w:val="22"/>
        </w:rPr>
        <w:t>S</w:t>
      </w:r>
      <w:r w:rsidRPr="009849AC">
        <w:rPr>
          <w:rFonts w:asciiTheme="minorHAnsi" w:hAnsiTheme="minorHAnsi" w:cstheme="minorHAnsi"/>
          <w:sz w:val="22"/>
          <w:szCs w:val="22"/>
        </w:rPr>
        <w:t>pecifications based on the IHO framework standard S-100 (Universal Hydrographic Data Model).</w:t>
      </w:r>
    </w:p>
    <w:p w14:paraId="7C779ACD" w14:textId="7F8DA492" w:rsidR="00576DA4" w:rsidRPr="009849AC" w:rsidRDefault="00576DA4" w:rsidP="00846096">
      <w:pPr>
        <w:spacing w:after="160" w:line="240" w:lineRule="auto"/>
        <w:rPr>
          <w:rFonts w:asciiTheme="minorHAnsi" w:hAnsiTheme="minorHAnsi" w:cstheme="minorHAnsi"/>
          <w:sz w:val="22"/>
          <w:szCs w:val="22"/>
        </w:rPr>
      </w:pPr>
      <w:r w:rsidRPr="009849AC">
        <w:rPr>
          <w:rFonts w:asciiTheme="minorHAnsi" w:hAnsiTheme="minorHAnsi" w:cstheme="minorHAnsi"/>
          <w:sz w:val="22"/>
          <w:szCs w:val="22"/>
        </w:rPr>
        <w:t xml:space="preserve">Creating an S-100 based </w:t>
      </w:r>
      <w:r w:rsidR="00846096" w:rsidRPr="009849AC">
        <w:rPr>
          <w:rFonts w:asciiTheme="minorHAnsi" w:hAnsiTheme="minorHAnsi" w:cstheme="minorHAnsi"/>
          <w:sz w:val="22"/>
          <w:szCs w:val="22"/>
        </w:rPr>
        <w:t xml:space="preserve">Product Specification </w:t>
      </w:r>
      <w:r w:rsidRPr="009849AC">
        <w:rPr>
          <w:rFonts w:asciiTheme="minorHAnsi" w:hAnsiTheme="minorHAnsi" w:cstheme="minorHAnsi"/>
          <w:sz w:val="22"/>
          <w:szCs w:val="22"/>
        </w:rPr>
        <w:t xml:space="preserve">can be a big challenge for groups with little experience with S-100, especially since S-100 is a comprehensive framework with many details that may need to be considered for any particular </w:t>
      </w:r>
      <w:r w:rsidR="00846096" w:rsidRPr="009849AC">
        <w:rPr>
          <w:rFonts w:asciiTheme="minorHAnsi" w:hAnsiTheme="minorHAnsi" w:cstheme="minorHAnsi"/>
          <w:sz w:val="22"/>
          <w:szCs w:val="22"/>
        </w:rPr>
        <w:t>Product Specification</w:t>
      </w:r>
      <w:r w:rsidRPr="009849AC">
        <w:rPr>
          <w:rFonts w:asciiTheme="minorHAnsi" w:hAnsiTheme="minorHAnsi" w:cstheme="minorHAnsi"/>
          <w:sz w:val="22"/>
          <w:szCs w:val="22"/>
        </w:rPr>
        <w:t xml:space="preserve">. A guide to assist development teams through the process can help significantly and decrease the time it takes to create or extend an S-100 based </w:t>
      </w:r>
      <w:r w:rsidR="00846096" w:rsidRPr="009849AC">
        <w:rPr>
          <w:rFonts w:asciiTheme="minorHAnsi" w:hAnsiTheme="minorHAnsi" w:cstheme="minorHAnsi"/>
          <w:sz w:val="22"/>
          <w:szCs w:val="22"/>
        </w:rPr>
        <w:t>Product Specification</w:t>
      </w:r>
      <w:r w:rsidRPr="009849AC">
        <w:rPr>
          <w:rFonts w:asciiTheme="minorHAnsi" w:hAnsiTheme="minorHAnsi" w:cstheme="minorHAnsi"/>
          <w:sz w:val="22"/>
          <w:szCs w:val="22"/>
        </w:rPr>
        <w:t>.</w:t>
      </w:r>
    </w:p>
    <w:p w14:paraId="137A93E6" w14:textId="321DDB56" w:rsidR="00576DA4" w:rsidRPr="009849AC" w:rsidRDefault="00576DA4" w:rsidP="00846096">
      <w:pPr>
        <w:spacing w:after="160" w:line="240" w:lineRule="auto"/>
        <w:rPr>
          <w:rFonts w:asciiTheme="minorHAnsi" w:hAnsiTheme="minorHAnsi" w:cstheme="minorHAnsi"/>
          <w:sz w:val="22"/>
          <w:szCs w:val="22"/>
        </w:rPr>
      </w:pPr>
      <w:r w:rsidRPr="009849AC">
        <w:rPr>
          <w:rFonts w:asciiTheme="minorHAnsi" w:hAnsiTheme="minorHAnsi" w:cstheme="minorHAnsi"/>
          <w:sz w:val="22"/>
          <w:szCs w:val="22"/>
        </w:rPr>
        <w:t xml:space="preserve">A core aim of this guideline is to assist in creating harmonized </w:t>
      </w:r>
      <w:r w:rsidR="00CA43A2">
        <w:rPr>
          <w:rFonts w:asciiTheme="minorHAnsi" w:hAnsiTheme="minorHAnsi" w:cstheme="minorHAnsi"/>
          <w:sz w:val="22"/>
          <w:szCs w:val="22"/>
        </w:rPr>
        <w:t>P</w:t>
      </w:r>
      <w:r w:rsidRPr="009849AC">
        <w:rPr>
          <w:rFonts w:asciiTheme="minorHAnsi" w:hAnsiTheme="minorHAnsi" w:cstheme="minorHAnsi"/>
          <w:sz w:val="22"/>
          <w:szCs w:val="22"/>
        </w:rPr>
        <w:t xml:space="preserve">roduct </w:t>
      </w:r>
      <w:r w:rsidR="00CA43A2">
        <w:rPr>
          <w:rFonts w:asciiTheme="minorHAnsi" w:hAnsiTheme="minorHAnsi" w:cstheme="minorHAnsi"/>
          <w:sz w:val="22"/>
          <w:szCs w:val="22"/>
        </w:rPr>
        <w:t>S</w:t>
      </w:r>
      <w:r w:rsidRPr="009849AC">
        <w:rPr>
          <w:rFonts w:asciiTheme="minorHAnsi" w:hAnsiTheme="minorHAnsi" w:cstheme="minorHAnsi"/>
          <w:sz w:val="22"/>
          <w:szCs w:val="22"/>
        </w:rPr>
        <w:t xml:space="preserve">pecifications that can be used in the e-Navigation eco-system. The term e-Navigation eco-system </w:t>
      </w:r>
      <w:del w:id="144" w:author="Teh Stand" w:date="2018-11-23T11:40:00Z">
        <w:r w:rsidRPr="009849AC" w:rsidDel="009849AC">
          <w:rPr>
            <w:rFonts w:asciiTheme="minorHAnsi" w:hAnsiTheme="minorHAnsi" w:cstheme="minorHAnsi"/>
            <w:sz w:val="22"/>
            <w:szCs w:val="22"/>
          </w:rPr>
          <w:delText xml:space="preserve">in </w:delText>
        </w:r>
      </w:del>
      <w:ins w:id="145" w:author="Teh Stand" w:date="2018-11-23T11:40:00Z">
        <w:r w:rsidR="009849AC" w:rsidRPr="009849AC">
          <w:rPr>
            <w:rFonts w:asciiTheme="minorHAnsi" w:hAnsiTheme="minorHAnsi" w:cstheme="minorHAnsi"/>
            <w:sz w:val="22"/>
            <w:szCs w:val="22"/>
          </w:rPr>
          <w:t xml:space="preserve">is </w:t>
        </w:r>
      </w:ins>
      <w:r w:rsidRPr="009849AC">
        <w:rPr>
          <w:rFonts w:asciiTheme="minorHAnsi" w:hAnsiTheme="minorHAnsi" w:cstheme="minorHAnsi"/>
          <w:sz w:val="22"/>
          <w:szCs w:val="22"/>
        </w:rPr>
        <w:t xml:space="preserve">meant to encompass all </w:t>
      </w:r>
      <w:r w:rsidR="00CA43A2">
        <w:rPr>
          <w:rFonts w:asciiTheme="minorHAnsi" w:hAnsiTheme="minorHAnsi" w:cstheme="minorHAnsi"/>
          <w:sz w:val="22"/>
          <w:szCs w:val="22"/>
        </w:rPr>
        <w:t>P</w:t>
      </w:r>
      <w:r w:rsidRPr="009849AC">
        <w:rPr>
          <w:rFonts w:asciiTheme="minorHAnsi" w:hAnsiTheme="minorHAnsi" w:cstheme="minorHAnsi"/>
          <w:sz w:val="22"/>
          <w:szCs w:val="22"/>
        </w:rPr>
        <w:t xml:space="preserve">roduct </w:t>
      </w:r>
      <w:r w:rsidR="00CA43A2">
        <w:rPr>
          <w:rFonts w:asciiTheme="minorHAnsi" w:hAnsiTheme="minorHAnsi" w:cstheme="minorHAnsi"/>
          <w:sz w:val="22"/>
          <w:szCs w:val="22"/>
        </w:rPr>
        <w:t>S</w:t>
      </w:r>
      <w:r w:rsidRPr="009849AC">
        <w:rPr>
          <w:rFonts w:asciiTheme="minorHAnsi" w:hAnsiTheme="minorHAnsi" w:cstheme="minorHAnsi"/>
          <w:sz w:val="22"/>
          <w:szCs w:val="22"/>
        </w:rPr>
        <w:t>pecifications created for use in IMO defined e-Navigation systems, both on shore and at sea, such as ECDIS.</w:t>
      </w:r>
    </w:p>
    <w:p w14:paraId="665D5B92" w14:textId="77777777" w:rsidR="009849AC" w:rsidRPr="009849AC" w:rsidRDefault="00576DA4" w:rsidP="009849AC">
      <w:pPr>
        <w:spacing w:after="0" w:line="240" w:lineRule="auto"/>
        <w:rPr>
          <w:ins w:id="146" w:author="Teh Stand" w:date="2018-11-23T11:41:00Z"/>
          <w:rFonts w:asciiTheme="minorHAnsi" w:hAnsiTheme="minorHAnsi" w:cstheme="minorHAnsi"/>
          <w:sz w:val="22"/>
          <w:szCs w:val="22"/>
        </w:rPr>
      </w:pPr>
      <w:r w:rsidRPr="009849AC">
        <w:rPr>
          <w:rFonts w:asciiTheme="minorHAnsi" w:hAnsiTheme="minorHAnsi" w:cstheme="minorHAnsi"/>
          <w:sz w:val="22"/>
          <w:szCs w:val="22"/>
        </w:rPr>
        <w:t xml:space="preserve">This guideline is intended to serve as a guide for anyone planning to develop or extend an S-100 compliant </w:t>
      </w:r>
      <w:r w:rsidR="009849AC" w:rsidRPr="009849AC">
        <w:rPr>
          <w:rFonts w:asciiTheme="minorHAnsi" w:hAnsiTheme="minorHAnsi" w:cstheme="minorHAnsi"/>
          <w:sz w:val="22"/>
          <w:szCs w:val="22"/>
        </w:rPr>
        <w:t>Product Specification</w:t>
      </w:r>
      <w:r w:rsidRPr="009849AC">
        <w:rPr>
          <w:rFonts w:asciiTheme="minorHAnsi" w:hAnsiTheme="minorHAnsi" w:cstheme="minorHAnsi"/>
          <w:sz w:val="22"/>
          <w:szCs w:val="22"/>
        </w:rPr>
        <w:t>. The guideline consists of three parts</w:t>
      </w:r>
      <w:ins w:id="147" w:author="Teh Stand" w:date="2018-11-23T11:40:00Z">
        <w:r w:rsidR="009849AC" w:rsidRPr="009849AC">
          <w:rPr>
            <w:rFonts w:asciiTheme="minorHAnsi" w:hAnsiTheme="minorHAnsi" w:cstheme="minorHAnsi"/>
            <w:sz w:val="22"/>
            <w:szCs w:val="22"/>
          </w:rPr>
          <w:t>:</w:t>
        </w:r>
      </w:ins>
      <w:del w:id="148" w:author="Teh Stand" w:date="2018-11-23T11:40:00Z">
        <w:r w:rsidRPr="009849AC" w:rsidDel="009849AC">
          <w:rPr>
            <w:rFonts w:asciiTheme="minorHAnsi" w:hAnsiTheme="minorHAnsi" w:cstheme="minorHAnsi"/>
            <w:sz w:val="22"/>
            <w:szCs w:val="22"/>
          </w:rPr>
          <w:delText>;</w:delText>
        </w:r>
      </w:del>
      <w:r w:rsidRPr="009849AC">
        <w:rPr>
          <w:rFonts w:asciiTheme="minorHAnsi" w:hAnsiTheme="minorHAnsi" w:cstheme="minorHAnsi"/>
          <w:sz w:val="22"/>
          <w:szCs w:val="22"/>
        </w:rPr>
        <w:t xml:space="preserve"> </w:t>
      </w:r>
    </w:p>
    <w:p w14:paraId="4CB25DB1" w14:textId="6D023D09" w:rsidR="009849AC" w:rsidRPr="009849AC" w:rsidRDefault="00576DA4" w:rsidP="009849AC">
      <w:pPr>
        <w:pStyle w:val="ListParagraph"/>
        <w:numPr>
          <w:ilvl w:val="0"/>
          <w:numId w:val="131"/>
        </w:numPr>
        <w:spacing w:before="0" w:after="0" w:line="240" w:lineRule="auto"/>
        <w:rPr>
          <w:ins w:id="149" w:author="Teh Stand" w:date="2018-11-23T11:41:00Z"/>
          <w:rFonts w:asciiTheme="minorHAnsi" w:hAnsiTheme="minorHAnsi" w:cstheme="minorHAnsi"/>
          <w:sz w:val="22"/>
          <w:szCs w:val="22"/>
        </w:rPr>
      </w:pPr>
      <w:r w:rsidRPr="009849AC">
        <w:rPr>
          <w:rFonts w:asciiTheme="minorHAnsi" w:hAnsiTheme="minorHAnsi" w:cstheme="minorHAnsi"/>
          <w:sz w:val="22"/>
          <w:szCs w:val="22"/>
        </w:rPr>
        <w:t xml:space="preserve">Part A </w:t>
      </w:r>
      <w:ins w:id="150" w:author="Teh Stand" w:date="2018-12-10T14:15:00Z">
        <w:r w:rsidR="00DB7D64" w:rsidRPr="0015658B">
          <w:rPr>
            <w:rFonts w:asciiTheme="minorHAnsi" w:hAnsiTheme="minorHAnsi" w:cstheme="minorHAnsi"/>
            <w:sz w:val="22"/>
            <w:szCs w:val="22"/>
            <w:lang w:val="en-US"/>
          </w:rPr>
          <w:t xml:space="preserve">(a separate document) </w:t>
        </w:r>
      </w:ins>
      <w:r w:rsidRPr="009849AC">
        <w:rPr>
          <w:rFonts w:asciiTheme="minorHAnsi" w:hAnsiTheme="minorHAnsi" w:cstheme="minorHAnsi"/>
          <w:sz w:val="22"/>
          <w:szCs w:val="22"/>
        </w:rPr>
        <w:t xml:space="preserve">is an in-depth description of the various components of an S-100-based </w:t>
      </w:r>
      <w:r w:rsidR="009849AC" w:rsidRPr="009849AC">
        <w:rPr>
          <w:rFonts w:asciiTheme="minorHAnsi" w:hAnsiTheme="minorHAnsi" w:cstheme="minorHAnsi"/>
          <w:sz w:val="22"/>
          <w:szCs w:val="22"/>
        </w:rPr>
        <w:t>Product Specification</w:t>
      </w:r>
      <w:r w:rsidRPr="009849AC">
        <w:rPr>
          <w:rFonts w:asciiTheme="minorHAnsi" w:hAnsiTheme="minorHAnsi" w:cstheme="minorHAnsi"/>
          <w:sz w:val="22"/>
          <w:szCs w:val="22"/>
        </w:rPr>
        <w:t xml:space="preserve">; </w:t>
      </w:r>
    </w:p>
    <w:p w14:paraId="0E725FB5" w14:textId="4D26F934" w:rsidR="009849AC" w:rsidRPr="009849AC" w:rsidRDefault="00576DA4" w:rsidP="009849AC">
      <w:pPr>
        <w:pStyle w:val="ListParagraph"/>
        <w:numPr>
          <w:ilvl w:val="0"/>
          <w:numId w:val="131"/>
        </w:numPr>
        <w:spacing w:before="0" w:after="0" w:line="240" w:lineRule="auto"/>
        <w:rPr>
          <w:ins w:id="151" w:author="Teh Stand" w:date="2018-11-23T11:41:00Z"/>
          <w:rFonts w:asciiTheme="minorHAnsi" w:hAnsiTheme="minorHAnsi" w:cstheme="minorHAnsi"/>
          <w:sz w:val="22"/>
          <w:szCs w:val="22"/>
        </w:rPr>
      </w:pPr>
      <w:r w:rsidRPr="009849AC">
        <w:rPr>
          <w:rFonts w:asciiTheme="minorHAnsi" w:hAnsiTheme="minorHAnsi" w:cstheme="minorHAnsi"/>
          <w:sz w:val="22"/>
          <w:szCs w:val="22"/>
        </w:rPr>
        <w:t xml:space="preserve">Part B </w:t>
      </w:r>
      <w:ins w:id="152" w:author="Teh Stand" w:date="2018-12-10T14:15:00Z">
        <w:r w:rsidR="00DB7D64">
          <w:rPr>
            <w:rFonts w:asciiTheme="minorHAnsi" w:hAnsiTheme="minorHAnsi" w:cstheme="minorHAnsi"/>
            <w:sz w:val="22"/>
            <w:szCs w:val="22"/>
          </w:rPr>
          <w:t xml:space="preserve">(this document) </w:t>
        </w:r>
      </w:ins>
      <w:r w:rsidRPr="009849AC">
        <w:rPr>
          <w:rFonts w:asciiTheme="minorHAnsi" w:hAnsiTheme="minorHAnsi" w:cstheme="minorHAnsi"/>
          <w:sz w:val="22"/>
          <w:szCs w:val="22"/>
        </w:rPr>
        <w:t xml:space="preserve">describes the typical steps and activities involved in creating an S-100-based </w:t>
      </w:r>
      <w:r w:rsidR="009849AC" w:rsidRPr="009849AC">
        <w:rPr>
          <w:rFonts w:asciiTheme="minorHAnsi" w:hAnsiTheme="minorHAnsi" w:cstheme="minorHAnsi"/>
          <w:sz w:val="22"/>
          <w:szCs w:val="22"/>
        </w:rPr>
        <w:t>Product Specification</w:t>
      </w:r>
      <w:r w:rsidRPr="009849AC">
        <w:rPr>
          <w:rFonts w:asciiTheme="minorHAnsi" w:hAnsiTheme="minorHAnsi" w:cstheme="minorHAnsi"/>
          <w:sz w:val="22"/>
          <w:szCs w:val="22"/>
        </w:rPr>
        <w:t xml:space="preserve">. Part B describes the overall process, specific activities, and tasks, and includes hints for solving specific problems while the </w:t>
      </w:r>
      <w:r w:rsidR="009849AC" w:rsidRPr="009849AC">
        <w:rPr>
          <w:rFonts w:asciiTheme="minorHAnsi" w:hAnsiTheme="minorHAnsi" w:cstheme="minorHAnsi"/>
          <w:sz w:val="22"/>
          <w:szCs w:val="22"/>
        </w:rPr>
        <w:t xml:space="preserve">Product Specification </w:t>
      </w:r>
      <w:r w:rsidRPr="009849AC">
        <w:rPr>
          <w:rFonts w:asciiTheme="minorHAnsi" w:hAnsiTheme="minorHAnsi" w:cstheme="minorHAnsi"/>
          <w:sz w:val="22"/>
          <w:szCs w:val="22"/>
        </w:rPr>
        <w:t xml:space="preserve">is being developed; </w:t>
      </w:r>
    </w:p>
    <w:p w14:paraId="6088A7E8" w14:textId="677A6D75" w:rsidR="00576DA4" w:rsidRPr="009849AC" w:rsidRDefault="00576DA4">
      <w:pPr>
        <w:pStyle w:val="ListParagraph"/>
        <w:numPr>
          <w:ilvl w:val="0"/>
          <w:numId w:val="131"/>
        </w:numPr>
        <w:spacing w:after="160" w:line="240" w:lineRule="auto"/>
        <w:rPr>
          <w:rFonts w:asciiTheme="minorHAnsi" w:hAnsiTheme="minorHAnsi" w:cstheme="minorHAnsi"/>
          <w:sz w:val="22"/>
          <w:szCs w:val="22"/>
        </w:rPr>
        <w:pPrChange w:id="153" w:author="Teh Stand" w:date="2018-11-23T11:41:00Z">
          <w:pPr>
            <w:spacing w:after="160" w:line="240" w:lineRule="auto"/>
          </w:pPr>
        </w:pPrChange>
      </w:pPr>
      <w:r w:rsidRPr="009849AC">
        <w:rPr>
          <w:rFonts w:asciiTheme="minorHAnsi" w:hAnsiTheme="minorHAnsi" w:cstheme="minorHAnsi"/>
          <w:sz w:val="22"/>
          <w:szCs w:val="22"/>
        </w:rPr>
        <w:t xml:space="preserve">Part C </w:t>
      </w:r>
      <w:ins w:id="154" w:author="Teh Stand" w:date="2018-12-10T14:16:00Z">
        <w:r w:rsidR="00DB7D64" w:rsidRPr="0015658B">
          <w:rPr>
            <w:rFonts w:asciiTheme="minorHAnsi" w:hAnsiTheme="minorHAnsi" w:cstheme="minorHAnsi"/>
            <w:sz w:val="22"/>
            <w:szCs w:val="22"/>
            <w:lang w:val="en-US"/>
          </w:rPr>
          <w:t xml:space="preserve">(a separate document) </w:t>
        </w:r>
      </w:ins>
      <w:r w:rsidRPr="009849AC">
        <w:rPr>
          <w:rFonts w:asciiTheme="minorHAnsi" w:hAnsiTheme="minorHAnsi" w:cstheme="minorHAnsi"/>
          <w:sz w:val="22"/>
          <w:szCs w:val="22"/>
        </w:rPr>
        <w:t xml:space="preserve">describes the data quality measures deemed appropriate for use in S-100 based </w:t>
      </w:r>
      <w:r w:rsidR="00CA43A2">
        <w:rPr>
          <w:rFonts w:asciiTheme="minorHAnsi" w:hAnsiTheme="minorHAnsi" w:cstheme="minorHAnsi"/>
          <w:sz w:val="22"/>
          <w:szCs w:val="22"/>
        </w:rPr>
        <w:t>P</w:t>
      </w:r>
      <w:r w:rsidRPr="009849AC">
        <w:rPr>
          <w:rFonts w:asciiTheme="minorHAnsi" w:hAnsiTheme="minorHAnsi" w:cstheme="minorHAnsi"/>
          <w:sz w:val="22"/>
          <w:szCs w:val="22"/>
        </w:rPr>
        <w:t xml:space="preserve">roduct </w:t>
      </w:r>
      <w:r w:rsidR="00CA43A2">
        <w:rPr>
          <w:rFonts w:asciiTheme="minorHAnsi" w:hAnsiTheme="minorHAnsi" w:cstheme="minorHAnsi"/>
          <w:sz w:val="22"/>
          <w:szCs w:val="22"/>
        </w:rPr>
        <w:t>S</w:t>
      </w:r>
      <w:r w:rsidRPr="009849AC">
        <w:rPr>
          <w:rFonts w:asciiTheme="minorHAnsi" w:hAnsiTheme="minorHAnsi" w:cstheme="minorHAnsi"/>
          <w:sz w:val="22"/>
          <w:szCs w:val="22"/>
        </w:rPr>
        <w:t>pecifications.</w:t>
      </w:r>
    </w:p>
    <w:p w14:paraId="6B380B5E" w14:textId="3C77997A" w:rsidR="00846096" w:rsidRPr="00FA0C91" w:rsidRDefault="00846096" w:rsidP="002F04AF">
      <w:pPr>
        <w:pStyle w:val="Heading1"/>
        <w:numPr>
          <w:ilvl w:val="0"/>
          <w:numId w:val="25"/>
        </w:numPr>
        <w:spacing w:line="240" w:lineRule="auto"/>
        <w:ind w:left="431" w:hanging="431"/>
      </w:pPr>
      <w:bookmarkStart w:id="155" w:name="_Toc532213662"/>
      <w:r>
        <w:t>Introduction</w:t>
      </w:r>
      <w:bookmarkEnd w:id="155"/>
    </w:p>
    <w:p w14:paraId="67CCCDB9" w14:textId="3440CC2A" w:rsidR="009C046C" w:rsidRPr="009849AC" w:rsidRDefault="009C046C" w:rsidP="009849AC">
      <w:pPr>
        <w:spacing w:after="160" w:line="240" w:lineRule="auto"/>
        <w:rPr>
          <w:rFonts w:asciiTheme="minorHAnsi" w:hAnsiTheme="minorHAnsi" w:cstheme="minorHAnsi"/>
          <w:sz w:val="22"/>
          <w:szCs w:val="22"/>
        </w:rPr>
      </w:pPr>
      <w:r w:rsidRPr="009849AC">
        <w:rPr>
          <w:rFonts w:asciiTheme="minorHAnsi" w:hAnsiTheme="minorHAnsi" w:cstheme="minorHAnsi"/>
          <w:sz w:val="22"/>
          <w:szCs w:val="22"/>
        </w:rPr>
        <w:t>Part B is</w:t>
      </w:r>
      <w:r w:rsidR="008036D5" w:rsidRPr="009849AC">
        <w:rPr>
          <w:rFonts w:asciiTheme="minorHAnsi" w:hAnsiTheme="minorHAnsi" w:cstheme="minorHAnsi"/>
          <w:sz w:val="22"/>
          <w:szCs w:val="22"/>
        </w:rPr>
        <w:t xml:space="preserve"> intended to</w:t>
      </w:r>
      <w:r w:rsidRPr="009849AC">
        <w:rPr>
          <w:rFonts w:asciiTheme="minorHAnsi" w:hAnsiTheme="minorHAnsi" w:cstheme="minorHAnsi"/>
          <w:sz w:val="22"/>
          <w:szCs w:val="22"/>
        </w:rPr>
        <w:t xml:space="preserve"> </w:t>
      </w:r>
      <w:r w:rsidR="0006523E" w:rsidRPr="009849AC">
        <w:rPr>
          <w:rFonts w:asciiTheme="minorHAnsi" w:hAnsiTheme="minorHAnsi" w:cstheme="minorHAnsi"/>
          <w:sz w:val="22"/>
          <w:szCs w:val="22"/>
        </w:rPr>
        <w:t xml:space="preserve">explain how </w:t>
      </w:r>
      <w:r w:rsidR="009849AC" w:rsidRPr="009849AC">
        <w:rPr>
          <w:rFonts w:asciiTheme="minorHAnsi" w:hAnsiTheme="minorHAnsi" w:cstheme="minorHAnsi"/>
          <w:sz w:val="22"/>
          <w:szCs w:val="22"/>
        </w:rPr>
        <w:t xml:space="preserve">Project Teams </w:t>
      </w:r>
      <w:r w:rsidR="009960ED" w:rsidRPr="009849AC">
        <w:rPr>
          <w:rFonts w:asciiTheme="minorHAnsi" w:hAnsiTheme="minorHAnsi" w:cstheme="minorHAnsi"/>
          <w:sz w:val="22"/>
          <w:szCs w:val="22"/>
        </w:rPr>
        <w:t xml:space="preserve">can develop </w:t>
      </w:r>
      <w:r w:rsidR="0006523E" w:rsidRPr="009849AC">
        <w:rPr>
          <w:rFonts w:asciiTheme="minorHAnsi" w:hAnsiTheme="minorHAnsi" w:cstheme="minorHAnsi"/>
          <w:sz w:val="22"/>
          <w:szCs w:val="22"/>
        </w:rPr>
        <w:t>the</w:t>
      </w:r>
      <w:r w:rsidR="009960ED" w:rsidRPr="009849AC">
        <w:rPr>
          <w:rFonts w:asciiTheme="minorHAnsi" w:hAnsiTheme="minorHAnsi" w:cstheme="minorHAnsi"/>
          <w:sz w:val="22"/>
          <w:szCs w:val="22"/>
        </w:rPr>
        <w:t xml:space="preserve"> </w:t>
      </w:r>
      <w:r w:rsidR="0006523E" w:rsidRPr="009849AC">
        <w:rPr>
          <w:rFonts w:asciiTheme="minorHAnsi" w:hAnsiTheme="minorHAnsi" w:cstheme="minorHAnsi"/>
          <w:sz w:val="22"/>
          <w:szCs w:val="22"/>
        </w:rPr>
        <w:t>various components of a</w:t>
      </w:r>
      <w:r w:rsidR="00732E46" w:rsidRPr="009849AC">
        <w:rPr>
          <w:rFonts w:asciiTheme="minorHAnsi" w:hAnsiTheme="minorHAnsi" w:cstheme="minorHAnsi"/>
          <w:sz w:val="22"/>
          <w:szCs w:val="22"/>
        </w:rPr>
        <w:t xml:space="preserve"> </w:t>
      </w:r>
      <w:r w:rsidR="009849AC" w:rsidRPr="009849AC">
        <w:rPr>
          <w:rFonts w:asciiTheme="minorHAnsi" w:hAnsiTheme="minorHAnsi" w:cstheme="minorHAnsi"/>
          <w:sz w:val="22"/>
          <w:szCs w:val="22"/>
        </w:rPr>
        <w:t>Product Specification</w:t>
      </w:r>
      <w:r w:rsidRPr="009849AC">
        <w:rPr>
          <w:rFonts w:asciiTheme="minorHAnsi" w:hAnsiTheme="minorHAnsi" w:cstheme="minorHAnsi"/>
          <w:sz w:val="22"/>
          <w:szCs w:val="22"/>
        </w:rPr>
        <w:t>.</w:t>
      </w:r>
      <w:r w:rsidR="0006523E" w:rsidRPr="009849AC">
        <w:rPr>
          <w:rFonts w:asciiTheme="minorHAnsi" w:hAnsiTheme="minorHAnsi" w:cstheme="minorHAnsi"/>
          <w:sz w:val="22"/>
          <w:szCs w:val="22"/>
        </w:rPr>
        <w:t xml:space="preserve"> It describes the typical </w:t>
      </w:r>
      <w:r w:rsidR="00A75A13" w:rsidRPr="009849AC">
        <w:rPr>
          <w:rFonts w:asciiTheme="minorHAnsi" w:hAnsiTheme="minorHAnsi" w:cstheme="minorHAnsi"/>
          <w:sz w:val="22"/>
          <w:szCs w:val="22"/>
        </w:rPr>
        <w:t>phases</w:t>
      </w:r>
      <w:r w:rsidR="0006523E" w:rsidRPr="009849AC">
        <w:rPr>
          <w:rFonts w:asciiTheme="minorHAnsi" w:hAnsiTheme="minorHAnsi" w:cstheme="minorHAnsi"/>
          <w:sz w:val="22"/>
          <w:szCs w:val="22"/>
        </w:rPr>
        <w:t xml:space="preserve"> </w:t>
      </w:r>
      <w:r w:rsidR="00A75A13" w:rsidRPr="009849AC">
        <w:rPr>
          <w:rFonts w:asciiTheme="minorHAnsi" w:hAnsiTheme="minorHAnsi" w:cstheme="minorHAnsi"/>
          <w:sz w:val="22"/>
          <w:szCs w:val="22"/>
        </w:rPr>
        <w:t>of development for the typical</w:t>
      </w:r>
      <w:r w:rsidR="0006523E" w:rsidRPr="009849AC">
        <w:rPr>
          <w:rFonts w:asciiTheme="minorHAnsi" w:hAnsiTheme="minorHAnsi" w:cstheme="minorHAnsi"/>
          <w:sz w:val="22"/>
          <w:szCs w:val="22"/>
        </w:rPr>
        <w:t xml:space="preserve"> </w:t>
      </w:r>
      <w:r w:rsidR="009849AC" w:rsidRPr="009849AC">
        <w:rPr>
          <w:rFonts w:asciiTheme="minorHAnsi" w:hAnsiTheme="minorHAnsi" w:cstheme="minorHAnsi"/>
          <w:sz w:val="22"/>
          <w:szCs w:val="22"/>
        </w:rPr>
        <w:t xml:space="preserve">Product Specification </w:t>
      </w:r>
      <w:r w:rsidR="00A75A13" w:rsidRPr="009849AC">
        <w:rPr>
          <w:rFonts w:asciiTheme="minorHAnsi" w:hAnsiTheme="minorHAnsi" w:cstheme="minorHAnsi"/>
          <w:sz w:val="22"/>
          <w:szCs w:val="22"/>
        </w:rPr>
        <w:t xml:space="preserve">in detail, and </w:t>
      </w:r>
      <w:r w:rsidR="009960ED" w:rsidRPr="009849AC">
        <w:rPr>
          <w:rFonts w:asciiTheme="minorHAnsi" w:hAnsiTheme="minorHAnsi" w:cstheme="minorHAnsi"/>
          <w:sz w:val="22"/>
          <w:szCs w:val="22"/>
        </w:rPr>
        <w:t xml:space="preserve">the </w:t>
      </w:r>
      <w:r w:rsidR="00A75A13" w:rsidRPr="009849AC">
        <w:rPr>
          <w:rFonts w:asciiTheme="minorHAnsi" w:hAnsiTheme="minorHAnsi" w:cstheme="minorHAnsi"/>
          <w:sz w:val="22"/>
          <w:szCs w:val="22"/>
        </w:rPr>
        <w:t xml:space="preserve">order in which the phases will usually </w:t>
      </w:r>
      <w:r w:rsidR="007817F5" w:rsidRPr="009849AC">
        <w:rPr>
          <w:rFonts w:asciiTheme="minorHAnsi" w:hAnsiTheme="minorHAnsi" w:cstheme="minorHAnsi"/>
          <w:sz w:val="22"/>
          <w:szCs w:val="22"/>
        </w:rPr>
        <w:t>be carried out</w:t>
      </w:r>
      <w:r w:rsidR="00A75A13" w:rsidRPr="009849AC">
        <w:rPr>
          <w:rFonts w:asciiTheme="minorHAnsi" w:hAnsiTheme="minorHAnsi" w:cstheme="minorHAnsi"/>
          <w:sz w:val="22"/>
          <w:szCs w:val="22"/>
        </w:rPr>
        <w:t>.</w:t>
      </w:r>
      <w:r w:rsidR="006107A1" w:rsidRPr="009849AC">
        <w:rPr>
          <w:rFonts w:asciiTheme="minorHAnsi" w:hAnsiTheme="minorHAnsi" w:cstheme="minorHAnsi"/>
          <w:sz w:val="22"/>
          <w:szCs w:val="22"/>
        </w:rPr>
        <w:t xml:space="preserve"> It provides </w:t>
      </w:r>
      <w:r w:rsidR="007817F5" w:rsidRPr="009849AC">
        <w:rPr>
          <w:rFonts w:asciiTheme="minorHAnsi" w:hAnsiTheme="minorHAnsi" w:cstheme="minorHAnsi"/>
          <w:sz w:val="22"/>
          <w:szCs w:val="22"/>
        </w:rPr>
        <w:t xml:space="preserve">guidance on how the rules contained in S-100 can be used to build the components of a </w:t>
      </w:r>
      <w:r w:rsidR="009849AC" w:rsidRPr="009849AC">
        <w:rPr>
          <w:rFonts w:asciiTheme="minorHAnsi" w:hAnsiTheme="minorHAnsi" w:cstheme="minorHAnsi"/>
          <w:sz w:val="22"/>
          <w:szCs w:val="22"/>
        </w:rPr>
        <w:t>Product Specification</w:t>
      </w:r>
      <w:r w:rsidR="007817F5" w:rsidRPr="009849AC">
        <w:rPr>
          <w:rFonts w:asciiTheme="minorHAnsi" w:hAnsiTheme="minorHAnsi" w:cstheme="minorHAnsi"/>
          <w:sz w:val="22"/>
          <w:szCs w:val="22"/>
        </w:rPr>
        <w:t xml:space="preserve">, including documentary components, formal components such as UML models, and machine-readable </w:t>
      </w:r>
      <w:r w:rsidR="007274F5" w:rsidRPr="009849AC">
        <w:rPr>
          <w:rFonts w:asciiTheme="minorHAnsi" w:hAnsiTheme="minorHAnsi" w:cstheme="minorHAnsi"/>
          <w:sz w:val="22"/>
          <w:szCs w:val="22"/>
        </w:rPr>
        <w:t>components</w:t>
      </w:r>
      <w:r w:rsidR="007817F5" w:rsidRPr="009849AC">
        <w:rPr>
          <w:rFonts w:asciiTheme="minorHAnsi" w:hAnsiTheme="minorHAnsi" w:cstheme="minorHAnsi"/>
          <w:sz w:val="22"/>
          <w:szCs w:val="22"/>
        </w:rPr>
        <w:t xml:space="preserve"> such as </w:t>
      </w:r>
      <w:r w:rsidR="007274F5" w:rsidRPr="009849AC">
        <w:rPr>
          <w:rFonts w:asciiTheme="minorHAnsi" w:hAnsiTheme="minorHAnsi" w:cstheme="minorHAnsi"/>
          <w:sz w:val="22"/>
          <w:szCs w:val="22"/>
        </w:rPr>
        <w:t xml:space="preserve">XML </w:t>
      </w:r>
      <w:r w:rsidR="004652D1">
        <w:rPr>
          <w:rFonts w:asciiTheme="minorHAnsi" w:hAnsiTheme="minorHAnsi" w:cstheme="minorHAnsi"/>
          <w:sz w:val="22"/>
          <w:szCs w:val="22"/>
        </w:rPr>
        <w:t>F</w:t>
      </w:r>
      <w:r w:rsidR="007274F5" w:rsidRPr="009849AC">
        <w:rPr>
          <w:rFonts w:asciiTheme="minorHAnsi" w:hAnsiTheme="minorHAnsi" w:cstheme="minorHAnsi"/>
          <w:sz w:val="22"/>
          <w:szCs w:val="22"/>
        </w:rPr>
        <w:t xml:space="preserve">eature </w:t>
      </w:r>
      <w:r w:rsidR="004652D1">
        <w:rPr>
          <w:rFonts w:asciiTheme="minorHAnsi" w:hAnsiTheme="minorHAnsi" w:cstheme="minorHAnsi"/>
          <w:sz w:val="22"/>
          <w:szCs w:val="22"/>
        </w:rPr>
        <w:t>C</w:t>
      </w:r>
      <w:r w:rsidR="007274F5" w:rsidRPr="009849AC">
        <w:rPr>
          <w:rFonts w:asciiTheme="minorHAnsi" w:hAnsiTheme="minorHAnsi" w:cstheme="minorHAnsi"/>
          <w:sz w:val="22"/>
          <w:szCs w:val="22"/>
        </w:rPr>
        <w:t>atalogues and data formats.</w:t>
      </w:r>
    </w:p>
    <w:p w14:paraId="2EF26201" w14:textId="31BCD415" w:rsidR="009849AC" w:rsidRPr="00FA0C91" w:rsidRDefault="009849AC" w:rsidP="002F04AF">
      <w:pPr>
        <w:pStyle w:val="Heading1"/>
        <w:numPr>
          <w:ilvl w:val="0"/>
          <w:numId w:val="25"/>
        </w:numPr>
        <w:spacing w:line="240" w:lineRule="auto"/>
        <w:ind w:left="431" w:hanging="431"/>
      </w:pPr>
      <w:bookmarkStart w:id="156" w:name="_Toc523335157"/>
      <w:bookmarkStart w:id="157" w:name="_Toc523492977"/>
      <w:bookmarkStart w:id="158" w:name="_Toc532213663"/>
      <w:bookmarkEnd w:id="156"/>
      <w:bookmarkEnd w:id="157"/>
      <w:r>
        <w:t>References</w:t>
      </w:r>
      <w:bookmarkEnd w:id="158"/>
    </w:p>
    <w:p w14:paraId="7F657990" w14:textId="3D36734F" w:rsidR="0034234B" w:rsidRPr="009849AC" w:rsidRDefault="0034234B" w:rsidP="009849AC">
      <w:pPr>
        <w:spacing w:after="60" w:line="240" w:lineRule="auto"/>
        <w:ind w:left="1440" w:hanging="1440"/>
        <w:rPr>
          <w:rFonts w:asciiTheme="minorHAnsi" w:hAnsiTheme="minorHAnsi" w:cstheme="minorHAnsi"/>
          <w:sz w:val="22"/>
          <w:szCs w:val="22"/>
        </w:rPr>
      </w:pPr>
      <w:r w:rsidRPr="009849AC">
        <w:rPr>
          <w:rFonts w:asciiTheme="minorHAnsi" w:hAnsiTheme="minorHAnsi" w:cstheme="minorHAnsi"/>
          <w:sz w:val="22"/>
          <w:szCs w:val="22"/>
        </w:rPr>
        <w:t>ISO 8211</w:t>
      </w:r>
      <w:r w:rsidRPr="009849AC">
        <w:rPr>
          <w:rFonts w:asciiTheme="minorHAnsi" w:hAnsiTheme="minorHAnsi" w:cstheme="minorHAnsi"/>
          <w:sz w:val="22"/>
          <w:szCs w:val="22"/>
        </w:rPr>
        <w:tab/>
        <w:t>Specification for a data descriptive file for information interchange structure implementations. ISO/IEC 8211, 1994.</w:t>
      </w:r>
    </w:p>
    <w:p w14:paraId="04DC3BDD" w14:textId="0E676E4F" w:rsidR="00DD7E1C" w:rsidRPr="009849AC" w:rsidRDefault="00DD7E1C" w:rsidP="009849AC">
      <w:pPr>
        <w:spacing w:after="60" w:line="240" w:lineRule="auto"/>
        <w:ind w:left="1440" w:hanging="1440"/>
        <w:rPr>
          <w:rFonts w:asciiTheme="minorHAnsi" w:hAnsiTheme="minorHAnsi" w:cstheme="minorHAnsi"/>
          <w:sz w:val="22"/>
          <w:szCs w:val="22"/>
        </w:rPr>
      </w:pPr>
      <w:r w:rsidRPr="009849AC">
        <w:rPr>
          <w:rFonts w:asciiTheme="minorHAnsi" w:hAnsiTheme="minorHAnsi" w:cstheme="minorHAnsi"/>
          <w:sz w:val="22"/>
          <w:szCs w:val="22"/>
        </w:rPr>
        <w:t>ISO 19109</w:t>
      </w:r>
      <w:r w:rsidRPr="009849AC">
        <w:rPr>
          <w:rFonts w:asciiTheme="minorHAnsi" w:hAnsiTheme="minorHAnsi" w:cstheme="minorHAnsi"/>
          <w:sz w:val="22"/>
          <w:szCs w:val="22"/>
        </w:rPr>
        <w:tab/>
        <w:t>Geographic information -- Rules for application schema. ISO 19109:2005. (Since replaced by ISO 1910</w:t>
      </w:r>
      <w:r w:rsidR="0034234B" w:rsidRPr="009849AC">
        <w:rPr>
          <w:rFonts w:asciiTheme="minorHAnsi" w:hAnsiTheme="minorHAnsi" w:cstheme="minorHAnsi"/>
          <w:sz w:val="22"/>
          <w:szCs w:val="22"/>
        </w:rPr>
        <w:t>9</w:t>
      </w:r>
      <w:r w:rsidRPr="009849AC">
        <w:rPr>
          <w:rFonts w:asciiTheme="minorHAnsi" w:hAnsiTheme="minorHAnsi" w:cstheme="minorHAnsi"/>
          <w:sz w:val="22"/>
          <w:szCs w:val="22"/>
        </w:rPr>
        <w:t>:2015, but S-100 Edition 4.0 still references the 2005 edition.)</w:t>
      </w:r>
    </w:p>
    <w:p w14:paraId="3E239DE4" w14:textId="73FD83EB" w:rsidR="00977579" w:rsidRPr="009849AC" w:rsidRDefault="00977579" w:rsidP="009849AC">
      <w:pPr>
        <w:spacing w:after="60" w:line="240" w:lineRule="auto"/>
        <w:ind w:left="1440" w:hanging="1440"/>
        <w:rPr>
          <w:rFonts w:asciiTheme="minorHAnsi" w:hAnsiTheme="minorHAnsi" w:cstheme="minorHAnsi"/>
          <w:sz w:val="22"/>
          <w:szCs w:val="22"/>
        </w:rPr>
      </w:pPr>
      <w:r w:rsidRPr="009849AC">
        <w:rPr>
          <w:rFonts w:asciiTheme="minorHAnsi" w:hAnsiTheme="minorHAnsi" w:cstheme="minorHAnsi"/>
          <w:sz w:val="22"/>
          <w:szCs w:val="22"/>
        </w:rPr>
        <w:t>ISO 19115-1</w:t>
      </w:r>
      <w:r w:rsidRPr="009849AC">
        <w:rPr>
          <w:rFonts w:asciiTheme="minorHAnsi" w:hAnsiTheme="minorHAnsi" w:cstheme="minorHAnsi"/>
          <w:sz w:val="22"/>
          <w:szCs w:val="22"/>
        </w:rPr>
        <w:tab/>
        <w:t xml:space="preserve">Geographic information – Metadata – Part 1 </w:t>
      </w:r>
      <w:r w:rsidR="00966E50" w:rsidRPr="009849AC">
        <w:rPr>
          <w:rFonts w:asciiTheme="minorHAnsi" w:hAnsiTheme="minorHAnsi" w:cstheme="minorHAnsi"/>
          <w:sz w:val="22"/>
          <w:szCs w:val="22"/>
        </w:rPr>
        <w:t>–</w:t>
      </w:r>
      <w:r w:rsidRPr="009849AC">
        <w:rPr>
          <w:rFonts w:asciiTheme="minorHAnsi" w:hAnsiTheme="minorHAnsi" w:cstheme="minorHAnsi"/>
          <w:sz w:val="22"/>
          <w:szCs w:val="22"/>
        </w:rPr>
        <w:t xml:space="preserve"> Fundamentals</w:t>
      </w:r>
      <w:r w:rsidR="00844C87" w:rsidRPr="009849AC">
        <w:rPr>
          <w:rFonts w:asciiTheme="minorHAnsi" w:hAnsiTheme="minorHAnsi" w:cstheme="minorHAnsi"/>
          <w:sz w:val="22"/>
          <w:szCs w:val="22"/>
        </w:rPr>
        <w:t xml:space="preserve">. </w:t>
      </w:r>
      <w:r w:rsidR="00966E50" w:rsidRPr="009849AC">
        <w:rPr>
          <w:rFonts w:asciiTheme="minorHAnsi" w:hAnsiTheme="minorHAnsi" w:cstheme="minorHAnsi"/>
          <w:sz w:val="22"/>
          <w:szCs w:val="22"/>
        </w:rPr>
        <w:t>ISO 19115-1</w:t>
      </w:r>
      <w:r w:rsidR="00844C87" w:rsidRPr="009849AC">
        <w:rPr>
          <w:rFonts w:asciiTheme="minorHAnsi" w:hAnsiTheme="minorHAnsi" w:cstheme="minorHAnsi"/>
          <w:sz w:val="22"/>
          <w:szCs w:val="22"/>
        </w:rPr>
        <w:t xml:space="preserve">, </w:t>
      </w:r>
      <w:r w:rsidR="00966E50" w:rsidRPr="009849AC">
        <w:rPr>
          <w:rFonts w:asciiTheme="minorHAnsi" w:hAnsiTheme="minorHAnsi" w:cstheme="minorHAnsi"/>
          <w:sz w:val="22"/>
          <w:szCs w:val="22"/>
        </w:rPr>
        <w:t>2014</w:t>
      </w:r>
      <w:r w:rsidR="00844C87" w:rsidRPr="009849AC">
        <w:rPr>
          <w:rFonts w:asciiTheme="minorHAnsi" w:hAnsiTheme="minorHAnsi" w:cstheme="minorHAnsi"/>
          <w:sz w:val="22"/>
          <w:szCs w:val="22"/>
        </w:rPr>
        <w:t>, a</w:t>
      </w:r>
      <w:r w:rsidRPr="009849AC">
        <w:rPr>
          <w:rFonts w:asciiTheme="minorHAnsi" w:hAnsiTheme="minorHAnsi" w:cstheme="minorHAnsi"/>
          <w:sz w:val="22"/>
          <w:szCs w:val="22"/>
        </w:rPr>
        <w:t>s amended by Amendment 1, 2018.</w:t>
      </w:r>
    </w:p>
    <w:p w14:paraId="5347C536" w14:textId="535F9FC7" w:rsidR="00673810" w:rsidRPr="009849AC" w:rsidRDefault="00673810" w:rsidP="009849AC">
      <w:pPr>
        <w:spacing w:after="60" w:line="240" w:lineRule="auto"/>
        <w:ind w:left="1440" w:hanging="1440"/>
        <w:rPr>
          <w:rFonts w:asciiTheme="minorHAnsi" w:hAnsiTheme="minorHAnsi" w:cstheme="minorHAnsi"/>
          <w:sz w:val="22"/>
          <w:szCs w:val="22"/>
        </w:rPr>
      </w:pPr>
      <w:r w:rsidRPr="009849AC">
        <w:rPr>
          <w:rFonts w:asciiTheme="minorHAnsi" w:hAnsiTheme="minorHAnsi" w:cstheme="minorHAnsi"/>
          <w:sz w:val="22"/>
          <w:szCs w:val="22"/>
        </w:rPr>
        <w:t>ISO 19115-2</w:t>
      </w:r>
      <w:r w:rsidRPr="009849AC">
        <w:rPr>
          <w:rFonts w:asciiTheme="minorHAnsi" w:hAnsiTheme="minorHAnsi" w:cstheme="minorHAnsi"/>
          <w:sz w:val="22"/>
          <w:szCs w:val="22"/>
        </w:rPr>
        <w:tab/>
        <w:t>Geographic information - Metadata - Part 2</w:t>
      </w:r>
      <w:r w:rsidR="00FC37E9" w:rsidRPr="009849AC">
        <w:rPr>
          <w:rFonts w:asciiTheme="minorHAnsi" w:hAnsiTheme="minorHAnsi" w:cstheme="minorHAnsi"/>
          <w:sz w:val="22"/>
          <w:szCs w:val="22"/>
        </w:rPr>
        <w:t xml:space="preserve"> – </w:t>
      </w:r>
      <w:r w:rsidRPr="009849AC">
        <w:rPr>
          <w:rFonts w:asciiTheme="minorHAnsi" w:hAnsiTheme="minorHAnsi" w:cstheme="minorHAnsi"/>
          <w:sz w:val="22"/>
          <w:szCs w:val="22"/>
        </w:rPr>
        <w:t>Extensions</w:t>
      </w:r>
      <w:r w:rsidR="00FC37E9" w:rsidRPr="009849AC">
        <w:rPr>
          <w:rFonts w:asciiTheme="minorHAnsi" w:hAnsiTheme="minorHAnsi" w:cstheme="minorHAnsi"/>
          <w:sz w:val="22"/>
          <w:szCs w:val="22"/>
        </w:rPr>
        <w:t xml:space="preserve"> </w:t>
      </w:r>
      <w:r w:rsidRPr="009849AC">
        <w:rPr>
          <w:rFonts w:asciiTheme="minorHAnsi" w:hAnsiTheme="minorHAnsi" w:cstheme="minorHAnsi"/>
          <w:sz w:val="22"/>
          <w:szCs w:val="22"/>
        </w:rPr>
        <w:t>for imagery and</w:t>
      </w:r>
      <w:r w:rsidR="00844C87" w:rsidRPr="009849AC">
        <w:rPr>
          <w:rFonts w:asciiTheme="minorHAnsi" w:hAnsiTheme="minorHAnsi" w:cstheme="minorHAnsi"/>
          <w:sz w:val="22"/>
          <w:szCs w:val="22"/>
        </w:rPr>
        <w:t xml:space="preserve"> </w:t>
      </w:r>
      <w:r w:rsidRPr="009849AC">
        <w:rPr>
          <w:rFonts w:asciiTheme="minorHAnsi" w:hAnsiTheme="minorHAnsi" w:cstheme="minorHAnsi"/>
          <w:sz w:val="22"/>
          <w:szCs w:val="22"/>
        </w:rPr>
        <w:t>gridded data</w:t>
      </w:r>
      <w:r w:rsidR="00844C87" w:rsidRPr="009849AC">
        <w:rPr>
          <w:rFonts w:asciiTheme="minorHAnsi" w:hAnsiTheme="minorHAnsi" w:cstheme="minorHAnsi"/>
          <w:sz w:val="22"/>
          <w:szCs w:val="22"/>
        </w:rPr>
        <w:t xml:space="preserve">. </w:t>
      </w:r>
      <w:r w:rsidRPr="009849AC">
        <w:rPr>
          <w:rFonts w:asciiTheme="minorHAnsi" w:hAnsiTheme="minorHAnsi" w:cstheme="minorHAnsi"/>
          <w:sz w:val="22"/>
          <w:szCs w:val="22"/>
        </w:rPr>
        <w:t>ISO 19115-2</w:t>
      </w:r>
      <w:r w:rsidR="00844C87" w:rsidRPr="009849AC">
        <w:rPr>
          <w:rFonts w:asciiTheme="minorHAnsi" w:hAnsiTheme="minorHAnsi" w:cstheme="minorHAnsi"/>
          <w:sz w:val="22"/>
          <w:szCs w:val="22"/>
        </w:rPr>
        <w:t xml:space="preserve">, </w:t>
      </w:r>
      <w:r w:rsidRPr="009849AC">
        <w:rPr>
          <w:rFonts w:asciiTheme="minorHAnsi" w:hAnsiTheme="minorHAnsi" w:cstheme="minorHAnsi"/>
          <w:sz w:val="22"/>
          <w:szCs w:val="22"/>
        </w:rPr>
        <w:t>2009.</w:t>
      </w:r>
    </w:p>
    <w:p w14:paraId="75481A57" w14:textId="685D3EF1" w:rsidR="00977579" w:rsidRPr="009849AC" w:rsidRDefault="00977579" w:rsidP="009849AC">
      <w:pPr>
        <w:spacing w:after="60" w:line="240" w:lineRule="auto"/>
        <w:ind w:left="1440" w:hanging="1440"/>
        <w:rPr>
          <w:rFonts w:asciiTheme="minorHAnsi" w:hAnsiTheme="minorHAnsi" w:cstheme="minorHAnsi"/>
          <w:sz w:val="22"/>
          <w:szCs w:val="22"/>
        </w:rPr>
      </w:pPr>
      <w:r w:rsidRPr="009849AC">
        <w:rPr>
          <w:rFonts w:asciiTheme="minorHAnsi" w:hAnsiTheme="minorHAnsi" w:cstheme="minorHAnsi"/>
          <w:sz w:val="22"/>
          <w:szCs w:val="22"/>
        </w:rPr>
        <w:t>ISO 19115-3</w:t>
      </w:r>
      <w:r w:rsidRPr="009849AC">
        <w:rPr>
          <w:rFonts w:asciiTheme="minorHAnsi" w:hAnsiTheme="minorHAnsi" w:cstheme="minorHAnsi"/>
          <w:sz w:val="22"/>
          <w:szCs w:val="22"/>
        </w:rPr>
        <w:tab/>
        <w:t>Geographic information - Metadata - XML schema implementation for fundamental concepts</w:t>
      </w:r>
      <w:r w:rsidR="00844C87" w:rsidRPr="009849AC">
        <w:rPr>
          <w:rFonts w:asciiTheme="minorHAnsi" w:hAnsiTheme="minorHAnsi" w:cstheme="minorHAnsi"/>
          <w:sz w:val="22"/>
          <w:szCs w:val="22"/>
        </w:rPr>
        <w:t>. ISO/TS 19115-3, 2016</w:t>
      </w:r>
      <w:r w:rsidRPr="009849AC">
        <w:rPr>
          <w:rFonts w:asciiTheme="minorHAnsi" w:hAnsiTheme="minorHAnsi" w:cstheme="minorHAnsi"/>
          <w:sz w:val="22"/>
          <w:szCs w:val="22"/>
        </w:rPr>
        <w:t>.</w:t>
      </w:r>
    </w:p>
    <w:p w14:paraId="5C44818C" w14:textId="3F0A11D3" w:rsidR="009348D1" w:rsidRPr="009849AC" w:rsidRDefault="009348D1" w:rsidP="009849AC">
      <w:pPr>
        <w:spacing w:after="60" w:line="240" w:lineRule="auto"/>
        <w:ind w:left="1440" w:hanging="1440"/>
        <w:rPr>
          <w:rFonts w:asciiTheme="minorHAnsi" w:hAnsiTheme="minorHAnsi" w:cstheme="minorHAnsi"/>
          <w:sz w:val="22"/>
          <w:szCs w:val="22"/>
        </w:rPr>
      </w:pPr>
      <w:r w:rsidRPr="009849AC">
        <w:rPr>
          <w:rFonts w:asciiTheme="minorHAnsi" w:hAnsiTheme="minorHAnsi" w:cstheme="minorHAnsi"/>
          <w:sz w:val="22"/>
          <w:szCs w:val="22"/>
        </w:rPr>
        <w:lastRenderedPageBreak/>
        <w:t>ISO 19119</w:t>
      </w:r>
      <w:r w:rsidRPr="009849AC">
        <w:rPr>
          <w:rFonts w:asciiTheme="minorHAnsi" w:hAnsiTheme="minorHAnsi" w:cstheme="minorHAnsi"/>
          <w:sz w:val="22"/>
          <w:szCs w:val="22"/>
        </w:rPr>
        <w:tab/>
        <w:t>Geographic Information – Services. ISO 19119, 2016.</w:t>
      </w:r>
    </w:p>
    <w:p w14:paraId="005AA040" w14:textId="10C94FC8" w:rsidR="00281D0E" w:rsidRPr="009849AC" w:rsidRDefault="00281D0E" w:rsidP="009849AC">
      <w:pPr>
        <w:spacing w:after="60" w:line="240" w:lineRule="auto"/>
        <w:ind w:left="1440" w:hanging="1440"/>
        <w:rPr>
          <w:rFonts w:asciiTheme="minorHAnsi" w:hAnsiTheme="minorHAnsi" w:cstheme="minorHAnsi"/>
          <w:sz w:val="22"/>
          <w:szCs w:val="22"/>
        </w:rPr>
      </w:pPr>
      <w:r w:rsidRPr="009849AC">
        <w:rPr>
          <w:rFonts w:asciiTheme="minorHAnsi" w:hAnsiTheme="minorHAnsi" w:cstheme="minorHAnsi"/>
          <w:sz w:val="22"/>
          <w:szCs w:val="22"/>
        </w:rPr>
        <w:t>ISO 19136</w:t>
      </w:r>
      <w:r w:rsidRPr="009849AC">
        <w:rPr>
          <w:rFonts w:asciiTheme="minorHAnsi" w:hAnsiTheme="minorHAnsi" w:cstheme="minorHAnsi"/>
          <w:sz w:val="22"/>
          <w:szCs w:val="22"/>
        </w:rPr>
        <w:tab/>
        <w:t xml:space="preserve">Geographic information -- Geography Markup Language (GML). ISO 19136, 2007. </w:t>
      </w:r>
      <w:r w:rsidR="00B916B2" w:rsidRPr="009849AC">
        <w:rPr>
          <w:rFonts w:asciiTheme="minorHAnsi" w:hAnsiTheme="minorHAnsi" w:cstheme="minorHAnsi"/>
          <w:sz w:val="22"/>
          <w:szCs w:val="22"/>
        </w:rPr>
        <w:t>(</w:t>
      </w:r>
      <w:r w:rsidRPr="009849AC">
        <w:rPr>
          <w:rFonts w:asciiTheme="minorHAnsi" w:hAnsiTheme="minorHAnsi" w:cstheme="minorHAnsi"/>
          <w:sz w:val="22"/>
          <w:szCs w:val="22"/>
        </w:rPr>
        <w:t>Also</w:t>
      </w:r>
      <w:r w:rsidR="00B916B2" w:rsidRPr="009849AC">
        <w:rPr>
          <w:rFonts w:asciiTheme="minorHAnsi" w:hAnsiTheme="minorHAnsi" w:cstheme="minorHAnsi"/>
          <w:sz w:val="22"/>
          <w:szCs w:val="22"/>
        </w:rPr>
        <w:t xml:space="preserve"> available as</w:t>
      </w:r>
      <w:r w:rsidRPr="009849AC">
        <w:rPr>
          <w:rFonts w:asciiTheme="minorHAnsi" w:hAnsiTheme="minorHAnsi" w:cstheme="minorHAnsi"/>
          <w:sz w:val="22"/>
          <w:szCs w:val="22"/>
        </w:rPr>
        <w:t xml:space="preserve"> </w:t>
      </w:r>
      <w:r w:rsidR="00B916B2" w:rsidRPr="009849AC">
        <w:rPr>
          <w:rFonts w:asciiTheme="minorHAnsi" w:hAnsiTheme="minorHAnsi" w:cstheme="minorHAnsi"/>
          <w:sz w:val="22"/>
          <w:szCs w:val="22"/>
        </w:rPr>
        <w:t>OGC 07-036 Geography Markup Language (GML) Encoding Standard. Open Geospatial Consortium Inc., 2007.)</w:t>
      </w:r>
    </w:p>
    <w:p w14:paraId="1C9F81DB" w14:textId="770DCF1F" w:rsidR="009348D1" w:rsidRPr="009849AC" w:rsidRDefault="009348D1" w:rsidP="009849AC">
      <w:pPr>
        <w:spacing w:after="60" w:line="240" w:lineRule="auto"/>
        <w:ind w:left="1440" w:hanging="1440"/>
        <w:rPr>
          <w:rFonts w:asciiTheme="minorHAnsi" w:hAnsiTheme="minorHAnsi" w:cstheme="minorHAnsi"/>
          <w:sz w:val="22"/>
          <w:szCs w:val="22"/>
        </w:rPr>
      </w:pPr>
      <w:r w:rsidRPr="009849AC">
        <w:rPr>
          <w:rFonts w:asciiTheme="minorHAnsi" w:hAnsiTheme="minorHAnsi" w:cstheme="minorHAnsi"/>
          <w:sz w:val="22"/>
          <w:szCs w:val="22"/>
        </w:rPr>
        <w:t>ISO 19157</w:t>
      </w:r>
      <w:r w:rsidRPr="009849AC">
        <w:rPr>
          <w:rFonts w:asciiTheme="minorHAnsi" w:hAnsiTheme="minorHAnsi" w:cstheme="minorHAnsi"/>
          <w:sz w:val="22"/>
          <w:szCs w:val="22"/>
        </w:rPr>
        <w:tab/>
        <w:t>Geographic information – Data Quality. ISO 19157, 2013, as amended by Amendment 1, 2018.</w:t>
      </w:r>
    </w:p>
    <w:p w14:paraId="67CFC581" w14:textId="069A519E" w:rsidR="0086593B" w:rsidRPr="009849AC" w:rsidRDefault="00D8230D" w:rsidP="009849AC">
      <w:pPr>
        <w:spacing w:after="60" w:line="240" w:lineRule="auto"/>
        <w:ind w:left="1440" w:hanging="1440"/>
        <w:rPr>
          <w:rFonts w:asciiTheme="minorHAnsi" w:hAnsiTheme="minorHAnsi" w:cstheme="minorHAnsi"/>
          <w:sz w:val="22"/>
          <w:szCs w:val="22"/>
        </w:rPr>
      </w:pPr>
      <w:r w:rsidRPr="009849AC">
        <w:rPr>
          <w:rFonts w:asciiTheme="minorHAnsi" w:hAnsiTheme="minorHAnsi" w:cstheme="minorHAnsi"/>
          <w:sz w:val="22"/>
          <w:szCs w:val="22"/>
        </w:rPr>
        <w:t>ISO 19757-3</w:t>
      </w:r>
      <w:r w:rsidRPr="009849AC">
        <w:rPr>
          <w:rFonts w:asciiTheme="minorHAnsi" w:hAnsiTheme="minorHAnsi" w:cstheme="minorHAnsi"/>
          <w:sz w:val="22"/>
          <w:szCs w:val="22"/>
        </w:rPr>
        <w:tab/>
        <w:t>Information technology – Document Schema Definition Languages (DSDL) – Part 3: Rule-based validation – Schematron.</w:t>
      </w:r>
    </w:p>
    <w:p w14:paraId="259D31B6" w14:textId="473377BB" w:rsidR="00854D80" w:rsidRPr="009849AC" w:rsidRDefault="00854D80" w:rsidP="009849AC">
      <w:pPr>
        <w:spacing w:after="60" w:line="240" w:lineRule="auto"/>
        <w:ind w:left="1440" w:hanging="1440"/>
        <w:rPr>
          <w:rFonts w:asciiTheme="minorHAnsi" w:hAnsiTheme="minorHAnsi" w:cstheme="minorHAnsi"/>
          <w:sz w:val="22"/>
          <w:szCs w:val="22"/>
        </w:rPr>
      </w:pPr>
      <w:bookmarkStart w:id="159" w:name="_Hlk502545906"/>
      <w:bookmarkStart w:id="160" w:name="_Hlk502545579"/>
      <w:r w:rsidRPr="009849AC">
        <w:rPr>
          <w:rFonts w:asciiTheme="minorHAnsi" w:hAnsiTheme="minorHAnsi" w:cstheme="minorHAnsi"/>
          <w:sz w:val="22"/>
          <w:szCs w:val="22"/>
        </w:rPr>
        <w:t>S-52</w:t>
      </w:r>
      <w:r w:rsidR="008A4427" w:rsidRPr="009849AC">
        <w:rPr>
          <w:rFonts w:asciiTheme="minorHAnsi" w:hAnsiTheme="minorHAnsi" w:cstheme="minorHAnsi"/>
          <w:sz w:val="22"/>
          <w:szCs w:val="22"/>
        </w:rPr>
        <w:tab/>
      </w:r>
      <w:r w:rsidRPr="009849AC">
        <w:rPr>
          <w:rFonts w:asciiTheme="minorHAnsi" w:hAnsiTheme="minorHAnsi" w:cstheme="minorHAnsi"/>
          <w:sz w:val="22"/>
          <w:szCs w:val="22"/>
        </w:rPr>
        <w:t>Specifications for Chart Content and Display Aspects of ECDIS / Specifications pour le Contenu</w:t>
      </w:r>
      <w:r w:rsidR="005C3FEB" w:rsidRPr="009849AC">
        <w:rPr>
          <w:rFonts w:asciiTheme="minorHAnsi" w:hAnsiTheme="minorHAnsi" w:cstheme="minorHAnsi"/>
          <w:sz w:val="22"/>
          <w:szCs w:val="22"/>
        </w:rPr>
        <w:t xml:space="preserve"> </w:t>
      </w:r>
      <w:r w:rsidRPr="009849AC">
        <w:rPr>
          <w:rFonts w:asciiTheme="minorHAnsi" w:hAnsiTheme="minorHAnsi" w:cstheme="minorHAnsi"/>
          <w:sz w:val="22"/>
          <w:szCs w:val="22"/>
        </w:rPr>
        <w:t>Cartographique et les Modalites D'affichage des ECDIS</w:t>
      </w:r>
    </w:p>
    <w:p w14:paraId="37AC03B3" w14:textId="58F615A8" w:rsidR="00EF49ED" w:rsidRPr="009849AC" w:rsidRDefault="00854D80" w:rsidP="009849AC">
      <w:pPr>
        <w:spacing w:after="60" w:line="240" w:lineRule="auto"/>
        <w:ind w:left="1440" w:hanging="1440"/>
        <w:rPr>
          <w:rFonts w:asciiTheme="minorHAnsi" w:hAnsiTheme="minorHAnsi" w:cstheme="minorHAnsi"/>
          <w:sz w:val="22"/>
          <w:szCs w:val="22"/>
        </w:rPr>
      </w:pPr>
      <w:r w:rsidRPr="009849AC">
        <w:rPr>
          <w:rFonts w:asciiTheme="minorHAnsi" w:hAnsiTheme="minorHAnsi" w:cstheme="minorHAnsi"/>
          <w:sz w:val="22"/>
          <w:szCs w:val="22"/>
        </w:rPr>
        <w:t>S-58</w:t>
      </w:r>
      <w:r w:rsidRPr="009849AC">
        <w:rPr>
          <w:rFonts w:asciiTheme="minorHAnsi" w:hAnsiTheme="minorHAnsi" w:cstheme="minorHAnsi"/>
          <w:sz w:val="22"/>
          <w:szCs w:val="22"/>
        </w:rPr>
        <w:tab/>
      </w:r>
      <w:r w:rsidR="00EF49ED" w:rsidRPr="009849AC">
        <w:rPr>
          <w:rFonts w:asciiTheme="minorHAnsi" w:hAnsiTheme="minorHAnsi" w:cstheme="minorHAnsi"/>
          <w:sz w:val="22"/>
          <w:szCs w:val="22"/>
        </w:rPr>
        <w:t>IHO S-58 ENC Validation Checks, Edition 6.0.0, May 2017</w:t>
      </w:r>
      <w:r w:rsidR="00FC37E9" w:rsidRPr="009849AC">
        <w:rPr>
          <w:rFonts w:asciiTheme="minorHAnsi" w:hAnsiTheme="minorHAnsi" w:cstheme="minorHAnsi"/>
          <w:sz w:val="22"/>
          <w:szCs w:val="22"/>
        </w:rPr>
        <w:t>.</w:t>
      </w:r>
    </w:p>
    <w:bookmarkEnd w:id="159"/>
    <w:p w14:paraId="39872515" w14:textId="2180195A" w:rsidR="00C714D8" w:rsidRPr="009849AC" w:rsidRDefault="00C714D8" w:rsidP="009849AC">
      <w:pPr>
        <w:spacing w:after="60" w:line="240" w:lineRule="auto"/>
        <w:ind w:left="1440" w:hanging="1440"/>
        <w:rPr>
          <w:rFonts w:asciiTheme="minorHAnsi" w:hAnsiTheme="minorHAnsi" w:cstheme="minorHAnsi"/>
          <w:sz w:val="22"/>
          <w:szCs w:val="22"/>
        </w:rPr>
      </w:pPr>
      <w:r w:rsidRPr="009849AC">
        <w:rPr>
          <w:rFonts w:asciiTheme="minorHAnsi" w:hAnsiTheme="minorHAnsi" w:cstheme="minorHAnsi"/>
          <w:sz w:val="22"/>
          <w:szCs w:val="22"/>
        </w:rPr>
        <w:t>S-99</w:t>
      </w:r>
      <w:r w:rsidRPr="009849AC">
        <w:rPr>
          <w:rFonts w:asciiTheme="minorHAnsi" w:hAnsiTheme="minorHAnsi" w:cstheme="minorHAnsi"/>
          <w:sz w:val="22"/>
          <w:szCs w:val="22"/>
        </w:rPr>
        <w:tab/>
        <w:t xml:space="preserve">IHO S-99 </w:t>
      </w:r>
      <w:r w:rsidR="00DD52DD" w:rsidRPr="009849AC">
        <w:rPr>
          <w:rFonts w:asciiTheme="minorHAnsi" w:hAnsiTheme="minorHAnsi" w:cstheme="minorHAnsi"/>
          <w:sz w:val="22"/>
          <w:szCs w:val="22"/>
        </w:rPr>
        <w:t xml:space="preserve">- </w:t>
      </w:r>
      <w:r w:rsidRPr="009849AC">
        <w:rPr>
          <w:rFonts w:asciiTheme="minorHAnsi" w:hAnsiTheme="minorHAnsi" w:cstheme="minorHAnsi"/>
          <w:sz w:val="22"/>
          <w:szCs w:val="22"/>
        </w:rPr>
        <w:t>Operational Procedures for the Organization and Management of the S-100 Geospatial Information Registry, Edition 1.1.0, November 2012.</w:t>
      </w:r>
    </w:p>
    <w:p w14:paraId="4B659D8A" w14:textId="1FC1FCA2" w:rsidR="00377641" w:rsidRPr="009849AC" w:rsidRDefault="00377641" w:rsidP="009849AC">
      <w:pPr>
        <w:spacing w:after="60" w:line="240" w:lineRule="auto"/>
        <w:ind w:left="1440" w:hanging="1440"/>
        <w:rPr>
          <w:rFonts w:asciiTheme="minorHAnsi" w:hAnsiTheme="minorHAnsi" w:cstheme="minorHAnsi"/>
          <w:sz w:val="22"/>
          <w:szCs w:val="22"/>
        </w:rPr>
      </w:pPr>
      <w:r w:rsidRPr="009849AC">
        <w:rPr>
          <w:rFonts w:asciiTheme="minorHAnsi" w:hAnsiTheme="minorHAnsi" w:cstheme="minorHAnsi"/>
          <w:sz w:val="22"/>
          <w:szCs w:val="22"/>
        </w:rPr>
        <w:t>S-99A</w:t>
      </w:r>
      <w:r w:rsidRPr="009849AC">
        <w:rPr>
          <w:rFonts w:asciiTheme="minorHAnsi" w:hAnsiTheme="minorHAnsi" w:cstheme="minorHAnsi"/>
          <w:sz w:val="22"/>
          <w:szCs w:val="22"/>
        </w:rPr>
        <w:tab/>
      </w:r>
      <w:r w:rsidR="00DD52DD" w:rsidRPr="009849AC">
        <w:rPr>
          <w:rFonts w:asciiTheme="minorHAnsi" w:hAnsiTheme="minorHAnsi" w:cstheme="minorHAnsi"/>
          <w:sz w:val="22"/>
          <w:szCs w:val="22"/>
        </w:rPr>
        <w:t>IHO S-99, Annex A - Conventions and Guidelines for the Content of the IHO GI Registry. (Under development)</w:t>
      </w:r>
    </w:p>
    <w:bookmarkEnd w:id="160"/>
    <w:p w14:paraId="66B08E34" w14:textId="22FD528D" w:rsidR="00EF49ED" w:rsidRPr="009849AC" w:rsidRDefault="0019385B" w:rsidP="009849AC">
      <w:pPr>
        <w:spacing w:after="60" w:line="240" w:lineRule="auto"/>
        <w:ind w:left="1440" w:hanging="1440"/>
        <w:rPr>
          <w:rFonts w:asciiTheme="minorHAnsi" w:hAnsiTheme="minorHAnsi" w:cstheme="minorHAnsi"/>
          <w:sz w:val="22"/>
          <w:szCs w:val="22"/>
        </w:rPr>
      </w:pPr>
      <w:r w:rsidRPr="009849AC">
        <w:rPr>
          <w:rFonts w:asciiTheme="minorHAnsi" w:hAnsiTheme="minorHAnsi" w:cstheme="minorHAnsi"/>
          <w:sz w:val="22"/>
          <w:szCs w:val="22"/>
        </w:rPr>
        <w:t>S-100E3</w:t>
      </w:r>
      <w:r w:rsidRPr="009849AC">
        <w:rPr>
          <w:rFonts w:asciiTheme="minorHAnsi" w:hAnsiTheme="minorHAnsi" w:cstheme="minorHAnsi"/>
          <w:sz w:val="22"/>
          <w:szCs w:val="22"/>
        </w:rPr>
        <w:tab/>
      </w:r>
      <w:r w:rsidR="00EF49ED" w:rsidRPr="009849AC">
        <w:rPr>
          <w:rFonts w:asciiTheme="minorHAnsi" w:hAnsiTheme="minorHAnsi" w:cstheme="minorHAnsi"/>
          <w:sz w:val="22"/>
          <w:szCs w:val="22"/>
        </w:rPr>
        <w:t>IHO S-100 Universal Hydrographic Data Model Edition 3.0.0</w:t>
      </w:r>
      <w:r w:rsidR="009348D1" w:rsidRPr="009849AC">
        <w:rPr>
          <w:rFonts w:asciiTheme="minorHAnsi" w:hAnsiTheme="minorHAnsi" w:cstheme="minorHAnsi"/>
          <w:sz w:val="22"/>
          <w:szCs w:val="22"/>
        </w:rPr>
        <w:t>, April 2017.</w:t>
      </w:r>
    </w:p>
    <w:p w14:paraId="497577F7" w14:textId="5DF33854" w:rsidR="00C714D8" w:rsidRPr="009849AC" w:rsidRDefault="00C714D8" w:rsidP="009849AC">
      <w:pPr>
        <w:spacing w:after="60" w:line="240" w:lineRule="auto"/>
        <w:ind w:left="1440" w:hanging="1440"/>
        <w:rPr>
          <w:rFonts w:asciiTheme="minorHAnsi" w:hAnsiTheme="minorHAnsi" w:cstheme="minorHAnsi"/>
          <w:sz w:val="22"/>
          <w:szCs w:val="22"/>
        </w:rPr>
      </w:pPr>
      <w:r w:rsidRPr="009849AC">
        <w:rPr>
          <w:rFonts w:asciiTheme="minorHAnsi" w:hAnsiTheme="minorHAnsi" w:cstheme="minorHAnsi"/>
          <w:sz w:val="22"/>
          <w:szCs w:val="22"/>
        </w:rPr>
        <w:t>S-100E4</w:t>
      </w:r>
      <w:r w:rsidRPr="009849AC">
        <w:rPr>
          <w:rFonts w:asciiTheme="minorHAnsi" w:hAnsiTheme="minorHAnsi" w:cstheme="minorHAnsi"/>
          <w:sz w:val="22"/>
          <w:szCs w:val="22"/>
        </w:rPr>
        <w:tab/>
        <w:t xml:space="preserve">IHO S-100 </w:t>
      </w:r>
      <w:r w:rsidR="00DD52DD" w:rsidRPr="009849AC">
        <w:rPr>
          <w:rFonts w:asciiTheme="minorHAnsi" w:hAnsiTheme="minorHAnsi" w:cstheme="minorHAnsi"/>
          <w:sz w:val="22"/>
          <w:szCs w:val="22"/>
        </w:rPr>
        <w:t xml:space="preserve">- </w:t>
      </w:r>
      <w:r w:rsidRPr="009849AC">
        <w:rPr>
          <w:rFonts w:asciiTheme="minorHAnsi" w:hAnsiTheme="minorHAnsi" w:cstheme="minorHAnsi"/>
          <w:sz w:val="22"/>
          <w:szCs w:val="22"/>
        </w:rPr>
        <w:t>Universal Hydrographic Data Model Edition 4.0.0, December 2018.</w:t>
      </w:r>
    </w:p>
    <w:p w14:paraId="4566C2AC" w14:textId="281F9BB8" w:rsidR="00FC37E9" w:rsidRPr="009849AC" w:rsidRDefault="00FC37E9" w:rsidP="009849AC">
      <w:pPr>
        <w:spacing w:after="60" w:line="240" w:lineRule="auto"/>
        <w:ind w:left="1440" w:hanging="1440"/>
        <w:rPr>
          <w:rFonts w:asciiTheme="minorHAnsi" w:hAnsiTheme="minorHAnsi" w:cstheme="minorHAnsi"/>
          <w:sz w:val="22"/>
          <w:szCs w:val="22"/>
        </w:rPr>
      </w:pPr>
      <w:r w:rsidRPr="009849AC">
        <w:rPr>
          <w:rFonts w:asciiTheme="minorHAnsi" w:hAnsiTheme="minorHAnsi" w:cstheme="minorHAnsi"/>
          <w:sz w:val="22"/>
          <w:szCs w:val="22"/>
        </w:rPr>
        <w:t>S-101</w:t>
      </w:r>
      <w:r w:rsidRPr="009849AC">
        <w:rPr>
          <w:rFonts w:asciiTheme="minorHAnsi" w:hAnsiTheme="minorHAnsi" w:cstheme="minorHAnsi"/>
          <w:sz w:val="22"/>
          <w:szCs w:val="22"/>
        </w:rPr>
        <w:tab/>
        <w:t xml:space="preserve">IHO </w:t>
      </w:r>
      <w:r w:rsidR="00DD52DD" w:rsidRPr="009849AC">
        <w:rPr>
          <w:rFonts w:asciiTheme="minorHAnsi" w:hAnsiTheme="minorHAnsi" w:cstheme="minorHAnsi"/>
          <w:sz w:val="22"/>
          <w:szCs w:val="22"/>
        </w:rPr>
        <w:t xml:space="preserve">S-101 - </w:t>
      </w:r>
      <w:r w:rsidRPr="009849AC">
        <w:rPr>
          <w:rFonts w:asciiTheme="minorHAnsi" w:hAnsiTheme="minorHAnsi" w:cstheme="minorHAnsi"/>
          <w:sz w:val="22"/>
          <w:szCs w:val="22"/>
        </w:rPr>
        <w:t>Electronic Navigational Chart Product Specification, Edition 1.0.0 (draft), July 2018.</w:t>
      </w:r>
    </w:p>
    <w:p w14:paraId="4DE9876D" w14:textId="11F0DB0D" w:rsidR="00A362B0" w:rsidRPr="009849AC" w:rsidRDefault="00A362B0" w:rsidP="009849AC">
      <w:pPr>
        <w:spacing w:after="60" w:line="240" w:lineRule="auto"/>
        <w:ind w:left="1440" w:hanging="1440"/>
        <w:rPr>
          <w:rFonts w:asciiTheme="minorHAnsi" w:hAnsiTheme="minorHAnsi" w:cstheme="minorHAnsi"/>
          <w:sz w:val="22"/>
          <w:szCs w:val="22"/>
        </w:rPr>
      </w:pPr>
      <w:r w:rsidRPr="009849AC">
        <w:rPr>
          <w:rFonts w:asciiTheme="minorHAnsi" w:hAnsiTheme="minorHAnsi" w:cstheme="minorHAnsi"/>
          <w:sz w:val="22"/>
          <w:szCs w:val="22"/>
        </w:rPr>
        <w:t>S-111</w:t>
      </w:r>
      <w:r w:rsidRPr="009849AC">
        <w:rPr>
          <w:rFonts w:asciiTheme="minorHAnsi" w:hAnsiTheme="minorHAnsi" w:cstheme="minorHAnsi"/>
          <w:sz w:val="22"/>
          <w:szCs w:val="22"/>
        </w:rPr>
        <w:tab/>
        <w:t xml:space="preserve">IHO </w:t>
      </w:r>
      <w:r w:rsidR="00DD52DD" w:rsidRPr="009849AC">
        <w:rPr>
          <w:rFonts w:asciiTheme="minorHAnsi" w:hAnsiTheme="minorHAnsi" w:cstheme="minorHAnsi"/>
          <w:sz w:val="22"/>
          <w:szCs w:val="22"/>
        </w:rPr>
        <w:t xml:space="preserve">S-111 - </w:t>
      </w:r>
      <w:r w:rsidRPr="009849AC">
        <w:rPr>
          <w:rFonts w:asciiTheme="minorHAnsi" w:hAnsiTheme="minorHAnsi" w:cstheme="minorHAnsi"/>
          <w:sz w:val="22"/>
          <w:szCs w:val="22"/>
        </w:rPr>
        <w:t>Surface Current Product Specification, Edition 1.0.0 (draft), June 2018.</w:t>
      </w:r>
    </w:p>
    <w:p w14:paraId="17054D1E" w14:textId="402A5D01" w:rsidR="00C714D8" w:rsidRPr="009849AC" w:rsidRDefault="0019385B" w:rsidP="009849AC">
      <w:pPr>
        <w:spacing w:after="60" w:line="240" w:lineRule="auto"/>
        <w:ind w:left="1440" w:hanging="1440"/>
        <w:rPr>
          <w:rFonts w:asciiTheme="minorHAnsi" w:hAnsiTheme="minorHAnsi" w:cstheme="minorHAnsi"/>
          <w:sz w:val="22"/>
          <w:szCs w:val="22"/>
        </w:rPr>
      </w:pPr>
      <w:bookmarkStart w:id="161" w:name="_Hlk502545886"/>
      <w:r w:rsidRPr="009849AC">
        <w:rPr>
          <w:rFonts w:asciiTheme="minorHAnsi" w:hAnsiTheme="minorHAnsi" w:cstheme="minorHAnsi"/>
          <w:sz w:val="22"/>
          <w:szCs w:val="22"/>
        </w:rPr>
        <w:t>S-122</w:t>
      </w:r>
      <w:r w:rsidRPr="009849AC">
        <w:rPr>
          <w:rFonts w:asciiTheme="minorHAnsi" w:hAnsiTheme="minorHAnsi" w:cstheme="minorHAnsi"/>
          <w:sz w:val="22"/>
          <w:szCs w:val="22"/>
        </w:rPr>
        <w:tab/>
      </w:r>
      <w:r w:rsidR="00EF49ED" w:rsidRPr="009849AC">
        <w:rPr>
          <w:rFonts w:asciiTheme="minorHAnsi" w:hAnsiTheme="minorHAnsi" w:cstheme="minorHAnsi"/>
          <w:sz w:val="22"/>
          <w:szCs w:val="22"/>
        </w:rPr>
        <w:t xml:space="preserve">IHO S-122 </w:t>
      </w:r>
      <w:r w:rsidR="00DD52DD" w:rsidRPr="009849AC">
        <w:rPr>
          <w:rFonts w:asciiTheme="minorHAnsi" w:hAnsiTheme="minorHAnsi" w:cstheme="minorHAnsi"/>
          <w:sz w:val="22"/>
          <w:szCs w:val="22"/>
        </w:rPr>
        <w:t xml:space="preserve">- </w:t>
      </w:r>
      <w:r w:rsidR="00EF49ED" w:rsidRPr="009849AC">
        <w:rPr>
          <w:rFonts w:asciiTheme="minorHAnsi" w:hAnsiTheme="minorHAnsi" w:cstheme="minorHAnsi"/>
          <w:sz w:val="22"/>
          <w:szCs w:val="22"/>
        </w:rPr>
        <w:t xml:space="preserve">Marine Protected Areas, </w:t>
      </w:r>
      <w:r w:rsidR="00921A78" w:rsidRPr="009849AC">
        <w:rPr>
          <w:rFonts w:asciiTheme="minorHAnsi" w:hAnsiTheme="minorHAnsi" w:cstheme="minorHAnsi"/>
          <w:sz w:val="22"/>
          <w:szCs w:val="22"/>
        </w:rPr>
        <w:t xml:space="preserve">Edition 1.0 (draft), August </w:t>
      </w:r>
      <w:r w:rsidR="00EF49ED" w:rsidRPr="009849AC">
        <w:rPr>
          <w:rFonts w:asciiTheme="minorHAnsi" w:hAnsiTheme="minorHAnsi" w:cstheme="minorHAnsi"/>
          <w:sz w:val="22"/>
          <w:szCs w:val="22"/>
        </w:rPr>
        <w:t>2017</w:t>
      </w:r>
      <w:r w:rsidR="00921A78" w:rsidRPr="009849AC">
        <w:rPr>
          <w:rFonts w:asciiTheme="minorHAnsi" w:hAnsiTheme="minorHAnsi" w:cstheme="minorHAnsi"/>
          <w:sz w:val="22"/>
          <w:szCs w:val="22"/>
        </w:rPr>
        <w:t>.</w:t>
      </w:r>
    </w:p>
    <w:p w14:paraId="66F102C6" w14:textId="258A1F44" w:rsidR="00890968" w:rsidRPr="009849AC" w:rsidRDefault="00890968" w:rsidP="009849AC">
      <w:pPr>
        <w:spacing w:after="60" w:line="240" w:lineRule="auto"/>
        <w:ind w:left="1440" w:hanging="1440"/>
        <w:rPr>
          <w:rFonts w:asciiTheme="minorHAnsi" w:hAnsiTheme="minorHAnsi" w:cstheme="minorHAnsi"/>
          <w:sz w:val="22"/>
          <w:szCs w:val="22"/>
        </w:rPr>
      </w:pPr>
      <w:r w:rsidRPr="009849AC">
        <w:rPr>
          <w:rFonts w:asciiTheme="minorHAnsi" w:hAnsiTheme="minorHAnsi" w:cstheme="minorHAnsi"/>
          <w:sz w:val="22"/>
          <w:szCs w:val="22"/>
        </w:rPr>
        <w:t>S-123</w:t>
      </w:r>
      <w:r w:rsidRPr="009849AC">
        <w:rPr>
          <w:rFonts w:asciiTheme="minorHAnsi" w:hAnsiTheme="minorHAnsi" w:cstheme="minorHAnsi"/>
          <w:sz w:val="22"/>
          <w:szCs w:val="22"/>
        </w:rPr>
        <w:tab/>
        <w:t>ISO S-123 – Marine Radio Services, Edition 1.0 (draft)</w:t>
      </w:r>
      <w:r w:rsidR="007B15FB" w:rsidRPr="009849AC">
        <w:rPr>
          <w:rFonts w:asciiTheme="minorHAnsi" w:hAnsiTheme="minorHAnsi" w:cstheme="minorHAnsi"/>
          <w:sz w:val="22"/>
          <w:szCs w:val="22"/>
        </w:rPr>
        <w:t>, August 2017.</w:t>
      </w:r>
    </w:p>
    <w:p w14:paraId="10A39E1D" w14:textId="6EFD2C4F" w:rsidR="002C1A3D" w:rsidRPr="009849AC" w:rsidRDefault="002C1A3D" w:rsidP="009849AC">
      <w:pPr>
        <w:spacing w:after="160" w:line="240" w:lineRule="auto"/>
        <w:ind w:left="1440" w:hanging="1440"/>
        <w:rPr>
          <w:rFonts w:asciiTheme="minorHAnsi" w:hAnsiTheme="minorHAnsi" w:cstheme="minorHAnsi"/>
          <w:sz w:val="22"/>
          <w:szCs w:val="22"/>
        </w:rPr>
      </w:pPr>
      <w:r w:rsidRPr="009849AC">
        <w:rPr>
          <w:rFonts w:asciiTheme="minorHAnsi" w:hAnsiTheme="minorHAnsi" w:cstheme="minorHAnsi"/>
          <w:sz w:val="22"/>
          <w:szCs w:val="22"/>
        </w:rPr>
        <w:t>SVGTiny</w:t>
      </w:r>
      <w:r w:rsidRPr="009849AC">
        <w:rPr>
          <w:rFonts w:asciiTheme="minorHAnsi" w:hAnsiTheme="minorHAnsi" w:cstheme="minorHAnsi"/>
          <w:sz w:val="22"/>
          <w:szCs w:val="22"/>
        </w:rPr>
        <w:tab/>
        <w:t xml:space="preserve">Scalable Vector Graphics (SVG) Tiny 1.2 Specification. W3C Recommendation 22 December 2008. URL: </w:t>
      </w:r>
      <w:r w:rsidR="00C96771" w:rsidRPr="009849AC">
        <w:rPr>
          <w:rFonts w:asciiTheme="minorHAnsi" w:hAnsiTheme="minorHAnsi" w:cstheme="minorHAnsi"/>
          <w:sz w:val="22"/>
          <w:szCs w:val="22"/>
        </w:rPr>
        <w:t>&lt;</w:t>
      </w:r>
      <w:r w:rsidRPr="009849AC">
        <w:rPr>
          <w:rFonts w:asciiTheme="minorHAnsi" w:hAnsiTheme="minorHAnsi" w:cstheme="minorHAnsi"/>
          <w:sz w:val="22"/>
          <w:szCs w:val="22"/>
        </w:rPr>
        <w:t>http://www.w3.org/TR/2008/REC-SVGTiny12-20081222/</w:t>
      </w:r>
      <w:r w:rsidR="00C96771" w:rsidRPr="009849AC">
        <w:rPr>
          <w:rFonts w:asciiTheme="minorHAnsi" w:hAnsiTheme="minorHAnsi" w:cstheme="minorHAnsi"/>
          <w:sz w:val="22"/>
          <w:szCs w:val="22"/>
        </w:rPr>
        <w:t>&gt;</w:t>
      </w:r>
    </w:p>
    <w:p w14:paraId="1210FEBE" w14:textId="13C8D5A0" w:rsidR="00C714D8" w:rsidRPr="009849AC" w:rsidDel="009849AC" w:rsidRDefault="00C714D8" w:rsidP="009849AC">
      <w:pPr>
        <w:spacing w:after="160" w:line="240" w:lineRule="auto"/>
        <w:rPr>
          <w:del w:id="162" w:author="Teh Stand" w:date="2018-11-23T11:48:00Z"/>
          <w:rFonts w:asciiTheme="minorHAnsi" w:hAnsiTheme="minorHAnsi" w:cstheme="minorHAnsi"/>
          <w:sz w:val="22"/>
          <w:szCs w:val="22"/>
        </w:rPr>
      </w:pPr>
    </w:p>
    <w:p w14:paraId="4F60F7BB" w14:textId="0E21764F" w:rsidR="006C0F45" w:rsidRPr="009849AC" w:rsidRDefault="00D90380" w:rsidP="009849AC">
      <w:pPr>
        <w:spacing w:after="160" w:line="240" w:lineRule="auto"/>
        <w:rPr>
          <w:rFonts w:asciiTheme="minorHAnsi" w:hAnsiTheme="minorHAnsi" w:cstheme="minorHAnsi"/>
          <w:sz w:val="22"/>
          <w:szCs w:val="22"/>
        </w:rPr>
      </w:pPr>
      <w:r w:rsidRPr="009849AC">
        <w:rPr>
          <w:rFonts w:asciiTheme="minorHAnsi" w:hAnsiTheme="minorHAnsi" w:cstheme="minorHAnsi"/>
          <w:sz w:val="22"/>
          <w:szCs w:val="22"/>
        </w:rPr>
        <w:t>NOTE</w:t>
      </w:r>
      <w:r w:rsidR="006C0F45" w:rsidRPr="009849AC">
        <w:rPr>
          <w:rFonts w:asciiTheme="minorHAnsi" w:hAnsiTheme="minorHAnsi" w:cstheme="minorHAnsi"/>
          <w:sz w:val="22"/>
          <w:szCs w:val="22"/>
        </w:rPr>
        <w:t>: In this document, “S-100” means S-100 Edition 4.0.0 unless a different edition is explicitly identified.</w:t>
      </w:r>
    </w:p>
    <w:p w14:paraId="6E6D756A" w14:textId="0BE3161C" w:rsidR="009849AC" w:rsidRPr="00FA0C91" w:rsidRDefault="009849AC" w:rsidP="002F04AF">
      <w:pPr>
        <w:pStyle w:val="Heading1"/>
        <w:numPr>
          <w:ilvl w:val="0"/>
          <w:numId w:val="25"/>
        </w:numPr>
        <w:spacing w:line="240" w:lineRule="auto"/>
        <w:ind w:left="431" w:hanging="431"/>
      </w:pPr>
      <w:bookmarkStart w:id="163" w:name="_Toc532213664"/>
      <w:bookmarkEnd w:id="161"/>
      <w:r>
        <w:t>Terms and abbreviations</w:t>
      </w:r>
      <w:bookmarkEnd w:id="163"/>
    </w:p>
    <w:p w14:paraId="55C61CCB" w14:textId="7886974F" w:rsidR="00BC4E95" w:rsidRPr="00FA0C91" w:rsidRDefault="00BC4E95" w:rsidP="002F04AF">
      <w:pPr>
        <w:pStyle w:val="Heading2"/>
        <w:numPr>
          <w:ilvl w:val="1"/>
          <w:numId w:val="132"/>
        </w:numPr>
        <w:spacing w:line="240" w:lineRule="auto"/>
        <w:ind w:hanging="720"/>
        <w:rPr>
          <w:lang w:val="en-GB"/>
        </w:rPr>
      </w:pPr>
      <w:bookmarkStart w:id="164" w:name="_Toc532213665"/>
      <w:r w:rsidRPr="00FA0C91">
        <w:rPr>
          <w:lang w:val="en-GB"/>
        </w:rPr>
        <w:t>Terms</w:t>
      </w:r>
      <w:bookmarkEnd w:id="164"/>
    </w:p>
    <w:p w14:paraId="6876820F" w14:textId="4036547C" w:rsidR="00B96A14" w:rsidRPr="009849AC" w:rsidRDefault="00B96A14" w:rsidP="009849AC">
      <w:pPr>
        <w:pStyle w:val="DescriptionTag"/>
        <w:rPr>
          <w:rFonts w:asciiTheme="minorHAnsi" w:hAnsiTheme="minorHAnsi" w:cstheme="minorHAnsi"/>
          <w:sz w:val="22"/>
          <w:szCs w:val="22"/>
        </w:rPr>
      </w:pPr>
      <w:r w:rsidRPr="009849AC">
        <w:rPr>
          <w:rFonts w:asciiTheme="minorHAnsi" w:hAnsiTheme="minorHAnsi" w:cstheme="minorHAnsi"/>
          <w:sz w:val="22"/>
          <w:szCs w:val="22"/>
        </w:rPr>
        <w:t>abstract class</w:t>
      </w:r>
    </w:p>
    <w:p w14:paraId="7F53F80D" w14:textId="6925B960" w:rsidR="00B96A14" w:rsidRPr="009849AC" w:rsidRDefault="001E0B78" w:rsidP="009849AC">
      <w:pPr>
        <w:pStyle w:val="dl"/>
        <w:spacing w:after="60" w:line="240" w:lineRule="auto"/>
        <w:contextualSpacing w:val="0"/>
        <w:rPr>
          <w:rFonts w:asciiTheme="minorHAnsi" w:hAnsiTheme="minorHAnsi" w:cstheme="minorHAnsi"/>
          <w:sz w:val="22"/>
          <w:szCs w:val="22"/>
        </w:rPr>
      </w:pPr>
      <w:r w:rsidRPr="009849AC">
        <w:rPr>
          <w:rFonts w:asciiTheme="minorHAnsi" w:hAnsiTheme="minorHAnsi" w:cstheme="minorHAnsi"/>
          <w:sz w:val="22"/>
          <w:szCs w:val="22"/>
        </w:rPr>
        <w:t>a</w:t>
      </w:r>
      <w:r w:rsidR="00451101" w:rsidRPr="009849AC">
        <w:rPr>
          <w:rFonts w:asciiTheme="minorHAnsi" w:hAnsiTheme="minorHAnsi" w:cstheme="minorHAnsi"/>
          <w:sz w:val="22"/>
          <w:szCs w:val="22"/>
        </w:rPr>
        <w:t>n object</w:t>
      </w:r>
      <w:r w:rsidR="00B96A14" w:rsidRPr="009849AC">
        <w:rPr>
          <w:rFonts w:asciiTheme="minorHAnsi" w:hAnsiTheme="minorHAnsi" w:cstheme="minorHAnsi"/>
          <w:sz w:val="22"/>
          <w:szCs w:val="22"/>
        </w:rPr>
        <w:t xml:space="preserve"> class which </w:t>
      </w:r>
      <w:r w:rsidR="005D373C" w:rsidRPr="009849AC">
        <w:rPr>
          <w:rFonts w:asciiTheme="minorHAnsi" w:hAnsiTheme="minorHAnsi" w:cstheme="minorHAnsi"/>
          <w:sz w:val="22"/>
          <w:szCs w:val="22"/>
        </w:rPr>
        <w:t>cannot</w:t>
      </w:r>
      <w:r w:rsidR="00B96A14" w:rsidRPr="009849AC">
        <w:rPr>
          <w:rFonts w:asciiTheme="minorHAnsi" w:hAnsiTheme="minorHAnsi" w:cstheme="minorHAnsi"/>
          <w:sz w:val="22"/>
          <w:szCs w:val="22"/>
        </w:rPr>
        <w:t xml:space="preserve"> </w:t>
      </w:r>
      <w:r w:rsidR="00451101" w:rsidRPr="009849AC">
        <w:rPr>
          <w:rFonts w:asciiTheme="minorHAnsi" w:hAnsiTheme="minorHAnsi" w:cstheme="minorHAnsi"/>
          <w:sz w:val="22"/>
          <w:szCs w:val="22"/>
        </w:rPr>
        <w:t xml:space="preserve">be </w:t>
      </w:r>
      <w:r w:rsidR="00451101" w:rsidRPr="009849AC">
        <w:rPr>
          <w:rFonts w:asciiTheme="minorHAnsi" w:hAnsiTheme="minorHAnsi" w:cstheme="minorHAnsi"/>
          <w:b/>
          <w:sz w:val="22"/>
          <w:szCs w:val="22"/>
        </w:rPr>
        <w:t>instantiate</w:t>
      </w:r>
      <w:r w:rsidR="00451101" w:rsidRPr="009849AC">
        <w:rPr>
          <w:rFonts w:asciiTheme="minorHAnsi" w:hAnsiTheme="minorHAnsi" w:cstheme="minorHAnsi"/>
          <w:sz w:val="22"/>
          <w:szCs w:val="22"/>
        </w:rPr>
        <w:t>d</w:t>
      </w:r>
      <w:r w:rsidR="005D373C" w:rsidRPr="009849AC">
        <w:rPr>
          <w:rFonts w:asciiTheme="minorHAnsi" w:hAnsiTheme="minorHAnsi" w:cstheme="minorHAnsi"/>
          <w:sz w:val="22"/>
          <w:szCs w:val="22"/>
        </w:rPr>
        <w:t xml:space="preserve">, </w:t>
      </w:r>
      <w:r w:rsidR="00784587" w:rsidRPr="009849AC">
        <w:rPr>
          <w:rFonts w:asciiTheme="minorHAnsi" w:hAnsiTheme="minorHAnsi" w:cstheme="minorHAnsi"/>
          <w:sz w:val="22"/>
          <w:szCs w:val="22"/>
        </w:rPr>
        <w:t xml:space="preserve">or </w:t>
      </w:r>
      <w:r w:rsidR="005D373C" w:rsidRPr="009849AC">
        <w:rPr>
          <w:rFonts w:asciiTheme="minorHAnsi" w:hAnsiTheme="minorHAnsi" w:cstheme="minorHAnsi"/>
          <w:sz w:val="22"/>
          <w:szCs w:val="22"/>
        </w:rPr>
        <w:t>is designated in a</w:t>
      </w:r>
      <w:r w:rsidR="00784587" w:rsidRPr="009849AC">
        <w:rPr>
          <w:rFonts w:asciiTheme="minorHAnsi" w:hAnsiTheme="minorHAnsi" w:cstheme="minorHAnsi"/>
          <w:sz w:val="22"/>
          <w:szCs w:val="22"/>
        </w:rPr>
        <w:t>n information</w:t>
      </w:r>
      <w:r w:rsidR="005D373C" w:rsidRPr="009849AC">
        <w:rPr>
          <w:rFonts w:asciiTheme="minorHAnsi" w:hAnsiTheme="minorHAnsi" w:cstheme="minorHAnsi"/>
          <w:sz w:val="22"/>
          <w:szCs w:val="22"/>
        </w:rPr>
        <w:t xml:space="preserve"> model as not allowed</w:t>
      </w:r>
      <w:r w:rsidR="00BF6ED9" w:rsidRPr="009849AC">
        <w:rPr>
          <w:rFonts w:asciiTheme="minorHAnsi" w:hAnsiTheme="minorHAnsi" w:cstheme="minorHAnsi"/>
          <w:sz w:val="22"/>
          <w:szCs w:val="22"/>
        </w:rPr>
        <w:t xml:space="preserve"> </w:t>
      </w:r>
      <w:r w:rsidR="005D373C" w:rsidRPr="009849AC">
        <w:rPr>
          <w:rFonts w:asciiTheme="minorHAnsi" w:hAnsiTheme="minorHAnsi" w:cstheme="minorHAnsi"/>
          <w:sz w:val="22"/>
          <w:szCs w:val="22"/>
        </w:rPr>
        <w:t>to be instantiated</w:t>
      </w:r>
    </w:p>
    <w:p w14:paraId="286102D5" w14:textId="10DF5ABE" w:rsidR="00451101" w:rsidRPr="009849AC" w:rsidRDefault="00451101" w:rsidP="00943EE0">
      <w:pPr>
        <w:pStyle w:val="dl"/>
        <w:spacing w:after="160" w:line="240" w:lineRule="auto"/>
        <w:contextualSpacing w:val="0"/>
        <w:rPr>
          <w:rFonts w:asciiTheme="minorHAnsi" w:hAnsiTheme="minorHAnsi" w:cstheme="minorHAnsi"/>
          <w:sz w:val="22"/>
          <w:szCs w:val="22"/>
        </w:rPr>
      </w:pPr>
      <w:r w:rsidRPr="009849AC">
        <w:rPr>
          <w:rFonts w:asciiTheme="minorHAnsi" w:hAnsiTheme="minorHAnsi" w:cstheme="minorHAnsi"/>
          <w:sz w:val="22"/>
          <w:szCs w:val="22"/>
        </w:rPr>
        <w:t>NOTE: Subclasses of an abstract class may be either abstract or non-abstract.</w:t>
      </w:r>
    </w:p>
    <w:p w14:paraId="63A8F3B4" w14:textId="7EE6F00B" w:rsidR="00784587" w:rsidRPr="009849AC" w:rsidRDefault="00784587" w:rsidP="009849AC">
      <w:pPr>
        <w:pStyle w:val="DescriptionTag"/>
        <w:rPr>
          <w:rFonts w:asciiTheme="minorHAnsi" w:hAnsiTheme="minorHAnsi" w:cstheme="minorHAnsi"/>
          <w:sz w:val="22"/>
          <w:szCs w:val="22"/>
        </w:rPr>
      </w:pPr>
      <w:r w:rsidRPr="009849AC">
        <w:rPr>
          <w:rFonts w:asciiTheme="minorHAnsi" w:hAnsiTheme="minorHAnsi" w:cstheme="minorHAnsi"/>
          <w:sz w:val="22"/>
          <w:szCs w:val="22"/>
        </w:rPr>
        <w:t>aggregation</w:t>
      </w:r>
    </w:p>
    <w:p w14:paraId="7C93C63C" w14:textId="2FA77DB0" w:rsidR="00784587" w:rsidRPr="009849AC" w:rsidRDefault="001E0B78" w:rsidP="00943EE0">
      <w:pPr>
        <w:pStyle w:val="dl"/>
        <w:spacing w:after="160" w:line="240" w:lineRule="auto"/>
        <w:contextualSpacing w:val="0"/>
        <w:rPr>
          <w:rFonts w:asciiTheme="minorHAnsi" w:hAnsiTheme="minorHAnsi" w:cstheme="minorHAnsi"/>
          <w:sz w:val="22"/>
          <w:szCs w:val="22"/>
        </w:rPr>
      </w:pPr>
      <w:r w:rsidRPr="009849AC">
        <w:rPr>
          <w:rFonts w:asciiTheme="minorHAnsi" w:hAnsiTheme="minorHAnsi" w:cstheme="minorHAnsi"/>
          <w:sz w:val="22"/>
          <w:szCs w:val="22"/>
        </w:rPr>
        <w:t>s</w:t>
      </w:r>
      <w:r w:rsidR="00784587" w:rsidRPr="009849AC">
        <w:rPr>
          <w:rFonts w:asciiTheme="minorHAnsi" w:hAnsiTheme="minorHAnsi" w:cstheme="minorHAnsi"/>
          <w:sz w:val="22"/>
          <w:szCs w:val="22"/>
        </w:rPr>
        <w:t xml:space="preserve">pecial form of association that specifies a whole-part relationship between the aggregate (whole) and a component part (see </w:t>
      </w:r>
      <w:r w:rsidR="00784587" w:rsidRPr="009849AC">
        <w:rPr>
          <w:rFonts w:asciiTheme="minorHAnsi" w:hAnsiTheme="minorHAnsi" w:cstheme="minorHAnsi"/>
          <w:b/>
          <w:sz w:val="22"/>
          <w:szCs w:val="22"/>
        </w:rPr>
        <w:t>composition</w:t>
      </w:r>
      <w:r w:rsidR="00784587" w:rsidRPr="009849AC">
        <w:rPr>
          <w:rFonts w:asciiTheme="minorHAnsi" w:hAnsiTheme="minorHAnsi" w:cstheme="minorHAnsi"/>
          <w:sz w:val="22"/>
          <w:szCs w:val="22"/>
        </w:rPr>
        <w:t>) [ISO 19103]</w:t>
      </w:r>
    </w:p>
    <w:p w14:paraId="29DAB3F2" w14:textId="635CDB38" w:rsidR="00A67DAF" w:rsidRPr="009849AC" w:rsidRDefault="00A67DAF" w:rsidP="009849AC">
      <w:pPr>
        <w:pStyle w:val="DescriptionTag"/>
        <w:rPr>
          <w:rFonts w:asciiTheme="minorHAnsi" w:hAnsiTheme="minorHAnsi" w:cstheme="minorHAnsi"/>
          <w:sz w:val="22"/>
          <w:szCs w:val="22"/>
        </w:rPr>
      </w:pPr>
      <w:r w:rsidRPr="009849AC">
        <w:rPr>
          <w:rFonts w:asciiTheme="minorHAnsi" w:hAnsiTheme="minorHAnsi" w:cstheme="minorHAnsi"/>
          <w:sz w:val="22"/>
          <w:szCs w:val="22"/>
        </w:rPr>
        <w:t>application</w:t>
      </w:r>
    </w:p>
    <w:p w14:paraId="7C52D127" w14:textId="0D10AF15" w:rsidR="00A67DAF" w:rsidRPr="00943EE0" w:rsidRDefault="00EB65E9" w:rsidP="00943EE0">
      <w:pPr>
        <w:pStyle w:val="dl"/>
        <w:spacing w:after="160" w:line="240" w:lineRule="auto"/>
        <w:contextualSpacing w:val="0"/>
        <w:rPr>
          <w:rFonts w:asciiTheme="minorHAnsi" w:hAnsiTheme="minorHAnsi" w:cstheme="minorHAnsi"/>
          <w:sz w:val="22"/>
          <w:szCs w:val="22"/>
        </w:rPr>
      </w:pPr>
      <w:del w:id="165" w:author="Teh Stand" w:date="2018-11-23T12:01:00Z">
        <w:r w:rsidRPr="009849AC" w:rsidDel="00943EE0">
          <w:rPr>
            <w:rFonts w:asciiTheme="minorHAnsi" w:hAnsiTheme="minorHAnsi" w:cstheme="minorHAnsi"/>
            <w:sz w:val="22"/>
            <w:szCs w:val="22"/>
          </w:rPr>
          <w:delText>M</w:delText>
        </w:r>
        <w:r w:rsidR="00A67DAF" w:rsidRPr="009849AC" w:rsidDel="00943EE0">
          <w:rPr>
            <w:rFonts w:asciiTheme="minorHAnsi" w:hAnsiTheme="minorHAnsi" w:cstheme="minorHAnsi"/>
            <w:sz w:val="22"/>
            <w:szCs w:val="22"/>
          </w:rPr>
          <w:delText xml:space="preserve">anipulation </w:delText>
        </w:r>
      </w:del>
      <w:ins w:id="166" w:author="Teh Stand" w:date="2018-11-23T12:01:00Z">
        <w:r w:rsidR="00943EE0">
          <w:rPr>
            <w:rFonts w:asciiTheme="minorHAnsi" w:hAnsiTheme="minorHAnsi" w:cstheme="minorHAnsi"/>
            <w:sz w:val="22"/>
            <w:szCs w:val="22"/>
          </w:rPr>
          <w:t>m</w:t>
        </w:r>
        <w:r w:rsidR="00943EE0" w:rsidRPr="009849AC">
          <w:rPr>
            <w:rFonts w:asciiTheme="minorHAnsi" w:hAnsiTheme="minorHAnsi" w:cstheme="minorHAnsi"/>
            <w:sz w:val="22"/>
            <w:szCs w:val="22"/>
          </w:rPr>
          <w:t xml:space="preserve">anipulation </w:t>
        </w:r>
      </w:ins>
      <w:r w:rsidR="00A67DAF" w:rsidRPr="009849AC">
        <w:rPr>
          <w:rFonts w:asciiTheme="minorHAnsi" w:hAnsiTheme="minorHAnsi" w:cstheme="minorHAnsi"/>
          <w:sz w:val="22"/>
          <w:szCs w:val="22"/>
        </w:rPr>
        <w:t>and processing of data in support of user requirements [ISO 19101</w:t>
      </w:r>
      <w:r w:rsidR="00943EE0">
        <w:rPr>
          <w:rFonts w:asciiTheme="minorHAnsi" w:hAnsiTheme="minorHAnsi" w:cstheme="minorHAnsi"/>
          <w:sz w:val="22"/>
          <w:szCs w:val="22"/>
        </w:rPr>
        <w:t>-</w:t>
      </w:r>
      <w:r w:rsidR="00A67DAF" w:rsidRPr="00943EE0">
        <w:rPr>
          <w:rFonts w:asciiTheme="minorHAnsi" w:hAnsiTheme="minorHAnsi" w:cstheme="minorHAnsi"/>
          <w:sz w:val="22"/>
          <w:szCs w:val="22"/>
        </w:rPr>
        <w:t>1:2014]</w:t>
      </w:r>
    </w:p>
    <w:p w14:paraId="28453C85" w14:textId="7391579A" w:rsidR="00A67DAF" w:rsidRPr="00943EE0" w:rsidRDefault="00A67DAF" w:rsidP="009849AC">
      <w:pPr>
        <w:pStyle w:val="DescriptionTag"/>
        <w:rPr>
          <w:rFonts w:asciiTheme="minorHAnsi" w:hAnsiTheme="minorHAnsi" w:cstheme="minorHAnsi"/>
          <w:sz w:val="22"/>
          <w:szCs w:val="22"/>
        </w:rPr>
      </w:pPr>
      <w:r w:rsidRPr="00943EE0">
        <w:rPr>
          <w:rFonts w:asciiTheme="minorHAnsi" w:hAnsiTheme="minorHAnsi" w:cstheme="minorHAnsi"/>
          <w:sz w:val="22"/>
          <w:szCs w:val="22"/>
        </w:rPr>
        <w:t>application schema</w:t>
      </w:r>
    </w:p>
    <w:p w14:paraId="3C938190" w14:textId="52933A13" w:rsidR="00A67DAF" w:rsidRPr="00943EE0" w:rsidRDefault="001E0B78" w:rsidP="00943EE0">
      <w:pPr>
        <w:pStyle w:val="dl"/>
        <w:spacing w:after="160" w:line="240" w:lineRule="auto"/>
        <w:contextualSpacing w:val="0"/>
        <w:rPr>
          <w:rFonts w:asciiTheme="minorHAnsi" w:hAnsiTheme="minorHAnsi" w:cstheme="minorHAnsi"/>
          <w:sz w:val="22"/>
          <w:szCs w:val="22"/>
        </w:rPr>
      </w:pPr>
      <w:r w:rsidRPr="00943EE0">
        <w:rPr>
          <w:rFonts w:asciiTheme="minorHAnsi" w:hAnsiTheme="minorHAnsi" w:cstheme="minorHAnsi"/>
          <w:b/>
          <w:sz w:val="22"/>
          <w:szCs w:val="22"/>
        </w:rPr>
        <w:t>c</w:t>
      </w:r>
      <w:r w:rsidR="00A67DAF" w:rsidRPr="00943EE0">
        <w:rPr>
          <w:rFonts w:asciiTheme="minorHAnsi" w:hAnsiTheme="minorHAnsi" w:cstheme="minorHAnsi"/>
          <w:b/>
          <w:sz w:val="22"/>
          <w:szCs w:val="22"/>
        </w:rPr>
        <w:t>onceptual schema</w:t>
      </w:r>
      <w:r w:rsidR="00A67DAF" w:rsidRPr="00943EE0">
        <w:rPr>
          <w:rFonts w:asciiTheme="minorHAnsi" w:hAnsiTheme="minorHAnsi" w:cstheme="minorHAnsi"/>
          <w:sz w:val="22"/>
          <w:szCs w:val="22"/>
        </w:rPr>
        <w:t xml:space="preserve"> for data required by one or more </w:t>
      </w:r>
      <w:r w:rsidR="00A67DAF" w:rsidRPr="00943EE0">
        <w:rPr>
          <w:rFonts w:asciiTheme="minorHAnsi" w:hAnsiTheme="minorHAnsi" w:cstheme="minorHAnsi"/>
          <w:b/>
          <w:sz w:val="22"/>
          <w:szCs w:val="22"/>
        </w:rPr>
        <w:t>applications</w:t>
      </w:r>
      <w:r w:rsidR="00A67DAF" w:rsidRPr="00943EE0">
        <w:rPr>
          <w:rFonts w:asciiTheme="minorHAnsi" w:hAnsiTheme="minorHAnsi" w:cstheme="minorHAnsi"/>
          <w:sz w:val="22"/>
          <w:szCs w:val="22"/>
        </w:rPr>
        <w:t xml:space="preserve"> [ISO 19101</w:t>
      </w:r>
      <w:r w:rsidR="00A67DAF" w:rsidRPr="00943EE0">
        <w:rPr>
          <w:rFonts w:ascii="MS Gothic" w:eastAsia="MS Gothic" w:hAnsi="MS Gothic" w:cs="MS Gothic" w:hint="eastAsia"/>
          <w:sz w:val="22"/>
          <w:szCs w:val="22"/>
        </w:rPr>
        <w:t>‑</w:t>
      </w:r>
      <w:r w:rsidR="00A67DAF" w:rsidRPr="00943EE0">
        <w:rPr>
          <w:rFonts w:asciiTheme="minorHAnsi" w:hAnsiTheme="minorHAnsi" w:cstheme="minorHAnsi"/>
          <w:sz w:val="22"/>
          <w:szCs w:val="22"/>
        </w:rPr>
        <w:t>1:2014]</w:t>
      </w:r>
    </w:p>
    <w:p w14:paraId="6172D533" w14:textId="4C104C20" w:rsidR="00784587" w:rsidRPr="00943EE0" w:rsidRDefault="00784587" w:rsidP="009849AC">
      <w:pPr>
        <w:pStyle w:val="DescriptionTag"/>
        <w:rPr>
          <w:rFonts w:asciiTheme="minorHAnsi" w:hAnsiTheme="minorHAnsi" w:cstheme="minorHAnsi"/>
          <w:sz w:val="22"/>
          <w:szCs w:val="22"/>
        </w:rPr>
      </w:pPr>
      <w:r w:rsidRPr="00943EE0">
        <w:rPr>
          <w:rFonts w:asciiTheme="minorHAnsi" w:hAnsiTheme="minorHAnsi" w:cstheme="minorHAnsi"/>
          <w:sz w:val="22"/>
          <w:szCs w:val="22"/>
        </w:rPr>
        <w:lastRenderedPageBreak/>
        <w:t>association</w:t>
      </w:r>
    </w:p>
    <w:p w14:paraId="2043482A" w14:textId="70B1EDEC" w:rsidR="00784587" w:rsidRPr="00943EE0" w:rsidRDefault="001E0B78" w:rsidP="00AC7131">
      <w:pPr>
        <w:pStyle w:val="dl"/>
        <w:spacing w:after="160" w:line="240" w:lineRule="auto"/>
        <w:contextualSpacing w:val="0"/>
        <w:rPr>
          <w:rFonts w:asciiTheme="minorHAnsi" w:hAnsiTheme="minorHAnsi" w:cstheme="minorHAnsi"/>
          <w:sz w:val="22"/>
          <w:szCs w:val="22"/>
        </w:rPr>
      </w:pPr>
      <w:r w:rsidRPr="00943EE0">
        <w:rPr>
          <w:rFonts w:asciiTheme="minorHAnsi" w:hAnsiTheme="minorHAnsi" w:cstheme="minorHAnsi"/>
          <w:sz w:val="22"/>
          <w:szCs w:val="22"/>
        </w:rPr>
        <w:t>s</w:t>
      </w:r>
      <w:r w:rsidR="00784587" w:rsidRPr="00943EE0">
        <w:rPr>
          <w:rFonts w:asciiTheme="minorHAnsi" w:hAnsiTheme="minorHAnsi" w:cstheme="minorHAnsi"/>
          <w:sz w:val="22"/>
          <w:szCs w:val="22"/>
        </w:rPr>
        <w:t>emantic relationship between two or more classifiers that specifies connections among their instances [ISO 19103]</w:t>
      </w:r>
    </w:p>
    <w:p w14:paraId="6FF70A9B" w14:textId="47E21D23" w:rsidR="00784587" w:rsidRPr="00AC7131" w:rsidRDefault="00784587" w:rsidP="009849AC">
      <w:pPr>
        <w:pStyle w:val="DescriptionTag"/>
        <w:rPr>
          <w:rFonts w:asciiTheme="minorHAnsi" w:hAnsiTheme="minorHAnsi" w:cstheme="minorHAnsi"/>
          <w:sz w:val="22"/>
          <w:szCs w:val="22"/>
        </w:rPr>
      </w:pPr>
      <w:r w:rsidRPr="00AC7131">
        <w:rPr>
          <w:rFonts w:asciiTheme="minorHAnsi" w:hAnsiTheme="minorHAnsi" w:cstheme="minorHAnsi"/>
          <w:sz w:val="22"/>
          <w:szCs w:val="22"/>
        </w:rPr>
        <w:t>attribute</w:t>
      </w:r>
    </w:p>
    <w:p w14:paraId="4884A214" w14:textId="793520E7" w:rsidR="00784587" w:rsidRPr="00AC7131" w:rsidRDefault="001935B5" w:rsidP="00AC7131">
      <w:pPr>
        <w:pStyle w:val="dl"/>
        <w:spacing w:after="60" w:line="240" w:lineRule="auto"/>
        <w:contextualSpacing w:val="0"/>
        <w:rPr>
          <w:rFonts w:asciiTheme="minorHAnsi" w:hAnsiTheme="minorHAnsi" w:cstheme="minorHAnsi"/>
          <w:sz w:val="22"/>
          <w:szCs w:val="22"/>
        </w:rPr>
      </w:pPr>
      <w:r w:rsidRPr="00AC7131">
        <w:rPr>
          <w:rFonts w:asciiTheme="minorHAnsi" w:hAnsiTheme="minorHAnsi" w:cstheme="minorHAnsi"/>
          <w:sz w:val="22"/>
          <w:szCs w:val="22"/>
        </w:rPr>
        <w:t xml:space="preserve">(1) </w:t>
      </w:r>
      <w:r w:rsidR="001E0B78" w:rsidRPr="00AC7131">
        <w:rPr>
          <w:rFonts w:asciiTheme="minorHAnsi" w:hAnsiTheme="minorHAnsi" w:cstheme="minorHAnsi"/>
          <w:sz w:val="22"/>
          <w:szCs w:val="22"/>
        </w:rPr>
        <w:t>n</w:t>
      </w:r>
      <w:r w:rsidR="00784587" w:rsidRPr="00AC7131">
        <w:rPr>
          <w:rFonts w:asciiTheme="minorHAnsi" w:hAnsiTheme="minorHAnsi" w:cstheme="minorHAnsi"/>
          <w:sz w:val="22"/>
          <w:szCs w:val="22"/>
        </w:rPr>
        <w:t>amed property of an entity [ISO/IEC 2382-17:1999]</w:t>
      </w:r>
    </w:p>
    <w:p w14:paraId="42A23770" w14:textId="44AFDF83" w:rsidR="00784587" w:rsidRPr="00AC7131" w:rsidRDefault="00784587" w:rsidP="00AC7131">
      <w:pPr>
        <w:pStyle w:val="dl"/>
        <w:spacing w:after="160" w:line="240" w:lineRule="auto"/>
        <w:contextualSpacing w:val="0"/>
        <w:rPr>
          <w:rFonts w:asciiTheme="minorHAnsi" w:hAnsiTheme="minorHAnsi" w:cstheme="minorHAnsi"/>
          <w:sz w:val="22"/>
          <w:szCs w:val="22"/>
        </w:rPr>
      </w:pPr>
      <w:r w:rsidRPr="00AC7131">
        <w:rPr>
          <w:rFonts w:asciiTheme="minorHAnsi" w:hAnsiTheme="minorHAnsi" w:cstheme="minorHAnsi"/>
          <w:sz w:val="22"/>
          <w:szCs w:val="22"/>
        </w:rPr>
        <w:t>NOTE</w:t>
      </w:r>
      <w:ins w:id="167" w:author="Teh Stand" w:date="2018-11-23T12:03:00Z">
        <w:r w:rsidR="00AC7131">
          <w:rPr>
            <w:rFonts w:asciiTheme="minorHAnsi" w:hAnsiTheme="minorHAnsi" w:cstheme="minorHAnsi"/>
            <w:sz w:val="22"/>
            <w:szCs w:val="22"/>
          </w:rPr>
          <w:t>:</w:t>
        </w:r>
      </w:ins>
      <w:r w:rsidRPr="00AC7131">
        <w:rPr>
          <w:rFonts w:asciiTheme="minorHAnsi" w:hAnsiTheme="minorHAnsi" w:cstheme="minorHAnsi"/>
          <w:sz w:val="22"/>
          <w:szCs w:val="22"/>
        </w:rPr>
        <w:t xml:space="preserve"> Describes a geometrical, topological, thematic, or other characteristic of an entity.</w:t>
      </w:r>
    </w:p>
    <w:p w14:paraId="37AC7992" w14:textId="129C9410" w:rsidR="001935B5" w:rsidRPr="00AC7131" w:rsidRDefault="001935B5" w:rsidP="00AC7131">
      <w:pPr>
        <w:pStyle w:val="dl"/>
        <w:spacing w:after="160" w:line="240" w:lineRule="auto"/>
        <w:contextualSpacing w:val="0"/>
        <w:rPr>
          <w:rFonts w:asciiTheme="minorHAnsi" w:hAnsiTheme="minorHAnsi" w:cstheme="minorHAnsi"/>
          <w:sz w:val="22"/>
          <w:szCs w:val="22"/>
        </w:rPr>
      </w:pPr>
      <w:r w:rsidRPr="00AC7131">
        <w:rPr>
          <w:rFonts w:asciiTheme="minorHAnsi" w:hAnsiTheme="minorHAnsi" w:cstheme="minorHAnsi"/>
          <w:sz w:val="22"/>
          <w:szCs w:val="22"/>
        </w:rPr>
        <w:t>(2) UML: feature within a classifier that describes a range of values that instances of the classifier may hold [ISO/IEC 19501:2005 (Adapted)]</w:t>
      </w:r>
    </w:p>
    <w:p w14:paraId="383896B7" w14:textId="01921958" w:rsidR="001935B5" w:rsidRPr="00AC7131" w:rsidRDefault="001935B5" w:rsidP="00AC7131">
      <w:pPr>
        <w:pStyle w:val="dl"/>
        <w:spacing w:after="160" w:line="240" w:lineRule="auto"/>
        <w:contextualSpacing w:val="0"/>
        <w:rPr>
          <w:rFonts w:asciiTheme="minorHAnsi" w:hAnsiTheme="minorHAnsi" w:cstheme="minorHAnsi"/>
          <w:sz w:val="22"/>
          <w:szCs w:val="22"/>
        </w:rPr>
      </w:pPr>
      <w:r w:rsidRPr="00AC7131">
        <w:rPr>
          <w:rFonts w:asciiTheme="minorHAnsi" w:hAnsiTheme="minorHAnsi" w:cstheme="minorHAnsi"/>
          <w:sz w:val="22"/>
          <w:szCs w:val="22"/>
        </w:rPr>
        <w:t>(3) XML: name-value pair contained in an element [ISO 19136]</w:t>
      </w:r>
    </w:p>
    <w:p w14:paraId="2323A14F" w14:textId="6ED62EBC" w:rsidR="00A34358" w:rsidRPr="00AC7131" w:rsidRDefault="00A34358" w:rsidP="009849AC">
      <w:pPr>
        <w:pStyle w:val="DescriptionTag"/>
        <w:rPr>
          <w:rFonts w:asciiTheme="minorHAnsi" w:hAnsiTheme="minorHAnsi" w:cstheme="minorHAnsi"/>
          <w:sz w:val="22"/>
          <w:szCs w:val="22"/>
        </w:rPr>
      </w:pPr>
      <w:r w:rsidRPr="00AC7131">
        <w:rPr>
          <w:rFonts w:asciiTheme="minorHAnsi" w:hAnsiTheme="minorHAnsi" w:cstheme="minorHAnsi"/>
          <w:sz w:val="22"/>
          <w:szCs w:val="22"/>
        </w:rPr>
        <w:t>base64</w:t>
      </w:r>
    </w:p>
    <w:p w14:paraId="2021438A" w14:textId="520DDEC7" w:rsidR="00A34358" w:rsidRPr="00AC7131" w:rsidRDefault="003518D8" w:rsidP="00AC7131">
      <w:pPr>
        <w:pStyle w:val="dl"/>
        <w:spacing w:after="160" w:line="240" w:lineRule="auto"/>
        <w:contextualSpacing w:val="0"/>
        <w:rPr>
          <w:rFonts w:asciiTheme="minorHAnsi" w:hAnsiTheme="minorHAnsi" w:cstheme="minorHAnsi"/>
          <w:sz w:val="22"/>
          <w:szCs w:val="22"/>
        </w:rPr>
      </w:pPr>
      <w:r w:rsidRPr="00AC7131">
        <w:rPr>
          <w:rFonts w:asciiTheme="minorHAnsi" w:hAnsiTheme="minorHAnsi" w:cstheme="minorHAnsi"/>
          <w:sz w:val="22"/>
          <w:szCs w:val="22"/>
        </w:rPr>
        <w:t>an encoding designed to represent arbitrary sequences of octets in a form that allows the use of both upper- and lowercase letters but that need not be human readable [IETF RFC 4648 (restyled)]</w:t>
      </w:r>
    </w:p>
    <w:p w14:paraId="2E7AECEE" w14:textId="28F02752" w:rsidR="00965DCD" w:rsidRPr="00AC7131" w:rsidRDefault="00965DCD" w:rsidP="009849AC">
      <w:pPr>
        <w:pStyle w:val="DescriptionTag"/>
        <w:rPr>
          <w:rFonts w:asciiTheme="minorHAnsi" w:hAnsiTheme="minorHAnsi" w:cstheme="minorHAnsi"/>
          <w:sz w:val="22"/>
          <w:szCs w:val="22"/>
        </w:rPr>
      </w:pPr>
      <w:r w:rsidRPr="00AC7131">
        <w:rPr>
          <w:rFonts w:asciiTheme="minorHAnsi" w:hAnsiTheme="minorHAnsi" w:cstheme="minorHAnsi"/>
          <w:sz w:val="22"/>
          <w:szCs w:val="22"/>
        </w:rPr>
        <w:t>code</w:t>
      </w:r>
    </w:p>
    <w:p w14:paraId="7E60C60F" w14:textId="51FF5650" w:rsidR="00965DCD" w:rsidRPr="00AC7131" w:rsidRDefault="00965DCD" w:rsidP="00AC7131">
      <w:pPr>
        <w:pStyle w:val="dl"/>
        <w:spacing w:after="160" w:line="240" w:lineRule="auto"/>
        <w:contextualSpacing w:val="0"/>
        <w:rPr>
          <w:rFonts w:asciiTheme="minorHAnsi" w:hAnsiTheme="minorHAnsi" w:cstheme="minorHAnsi"/>
          <w:sz w:val="22"/>
          <w:szCs w:val="22"/>
        </w:rPr>
      </w:pPr>
      <w:r w:rsidRPr="00AC7131">
        <w:rPr>
          <w:rFonts w:asciiTheme="minorHAnsi" w:hAnsiTheme="minorHAnsi" w:cstheme="minorHAnsi"/>
          <w:sz w:val="22"/>
          <w:szCs w:val="22"/>
        </w:rPr>
        <w:t>representation of a label according to a specified scheme [ISO 19118:2011]</w:t>
      </w:r>
    </w:p>
    <w:p w14:paraId="0ED4D164" w14:textId="3CE027B9" w:rsidR="00FC0849" w:rsidRPr="00AC7131" w:rsidRDefault="00FC0849" w:rsidP="009849AC">
      <w:pPr>
        <w:pStyle w:val="DescriptionTag"/>
        <w:rPr>
          <w:rFonts w:asciiTheme="minorHAnsi" w:hAnsiTheme="minorHAnsi" w:cstheme="minorHAnsi"/>
          <w:sz w:val="22"/>
          <w:szCs w:val="22"/>
        </w:rPr>
      </w:pPr>
      <w:r w:rsidRPr="00AC7131">
        <w:rPr>
          <w:rFonts w:asciiTheme="minorHAnsi" w:hAnsiTheme="minorHAnsi" w:cstheme="minorHAnsi"/>
          <w:sz w:val="22"/>
          <w:szCs w:val="22"/>
        </w:rPr>
        <w:t>codelist</w:t>
      </w:r>
    </w:p>
    <w:p w14:paraId="5CE2ED95" w14:textId="418B28AA" w:rsidR="00014A07" w:rsidRPr="00AC7131" w:rsidRDefault="00FC0849" w:rsidP="00AC7131">
      <w:pPr>
        <w:pStyle w:val="dl"/>
        <w:spacing w:after="160" w:line="240" w:lineRule="auto"/>
        <w:contextualSpacing w:val="0"/>
        <w:rPr>
          <w:rFonts w:asciiTheme="minorHAnsi" w:hAnsiTheme="minorHAnsi" w:cstheme="minorHAnsi"/>
          <w:sz w:val="22"/>
          <w:szCs w:val="22"/>
        </w:rPr>
      </w:pPr>
      <w:r w:rsidRPr="00AC7131">
        <w:rPr>
          <w:rFonts w:asciiTheme="minorHAnsi" w:hAnsiTheme="minorHAnsi" w:cstheme="minorHAnsi"/>
          <w:sz w:val="22"/>
          <w:szCs w:val="22"/>
        </w:rPr>
        <w:t>value domain including a code for a permissible value [ISO 19136]</w:t>
      </w:r>
    </w:p>
    <w:p w14:paraId="7A140D0F" w14:textId="31E71536" w:rsidR="00014A07" w:rsidRPr="00AC7131" w:rsidRDefault="00014A07" w:rsidP="009849AC">
      <w:pPr>
        <w:pStyle w:val="DescriptionTag"/>
        <w:rPr>
          <w:rFonts w:asciiTheme="minorHAnsi" w:hAnsiTheme="minorHAnsi" w:cstheme="minorHAnsi"/>
          <w:sz w:val="22"/>
          <w:szCs w:val="22"/>
        </w:rPr>
      </w:pPr>
      <w:r w:rsidRPr="00AC7131">
        <w:rPr>
          <w:rFonts w:asciiTheme="minorHAnsi" w:hAnsiTheme="minorHAnsi" w:cstheme="minorHAnsi"/>
          <w:sz w:val="22"/>
          <w:szCs w:val="22"/>
        </w:rPr>
        <w:t>codespace</w:t>
      </w:r>
    </w:p>
    <w:p w14:paraId="0925966F" w14:textId="35FC6C89" w:rsidR="00014A07" w:rsidRPr="00AC7131" w:rsidRDefault="00014A07" w:rsidP="00AC7131">
      <w:pPr>
        <w:pStyle w:val="dl"/>
        <w:spacing w:after="60" w:line="240" w:lineRule="auto"/>
        <w:contextualSpacing w:val="0"/>
        <w:rPr>
          <w:rFonts w:asciiTheme="minorHAnsi" w:hAnsiTheme="minorHAnsi" w:cstheme="minorHAnsi"/>
          <w:sz w:val="22"/>
          <w:szCs w:val="22"/>
        </w:rPr>
      </w:pPr>
      <w:r w:rsidRPr="00AC7131">
        <w:rPr>
          <w:rFonts w:asciiTheme="minorHAnsi" w:hAnsiTheme="minorHAnsi" w:cstheme="minorHAnsi"/>
          <w:sz w:val="22"/>
          <w:szCs w:val="22"/>
        </w:rPr>
        <w:t>rule or authority for a code, name, term or category</w:t>
      </w:r>
      <w:r w:rsidR="0017165E" w:rsidRPr="00AC7131">
        <w:rPr>
          <w:rFonts w:asciiTheme="minorHAnsi" w:hAnsiTheme="minorHAnsi" w:cstheme="minorHAnsi"/>
          <w:sz w:val="22"/>
          <w:szCs w:val="22"/>
        </w:rPr>
        <w:t xml:space="preserve"> [ISO 19136]</w:t>
      </w:r>
    </w:p>
    <w:p w14:paraId="41D06707" w14:textId="6E65A7B9" w:rsidR="0017165E" w:rsidRPr="00AC7131" w:rsidRDefault="0017165E" w:rsidP="00AC7131">
      <w:pPr>
        <w:pStyle w:val="dl"/>
        <w:spacing w:after="160" w:line="240" w:lineRule="auto"/>
        <w:contextualSpacing w:val="0"/>
        <w:rPr>
          <w:rFonts w:asciiTheme="minorHAnsi" w:hAnsiTheme="minorHAnsi" w:cstheme="minorHAnsi"/>
          <w:sz w:val="22"/>
          <w:szCs w:val="22"/>
        </w:rPr>
      </w:pPr>
      <w:r w:rsidRPr="00AC7131">
        <w:rPr>
          <w:rFonts w:asciiTheme="minorHAnsi" w:hAnsiTheme="minorHAnsi" w:cstheme="minorHAnsi"/>
          <w:sz w:val="22"/>
          <w:szCs w:val="22"/>
        </w:rPr>
        <w:t xml:space="preserve">EXAMPLE: Examples of codespaces include dictionaries, authorities, codelists, etc.  </w:t>
      </w:r>
    </w:p>
    <w:p w14:paraId="5847AC62" w14:textId="77777777" w:rsidR="00FC0849" w:rsidRPr="00AC7131" w:rsidRDefault="00FC0849" w:rsidP="009849AC">
      <w:pPr>
        <w:pStyle w:val="DescriptionTag"/>
        <w:rPr>
          <w:rFonts w:asciiTheme="minorHAnsi" w:hAnsiTheme="minorHAnsi" w:cstheme="minorHAnsi"/>
          <w:sz w:val="22"/>
          <w:szCs w:val="22"/>
        </w:rPr>
      </w:pPr>
      <w:r w:rsidRPr="00AC7131">
        <w:rPr>
          <w:rFonts w:asciiTheme="minorHAnsi" w:hAnsiTheme="minorHAnsi" w:cstheme="minorHAnsi"/>
          <w:sz w:val="22"/>
          <w:szCs w:val="22"/>
        </w:rPr>
        <w:t>composition</w:t>
      </w:r>
    </w:p>
    <w:p w14:paraId="50AD061D" w14:textId="77777777" w:rsidR="00FC0849" w:rsidRPr="00AC7131" w:rsidRDefault="00FC0849" w:rsidP="00AC7131">
      <w:pPr>
        <w:pStyle w:val="dl"/>
        <w:spacing w:after="160" w:line="240" w:lineRule="auto"/>
        <w:contextualSpacing w:val="0"/>
        <w:rPr>
          <w:rFonts w:asciiTheme="minorHAnsi" w:hAnsiTheme="minorHAnsi" w:cstheme="minorHAnsi"/>
          <w:sz w:val="22"/>
          <w:szCs w:val="22"/>
        </w:rPr>
      </w:pPr>
      <w:r w:rsidRPr="00AC7131">
        <w:rPr>
          <w:rFonts w:asciiTheme="minorHAnsi" w:hAnsiTheme="minorHAnsi" w:cstheme="minorHAnsi"/>
          <w:sz w:val="22"/>
          <w:szCs w:val="22"/>
        </w:rPr>
        <w:t>form of aggregation association with strong ownership and coincident lifetime as part of the whole [ISO 19103]</w:t>
      </w:r>
    </w:p>
    <w:p w14:paraId="06680FA4" w14:textId="1BB933BC" w:rsidR="00A67DAF" w:rsidRPr="00AC7131" w:rsidRDefault="00A67DAF" w:rsidP="009849AC">
      <w:pPr>
        <w:pStyle w:val="DescriptionTag"/>
        <w:rPr>
          <w:rFonts w:asciiTheme="minorHAnsi" w:hAnsiTheme="minorHAnsi" w:cstheme="minorHAnsi"/>
          <w:sz w:val="22"/>
          <w:szCs w:val="22"/>
        </w:rPr>
      </w:pPr>
      <w:r w:rsidRPr="00AC7131">
        <w:rPr>
          <w:rFonts w:asciiTheme="minorHAnsi" w:hAnsiTheme="minorHAnsi" w:cstheme="minorHAnsi"/>
          <w:sz w:val="22"/>
          <w:szCs w:val="22"/>
        </w:rPr>
        <w:t>conceptual model</w:t>
      </w:r>
    </w:p>
    <w:p w14:paraId="0D1B0F33" w14:textId="7E870317" w:rsidR="00A67DAF" w:rsidRPr="00AC7131" w:rsidRDefault="00A67DAF" w:rsidP="00AC7131">
      <w:pPr>
        <w:pStyle w:val="dl"/>
        <w:spacing w:after="160" w:line="240" w:lineRule="auto"/>
        <w:contextualSpacing w:val="0"/>
        <w:rPr>
          <w:rFonts w:asciiTheme="minorHAnsi" w:hAnsiTheme="minorHAnsi" w:cstheme="minorHAnsi"/>
          <w:sz w:val="22"/>
          <w:szCs w:val="22"/>
        </w:rPr>
      </w:pPr>
      <w:r w:rsidRPr="00AC7131">
        <w:rPr>
          <w:rFonts w:asciiTheme="minorHAnsi" w:hAnsiTheme="minorHAnsi" w:cstheme="minorHAnsi"/>
          <w:b/>
          <w:sz w:val="22"/>
          <w:szCs w:val="22"/>
        </w:rPr>
        <w:t>model</w:t>
      </w:r>
      <w:r w:rsidRPr="00AC7131">
        <w:rPr>
          <w:rFonts w:asciiTheme="minorHAnsi" w:hAnsiTheme="minorHAnsi" w:cstheme="minorHAnsi"/>
          <w:sz w:val="22"/>
          <w:szCs w:val="22"/>
        </w:rPr>
        <w:t xml:space="preserve"> that defines concepts of a universe of discourse</w:t>
      </w:r>
      <w:r w:rsidR="00094EF3" w:rsidRPr="00AC7131">
        <w:rPr>
          <w:rFonts w:asciiTheme="minorHAnsi" w:hAnsiTheme="minorHAnsi" w:cstheme="minorHAnsi"/>
          <w:sz w:val="22"/>
          <w:szCs w:val="22"/>
        </w:rPr>
        <w:t xml:space="preserve"> [19101</w:t>
      </w:r>
      <w:r w:rsidR="00AC7131">
        <w:rPr>
          <w:rFonts w:asciiTheme="minorHAnsi" w:eastAsia="MS Gothic" w:hAnsiTheme="minorHAnsi" w:cstheme="minorHAnsi"/>
          <w:sz w:val="22"/>
          <w:szCs w:val="22"/>
        </w:rPr>
        <w:t>-</w:t>
      </w:r>
      <w:r w:rsidR="00094EF3" w:rsidRPr="00AC7131">
        <w:rPr>
          <w:rFonts w:asciiTheme="minorHAnsi" w:hAnsiTheme="minorHAnsi" w:cstheme="minorHAnsi"/>
          <w:sz w:val="22"/>
          <w:szCs w:val="22"/>
        </w:rPr>
        <w:t>1:2014]</w:t>
      </w:r>
    </w:p>
    <w:p w14:paraId="395FC1E3" w14:textId="56F84279" w:rsidR="00A67DAF" w:rsidRPr="00AC7131" w:rsidRDefault="00A67DAF" w:rsidP="009849AC">
      <w:pPr>
        <w:pStyle w:val="DescriptionTag"/>
        <w:rPr>
          <w:rFonts w:asciiTheme="minorHAnsi" w:hAnsiTheme="minorHAnsi" w:cstheme="minorHAnsi"/>
          <w:sz w:val="22"/>
          <w:szCs w:val="22"/>
        </w:rPr>
      </w:pPr>
      <w:r w:rsidRPr="00AC7131">
        <w:rPr>
          <w:rFonts w:asciiTheme="minorHAnsi" w:hAnsiTheme="minorHAnsi" w:cstheme="minorHAnsi"/>
          <w:sz w:val="22"/>
          <w:szCs w:val="22"/>
        </w:rPr>
        <w:t>conceptual schema</w:t>
      </w:r>
    </w:p>
    <w:p w14:paraId="3B1FE4B7" w14:textId="68447039" w:rsidR="00A67DAF" w:rsidRPr="00AC7131" w:rsidRDefault="00A67DAF" w:rsidP="0092794B">
      <w:pPr>
        <w:pStyle w:val="dl"/>
        <w:spacing w:after="160" w:line="240" w:lineRule="auto"/>
        <w:contextualSpacing w:val="0"/>
        <w:rPr>
          <w:rFonts w:asciiTheme="minorHAnsi" w:hAnsiTheme="minorHAnsi" w:cstheme="minorHAnsi"/>
          <w:sz w:val="22"/>
          <w:szCs w:val="22"/>
        </w:rPr>
      </w:pPr>
      <w:r w:rsidRPr="00AC7131">
        <w:rPr>
          <w:rFonts w:asciiTheme="minorHAnsi" w:hAnsiTheme="minorHAnsi" w:cstheme="minorHAnsi"/>
          <w:sz w:val="22"/>
          <w:szCs w:val="22"/>
        </w:rPr>
        <w:t xml:space="preserve">formal description of a </w:t>
      </w:r>
      <w:r w:rsidRPr="00AC7131">
        <w:rPr>
          <w:rFonts w:asciiTheme="minorHAnsi" w:hAnsiTheme="minorHAnsi" w:cstheme="minorHAnsi"/>
          <w:b/>
          <w:sz w:val="22"/>
          <w:szCs w:val="22"/>
        </w:rPr>
        <w:t xml:space="preserve">conceptual model </w:t>
      </w:r>
      <w:r w:rsidRPr="00AC7131">
        <w:rPr>
          <w:rFonts w:asciiTheme="minorHAnsi" w:hAnsiTheme="minorHAnsi" w:cstheme="minorHAnsi"/>
          <w:sz w:val="22"/>
          <w:szCs w:val="22"/>
        </w:rPr>
        <w:t>[ISO 19101-1:2014]</w:t>
      </w:r>
    </w:p>
    <w:p w14:paraId="2492191E" w14:textId="22F720E6" w:rsidR="00EE4B58" w:rsidRPr="00AC7131" w:rsidRDefault="00EE4B58" w:rsidP="009849AC">
      <w:pPr>
        <w:pStyle w:val="DescriptionTag"/>
        <w:rPr>
          <w:rFonts w:asciiTheme="minorHAnsi" w:hAnsiTheme="minorHAnsi" w:cstheme="minorHAnsi"/>
          <w:sz w:val="22"/>
          <w:szCs w:val="22"/>
        </w:rPr>
      </w:pPr>
      <w:r w:rsidRPr="00AC7131">
        <w:rPr>
          <w:rFonts w:asciiTheme="minorHAnsi" w:hAnsiTheme="minorHAnsi" w:cstheme="minorHAnsi"/>
          <w:sz w:val="22"/>
          <w:szCs w:val="22"/>
        </w:rPr>
        <w:t>data client</w:t>
      </w:r>
    </w:p>
    <w:p w14:paraId="7316383D" w14:textId="3AD6186A" w:rsidR="00882A38" w:rsidRPr="00AC7131" w:rsidRDefault="00882A38" w:rsidP="0092794B">
      <w:pPr>
        <w:pStyle w:val="dl"/>
        <w:spacing w:after="60" w:line="240" w:lineRule="auto"/>
        <w:contextualSpacing w:val="0"/>
        <w:rPr>
          <w:rFonts w:asciiTheme="minorHAnsi" w:hAnsiTheme="minorHAnsi" w:cstheme="minorHAnsi"/>
          <w:sz w:val="22"/>
          <w:szCs w:val="22"/>
        </w:rPr>
      </w:pPr>
      <w:r w:rsidRPr="00AC7131">
        <w:rPr>
          <w:rFonts w:asciiTheme="minorHAnsi" w:hAnsiTheme="minorHAnsi" w:cstheme="minorHAnsi"/>
          <w:sz w:val="22"/>
          <w:szCs w:val="22"/>
        </w:rPr>
        <w:t xml:space="preserve">an end-user receiving encrypted </w:t>
      </w:r>
      <w:r w:rsidR="00895BB7" w:rsidRPr="00AC7131">
        <w:rPr>
          <w:rFonts w:asciiTheme="minorHAnsi" w:hAnsiTheme="minorHAnsi" w:cstheme="minorHAnsi"/>
          <w:sz w:val="22"/>
          <w:szCs w:val="22"/>
        </w:rPr>
        <w:t xml:space="preserve">S-100-based </w:t>
      </w:r>
      <w:r w:rsidRPr="00AC7131">
        <w:rPr>
          <w:rFonts w:asciiTheme="minorHAnsi" w:hAnsiTheme="minorHAnsi" w:cstheme="minorHAnsi"/>
          <w:sz w:val="22"/>
          <w:szCs w:val="22"/>
        </w:rPr>
        <w:t>data.</w:t>
      </w:r>
      <w:r w:rsidR="00895BB7" w:rsidRPr="00AC7131">
        <w:rPr>
          <w:rFonts w:asciiTheme="minorHAnsi" w:hAnsiTheme="minorHAnsi" w:cstheme="minorHAnsi"/>
          <w:sz w:val="22"/>
          <w:szCs w:val="22"/>
        </w:rPr>
        <w:t xml:space="preserve"> </w:t>
      </w:r>
      <w:r w:rsidRPr="00AC7131">
        <w:rPr>
          <w:rFonts w:asciiTheme="minorHAnsi" w:hAnsiTheme="minorHAnsi" w:cstheme="minorHAnsi"/>
          <w:sz w:val="22"/>
          <w:szCs w:val="22"/>
        </w:rPr>
        <w:t xml:space="preserve">The data </w:t>
      </w:r>
      <w:r w:rsidR="00895BB7" w:rsidRPr="00AC7131">
        <w:rPr>
          <w:rFonts w:asciiTheme="minorHAnsi" w:hAnsiTheme="minorHAnsi" w:cstheme="minorHAnsi"/>
          <w:sz w:val="22"/>
          <w:szCs w:val="22"/>
        </w:rPr>
        <w:t>c</w:t>
      </w:r>
      <w:r w:rsidRPr="00AC7131">
        <w:rPr>
          <w:rFonts w:asciiTheme="minorHAnsi" w:hAnsiTheme="minorHAnsi" w:cstheme="minorHAnsi"/>
          <w:sz w:val="22"/>
          <w:szCs w:val="22"/>
        </w:rPr>
        <w:t>lient will be using a software application (for example ECDIS) to</w:t>
      </w:r>
      <w:r w:rsidR="00895BB7" w:rsidRPr="00AC7131">
        <w:rPr>
          <w:rFonts w:asciiTheme="minorHAnsi" w:hAnsiTheme="minorHAnsi" w:cstheme="minorHAnsi"/>
          <w:sz w:val="22"/>
          <w:szCs w:val="22"/>
        </w:rPr>
        <w:t xml:space="preserve"> </w:t>
      </w:r>
      <w:r w:rsidRPr="00AC7131">
        <w:rPr>
          <w:rFonts w:asciiTheme="minorHAnsi" w:hAnsiTheme="minorHAnsi" w:cstheme="minorHAnsi"/>
          <w:sz w:val="22"/>
          <w:szCs w:val="22"/>
        </w:rPr>
        <w:t xml:space="preserve">perform many of the operations detailed within the </w:t>
      </w:r>
      <w:r w:rsidR="00895BB7" w:rsidRPr="00AC7131">
        <w:rPr>
          <w:rFonts w:asciiTheme="minorHAnsi" w:hAnsiTheme="minorHAnsi" w:cstheme="minorHAnsi"/>
          <w:sz w:val="22"/>
          <w:szCs w:val="22"/>
        </w:rPr>
        <w:t xml:space="preserve">S-100 protection </w:t>
      </w:r>
      <w:r w:rsidRPr="00AC7131">
        <w:rPr>
          <w:rFonts w:asciiTheme="minorHAnsi" w:hAnsiTheme="minorHAnsi" w:cstheme="minorHAnsi"/>
          <w:sz w:val="22"/>
          <w:szCs w:val="22"/>
        </w:rPr>
        <w:t>scheme</w:t>
      </w:r>
      <w:del w:id="168" w:author="Teh Stand" w:date="2018-11-23T12:17:00Z">
        <w:r w:rsidRPr="00AC7131" w:rsidDel="00F300F7">
          <w:rPr>
            <w:rFonts w:asciiTheme="minorHAnsi" w:hAnsiTheme="minorHAnsi" w:cstheme="minorHAnsi"/>
            <w:sz w:val="22"/>
            <w:szCs w:val="22"/>
          </w:rPr>
          <w:delText>.</w:delText>
        </w:r>
      </w:del>
      <w:r w:rsidRPr="00AC7131">
        <w:rPr>
          <w:rFonts w:asciiTheme="minorHAnsi" w:hAnsiTheme="minorHAnsi" w:cstheme="minorHAnsi"/>
          <w:sz w:val="22"/>
          <w:szCs w:val="22"/>
        </w:rPr>
        <w:t xml:space="preserve"> [S-100 Part 15 (adapted)]</w:t>
      </w:r>
    </w:p>
    <w:p w14:paraId="7DB5D3B8" w14:textId="63748B9B" w:rsidR="00EE4B58" w:rsidRPr="00AC7131" w:rsidRDefault="00882A38" w:rsidP="0092794B">
      <w:pPr>
        <w:pStyle w:val="dl"/>
        <w:spacing w:after="160" w:line="240" w:lineRule="auto"/>
        <w:contextualSpacing w:val="0"/>
        <w:rPr>
          <w:rFonts w:asciiTheme="minorHAnsi" w:hAnsiTheme="minorHAnsi" w:cstheme="minorHAnsi"/>
          <w:sz w:val="22"/>
          <w:szCs w:val="22"/>
        </w:rPr>
      </w:pPr>
      <w:r w:rsidRPr="00AC7131">
        <w:rPr>
          <w:rFonts w:asciiTheme="minorHAnsi" w:hAnsiTheme="minorHAnsi" w:cstheme="minorHAnsi"/>
          <w:sz w:val="22"/>
          <w:szCs w:val="22"/>
        </w:rPr>
        <w:t>EXAMPLE: An ECDIS user</w:t>
      </w:r>
      <w:r w:rsidR="00895BB7" w:rsidRPr="00AC7131">
        <w:rPr>
          <w:rFonts w:asciiTheme="minorHAnsi" w:hAnsiTheme="minorHAnsi" w:cstheme="minorHAnsi"/>
          <w:sz w:val="22"/>
          <w:szCs w:val="22"/>
        </w:rPr>
        <w:t>.</w:t>
      </w:r>
    </w:p>
    <w:p w14:paraId="091CA6DC" w14:textId="04BA9EC3" w:rsidR="00895BB7" w:rsidRPr="00AC7131" w:rsidRDefault="00895BB7" w:rsidP="009849AC">
      <w:pPr>
        <w:pStyle w:val="DescriptionTag"/>
        <w:rPr>
          <w:rFonts w:asciiTheme="minorHAnsi" w:hAnsiTheme="minorHAnsi" w:cstheme="minorHAnsi"/>
          <w:sz w:val="22"/>
          <w:szCs w:val="22"/>
        </w:rPr>
      </w:pPr>
      <w:r w:rsidRPr="00AC7131">
        <w:rPr>
          <w:rFonts w:asciiTheme="minorHAnsi" w:hAnsiTheme="minorHAnsi" w:cstheme="minorHAnsi"/>
          <w:sz w:val="22"/>
          <w:szCs w:val="22"/>
        </w:rPr>
        <w:t>data permit</w:t>
      </w:r>
    </w:p>
    <w:p w14:paraId="06696008" w14:textId="3E575D3D" w:rsidR="00895BB7" w:rsidRPr="00AC7131" w:rsidRDefault="00895BB7" w:rsidP="0092794B">
      <w:pPr>
        <w:pStyle w:val="dl"/>
        <w:spacing w:after="160" w:line="240" w:lineRule="auto"/>
        <w:contextualSpacing w:val="0"/>
        <w:rPr>
          <w:rFonts w:asciiTheme="minorHAnsi" w:hAnsiTheme="minorHAnsi" w:cstheme="minorHAnsi"/>
          <w:sz w:val="22"/>
          <w:szCs w:val="22"/>
        </w:rPr>
      </w:pPr>
      <w:r w:rsidRPr="00AC7131">
        <w:rPr>
          <w:rFonts w:asciiTheme="minorHAnsi" w:hAnsiTheme="minorHAnsi" w:cstheme="minorHAnsi"/>
          <w:sz w:val="22"/>
          <w:szCs w:val="22"/>
        </w:rPr>
        <w:t xml:space="preserve">file containing encrypted product keys required to decrypt the licensed products, normally created specifically for a particular </w:t>
      </w:r>
      <w:r w:rsidRPr="00AC7131">
        <w:rPr>
          <w:rFonts w:asciiTheme="minorHAnsi" w:hAnsiTheme="minorHAnsi" w:cstheme="minorHAnsi"/>
          <w:b/>
          <w:sz w:val="22"/>
          <w:szCs w:val="22"/>
        </w:rPr>
        <w:t>data client</w:t>
      </w:r>
      <w:r w:rsidRPr="00AC7131">
        <w:rPr>
          <w:rFonts w:asciiTheme="minorHAnsi" w:hAnsiTheme="minorHAnsi" w:cstheme="minorHAnsi"/>
          <w:sz w:val="22"/>
          <w:szCs w:val="22"/>
        </w:rPr>
        <w:t xml:space="preserve"> [S-100 Part 15 (adapted)]</w:t>
      </w:r>
    </w:p>
    <w:p w14:paraId="199F76D2" w14:textId="3322534B" w:rsidR="00544188" w:rsidRPr="00AC7131" w:rsidRDefault="00544188" w:rsidP="009849AC">
      <w:pPr>
        <w:pStyle w:val="DescriptionTag"/>
        <w:rPr>
          <w:rFonts w:asciiTheme="minorHAnsi" w:hAnsiTheme="minorHAnsi" w:cstheme="minorHAnsi"/>
          <w:sz w:val="22"/>
          <w:szCs w:val="22"/>
        </w:rPr>
      </w:pPr>
      <w:r w:rsidRPr="00AC7131">
        <w:rPr>
          <w:rFonts w:asciiTheme="minorHAnsi" w:hAnsiTheme="minorHAnsi" w:cstheme="minorHAnsi"/>
          <w:sz w:val="22"/>
          <w:szCs w:val="22"/>
        </w:rPr>
        <w:t>data server</w:t>
      </w:r>
    </w:p>
    <w:p w14:paraId="46E22356" w14:textId="31E96FD8" w:rsidR="00544188" w:rsidRPr="00AC7131" w:rsidRDefault="00895BB7" w:rsidP="0092794B">
      <w:pPr>
        <w:pStyle w:val="dl"/>
        <w:spacing w:after="160" w:line="240" w:lineRule="auto"/>
        <w:contextualSpacing w:val="0"/>
        <w:rPr>
          <w:rFonts w:asciiTheme="minorHAnsi" w:hAnsiTheme="minorHAnsi" w:cstheme="minorHAnsi"/>
          <w:sz w:val="22"/>
          <w:szCs w:val="22"/>
        </w:rPr>
      </w:pPr>
      <w:r w:rsidRPr="00AC7131">
        <w:rPr>
          <w:rFonts w:asciiTheme="minorHAnsi" w:hAnsiTheme="minorHAnsi" w:cstheme="minorHAnsi"/>
          <w:sz w:val="22"/>
          <w:szCs w:val="22"/>
        </w:rPr>
        <w:t xml:space="preserve">an organization producing encrypted data files or issuing </w:t>
      </w:r>
      <w:r w:rsidRPr="00AC7131">
        <w:rPr>
          <w:rFonts w:asciiTheme="minorHAnsi" w:hAnsiTheme="minorHAnsi" w:cstheme="minorHAnsi"/>
          <w:b/>
          <w:sz w:val="22"/>
          <w:szCs w:val="22"/>
        </w:rPr>
        <w:t>data permits</w:t>
      </w:r>
      <w:r w:rsidRPr="00AC7131">
        <w:rPr>
          <w:rFonts w:asciiTheme="minorHAnsi" w:hAnsiTheme="minorHAnsi" w:cstheme="minorHAnsi"/>
          <w:sz w:val="22"/>
          <w:szCs w:val="22"/>
        </w:rPr>
        <w:t xml:space="preserve"> to </w:t>
      </w:r>
      <w:r w:rsidRPr="00AC7131">
        <w:rPr>
          <w:rFonts w:asciiTheme="minorHAnsi" w:hAnsiTheme="minorHAnsi" w:cstheme="minorHAnsi"/>
          <w:b/>
          <w:sz w:val="22"/>
          <w:szCs w:val="22"/>
        </w:rPr>
        <w:t>data clients</w:t>
      </w:r>
      <w:r w:rsidR="00544188" w:rsidRPr="00AC7131">
        <w:rPr>
          <w:rFonts w:asciiTheme="minorHAnsi" w:hAnsiTheme="minorHAnsi" w:cstheme="minorHAnsi"/>
          <w:sz w:val="22"/>
          <w:szCs w:val="22"/>
        </w:rPr>
        <w:t xml:space="preserve"> [S-100 Part 15, (adapted)]</w:t>
      </w:r>
    </w:p>
    <w:p w14:paraId="122E6B46" w14:textId="6ABB3D33" w:rsidR="00B96A14" w:rsidRPr="00AC7131" w:rsidRDefault="00B96A14" w:rsidP="009849AC">
      <w:pPr>
        <w:pStyle w:val="DescriptionTag"/>
        <w:rPr>
          <w:rFonts w:asciiTheme="minorHAnsi" w:hAnsiTheme="minorHAnsi" w:cstheme="minorHAnsi"/>
          <w:sz w:val="22"/>
          <w:szCs w:val="22"/>
        </w:rPr>
      </w:pPr>
      <w:r w:rsidRPr="00AC7131">
        <w:rPr>
          <w:rFonts w:asciiTheme="minorHAnsi" w:hAnsiTheme="minorHAnsi" w:cstheme="minorHAnsi"/>
          <w:sz w:val="22"/>
          <w:szCs w:val="22"/>
        </w:rPr>
        <w:lastRenderedPageBreak/>
        <w:t>feature</w:t>
      </w:r>
    </w:p>
    <w:p w14:paraId="140DD532" w14:textId="77777777" w:rsidR="00B96A14" w:rsidRPr="00AC7131" w:rsidRDefault="00B96A14" w:rsidP="0092794B">
      <w:pPr>
        <w:pStyle w:val="dl"/>
        <w:spacing w:after="60" w:line="240" w:lineRule="auto"/>
        <w:contextualSpacing w:val="0"/>
        <w:rPr>
          <w:rFonts w:asciiTheme="minorHAnsi" w:hAnsiTheme="minorHAnsi" w:cstheme="minorHAnsi"/>
          <w:sz w:val="22"/>
          <w:szCs w:val="22"/>
        </w:rPr>
      </w:pPr>
      <w:r w:rsidRPr="00AC7131">
        <w:rPr>
          <w:rFonts w:asciiTheme="minorHAnsi" w:hAnsiTheme="minorHAnsi" w:cstheme="minorHAnsi"/>
          <w:sz w:val="22"/>
          <w:szCs w:val="22"/>
        </w:rPr>
        <w:t>abstraction of real world phenomena [ISO 19101:2003]</w:t>
      </w:r>
    </w:p>
    <w:p w14:paraId="22FADFF8" w14:textId="6EB903BC" w:rsidR="00EE1C15" w:rsidRPr="00AC7131" w:rsidRDefault="00B96A14" w:rsidP="0092794B">
      <w:pPr>
        <w:pStyle w:val="dl"/>
        <w:spacing w:after="60" w:line="240" w:lineRule="auto"/>
        <w:contextualSpacing w:val="0"/>
        <w:rPr>
          <w:rFonts w:asciiTheme="minorHAnsi" w:hAnsiTheme="minorHAnsi" w:cstheme="minorHAnsi"/>
          <w:sz w:val="22"/>
          <w:szCs w:val="22"/>
        </w:rPr>
      </w:pPr>
      <w:r w:rsidRPr="00AC7131">
        <w:rPr>
          <w:rFonts w:asciiTheme="minorHAnsi" w:hAnsiTheme="minorHAnsi" w:cstheme="minorHAnsi"/>
          <w:sz w:val="22"/>
          <w:szCs w:val="22"/>
        </w:rPr>
        <w:t>NOTE</w:t>
      </w:r>
      <w:r w:rsidR="00EE1C15" w:rsidRPr="00AC7131">
        <w:rPr>
          <w:rFonts w:asciiTheme="minorHAnsi" w:hAnsiTheme="minorHAnsi" w:cstheme="minorHAnsi"/>
          <w:sz w:val="22"/>
          <w:szCs w:val="22"/>
        </w:rPr>
        <w:t xml:space="preserve"> 1:</w:t>
      </w:r>
      <w:r w:rsidRPr="00AC7131">
        <w:rPr>
          <w:rFonts w:asciiTheme="minorHAnsi" w:hAnsiTheme="minorHAnsi" w:cstheme="minorHAnsi"/>
          <w:sz w:val="22"/>
          <w:szCs w:val="22"/>
        </w:rPr>
        <w:t xml:space="preserve"> A feature may occur as a type</w:t>
      </w:r>
      <w:r w:rsidR="00F539BD" w:rsidRPr="00AC7131">
        <w:rPr>
          <w:rFonts w:asciiTheme="minorHAnsi" w:hAnsiTheme="minorHAnsi" w:cstheme="minorHAnsi"/>
          <w:sz w:val="22"/>
          <w:szCs w:val="22"/>
        </w:rPr>
        <w:t>, class,</w:t>
      </w:r>
      <w:r w:rsidRPr="00AC7131">
        <w:rPr>
          <w:rFonts w:asciiTheme="minorHAnsi" w:hAnsiTheme="minorHAnsi" w:cstheme="minorHAnsi"/>
          <w:sz w:val="22"/>
          <w:szCs w:val="22"/>
        </w:rPr>
        <w:t xml:space="preserve"> or an instance. Feature type or feature instance should be used when only one is meant.</w:t>
      </w:r>
      <w:r w:rsidR="00F539BD" w:rsidRPr="00AC7131">
        <w:rPr>
          <w:rFonts w:asciiTheme="minorHAnsi" w:hAnsiTheme="minorHAnsi" w:cstheme="minorHAnsi"/>
          <w:sz w:val="22"/>
          <w:szCs w:val="22"/>
        </w:rPr>
        <w:t xml:space="preserve"> </w:t>
      </w:r>
      <w:r w:rsidR="00F539BD" w:rsidRPr="00AC7131">
        <w:rPr>
          <w:rFonts w:asciiTheme="minorHAnsi" w:hAnsiTheme="minorHAnsi" w:cstheme="minorHAnsi"/>
          <w:b/>
          <w:sz w:val="22"/>
          <w:szCs w:val="22"/>
        </w:rPr>
        <w:t>Feature class</w:t>
      </w:r>
      <w:r w:rsidR="00F539BD" w:rsidRPr="00AC7131">
        <w:rPr>
          <w:rFonts w:asciiTheme="minorHAnsi" w:hAnsiTheme="minorHAnsi" w:cstheme="minorHAnsi"/>
          <w:sz w:val="22"/>
          <w:szCs w:val="22"/>
        </w:rPr>
        <w:t xml:space="preserve"> should be used in the context of a model or </w:t>
      </w:r>
      <w:r w:rsidR="00D32955">
        <w:rPr>
          <w:rFonts w:asciiTheme="minorHAnsi" w:hAnsiTheme="minorHAnsi" w:cstheme="minorHAnsi"/>
          <w:sz w:val="22"/>
          <w:szCs w:val="22"/>
        </w:rPr>
        <w:t>A</w:t>
      </w:r>
      <w:r w:rsidR="00D32955" w:rsidRPr="00AC7131">
        <w:rPr>
          <w:rFonts w:asciiTheme="minorHAnsi" w:hAnsiTheme="minorHAnsi" w:cstheme="minorHAnsi"/>
          <w:sz w:val="22"/>
          <w:szCs w:val="22"/>
        </w:rPr>
        <w:t xml:space="preserve">pplication </w:t>
      </w:r>
      <w:r w:rsidR="00D32955">
        <w:rPr>
          <w:rFonts w:asciiTheme="minorHAnsi" w:hAnsiTheme="minorHAnsi" w:cstheme="minorHAnsi"/>
          <w:sz w:val="22"/>
          <w:szCs w:val="22"/>
        </w:rPr>
        <w:t>S</w:t>
      </w:r>
      <w:r w:rsidR="00D32955" w:rsidRPr="00AC7131">
        <w:rPr>
          <w:rFonts w:asciiTheme="minorHAnsi" w:hAnsiTheme="minorHAnsi" w:cstheme="minorHAnsi"/>
          <w:sz w:val="22"/>
          <w:szCs w:val="22"/>
        </w:rPr>
        <w:t>chema</w:t>
      </w:r>
      <w:r w:rsidR="00F539BD" w:rsidRPr="00AC7131">
        <w:rPr>
          <w:rFonts w:asciiTheme="minorHAnsi" w:hAnsiTheme="minorHAnsi" w:cstheme="minorHAnsi"/>
          <w:sz w:val="22"/>
          <w:szCs w:val="22"/>
        </w:rPr>
        <w:t>.</w:t>
      </w:r>
    </w:p>
    <w:p w14:paraId="48EFA170" w14:textId="26FD9182" w:rsidR="00B96A14" w:rsidRPr="00AC7131" w:rsidRDefault="00B96A14" w:rsidP="0092794B">
      <w:pPr>
        <w:pStyle w:val="dl"/>
        <w:spacing w:after="160" w:line="240" w:lineRule="auto"/>
        <w:contextualSpacing w:val="0"/>
        <w:rPr>
          <w:rFonts w:asciiTheme="minorHAnsi" w:hAnsiTheme="minorHAnsi" w:cstheme="minorHAnsi"/>
          <w:sz w:val="22"/>
          <w:szCs w:val="22"/>
        </w:rPr>
      </w:pPr>
      <w:r w:rsidRPr="00AC7131">
        <w:rPr>
          <w:rFonts w:asciiTheme="minorHAnsi" w:hAnsiTheme="minorHAnsi" w:cstheme="minorHAnsi"/>
          <w:sz w:val="22"/>
          <w:szCs w:val="22"/>
        </w:rPr>
        <w:t>EXAMPLE The phenomenon named 'Eiffel Tower' may be classified with other phenomena into a feature type 'tower'.</w:t>
      </w:r>
    </w:p>
    <w:p w14:paraId="68C3E358" w14:textId="059A2E45" w:rsidR="003127F4" w:rsidRPr="00AC7131" w:rsidRDefault="003127F4" w:rsidP="009849AC">
      <w:pPr>
        <w:pStyle w:val="DescriptionTag"/>
        <w:rPr>
          <w:rFonts w:asciiTheme="minorHAnsi" w:hAnsiTheme="minorHAnsi" w:cstheme="minorHAnsi"/>
          <w:sz w:val="22"/>
          <w:szCs w:val="22"/>
        </w:rPr>
      </w:pPr>
      <w:r w:rsidRPr="00AC7131">
        <w:rPr>
          <w:rFonts w:asciiTheme="minorHAnsi" w:hAnsiTheme="minorHAnsi" w:cstheme="minorHAnsi"/>
          <w:sz w:val="22"/>
          <w:szCs w:val="22"/>
        </w:rPr>
        <w:t>feature association</w:t>
      </w:r>
    </w:p>
    <w:p w14:paraId="06EDC292" w14:textId="14B1827A" w:rsidR="003127F4" w:rsidRPr="00AC7131" w:rsidRDefault="003127F4" w:rsidP="00F300F7">
      <w:pPr>
        <w:pStyle w:val="dl"/>
        <w:spacing w:after="160" w:line="240" w:lineRule="auto"/>
        <w:contextualSpacing w:val="0"/>
        <w:rPr>
          <w:rFonts w:asciiTheme="minorHAnsi" w:hAnsiTheme="minorHAnsi" w:cstheme="minorHAnsi"/>
          <w:sz w:val="22"/>
          <w:szCs w:val="22"/>
        </w:rPr>
      </w:pPr>
      <w:r w:rsidRPr="00AC7131">
        <w:rPr>
          <w:rFonts w:asciiTheme="minorHAnsi" w:hAnsiTheme="minorHAnsi" w:cstheme="minorHAnsi"/>
          <w:b/>
          <w:sz w:val="22"/>
          <w:szCs w:val="22"/>
        </w:rPr>
        <w:t>relationship</w:t>
      </w:r>
      <w:r w:rsidRPr="00AC7131">
        <w:rPr>
          <w:rFonts w:asciiTheme="minorHAnsi" w:hAnsiTheme="minorHAnsi" w:cstheme="minorHAnsi"/>
          <w:sz w:val="22"/>
          <w:szCs w:val="22"/>
        </w:rPr>
        <w:t xml:space="preserve"> that links instances of one feature type with instances of the same or a different feature type [ISO 19110]</w:t>
      </w:r>
    </w:p>
    <w:p w14:paraId="7FFE7958" w14:textId="1D0A3B27" w:rsidR="00B96A14" w:rsidRPr="00AC7131" w:rsidRDefault="00B96A14" w:rsidP="009849AC">
      <w:pPr>
        <w:pStyle w:val="DescriptionTag"/>
        <w:rPr>
          <w:rFonts w:asciiTheme="minorHAnsi" w:hAnsiTheme="minorHAnsi" w:cstheme="minorHAnsi"/>
          <w:sz w:val="22"/>
          <w:szCs w:val="22"/>
        </w:rPr>
      </w:pPr>
      <w:r w:rsidRPr="00AC7131">
        <w:rPr>
          <w:rFonts w:asciiTheme="minorHAnsi" w:hAnsiTheme="minorHAnsi" w:cstheme="minorHAnsi"/>
          <w:sz w:val="22"/>
          <w:szCs w:val="22"/>
        </w:rPr>
        <w:t>feature attribute</w:t>
      </w:r>
    </w:p>
    <w:p w14:paraId="281E5130" w14:textId="77777777" w:rsidR="00B96A14" w:rsidRPr="00AC7131" w:rsidRDefault="00B96A14" w:rsidP="00F300F7">
      <w:pPr>
        <w:pStyle w:val="dl"/>
        <w:spacing w:after="60" w:line="240" w:lineRule="auto"/>
        <w:contextualSpacing w:val="0"/>
        <w:rPr>
          <w:rFonts w:asciiTheme="minorHAnsi" w:hAnsiTheme="minorHAnsi" w:cstheme="minorHAnsi"/>
          <w:sz w:val="22"/>
          <w:szCs w:val="22"/>
        </w:rPr>
      </w:pPr>
      <w:r w:rsidRPr="00AC7131">
        <w:rPr>
          <w:rFonts w:asciiTheme="minorHAnsi" w:hAnsiTheme="minorHAnsi" w:cstheme="minorHAnsi"/>
          <w:sz w:val="22"/>
          <w:szCs w:val="22"/>
        </w:rPr>
        <w:t>characteristic of a feature [ISO 19101]</w:t>
      </w:r>
    </w:p>
    <w:p w14:paraId="2C8C1060" w14:textId="28E61446" w:rsidR="00B96A14" w:rsidRPr="00AC7131" w:rsidRDefault="00B96A14" w:rsidP="00F300F7">
      <w:pPr>
        <w:pStyle w:val="dl"/>
        <w:spacing w:after="60" w:line="240" w:lineRule="auto"/>
        <w:contextualSpacing w:val="0"/>
        <w:rPr>
          <w:rFonts w:asciiTheme="minorHAnsi" w:hAnsiTheme="minorHAnsi" w:cstheme="minorHAnsi"/>
          <w:sz w:val="22"/>
          <w:szCs w:val="22"/>
        </w:rPr>
      </w:pPr>
      <w:r w:rsidRPr="00AC7131">
        <w:rPr>
          <w:rFonts w:asciiTheme="minorHAnsi" w:hAnsiTheme="minorHAnsi" w:cstheme="minorHAnsi"/>
          <w:sz w:val="22"/>
          <w:szCs w:val="22"/>
        </w:rPr>
        <w:t>NOTE A feature attribute type has a name, a data type and a domain associated to it. A feature attribute instance has an attribute value taken from the value domain of the feature attribute type.</w:t>
      </w:r>
    </w:p>
    <w:p w14:paraId="412FCB0A" w14:textId="4F6CD695" w:rsidR="00B96A14" w:rsidRPr="00AC7131" w:rsidRDefault="00B96A14" w:rsidP="00F300F7">
      <w:pPr>
        <w:pStyle w:val="dl"/>
        <w:spacing w:after="60" w:line="240" w:lineRule="auto"/>
        <w:contextualSpacing w:val="0"/>
        <w:rPr>
          <w:rFonts w:asciiTheme="minorHAnsi" w:hAnsiTheme="minorHAnsi" w:cstheme="minorHAnsi"/>
          <w:sz w:val="22"/>
          <w:szCs w:val="22"/>
        </w:rPr>
      </w:pPr>
      <w:r w:rsidRPr="00AC7131">
        <w:rPr>
          <w:rFonts w:asciiTheme="minorHAnsi" w:hAnsiTheme="minorHAnsi" w:cstheme="minorHAnsi"/>
          <w:sz w:val="22"/>
          <w:szCs w:val="22"/>
        </w:rPr>
        <w:t>EXAMPLE 1</w:t>
      </w:r>
      <w:r w:rsidR="00BF6ED9" w:rsidRPr="00AC7131">
        <w:rPr>
          <w:rFonts w:asciiTheme="minorHAnsi" w:hAnsiTheme="minorHAnsi" w:cstheme="minorHAnsi"/>
          <w:sz w:val="22"/>
          <w:szCs w:val="22"/>
        </w:rPr>
        <w:t>:</w:t>
      </w:r>
      <w:r w:rsidRPr="00AC7131">
        <w:rPr>
          <w:rFonts w:asciiTheme="minorHAnsi" w:hAnsiTheme="minorHAnsi" w:cstheme="minorHAnsi"/>
          <w:sz w:val="22"/>
          <w:szCs w:val="22"/>
        </w:rPr>
        <w:t xml:space="preserve"> A feature attribute named ‘colour’ may have an attribute value </w:t>
      </w:r>
      <w:r w:rsidR="00BF6ED9" w:rsidRPr="00AC7131">
        <w:rPr>
          <w:rFonts w:asciiTheme="minorHAnsi" w:hAnsiTheme="minorHAnsi" w:cstheme="minorHAnsi"/>
          <w:sz w:val="22"/>
          <w:szCs w:val="22"/>
        </w:rPr>
        <w:t>“</w:t>
      </w:r>
      <w:r w:rsidRPr="00AC7131">
        <w:rPr>
          <w:rFonts w:asciiTheme="minorHAnsi" w:hAnsiTheme="minorHAnsi" w:cstheme="minorHAnsi"/>
          <w:sz w:val="22"/>
          <w:szCs w:val="22"/>
        </w:rPr>
        <w:t>green</w:t>
      </w:r>
      <w:r w:rsidR="00BF6ED9" w:rsidRPr="00AC7131">
        <w:rPr>
          <w:rFonts w:asciiTheme="minorHAnsi" w:hAnsiTheme="minorHAnsi" w:cstheme="minorHAnsi"/>
          <w:sz w:val="22"/>
          <w:szCs w:val="22"/>
        </w:rPr>
        <w:t>”</w:t>
      </w:r>
      <w:r w:rsidRPr="00AC7131">
        <w:rPr>
          <w:rFonts w:asciiTheme="minorHAnsi" w:hAnsiTheme="minorHAnsi" w:cstheme="minorHAnsi"/>
          <w:sz w:val="22"/>
          <w:szCs w:val="22"/>
        </w:rPr>
        <w:t xml:space="preserve"> which belongs to the data type </w:t>
      </w:r>
      <w:r w:rsidR="00BF6ED9" w:rsidRPr="00AC7131">
        <w:rPr>
          <w:rFonts w:asciiTheme="minorHAnsi" w:hAnsiTheme="minorHAnsi" w:cstheme="minorHAnsi"/>
          <w:sz w:val="22"/>
          <w:szCs w:val="22"/>
        </w:rPr>
        <w:t>“</w:t>
      </w:r>
      <w:r w:rsidRPr="00AC7131">
        <w:rPr>
          <w:rFonts w:asciiTheme="minorHAnsi" w:hAnsiTheme="minorHAnsi" w:cstheme="minorHAnsi"/>
          <w:sz w:val="22"/>
          <w:szCs w:val="22"/>
        </w:rPr>
        <w:t>text</w:t>
      </w:r>
      <w:r w:rsidR="00BF6ED9" w:rsidRPr="00AC7131">
        <w:rPr>
          <w:rFonts w:asciiTheme="minorHAnsi" w:hAnsiTheme="minorHAnsi" w:cstheme="minorHAnsi"/>
          <w:sz w:val="22"/>
          <w:szCs w:val="22"/>
        </w:rPr>
        <w:t>.”</w:t>
      </w:r>
    </w:p>
    <w:p w14:paraId="1DA48205" w14:textId="2B170322" w:rsidR="00B96A14" w:rsidRPr="00AC7131" w:rsidRDefault="00B96A14" w:rsidP="00F300F7">
      <w:pPr>
        <w:pStyle w:val="dl"/>
        <w:spacing w:after="160" w:line="240" w:lineRule="auto"/>
        <w:contextualSpacing w:val="0"/>
        <w:rPr>
          <w:rFonts w:asciiTheme="minorHAnsi" w:hAnsiTheme="minorHAnsi" w:cstheme="minorHAnsi"/>
          <w:sz w:val="22"/>
          <w:szCs w:val="22"/>
        </w:rPr>
      </w:pPr>
      <w:r w:rsidRPr="00AC7131">
        <w:rPr>
          <w:rFonts w:asciiTheme="minorHAnsi" w:hAnsiTheme="minorHAnsi" w:cstheme="minorHAnsi"/>
          <w:sz w:val="22"/>
          <w:szCs w:val="22"/>
        </w:rPr>
        <w:t>EXAMPLE 2</w:t>
      </w:r>
      <w:r w:rsidR="00BF6ED9" w:rsidRPr="00AC7131">
        <w:rPr>
          <w:rFonts w:asciiTheme="minorHAnsi" w:hAnsiTheme="minorHAnsi" w:cstheme="minorHAnsi"/>
          <w:sz w:val="22"/>
          <w:szCs w:val="22"/>
        </w:rPr>
        <w:t>:</w:t>
      </w:r>
      <w:r w:rsidRPr="00AC7131">
        <w:rPr>
          <w:rFonts w:asciiTheme="minorHAnsi" w:hAnsiTheme="minorHAnsi" w:cstheme="minorHAnsi"/>
          <w:sz w:val="22"/>
          <w:szCs w:val="22"/>
        </w:rPr>
        <w:t xml:space="preserve"> A feature attribute named ‘length’ may have an attribute value </w:t>
      </w:r>
      <w:r w:rsidR="00BF6ED9" w:rsidRPr="00AC7131">
        <w:rPr>
          <w:rFonts w:asciiTheme="minorHAnsi" w:hAnsiTheme="minorHAnsi" w:cstheme="minorHAnsi"/>
          <w:sz w:val="22"/>
          <w:szCs w:val="22"/>
        </w:rPr>
        <w:t>“</w:t>
      </w:r>
      <w:r w:rsidRPr="00AC7131">
        <w:rPr>
          <w:rFonts w:asciiTheme="minorHAnsi" w:hAnsiTheme="minorHAnsi" w:cstheme="minorHAnsi"/>
          <w:sz w:val="22"/>
          <w:szCs w:val="22"/>
        </w:rPr>
        <w:t>82</w:t>
      </w:r>
      <w:r w:rsidR="00BF6ED9" w:rsidRPr="00AC7131">
        <w:rPr>
          <w:rFonts w:asciiTheme="minorHAnsi" w:hAnsiTheme="minorHAnsi" w:cstheme="minorHAnsi"/>
          <w:sz w:val="22"/>
          <w:szCs w:val="22"/>
        </w:rPr>
        <w:t>.</w:t>
      </w:r>
      <w:r w:rsidRPr="00AC7131">
        <w:rPr>
          <w:rFonts w:asciiTheme="minorHAnsi" w:hAnsiTheme="minorHAnsi" w:cstheme="minorHAnsi"/>
          <w:sz w:val="22"/>
          <w:szCs w:val="22"/>
        </w:rPr>
        <w:t>4</w:t>
      </w:r>
      <w:r w:rsidR="00BF6ED9" w:rsidRPr="00AC7131">
        <w:rPr>
          <w:rFonts w:asciiTheme="minorHAnsi" w:hAnsiTheme="minorHAnsi" w:cstheme="minorHAnsi"/>
          <w:sz w:val="22"/>
          <w:szCs w:val="22"/>
        </w:rPr>
        <w:t>”</w:t>
      </w:r>
      <w:r w:rsidRPr="00AC7131">
        <w:rPr>
          <w:rFonts w:asciiTheme="minorHAnsi" w:hAnsiTheme="minorHAnsi" w:cstheme="minorHAnsi"/>
          <w:sz w:val="22"/>
          <w:szCs w:val="22"/>
        </w:rPr>
        <w:t xml:space="preserve"> which belongs to the data type </w:t>
      </w:r>
      <w:r w:rsidR="00BF6ED9" w:rsidRPr="00AC7131">
        <w:rPr>
          <w:rFonts w:asciiTheme="minorHAnsi" w:hAnsiTheme="minorHAnsi" w:cstheme="minorHAnsi"/>
          <w:sz w:val="22"/>
          <w:szCs w:val="22"/>
        </w:rPr>
        <w:t>“</w:t>
      </w:r>
      <w:r w:rsidRPr="00AC7131">
        <w:rPr>
          <w:rFonts w:asciiTheme="minorHAnsi" w:hAnsiTheme="minorHAnsi" w:cstheme="minorHAnsi"/>
          <w:sz w:val="22"/>
          <w:szCs w:val="22"/>
        </w:rPr>
        <w:t>real</w:t>
      </w:r>
      <w:r w:rsidR="00BF6ED9" w:rsidRPr="00AC7131">
        <w:rPr>
          <w:rFonts w:asciiTheme="minorHAnsi" w:hAnsiTheme="minorHAnsi" w:cstheme="minorHAnsi"/>
          <w:sz w:val="22"/>
          <w:szCs w:val="22"/>
        </w:rPr>
        <w:t>.”</w:t>
      </w:r>
    </w:p>
    <w:p w14:paraId="3A2C2C79" w14:textId="5099D5F6" w:rsidR="00B96A14" w:rsidRPr="00AC7131" w:rsidRDefault="00B96A14" w:rsidP="009849AC">
      <w:pPr>
        <w:pStyle w:val="DescriptionTag"/>
        <w:rPr>
          <w:rFonts w:asciiTheme="minorHAnsi" w:hAnsiTheme="minorHAnsi" w:cstheme="minorHAnsi"/>
          <w:sz w:val="22"/>
          <w:szCs w:val="22"/>
        </w:rPr>
      </w:pPr>
      <w:r w:rsidRPr="00AC7131">
        <w:rPr>
          <w:rFonts w:asciiTheme="minorHAnsi" w:hAnsiTheme="minorHAnsi" w:cstheme="minorHAnsi"/>
          <w:sz w:val="22"/>
          <w:szCs w:val="22"/>
        </w:rPr>
        <w:t>feature catalogue</w:t>
      </w:r>
    </w:p>
    <w:p w14:paraId="38B226B5" w14:textId="6D6039CE" w:rsidR="00B96A14" w:rsidRPr="00AC7131" w:rsidRDefault="00B96A14" w:rsidP="00F300F7">
      <w:pPr>
        <w:pStyle w:val="dl"/>
        <w:spacing w:after="160" w:line="240" w:lineRule="auto"/>
        <w:contextualSpacing w:val="0"/>
        <w:rPr>
          <w:rFonts w:asciiTheme="minorHAnsi" w:hAnsiTheme="minorHAnsi" w:cstheme="minorHAnsi"/>
          <w:sz w:val="22"/>
          <w:szCs w:val="22"/>
        </w:rPr>
      </w:pPr>
      <w:r w:rsidRPr="00AC7131">
        <w:rPr>
          <w:rFonts w:asciiTheme="minorHAnsi" w:hAnsiTheme="minorHAnsi" w:cstheme="minorHAnsi"/>
          <w:sz w:val="22"/>
          <w:szCs w:val="22"/>
        </w:rPr>
        <w:t xml:space="preserve">a catalogue containing definitions and descriptions of the </w:t>
      </w:r>
      <w:r w:rsidRPr="00AC7131">
        <w:rPr>
          <w:rFonts w:asciiTheme="minorHAnsi" w:hAnsiTheme="minorHAnsi" w:cstheme="minorHAnsi"/>
          <w:b/>
          <w:sz w:val="22"/>
          <w:szCs w:val="22"/>
        </w:rPr>
        <w:t>feature types</w:t>
      </w:r>
      <w:r w:rsidRPr="00AC7131">
        <w:rPr>
          <w:rFonts w:asciiTheme="minorHAnsi" w:hAnsiTheme="minorHAnsi" w:cstheme="minorHAnsi"/>
          <w:sz w:val="22"/>
          <w:szCs w:val="22"/>
        </w:rPr>
        <w:t xml:space="preserve">, </w:t>
      </w:r>
      <w:r w:rsidRPr="00AC7131">
        <w:rPr>
          <w:rFonts w:asciiTheme="minorHAnsi" w:hAnsiTheme="minorHAnsi" w:cstheme="minorHAnsi"/>
          <w:b/>
          <w:sz w:val="22"/>
          <w:szCs w:val="22"/>
        </w:rPr>
        <w:t>feature attributes</w:t>
      </w:r>
      <w:r w:rsidRPr="00AC7131">
        <w:rPr>
          <w:rFonts w:asciiTheme="minorHAnsi" w:hAnsiTheme="minorHAnsi" w:cstheme="minorHAnsi"/>
          <w:sz w:val="22"/>
          <w:szCs w:val="22"/>
        </w:rPr>
        <w:t>, and</w:t>
      </w:r>
      <w:r w:rsidR="00094EF3" w:rsidRPr="00AC7131">
        <w:rPr>
          <w:rFonts w:asciiTheme="minorHAnsi" w:hAnsiTheme="minorHAnsi" w:cstheme="minorHAnsi"/>
          <w:sz w:val="22"/>
          <w:szCs w:val="22"/>
        </w:rPr>
        <w:t xml:space="preserve"> </w:t>
      </w:r>
      <w:r w:rsidRPr="00AC7131">
        <w:rPr>
          <w:rFonts w:asciiTheme="minorHAnsi" w:hAnsiTheme="minorHAnsi" w:cstheme="minorHAnsi"/>
          <w:b/>
          <w:sz w:val="22"/>
          <w:szCs w:val="22"/>
        </w:rPr>
        <w:t>feature associations</w:t>
      </w:r>
      <w:r w:rsidRPr="00AC7131">
        <w:rPr>
          <w:rFonts w:asciiTheme="minorHAnsi" w:hAnsiTheme="minorHAnsi" w:cstheme="minorHAnsi"/>
          <w:sz w:val="22"/>
          <w:szCs w:val="22"/>
        </w:rPr>
        <w:t xml:space="preserve"> occurring in one or more sets of geographic data [ISO 19110]</w:t>
      </w:r>
    </w:p>
    <w:p w14:paraId="697FA256" w14:textId="1136A150" w:rsidR="00B96A14" w:rsidRPr="00AC7131" w:rsidRDefault="00B96A14" w:rsidP="009849AC">
      <w:pPr>
        <w:pStyle w:val="DescriptionTag"/>
        <w:rPr>
          <w:rFonts w:asciiTheme="minorHAnsi" w:hAnsiTheme="minorHAnsi" w:cstheme="minorHAnsi"/>
          <w:sz w:val="22"/>
          <w:szCs w:val="22"/>
        </w:rPr>
      </w:pPr>
      <w:r w:rsidRPr="00AC7131">
        <w:rPr>
          <w:rFonts w:asciiTheme="minorHAnsi" w:hAnsiTheme="minorHAnsi" w:cstheme="minorHAnsi"/>
          <w:sz w:val="22"/>
          <w:szCs w:val="22"/>
        </w:rPr>
        <w:t>feature class</w:t>
      </w:r>
    </w:p>
    <w:p w14:paraId="5CBF4EA5" w14:textId="3C49C6E8" w:rsidR="00BF6ED9" w:rsidRPr="00AC7131" w:rsidRDefault="001E0B78" w:rsidP="00F300F7">
      <w:pPr>
        <w:pStyle w:val="dl"/>
        <w:spacing w:after="160" w:line="240" w:lineRule="auto"/>
        <w:contextualSpacing w:val="0"/>
        <w:rPr>
          <w:rFonts w:asciiTheme="minorHAnsi" w:hAnsiTheme="minorHAnsi" w:cstheme="minorHAnsi"/>
          <w:sz w:val="22"/>
          <w:szCs w:val="22"/>
        </w:rPr>
      </w:pPr>
      <w:r w:rsidRPr="00AC7131">
        <w:rPr>
          <w:rFonts w:asciiTheme="minorHAnsi" w:hAnsiTheme="minorHAnsi" w:cstheme="minorHAnsi"/>
          <w:sz w:val="22"/>
          <w:szCs w:val="22"/>
        </w:rPr>
        <w:t>a</w:t>
      </w:r>
      <w:r w:rsidR="00EB65E9" w:rsidRPr="00AC7131">
        <w:rPr>
          <w:rFonts w:asciiTheme="minorHAnsi" w:hAnsiTheme="minorHAnsi" w:cstheme="minorHAnsi"/>
          <w:sz w:val="22"/>
          <w:szCs w:val="22"/>
        </w:rPr>
        <w:t xml:space="preserve"> class in an </w:t>
      </w:r>
      <w:r w:rsidR="00EB65E9" w:rsidRPr="00AC7131">
        <w:rPr>
          <w:rFonts w:asciiTheme="minorHAnsi" w:hAnsiTheme="minorHAnsi" w:cstheme="minorHAnsi"/>
          <w:b/>
          <w:sz w:val="22"/>
          <w:szCs w:val="22"/>
        </w:rPr>
        <w:t>application schema</w:t>
      </w:r>
      <w:r w:rsidR="00EB65E9" w:rsidRPr="00AC7131">
        <w:rPr>
          <w:rFonts w:asciiTheme="minorHAnsi" w:hAnsiTheme="minorHAnsi" w:cstheme="minorHAnsi"/>
          <w:sz w:val="22"/>
          <w:szCs w:val="22"/>
        </w:rPr>
        <w:t xml:space="preserve"> </w:t>
      </w:r>
      <w:r w:rsidR="00EE1C15" w:rsidRPr="00AC7131">
        <w:rPr>
          <w:rFonts w:asciiTheme="minorHAnsi" w:hAnsiTheme="minorHAnsi" w:cstheme="minorHAnsi"/>
          <w:sz w:val="22"/>
          <w:szCs w:val="22"/>
        </w:rPr>
        <w:t xml:space="preserve">or </w:t>
      </w:r>
      <w:r w:rsidR="00EE1C15" w:rsidRPr="00AC7131">
        <w:rPr>
          <w:rFonts w:asciiTheme="minorHAnsi" w:hAnsiTheme="minorHAnsi" w:cstheme="minorHAnsi"/>
          <w:b/>
          <w:sz w:val="22"/>
          <w:szCs w:val="22"/>
        </w:rPr>
        <w:t>model</w:t>
      </w:r>
      <w:r w:rsidR="00EE1C15" w:rsidRPr="00AC7131">
        <w:rPr>
          <w:rFonts w:asciiTheme="minorHAnsi" w:hAnsiTheme="minorHAnsi" w:cstheme="minorHAnsi"/>
          <w:sz w:val="22"/>
          <w:szCs w:val="22"/>
        </w:rPr>
        <w:t xml:space="preserve"> </w:t>
      </w:r>
      <w:r w:rsidR="00EB65E9" w:rsidRPr="00AC7131">
        <w:rPr>
          <w:rFonts w:asciiTheme="minorHAnsi" w:hAnsiTheme="minorHAnsi" w:cstheme="minorHAnsi"/>
          <w:sz w:val="22"/>
          <w:szCs w:val="22"/>
        </w:rPr>
        <w:t xml:space="preserve">that represents a </w:t>
      </w:r>
      <w:r w:rsidR="00EB65E9" w:rsidRPr="00AC7131">
        <w:rPr>
          <w:rFonts w:asciiTheme="minorHAnsi" w:hAnsiTheme="minorHAnsi" w:cstheme="minorHAnsi"/>
          <w:b/>
          <w:sz w:val="22"/>
          <w:szCs w:val="22"/>
        </w:rPr>
        <w:t>feature</w:t>
      </w:r>
      <w:r w:rsidR="00EB65E9" w:rsidRPr="00AC7131">
        <w:rPr>
          <w:rFonts w:asciiTheme="minorHAnsi" w:hAnsiTheme="minorHAnsi" w:cstheme="minorHAnsi"/>
          <w:sz w:val="22"/>
          <w:szCs w:val="22"/>
        </w:rPr>
        <w:t>.</w:t>
      </w:r>
    </w:p>
    <w:p w14:paraId="308B82BE" w14:textId="44159040" w:rsidR="0034324B" w:rsidRPr="00AC7131" w:rsidRDefault="0034324B" w:rsidP="009849AC">
      <w:pPr>
        <w:pStyle w:val="DescriptionTag"/>
        <w:rPr>
          <w:rFonts w:asciiTheme="minorHAnsi" w:hAnsiTheme="minorHAnsi" w:cstheme="minorHAnsi"/>
          <w:sz w:val="22"/>
          <w:szCs w:val="22"/>
        </w:rPr>
      </w:pPr>
      <w:r w:rsidRPr="00AC7131">
        <w:rPr>
          <w:rFonts w:asciiTheme="minorHAnsi" w:hAnsiTheme="minorHAnsi" w:cstheme="minorHAnsi"/>
          <w:sz w:val="22"/>
          <w:szCs w:val="22"/>
        </w:rPr>
        <w:t>feature type</w:t>
      </w:r>
    </w:p>
    <w:p w14:paraId="0A4BB9F9" w14:textId="1858EC73" w:rsidR="0034324B" w:rsidRPr="00AC7131" w:rsidRDefault="00EE1C15" w:rsidP="00F300F7">
      <w:pPr>
        <w:pStyle w:val="dl"/>
        <w:spacing w:after="160" w:line="240" w:lineRule="auto"/>
        <w:contextualSpacing w:val="0"/>
        <w:rPr>
          <w:rFonts w:asciiTheme="minorHAnsi" w:hAnsiTheme="minorHAnsi" w:cstheme="minorHAnsi"/>
          <w:sz w:val="22"/>
          <w:szCs w:val="22"/>
        </w:rPr>
      </w:pPr>
      <w:r w:rsidRPr="00AC7131">
        <w:rPr>
          <w:rFonts w:asciiTheme="minorHAnsi" w:hAnsiTheme="minorHAnsi" w:cstheme="minorHAnsi"/>
          <w:sz w:val="22"/>
          <w:szCs w:val="22"/>
        </w:rPr>
        <w:t xml:space="preserve">an element in a </w:t>
      </w:r>
      <w:r w:rsidRPr="00AC7131">
        <w:rPr>
          <w:rFonts w:asciiTheme="minorHAnsi" w:hAnsiTheme="minorHAnsi" w:cstheme="minorHAnsi"/>
          <w:b/>
          <w:sz w:val="22"/>
          <w:szCs w:val="22"/>
        </w:rPr>
        <w:t xml:space="preserve">feature catalogue </w:t>
      </w:r>
      <w:r w:rsidRPr="00AC7131">
        <w:rPr>
          <w:rFonts w:asciiTheme="minorHAnsi" w:hAnsiTheme="minorHAnsi" w:cstheme="minorHAnsi"/>
          <w:sz w:val="22"/>
          <w:szCs w:val="22"/>
        </w:rPr>
        <w:t xml:space="preserve">that </w:t>
      </w:r>
      <w:r w:rsidR="00F539BD" w:rsidRPr="00AC7131">
        <w:rPr>
          <w:rFonts w:asciiTheme="minorHAnsi" w:hAnsiTheme="minorHAnsi" w:cstheme="minorHAnsi"/>
          <w:sz w:val="22"/>
          <w:szCs w:val="22"/>
        </w:rPr>
        <w:t>describes</w:t>
      </w:r>
      <w:r w:rsidRPr="00AC7131">
        <w:rPr>
          <w:rFonts w:asciiTheme="minorHAnsi" w:hAnsiTheme="minorHAnsi" w:cstheme="minorHAnsi"/>
          <w:sz w:val="22"/>
          <w:szCs w:val="22"/>
        </w:rPr>
        <w:t xml:space="preserve"> a </w:t>
      </w:r>
      <w:r w:rsidRPr="00AC7131">
        <w:rPr>
          <w:rFonts w:asciiTheme="minorHAnsi" w:hAnsiTheme="minorHAnsi" w:cstheme="minorHAnsi"/>
          <w:b/>
          <w:sz w:val="22"/>
          <w:szCs w:val="22"/>
        </w:rPr>
        <w:t>feature</w:t>
      </w:r>
      <w:r w:rsidRPr="00AC7131">
        <w:rPr>
          <w:rFonts w:asciiTheme="minorHAnsi" w:hAnsiTheme="minorHAnsi" w:cstheme="minorHAnsi"/>
          <w:sz w:val="22"/>
          <w:szCs w:val="22"/>
        </w:rPr>
        <w:t xml:space="preserve">, its </w:t>
      </w:r>
      <w:r w:rsidRPr="00AC7131">
        <w:rPr>
          <w:rFonts w:asciiTheme="minorHAnsi" w:hAnsiTheme="minorHAnsi" w:cstheme="minorHAnsi"/>
          <w:b/>
          <w:sz w:val="22"/>
          <w:szCs w:val="22"/>
        </w:rPr>
        <w:t>attribute</w:t>
      </w:r>
      <w:r w:rsidRPr="00AC7131">
        <w:rPr>
          <w:rFonts w:asciiTheme="minorHAnsi" w:hAnsiTheme="minorHAnsi" w:cstheme="minorHAnsi"/>
          <w:sz w:val="22"/>
          <w:szCs w:val="22"/>
        </w:rPr>
        <w:t xml:space="preserve">s, and </w:t>
      </w:r>
      <w:r w:rsidRPr="00AC7131">
        <w:rPr>
          <w:rFonts w:asciiTheme="minorHAnsi" w:hAnsiTheme="minorHAnsi" w:cstheme="minorHAnsi"/>
          <w:b/>
          <w:sz w:val="22"/>
          <w:szCs w:val="22"/>
        </w:rPr>
        <w:t>associations</w:t>
      </w:r>
      <w:r w:rsidRPr="00AC7131">
        <w:rPr>
          <w:rFonts w:asciiTheme="minorHAnsi" w:hAnsiTheme="minorHAnsi" w:cstheme="minorHAnsi"/>
          <w:sz w:val="22"/>
          <w:szCs w:val="22"/>
        </w:rPr>
        <w:t>.</w:t>
      </w:r>
    </w:p>
    <w:p w14:paraId="57E8DBB3" w14:textId="77777777" w:rsidR="00FC0849" w:rsidRPr="00AC7131" w:rsidRDefault="00FC0849" w:rsidP="009849AC">
      <w:pPr>
        <w:pStyle w:val="DescriptionTag"/>
        <w:rPr>
          <w:rFonts w:asciiTheme="minorHAnsi" w:hAnsiTheme="minorHAnsi" w:cstheme="minorHAnsi"/>
          <w:sz w:val="22"/>
          <w:szCs w:val="22"/>
        </w:rPr>
      </w:pPr>
      <w:r w:rsidRPr="00AC7131">
        <w:rPr>
          <w:rFonts w:asciiTheme="minorHAnsi" w:hAnsiTheme="minorHAnsi" w:cstheme="minorHAnsi"/>
          <w:sz w:val="22"/>
          <w:szCs w:val="22"/>
        </w:rPr>
        <w:t>identifier</w:t>
      </w:r>
    </w:p>
    <w:p w14:paraId="1B415618" w14:textId="77777777" w:rsidR="00FC0849" w:rsidRPr="00AC7131" w:rsidRDefault="00FC0849" w:rsidP="00E33CBF">
      <w:pPr>
        <w:pStyle w:val="dl"/>
        <w:spacing w:after="160" w:line="240" w:lineRule="auto"/>
        <w:contextualSpacing w:val="0"/>
        <w:rPr>
          <w:rFonts w:asciiTheme="minorHAnsi" w:hAnsiTheme="minorHAnsi" w:cstheme="minorHAnsi"/>
          <w:sz w:val="22"/>
          <w:szCs w:val="22"/>
        </w:rPr>
      </w:pPr>
      <w:r w:rsidRPr="00AC7131">
        <w:rPr>
          <w:rFonts w:asciiTheme="minorHAnsi" w:hAnsiTheme="minorHAnsi" w:cstheme="minorHAnsi"/>
          <w:sz w:val="22"/>
          <w:szCs w:val="22"/>
        </w:rPr>
        <w:t>a linguistically independent sequence of characters capable of uniquely and permanently identifying that with which it is associated [adapted from ISO/IEC 11179-3:2003]</w:t>
      </w:r>
    </w:p>
    <w:p w14:paraId="4AC1464A" w14:textId="193C2DCD" w:rsidR="00B96A14" w:rsidRPr="00AC7131" w:rsidRDefault="00B96A14" w:rsidP="009849AC">
      <w:pPr>
        <w:pStyle w:val="DescriptionTag"/>
        <w:rPr>
          <w:rFonts w:asciiTheme="minorHAnsi" w:hAnsiTheme="minorHAnsi" w:cstheme="minorHAnsi"/>
          <w:sz w:val="22"/>
          <w:szCs w:val="22"/>
        </w:rPr>
      </w:pPr>
      <w:r w:rsidRPr="00AC7131">
        <w:rPr>
          <w:rFonts w:asciiTheme="minorHAnsi" w:hAnsiTheme="minorHAnsi" w:cstheme="minorHAnsi"/>
          <w:sz w:val="22"/>
          <w:szCs w:val="22"/>
        </w:rPr>
        <w:t>information type</w:t>
      </w:r>
    </w:p>
    <w:p w14:paraId="2618D927" w14:textId="0C710F17" w:rsidR="00BF6ED9" w:rsidRPr="00AC7131" w:rsidRDefault="000368A4" w:rsidP="00E33CBF">
      <w:pPr>
        <w:pStyle w:val="dl"/>
        <w:spacing w:after="160" w:line="240" w:lineRule="auto"/>
        <w:contextualSpacing w:val="0"/>
        <w:rPr>
          <w:rFonts w:asciiTheme="minorHAnsi" w:hAnsiTheme="minorHAnsi" w:cstheme="minorHAnsi"/>
          <w:sz w:val="22"/>
          <w:szCs w:val="22"/>
        </w:rPr>
      </w:pPr>
      <w:r w:rsidRPr="00AC7131">
        <w:rPr>
          <w:rFonts w:asciiTheme="minorHAnsi" w:hAnsiTheme="minorHAnsi" w:cstheme="minorHAnsi"/>
          <w:sz w:val="22"/>
          <w:szCs w:val="22"/>
        </w:rPr>
        <w:t>an identifiable unit of information</w:t>
      </w:r>
      <w:r w:rsidR="00584A50" w:rsidRPr="00AC7131">
        <w:rPr>
          <w:rFonts w:asciiTheme="minorHAnsi" w:hAnsiTheme="minorHAnsi" w:cstheme="minorHAnsi"/>
          <w:sz w:val="22"/>
          <w:szCs w:val="22"/>
        </w:rPr>
        <w:t xml:space="preserve"> </w:t>
      </w:r>
      <w:r w:rsidR="00014A07" w:rsidRPr="00AC7131">
        <w:rPr>
          <w:rFonts w:asciiTheme="minorHAnsi" w:hAnsiTheme="minorHAnsi" w:cstheme="minorHAnsi"/>
          <w:sz w:val="22"/>
          <w:szCs w:val="22"/>
        </w:rPr>
        <w:t>in a dataset</w:t>
      </w:r>
      <w:r w:rsidR="0017165E" w:rsidRPr="00AC7131">
        <w:rPr>
          <w:rFonts w:asciiTheme="minorHAnsi" w:hAnsiTheme="minorHAnsi" w:cstheme="minorHAnsi"/>
          <w:sz w:val="22"/>
          <w:szCs w:val="22"/>
        </w:rPr>
        <w:t xml:space="preserve"> with only thematic attribute properties [S-100 3-5.1.2 (adapted)]</w:t>
      </w:r>
    </w:p>
    <w:p w14:paraId="795C7207" w14:textId="476BEB01" w:rsidR="00451101" w:rsidRPr="00AC7131" w:rsidRDefault="00451101" w:rsidP="009849AC">
      <w:pPr>
        <w:pStyle w:val="DescriptionTag"/>
        <w:rPr>
          <w:rFonts w:asciiTheme="minorHAnsi" w:hAnsiTheme="minorHAnsi" w:cstheme="minorHAnsi"/>
          <w:sz w:val="22"/>
          <w:szCs w:val="22"/>
        </w:rPr>
      </w:pPr>
      <w:r w:rsidRPr="00AC7131">
        <w:rPr>
          <w:rFonts w:asciiTheme="minorHAnsi" w:hAnsiTheme="minorHAnsi" w:cstheme="minorHAnsi"/>
          <w:sz w:val="22"/>
          <w:szCs w:val="22"/>
        </w:rPr>
        <w:t>instantiate</w:t>
      </w:r>
    </w:p>
    <w:p w14:paraId="12236DBE" w14:textId="23C5E28B" w:rsidR="005D373C" w:rsidRPr="00AC7131" w:rsidRDefault="005D373C" w:rsidP="00E33CBF">
      <w:pPr>
        <w:pStyle w:val="dl"/>
        <w:spacing w:after="160" w:line="240" w:lineRule="auto"/>
        <w:contextualSpacing w:val="0"/>
        <w:rPr>
          <w:rFonts w:asciiTheme="minorHAnsi" w:hAnsiTheme="minorHAnsi" w:cstheme="minorHAnsi"/>
          <w:sz w:val="22"/>
          <w:szCs w:val="22"/>
        </w:rPr>
      </w:pPr>
      <w:r w:rsidRPr="00AC7131">
        <w:rPr>
          <w:rFonts w:asciiTheme="minorHAnsi" w:hAnsiTheme="minorHAnsi" w:cstheme="minorHAnsi"/>
          <w:sz w:val="22"/>
          <w:szCs w:val="22"/>
        </w:rPr>
        <w:t>represent by a concrete instance</w:t>
      </w:r>
      <w:r w:rsidR="0012429F" w:rsidRPr="00AC7131">
        <w:rPr>
          <w:rFonts w:asciiTheme="minorHAnsi" w:hAnsiTheme="minorHAnsi" w:cstheme="minorHAnsi"/>
          <w:sz w:val="22"/>
          <w:szCs w:val="22"/>
        </w:rPr>
        <w:t xml:space="preserve"> [Merriam-Webster </w:t>
      </w:r>
      <w:r w:rsidR="001C3AE2" w:rsidRPr="00AC7131">
        <w:rPr>
          <w:rFonts w:asciiTheme="minorHAnsi" w:hAnsiTheme="minorHAnsi" w:cstheme="minorHAnsi"/>
          <w:sz w:val="22"/>
          <w:szCs w:val="22"/>
        </w:rPr>
        <w:t>O</w:t>
      </w:r>
      <w:r w:rsidR="0012429F" w:rsidRPr="00AC7131">
        <w:rPr>
          <w:rFonts w:asciiTheme="minorHAnsi" w:hAnsiTheme="minorHAnsi" w:cstheme="minorHAnsi"/>
          <w:sz w:val="22"/>
          <w:szCs w:val="22"/>
        </w:rPr>
        <w:t xml:space="preserve">nline </w:t>
      </w:r>
      <w:ins w:id="169" w:author="Teh Stand" w:date="2018-11-23T12:25:00Z">
        <w:r w:rsidR="00E33CBF">
          <w:rPr>
            <w:rFonts w:asciiTheme="minorHAnsi" w:hAnsiTheme="minorHAnsi" w:cstheme="minorHAnsi"/>
            <w:sz w:val="22"/>
            <w:szCs w:val="22"/>
          </w:rPr>
          <w:fldChar w:fldCharType="begin"/>
        </w:r>
        <w:r w:rsidR="00E33CBF">
          <w:rPr>
            <w:rFonts w:asciiTheme="minorHAnsi" w:hAnsiTheme="minorHAnsi" w:cstheme="minorHAnsi"/>
            <w:sz w:val="22"/>
            <w:szCs w:val="22"/>
          </w:rPr>
          <w:instrText xml:space="preserve"> HYPERLINK "</w:instrText>
        </w:r>
      </w:ins>
      <w:r w:rsidR="00E33CBF" w:rsidRPr="00AC7131">
        <w:rPr>
          <w:rFonts w:asciiTheme="minorHAnsi" w:hAnsiTheme="minorHAnsi" w:cstheme="minorHAnsi"/>
          <w:sz w:val="22"/>
          <w:szCs w:val="22"/>
        </w:rPr>
        <w:instrText>https://www.merriam-webster.com/dictionary/instantiate</w:instrText>
      </w:r>
      <w:ins w:id="170" w:author="Teh Stand" w:date="2018-11-23T12:25:00Z">
        <w:r w:rsidR="00E33CBF">
          <w:rPr>
            <w:rFonts w:asciiTheme="minorHAnsi" w:hAnsiTheme="minorHAnsi" w:cstheme="minorHAnsi"/>
            <w:sz w:val="22"/>
            <w:szCs w:val="22"/>
          </w:rPr>
          <w:instrText xml:space="preserve">" </w:instrText>
        </w:r>
        <w:r w:rsidR="00E33CBF">
          <w:rPr>
            <w:rFonts w:asciiTheme="minorHAnsi" w:hAnsiTheme="minorHAnsi" w:cstheme="minorHAnsi"/>
            <w:sz w:val="22"/>
            <w:szCs w:val="22"/>
          </w:rPr>
          <w:fldChar w:fldCharType="separate"/>
        </w:r>
      </w:ins>
      <w:r w:rsidR="00E33CBF" w:rsidRPr="00E32D86">
        <w:rPr>
          <w:rStyle w:val="Hyperlink"/>
          <w:rFonts w:asciiTheme="minorHAnsi" w:hAnsiTheme="minorHAnsi" w:cstheme="minorHAnsi"/>
          <w:sz w:val="22"/>
          <w:szCs w:val="22"/>
        </w:rPr>
        <w:t>https://www.merriam-webster.com/dictionary/instantiate</w:t>
      </w:r>
      <w:ins w:id="171" w:author="Teh Stand" w:date="2018-11-23T12:25:00Z">
        <w:r w:rsidR="00E33CBF">
          <w:rPr>
            <w:rFonts w:asciiTheme="minorHAnsi" w:hAnsiTheme="minorHAnsi" w:cstheme="minorHAnsi"/>
            <w:sz w:val="22"/>
            <w:szCs w:val="22"/>
          </w:rPr>
          <w:fldChar w:fldCharType="end"/>
        </w:r>
      </w:ins>
      <w:r w:rsidR="0064656A" w:rsidRPr="00AC7131">
        <w:rPr>
          <w:rFonts w:asciiTheme="minorHAnsi" w:hAnsiTheme="minorHAnsi" w:cstheme="minorHAnsi"/>
          <w:sz w:val="22"/>
          <w:szCs w:val="22"/>
        </w:rPr>
        <w:t>]</w:t>
      </w:r>
      <w:r w:rsidR="0012429F" w:rsidRPr="00AC7131">
        <w:rPr>
          <w:rFonts w:asciiTheme="minorHAnsi" w:hAnsiTheme="minorHAnsi" w:cstheme="minorHAnsi"/>
          <w:sz w:val="22"/>
          <w:szCs w:val="22"/>
        </w:rPr>
        <w:t xml:space="preserve"> </w:t>
      </w:r>
    </w:p>
    <w:p w14:paraId="5EC83339" w14:textId="2ACA95CE" w:rsidR="0064656A" w:rsidRPr="00AC7131" w:rsidRDefault="0064656A" w:rsidP="009849AC">
      <w:pPr>
        <w:pStyle w:val="DescriptionTag"/>
        <w:rPr>
          <w:rFonts w:asciiTheme="minorHAnsi" w:hAnsiTheme="minorHAnsi" w:cstheme="minorHAnsi"/>
          <w:sz w:val="22"/>
          <w:szCs w:val="22"/>
        </w:rPr>
      </w:pPr>
      <w:r w:rsidRPr="00AC7131">
        <w:rPr>
          <w:rFonts w:asciiTheme="minorHAnsi" w:hAnsiTheme="minorHAnsi" w:cstheme="minorHAnsi"/>
          <w:sz w:val="22"/>
          <w:szCs w:val="22"/>
        </w:rPr>
        <w:t>interface</w:t>
      </w:r>
    </w:p>
    <w:p w14:paraId="38E1C96B" w14:textId="61FB2E23" w:rsidR="0064656A" w:rsidRPr="00AC7131" w:rsidRDefault="0064656A" w:rsidP="00E33CBF">
      <w:pPr>
        <w:pStyle w:val="dl"/>
        <w:spacing w:after="160" w:line="240" w:lineRule="auto"/>
        <w:contextualSpacing w:val="0"/>
        <w:rPr>
          <w:rFonts w:asciiTheme="minorHAnsi" w:hAnsiTheme="minorHAnsi" w:cstheme="minorHAnsi"/>
          <w:sz w:val="22"/>
          <w:szCs w:val="22"/>
        </w:rPr>
      </w:pPr>
      <w:r w:rsidRPr="00AC7131">
        <w:rPr>
          <w:rFonts w:asciiTheme="minorHAnsi" w:hAnsiTheme="minorHAnsi" w:cstheme="minorHAnsi"/>
          <w:sz w:val="22"/>
          <w:szCs w:val="22"/>
        </w:rPr>
        <w:t xml:space="preserve">named set of </w:t>
      </w:r>
      <w:r w:rsidRPr="00AC7131">
        <w:rPr>
          <w:rFonts w:asciiTheme="minorHAnsi" w:hAnsiTheme="minorHAnsi" w:cstheme="minorHAnsi"/>
          <w:b/>
          <w:sz w:val="22"/>
          <w:szCs w:val="22"/>
        </w:rPr>
        <w:t>operations</w:t>
      </w:r>
      <w:r w:rsidRPr="00AC7131">
        <w:rPr>
          <w:rFonts w:asciiTheme="minorHAnsi" w:hAnsiTheme="minorHAnsi" w:cstheme="minorHAnsi"/>
          <w:sz w:val="22"/>
          <w:szCs w:val="22"/>
        </w:rPr>
        <w:t xml:space="preserve"> that characterize the </w:t>
      </w:r>
      <w:del w:id="172" w:author="Teh Stand" w:date="2018-11-23T12:26:00Z">
        <w:r w:rsidRPr="00AC7131" w:rsidDel="00E33CBF">
          <w:rPr>
            <w:rFonts w:asciiTheme="minorHAnsi" w:hAnsiTheme="minorHAnsi" w:cstheme="minorHAnsi"/>
            <w:sz w:val="22"/>
            <w:szCs w:val="22"/>
          </w:rPr>
          <w:delText>behavior</w:delText>
        </w:r>
      </w:del>
      <w:ins w:id="173" w:author="Teh Stand" w:date="2018-11-23T12:26:00Z">
        <w:r w:rsidR="00E33CBF" w:rsidRPr="00AC7131">
          <w:rPr>
            <w:rFonts w:asciiTheme="minorHAnsi" w:hAnsiTheme="minorHAnsi" w:cstheme="minorHAnsi"/>
            <w:sz w:val="22"/>
            <w:szCs w:val="22"/>
          </w:rPr>
          <w:t>behaviour</w:t>
        </w:r>
      </w:ins>
      <w:r w:rsidRPr="00AC7131">
        <w:rPr>
          <w:rFonts w:asciiTheme="minorHAnsi" w:hAnsiTheme="minorHAnsi" w:cstheme="minorHAnsi"/>
          <w:sz w:val="22"/>
          <w:szCs w:val="22"/>
        </w:rPr>
        <w:t xml:space="preserve"> of an entity [ISO 19119:2005]</w:t>
      </w:r>
    </w:p>
    <w:p w14:paraId="7D025F7D" w14:textId="03DD6068" w:rsidR="003127F4" w:rsidRPr="00AC7131" w:rsidRDefault="003127F4" w:rsidP="009849AC">
      <w:pPr>
        <w:pStyle w:val="DescriptionTag"/>
        <w:rPr>
          <w:rFonts w:asciiTheme="minorHAnsi" w:hAnsiTheme="minorHAnsi" w:cstheme="minorHAnsi"/>
          <w:sz w:val="22"/>
          <w:szCs w:val="22"/>
        </w:rPr>
      </w:pPr>
      <w:r w:rsidRPr="00AC7131">
        <w:rPr>
          <w:rFonts w:asciiTheme="minorHAnsi" w:hAnsiTheme="minorHAnsi" w:cstheme="minorHAnsi"/>
          <w:sz w:val="22"/>
          <w:szCs w:val="22"/>
        </w:rPr>
        <w:lastRenderedPageBreak/>
        <w:t>metadata</w:t>
      </w:r>
    </w:p>
    <w:p w14:paraId="743B74A8" w14:textId="485AF729" w:rsidR="003127F4" w:rsidRPr="00AC7131" w:rsidRDefault="003127F4" w:rsidP="00E33CBF">
      <w:pPr>
        <w:pStyle w:val="dl"/>
        <w:spacing w:after="160" w:line="240" w:lineRule="auto"/>
        <w:contextualSpacing w:val="0"/>
        <w:rPr>
          <w:rFonts w:asciiTheme="minorHAnsi" w:hAnsiTheme="minorHAnsi" w:cstheme="minorHAnsi"/>
          <w:sz w:val="22"/>
          <w:szCs w:val="22"/>
        </w:rPr>
      </w:pPr>
      <w:r w:rsidRPr="00AC7131">
        <w:rPr>
          <w:rFonts w:asciiTheme="minorHAnsi" w:hAnsiTheme="minorHAnsi" w:cstheme="minorHAnsi"/>
          <w:sz w:val="22"/>
          <w:szCs w:val="22"/>
        </w:rPr>
        <w:t xml:space="preserve">information about a </w:t>
      </w:r>
      <w:r w:rsidRPr="00AC7131">
        <w:rPr>
          <w:rFonts w:asciiTheme="minorHAnsi" w:hAnsiTheme="minorHAnsi" w:cstheme="minorHAnsi"/>
          <w:b/>
          <w:sz w:val="22"/>
          <w:szCs w:val="22"/>
        </w:rPr>
        <w:t>resource</w:t>
      </w:r>
      <w:r w:rsidRPr="00AC7131">
        <w:rPr>
          <w:rFonts w:asciiTheme="minorHAnsi" w:hAnsiTheme="minorHAnsi" w:cstheme="minorHAnsi"/>
          <w:sz w:val="22"/>
          <w:szCs w:val="22"/>
        </w:rPr>
        <w:t xml:space="preserve"> [ISO 19115-1]</w:t>
      </w:r>
      <w:r w:rsidR="00094EF3" w:rsidRPr="00AC7131">
        <w:rPr>
          <w:rFonts w:asciiTheme="minorHAnsi" w:hAnsiTheme="minorHAnsi" w:cstheme="minorHAnsi"/>
          <w:sz w:val="22"/>
          <w:szCs w:val="22"/>
        </w:rPr>
        <w:t xml:space="preserve">; </w:t>
      </w:r>
      <w:r w:rsidR="003B067E" w:rsidRPr="00AC7131">
        <w:rPr>
          <w:rFonts w:asciiTheme="minorHAnsi" w:hAnsiTheme="minorHAnsi" w:cstheme="minorHAnsi"/>
          <w:sz w:val="22"/>
          <w:szCs w:val="22"/>
        </w:rPr>
        <w:t>data that defines and describes other data</w:t>
      </w:r>
      <w:r w:rsidR="00094EF3" w:rsidRPr="00AC7131">
        <w:rPr>
          <w:rFonts w:asciiTheme="minorHAnsi" w:hAnsiTheme="minorHAnsi" w:cstheme="minorHAnsi"/>
          <w:sz w:val="22"/>
          <w:szCs w:val="22"/>
        </w:rPr>
        <w:t xml:space="preserve"> [</w:t>
      </w:r>
      <w:r w:rsidR="003B067E" w:rsidRPr="00AC7131">
        <w:rPr>
          <w:rFonts w:asciiTheme="minorHAnsi" w:hAnsiTheme="minorHAnsi" w:cstheme="minorHAnsi"/>
          <w:sz w:val="22"/>
          <w:szCs w:val="22"/>
        </w:rPr>
        <w:t>ISO 11179-3:2013]</w:t>
      </w:r>
    </w:p>
    <w:p w14:paraId="31006A30" w14:textId="15D7BC19" w:rsidR="00A67DAF" w:rsidRPr="00AC7131" w:rsidRDefault="00A67DAF" w:rsidP="009849AC">
      <w:pPr>
        <w:pStyle w:val="DescriptionTag"/>
        <w:rPr>
          <w:rFonts w:asciiTheme="minorHAnsi" w:hAnsiTheme="minorHAnsi" w:cstheme="minorHAnsi"/>
          <w:sz w:val="22"/>
          <w:szCs w:val="22"/>
        </w:rPr>
      </w:pPr>
      <w:r w:rsidRPr="00AC7131">
        <w:rPr>
          <w:rFonts w:asciiTheme="minorHAnsi" w:hAnsiTheme="minorHAnsi" w:cstheme="minorHAnsi"/>
          <w:sz w:val="22"/>
          <w:szCs w:val="22"/>
        </w:rPr>
        <w:t>model</w:t>
      </w:r>
    </w:p>
    <w:p w14:paraId="1057C4DB" w14:textId="1761CBA8" w:rsidR="00A67DAF" w:rsidRPr="00AC7131" w:rsidRDefault="00A67DAF" w:rsidP="00E33CBF">
      <w:pPr>
        <w:pStyle w:val="dl"/>
        <w:spacing w:after="160" w:line="240" w:lineRule="auto"/>
        <w:contextualSpacing w:val="0"/>
        <w:rPr>
          <w:rFonts w:asciiTheme="minorHAnsi" w:hAnsiTheme="minorHAnsi" w:cstheme="minorHAnsi"/>
          <w:sz w:val="22"/>
          <w:szCs w:val="22"/>
        </w:rPr>
      </w:pPr>
      <w:r w:rsidRPr="00AC7131">
        <w:rPr>
          <w:rFonts w:asciiTheme="minorHAnsi" w:hAnsiTheme="minorHAnsi" w:cstheme="minorHAnsi"/>
          <w:sz w:val="22"/>
          <w:szCs w:val="22"/>
        </w:rPr>
        <w:t>abstraction of some aspects of reality [ISO 19109-20</w:t>
      </w:r>
      <w:r w:rsidR="0012429F" w:rsidRPr="00AC7131">
        <w:rPr>
          <w:rFonts w:asciiTheme="minorHAnsi" w:hAnsiTheme="minorHAnsi" w:cstheme="minorHAnsi"/>
          <w:sz w:val="22"/>
          <w:szCs w:val="22"/>
        </w:rPr>
        <w:t>15]</w:t>
      </w:r>
    </w:p>
    <w:p w14:paraId="265241AD" w14:textId="13A57C5B" w:rsidR="001C3AE2" w:rsidRPr="00AC7131" w:rsidRDefault="001C3AE2" w:rsidP="009849AC">
      <w:pPr>
        <w:pStyle w:val="DescriptionTag"/>
        <w:rPr>
          <w:rFonts w:asciiTheme="minorHAnsi" w:hAnsiTheme="minorHAnsi" w:cstheme="minorHAnsi"/>
          <w:sz w:val="22"/>
          <w:szCs w:val="22"/>
        </w:rPr>
      </w:pPr>
      <w:r w:rsidRPr="00AC7131">
        <w:rPr>
          <w:rFonts w:asciiTheme="minorHAnsi" w:hAnsiTheme="minorHAnsi" w:cstheme="minorHAnsi"/>
          <w:sz w:val="22"/>
          <w:szCs w:val="22"/>
        </w:rPr>
        <w:t>operation</w:t>
      </w:r>
    </w:p>
    <w:p w14:paraId="6127992F" w14:textId="69A767A1" w:rsidR="001C3AE2" w:rsidRPr="00AC7131" w:rsidRDefault="001C3AE2" w:rsidP="00E33CBF">
      <w:pPr>
        <w:pStyle w:val="dl"/>
        <w:spacing w:after="60" w:line="240" w:lineRule="auto"/>
        <w:contextualSpacing w:val="0"/>
        <w:rPr>
          <w:rFonts w:asciiTheme="minorHAnsi" w:hAnsiTheme="minorHAnsi" w:cstheme="minorHAnsi"/>
          <w:sz w:val="22"/>
          <w:szCs w:val="22"/>
        </w:rPr>
      </w:pPr>
      <w:r w:rsidRPr="00AC7131">
        <w:rPr>
          <w:rFonts w:asciiTheme="minorHAnsi" w:hAnsiTheme="minorHAnsi" w:cstheme="minorHAnsi"/>
          <w:sz w:val="22"/>
          <w:szCs w:val="22"/>
        </w:rPr>
        <w:t>specification of a transformation or query that an object may be called to execute [ISO 19119:2005]</w:t>
      </w:r>
    </w:p>
    <w:p w14:paraId="472C91D1" w14:textId="57D74E0D" w:rsidR="001C3AE2" w:rsidRPr="00AC7131" w:rsidRDefault="001C3AE2" w:rsidP="00E33CBF">
      <w:pPr>
        <w:pStyle w:val="dl"/>
        <w:spacing w:after="160" w:line="240" w:lineRule="auto"/>
        <w:contextualSpacing w:val="0"/>
        <w:rPr>
          <w:rFonts w:asciiTheme="minorHAnsi" w:hAnsiTheme="minorHAnsi" w:cstheme="minorHAnsi"/>
          <w:sz w:val="22"/>
          <w:szCs w:val="22"/>
        </w:rPr>
      </w:pPr>
      <w:r w:rsidRPr="00AC7131">
        <w:rPr>
          <w:rFonts w:asciiTheme="minorHAnsi" w:hAnsiTheme="minorHAnsi" w:cstheme="minorHAnsi"/>
          <w:sz w:val="22"/>
          <w:szCs w:val="22"/>
        </w:rPr>
        <w:t>NOTE: An operation has a name and a list of parameters.</w:t>
      </w:r>
    </w:p>
    <w:p w14:paraId="2F5C1F27" w14:textId="0C2298F2" w:rsidR="0064656A" w:rsidRPr="00AC7131" w:rsidRDefault="0064656A" w:rsidP="009849AC">
      <w:pPr>
        <w:pStyle w:val="DescriptionTag"/>
        <w:rPr>
          <w:rFonts w:asciiTheme="minorHAnsi" w:hAnsiTheme="minorHAnsi" w:cstheme="minorHAnsi"/>
          <w:sz w:val="22"/>
          <w:szCs w:val="22"/>
        </w:rPr>
      </w:pPr>
      <w:r w:rsidRPr="00AC7131">
        <w:rPr>
          <w:rFonts w:asciiTheme="minorHAnsi" w:hAnsiTheme="minorHAnsi" w:cstheme="minorHAnsi"/>
          <w:sz w:val="22"/>
          <w:szCs w:val="22"/>
        </w:rPr>
        <w:t>register</w:t>
      </w:r>
    </w:p>
    <w:p w14:paraId="09AF00C0" w14:textId="1ACBB475" w:rsidR="0064656A" w:rsidRPr="00AC7131" w:rsidRDefault="0064656A" w:rsidP="00E33CBF">
      <w:pPr>
        <w:pStyle w:val="dl"/>
        <w:spacing w:after="60" w:line="240" w:lineRule="auto"/>
        <w:contextualSpacing w:val="0"/>
        <w:rPr>
          <w:rFonts w:asciiTheme="minorHAnsi" w:hAnsiTheme="minorHAnsi" w:cstheme="minorHAnsi"/>
          <w:sz w:val="22"/>
          <w:szCs w:val="22"/>
        </w:rPr>
      </w:pPr>
      <w:r w:rsidRPr="00AC7131">
        <w:rPr>
          <w:rFonts w:asciiTheme="minorHAnsi" w:hAnsiTheme="minorHAnsi" w:cstheme="minorHAnsi"/>
          <w:sz w:val="22"/>
          <w:szCs w:val="22"/>
        </w:rPr>
        <w:t>set of files containing identifiers assigned to items with descriptions of the associated items [ISO 19135]</w:t>
      </w:r>
    </w:p>
    <w:p w14:paraId="57CBCE66" w14:textId="4A9F4395" w:rsidR="0064656A" w:rsidRPr="00AC7131" w:rsidRDefault="0064656A" w:rsidP="00E33CBF">
      <w:pPr>
        <w:pStyle w:val="dl"/>
        <w:spacing w:after="160" w:line="240" w:lineRule="auto"/>
        <w:contextualSpacing w:val="0"/>
        <w:rPr>
          <w:rFonts w:asciiTheme="minorHAnsi" w:hAnsiTheme="minorHAnsi" w:cstheme="minorHAnsi"/>
          <w:sz w:val="22"/>
          <w:szCs w:val="22"/>
        </w:rPr>
      </w:pPr>
      <w:r w:rsidRPr="00AC7131">
        <w:rPr>
          <w:rFonts w:asciiTheme="minorHAnsi" w:hAnsiTheme="minorHAnsi" w:cstheme="minorHAnsi"/>
          <w:sz w:val="22"/>
          <w:szCs w:val="22"/>
        </w:rPr>
        <w:t>NOTE</w:t>
      </w:r>
      <w:r w:rsidR="001C3AE2" w:rsidRPr="00AC7131">
        <w:rPr>
          <w:rFonts w:asciiTheme="minorHAnsi" w:hAnsiTheme="minorHAnsi" w:cstheme="minorHAnsi"/>
          <w:sz w:val="22"/>
          <w:szCs w:val="22"/>
        </w:rPr>
        <w:t>:</w:t>
      </w:r>
      <w:r w:rsidRPr="00AC7131">
        <w:rPr>
          <w:rFonts w:asciiTheme="minorHAnsi" w:hAnsiTheme="minorHAnsi" w:cstheme="minorHAnsi"/>
          <w:sz w:val="22"/>
          <w:szCs w:val="22"/>
        </w:rPr>
        <w:t xml:space="preserve"> Descriptions may consist of many types of information, including names, definitions and codes.</w:t>
      </w:r>
    </w:p>
    <w:p w14:paraId="2EC68F33" w14:textId="63FC043A" w:rsidR="0064656A" w:rsidRPr="00AC7131" w:rsidRDefault="0064656A" w:rsidP="009849AC">
      <w:pPr>
        <w:pStyle w:val="DescriptionTag"/>
        <w:rPr>
          <w:rFonts w:asciiTheme="minorHAnsi" w:hAnsiTheme="minorHAnsi" w:cstheme="minorHAnsi"/>
          <w:sz w:val="22"/>
          <w:szCs w:val="22"/>
        </w:rPr>
      </w:pPr>
      <w:r w:rsidRPr="00AC7131">
        <w:rPr>
          <w:rFonts w:asciiTheme="minorHAnsi" w:hAnsiTheme="minorHAnsi" w:cstheme="minorHAnsi"/>
          <w:sz w:val="22"/>
          <w:szCs w:val="22"/>
        </w:rPr>
        <w:t>registry</w:t>
      </w:r>
    </w:p>
    <w:p w14:paraId="563B1503" w14:textId="1B142C2D" w:rsidR="0064656A" w:rsidRPr="00AC7131" w:rsidRDefault="0064656A" w:rsidP="00E33CBF">
      <w:pPr>
        <w:pStyle w:val="dl"/>
        <w:spacing w:after="160" w:line="240" w:lineRule="auto"/>
        <w:contextualSpacing w:val="0"/>
        <w:rPr>
          <w:rFonts w:asciiTheme="minorHAnsi" w:hAnsiTheme="minorHAnsi" w:cstheme="minorHAnsi"/>
          <w:sz w:val="22"/>
          <w:szCs w:val="22"/>
        </w:rPr>
      </w:pPr>
      <w:r w:rsidRPr="00AC7131">
        <w:rPr>
          <w:rFonts w:asciiTheme="minorHAnsi" w:hAnsiTheme="minorHAnsi" w:cstheme="minorHAnsi"/>
          <w:sz w:val="22"/>
          <w:szCs w:val="22"/>
        </w:rPr>
        <w:t xml:space="preserve">information system on which a </w:t>
      </w:r>
      <w:r w:rsidRPr="00AC7131">
        <w:rPr>
          <w:rFonts w:asciiTheme="minorHAnsi" w:hAnsiTheme="minorHAnsi" w:cstheme="minorHAnsi"/>
          <w:b/>
          <w:sz w:val="22"/>
          <w:szCs w:val="22"/>
        </w:rPr>
        <w:t>register</w:t>
      </w:r>
      <w:r w:rsidRPr="00AC7131">
        <w:rPr>
          <w:rFonts w:asciiTheme="minorHAnsi" w:hAnsiTheme="minorHAnsi" w:cstheme="minorHAnsi"/>
          <w:sz w:val="22"/>
          <w:szCs w:val="22"/>
        </w:rPr>
        <w:t xml:space="preserve"> is maintained [ISO 19135]</w:t>
      </w:r>
    </w:p>
    <w:p w14:paraId="6FEF8858" w14:textId="2B49EFCE" w:rsidR="0064656A" w:rsidRPr="00AC7131" w:rsidRDefault="0064656A" w:rsidP="009849AC">
      <w:pPr>
        <w:pStyle w:val="DescriptionTag"/>
        <w:rPr>
          <w:rFonts w:asciiTheme="minorHAnsi" w:hAnsiTheme="minorHAnsi" w:cstheme="minorHAnsi"/>
          <w:sz w:val="22"/>
          <w:szCs w:val="22"/>
        </w:rPr>
      </w:pPr>
      <w:r w:rsidRPr="00AC7131">
        <w:rPr>
          <w:rFonts w:asciiTheme="minorHAnsi" w:hAnsiTheme="minorHAnsi" w:cstheme="minorHAnsi"/>
          <w:sz w:val="22"/>
          <w:szCs w:val="22"/>
        </w:rPr>
        <w:t>relationship</w:t>
      </w:r>
    </w:p>
    <w:p w14:paraId="4E8184DB" w14:textId="6B28FA0A" w:rsidR="0064656A" w:rsidRPr="00AC7131" w:rsidRDefault="0064656A" w:rsidP="00E33CBF">
      <w:pPr>
        <w:pStyle w:val="dl"/>
        <w:spacing w:after="160" w:line="240" w:lineRule="auto"/>
        <w:contextualSpacing w:val="0"/>
        <w:rPr>
          <w:rFonts w:asciiTheme="minorHAnsi" w:hAnsiTheme="minorHAnsi" w:cstheme="minorHAnsi"/>
          <w:sz w:val="22"/>
          <w:szCs w:val="22"/>
        </w:rPr>
      </w:pPr>
      <w:r w:rsidRPr="00AC7131">
        <w:rPr>
          <w:rFonts w:asciiTheme="minorHAnsi" w:hAnsiTheme="minorHAnsi" w:cstheme="minorHAnsi"/>
          <w:sz w:val="22"/>
          <w:szCs w:val="22"/>
        </w:rPr>
        <w:t xml:space="preserve">semantic connection among </w:t>
      </w:r>
      <w:r w:rsidRPr="00AC7131">
        <w:rPr>
          <w:rFonts w:asciiTheme="minorHAnsi" w:hAnsiTheme="minorHAnsi" w:cstheme="minorHAnsi"/>
          <w:b/>
          <w:sz w:val="22"/>
          <w:szCs w:val="22"/>
        </w:rPr>
        <w:t>model</w:t>
      </w:r>
      <w:r w:rsidRPr="00AC7131">
        <w:rPr>
          <w:rFonts w:asciiTheme="minorHAnsi" w:hAnsiTheme="minorHAnsi" w:cstheme="minorHAnsi"/>
          <w:sz w:val="22"/>
          <w:szCs w:val="22"/>
        </w:rPr>
        <w:t xml:space="preserve"> elements [ISO 19103]</w:t>
      </w:r>
    </w:p>
    <w:p w14:paraId="3EB3A20A" w14:textId="75393967" w:rsidR="00451101" w:rsidRPr="00AC7131" w:rsidRDefault="003127F4" w:rsidP="009849AC">
      <w:pPr>
        <w:pStyle w:val="DescriptionTag"/>
        <w:rPr>
          <w:rFonts w:asciiTheme="minorHAnsi" w:hAnsiTheme="minorHAnsi" w:cstheme="minorHAnsi"/>
          <w:sz w:val="22"/>
          <w:szCs w:val="22"/>
        </w:rPr>
      </w:pPr>
      <w:r w:rsidRPr="00AC7131">
        <w:rPr>
          <w:rFonts w:asciiTheme="minorHAnsi" w:hAnsiTheme="minorHAnsi" w:cstheme="minorHAnsi"/>
          <w:sz w:val="22"/>
          <w:szCs w:val="22"/>
        </w:rPr>
        <w:t>resource</w:t>
      </w:r>
    </w:p>
    <w:p w14:paraId="5FE398B8" w14:textId="1E0D422D" w:rsidR="00A67DAF" w:rsidRPr="00AC7131" w:rsidRDefault="00A67DAF" w:rsidP="00911C98">
      <w:pPr>
        <w:pStyle w:val="dl"/>
        <w:spacing w:after="60" w:line="240" w:lineRule="auto"/>
        <w:contextualSpacing w:val="0"/>
        <w:rPr>
          <w:rFonts w:asciiTheme="minorHAnsi" w:hAnsiTheme="minorHAnsi" w:cstheme="minorHAnsi"/>
          <w:sz w:val="22"/>
          <w:szCs w:val="22"/>
        </w:rPr>
      </w:pPr>
      <w:r w:rsidRPr="00AC7131">
        <w:rPr>
          <w:rFonts w:asciiTheme="minorHAnsi" w:hAnsiTheme="minorHAnsi" w:cstheme="minorHAnsi"/>
          <w:sz w:val="22"/>
          <w:szCs w:val="22"/>
        </w:rPr>
        <w:t>identifiable asset or means that fulfils a requirement [ISO 19115-1]</w:t>
      </w:r>
    </w:p>
    <w:p w14:paraId="7DB08B97" w14:textId="61435DDE" w:rsidR="0064656A" w:rsidRPr="00AC7131" w:rsidRDefault="0064656A" w:rsidP="00911C98">
      <w:pPr>
        <w:pStyle w:val="dl"/>
        <w:spacing w:after="160" w:line="240" w:lineRule="auto"/>
        <w:contextualSpacing w:val="0"/>
        <w:rPr>
          <w:rFonts w:asciiTheme="minorHAnsi" w:hAnsiTheme="minorHAnsi" w:cstheme="minorHAnsi"/>
          <w:sz w:val="22"/>
          <w:szCs w:val="22"/>
        </w:rPr>
      </w:pPr>
      <w:r w:rsidRPr="00AC7131">
        <w:rPr>
          <w:rFonts w:asciiTheme="minorHAnsi" w:hAnsiTheme="minorHAnsi" w:cstheme="minorHAnsi"/>
          <w:sz w:val="22"/>
          <w:szCs w:val="22"/>
        </w:rPr>
        <w:t>EXAMPLES: Dataset, dataset series, service, document, initiative, software, person or organization.</w:t>
      </w:r>
    </w:p>
    <w:p w14:paraId="1D777D49" w14:textId="2F29D563" w:rsidR="00373EA1" w:rsidRPr="00AC7131" w:rsidRDefault="00373EA1" w:rsidP="009849AC">
      <w:pPr>
        <w:pStyle w:val="DescriptionTag"/>
        <w:rPr>
          <w:rFonts w:asciiTheme="minorHAnsi" w:hAnsiTheme="minorHAnsi" w:cstheme="minorHAnsi"/>
          <w:sz w:val="22"/>
          <w:szCs w:val="22"/>
        </w:rPr>
      </w:pPr>
      <w:r w:rsidRPr="00AC7131">
        <w:rPr>
          <w:rFonts w:asciiTheme="minorHAnsi" w:hAnsiTheme="minorHAnsi" w:cstheme="minorHAnsi"/>
          <w:sz w:val="22"/>
          <w:szCs w:val="22"/>
        </w:rPr>
        <w:t>scheme administrator</w:t>
      </w:r>
    </w:p>
    <w:p w14:paraId="72EBFC45" w14:textId="74E32DDA" w:rsidR="00373EA1" w:rsidRPr="00AC7131" w:rsidRDefault="00373EA1" w:rsidP="00911C98">
      <w:pPr>
        <w:pStyle w:val="dl"/>
        <w:spacing w:after="160" w:line="240" w:lineRule="auto"/>
        <w:contextualSpacing w:val="0"/>
        <w:rPr>
          <w:rFonts w:asciiTheme="minorHAnsi" w:hAnsiTheme="minorHAnsi" w:cstheme="minorHAnsi"/>
          <w:sz w:val="22"/>
          <w:szCs w:val="22"/>
        </w:rPr>
      </w:pPr>
      <w:r w:rsidRPr="00AC7131">
        <w:rPr>
          <w:rFonts w:asciiTheme="minorHAnsi" w:hAnsiTheme="minorHAnsi" w:cstheme="minorHAnsi"/>
          <w:sz w:val="22"/>
          <w:szCs w:val="22"/>
        </w:rPr>
        <w:t>organization solely responsible for maintaining and coordinating the protection scheme specified by S-100 [S-100 Part 15 (adapted)]</w:t>
      </w:r>
    </w:p>
    <w:p w14:paraId="53A74CA1" w14:textId="7026D99E" w:rsidR="0064656A" w:rsidRPr="00AC7131" w:rsidRDefault="0064656A" w:rsidP="009849AC">
      <w:pPr>
        <w:pStyle w:val="DescriptionTag"/>
        <w:rPr>
          <w:rFonts w:asciiTheme="minorHAnsi" w:hAnsiTheme="minorHAnsi" w:cstheme="minorHAnsi"/>
          <w:sz w:val="22"/>
          <w:szCs w:val="22"/>
        </w:rPr>
      </w:pPr>
      <w:r w:rsidRPr="00AC7131">
        <w:rPr>
          <w:rFonts w:asciiTheme="minorHAnsi" w:hAnsiTheme="minorHAnsi" w:cstheme="minorHAnsi"/>
          <w:sz w:val="22"/>
          <w:szCs w:val="22"/>
        </w:rPr>
        <w:t>service</w:t>
      </w:r>
    </w:p>
    <w:p w14:paraId="68FA91B5" w14:textId="2FA3D0AC" w:rsidR="0064656A" w:rsidRPr="00AC7131" w:rsidRDefault="0064656A" w:rsidP="00911C98">
      <w:pPr>
        <w:pStyle w:val="dl"/>
        <w:spacing w:after="160" w:line="240" w:lineRule="auto"/>
        <w:contextualSpacing w:val="0"/>
        <w:rPr>
          <w:rFonts w:asciiTheme="minorHAnsi" w:hAnsiTheme="minorHAnsi" w:cstheme="minorHAnsi"/>
          <w:sz w:val="22"/>
          <w:szCs w:val="22"/>
        </w:rPr>
      </w:pPr>
      <w:r w:rsidRPr="00AC7131">
        <w:rPr>
          <w:rFonts w:asciiTheme="minorHAnsi" w:hAnsiTheme="minorHAnsi" w:cstheme="minorHAnsi"/>
          <w:sz w:val="22"/>
          <w:szCs w:val="22"/>
        </w:rPr>
        <w:t xml:space="preserve">distinct part of the functionality that is provided by an entity through </w:t>
      </w:r>
      <w:r w:rsidRPr="00AC7131">
        <w:rPr>
          <w:rFonts w:asciiTheme="minorHAnsi" w:hAnsiTheme="minorHAnsi" w:cstheme="minorHAnsi"/>
          <w:b/>
          <w:sz w:val="22"/>
          <w:szCs w:val="22"/>
        </w:rPr>
        <w:t>interfaces</w:t>
      </w:r>
      <w:r w:rsidRPr="00AC7131">
        <w:rPr>
          <w:rFonts w:asciiTheme="minorHAnsi" w:hAnsiTheme="minorHAnsi" w:cstheme="minorHAnsi"/>
          <w:sz w:val="22"/>
          <w:szCs w:val="22"/>
        </w:rPr>
        <w:t xml:space="preserve"> [ISO 19119:2005</w:t>
      </w:r>
      <w:r w:rsidR="003A7EB2" w:rsidRPr="00AC7131">
        <w:rPr>
          <w:rFonts w:asciiTheme="minorHAnsi" w:hAnsiTheme="minorHAnsi" w:cstheme="minorHAnsi"/>
          <w:sz w:val="22"/>
          <w:szCs w:val="22"/>
        </w:rPr>
        <w:t>]</w:t>
      </w:r>
    </w:p>
    <w:p w14:paraId="4693553B" w14:textId="6E9C1625" w:rsidR="00A6592C" w:rsidRPr="00AC7131" w:rsidRDefault="00A6592C" w:rsidP="009849AC">
      <w:pPr>
        <w:pStyle w:val="DescriptionTag"/>
        <w:rPr>
          <w:rFonts w:asciiTheme="minorHAnsi" w:hAnsiTheme="minorHAnsi" w:cstheme="minorHAnsi"/>
          <w:sz w:val="22"/>
          <w:szCs w:val="22"/>
        </w:rPr>
      </w:pPr>
      <w:r w:rsidRPr="00AC7131">
        <w:rPr>
          <w:rFonts w:asciiTheme="minorHAnsi" w:hAnsiTheme="minorHAnsi" w:cstheme="minorHAnsi"/>
          <w:sz w:val="22"/>
          <w:szCs w:val="22"/>
        </w:rPr>
        <w:t>spatial object</w:t>
      </w:r>
    </w:p>
    <w:p w14:paraId="750A79E8" w14:textId="3C65EDF2" w:rsidR="00A6592C" w:rsidRPr="00AC7131" w:rsidRDefault="00A6592C" w:rsidP="00911C98">
      <w:pPr>
        <w:pStyle w:val="dl"/>
        <w:spacing w:after="160" w:line="240" w:lineRule="auto"/>
        <w:contextualSpacing w:val="0"/>
        <w:rPr>
          <w:rFonts w:asciiTheme="minorHAnsi" w:hAnsiTheme="minorHAnsi" w:cstheme="minorHAnsi"/>
          <w:sz w:val="22"/>
          <w:szCs w:val="22"/>
        </w:rPr>
      </w:pPr>
      <w:r w:rsidRPr="00AC7131">
        <w:rPr>
          <w:rFonts w:asciiTheme="minorHAnsi" w:hAnsiTheme="minorHAnsi" w:cstheme="minorHAnsi"/>
          <w:sz w:val="22"/>
          <w:szCs w:val="22"/>
        </w:rPr>
        <w:t>object used for representing a spatial characteristic of a feature</w:t>
      </w:r>
      <w:r w:rsidR="003A7EB2" w:rsidRPr="00AC7131">
        <w:rPr>
          <w:rFonts w:asciiTheme="minorHAnsi" w:hAnsiTheme="minorHAnsi" w:cstheme="minorHAnsi"/>
          <w:sz w:val="22"/>
          <w:szCs w:val="22"/>
        </w:rPr>
        <w:t xml:space="preserve"> [ISO 19107:2003]</w:t>
      </w:r>
    </w:p>
    <w:p w14:paraId="56EDBDFE" w14:textId="6711753D" w:rsidR="001C3AE2" w:rsidRPr="00AC7131" w:rsidRDefault="001C3AE2" w:rsidP="009849AC">
      <w:pPr>
        <w:pStyle w:val="DescriptionTag"/>
        <w:rPr>
          <w:rFonts w:asciiTheme="minorHAnsi" w:hAnsiTheme="minorHAnsi" w:cstheme="minorHAnsi"/>
          <w:sz w:val="22"/>
          <w:szCs w:val="22"/>
        </w:rPr>
      </w:pPr>
      <w:r w:rsidRPr="00AC7131">
        <w:rPr>
          <w:rFonts w:asciiTheme="minorHAnsi" w:hAnsiTheme="minorHAnsi" w:cstheme="minorHAnsi"/>
          <w:sz w:val="22"/>
          <w:szCs w:val="22"/>
        </w:rPr>
        <w:t>stream</w:t>
      </w:r>
    </w:p>
    <w:p w14:paraId="23CB952F" w14:textId="084C48AE" w:rsidR="001C3AE2" w:rsidRPr="00AC7131" w:rsidRDefault="001C3AE2" w:rsidP="00911C98">
      <w:pPr>
        <w:pStyle w:val="dl"/>
        <w:spacing w:after="160" w:line="240" w:lineRule="auto"/>
        <w:contextualSpacing w:val="0"/>
        <w:rPr>
          <w:rFonts w:asciiTheme="minorHAnsi" w:hAnsiTheme="minorHAnsi" w:cstheme="minorHAnsi"/>
          <w:sz w:val="22"/>
          <w:szCs w:val="22"/>
        </w:rPr>
      </w:pPr>
      <w:r w:rsidRPr="00AC7131">
        <w:rPr>
          <w:rFonts w:asciiTheme="minorHAnsi" w:hAnsiTheme="minorHAnsi" w:cstheme="minorHAnsi"/>
          <w:sz w:val="22"/>
          <w:szCs w:val="22"/>
        </w:rPr>
        <w:t>in online data exchange: a continuous sequence of fragmented data to be transported by a communication system [S-100]</w:t>
      </w:r>
    </w:p>
    <w:p w14:paraId="2F73815B" w14:textId="5AF07CB9" w:rsidR="00A67DAF" w:rsidRPr="00AC7131" w:rsidRDefault="00A67DAF" w:rsidP="009849AC">
      <w:pPr>
        <w:pStyle w:val="DescriptionTag"/>
        <w:rPr>
          <w:rFonts w:asciiTheme="minorHAnsi" w:hAnsiTheme="minorHAnsi" w:cstheme="minorHAnsi"/>
          <w:sz w:val="22"/>
          <w:szCs w:val="22"/>
        </w:rPr>
      </w:pPr>
      <w:r w:rsidRPr="00AC7131">
        <w:rPr>
          <w:rFonts w:asciiTheme="minorHAnsi" w:hAnsiTheme="minorHAnsi" w:cstheme="minorHAnsi"/>
          <w:sz w:val="22"/>
          <w:szCs w:val="22"/>
        </w:rPr>
        <w:t>universe of discourse</w:t>
      </w:r>
    </w:p>
    <w:p w14:paraId="2CF8F74E" w14:textId="210F7E57" w:rsidR="00A67DAF" w:rsidRPr="00911C98" w:rsidRDefault="00A67DAF" w:rsidP="00911C98">
      <w:pPr>
        <w:pStyle w:val="dl"/>
        <w:spacing w:after="160" w:line="240" w:lineRule="auto"/>
        <w:contextualSpacing w:val="0"/>
        <w:rPr>
          <w:rFonts w:asciiTheme="minorHAnsi" w:hAnsiTheme="minorHAnsi" w:cstheme="minorHAnsi"/>
          <w:sz w:val="22"/>
          <w:szCs w:val="22"/>
        </w:rPr>
      </w:pPr>
      <w:r w:rsidRPr="00AC7131">
        <w:rPr>
          <w:rFonts w:asciiTheme="minorHAnsi" w:hAnsiTheme="minorHAnsi" w:cstheme="minorHAnsi"/>
          <w:sz w:val="22"/>
          <w:szCs w:val="22"/>
        </w:rPr>
        <w:t>view of the real or hypothetical world that includes everything of interest</w:t>
      </w:r>
      <w:r w:rsidR="00094EF3" w:rsidRPr="00AC7131">
        <w:rPr>
          <w:rFonts w:asciiTheme="minorHAnsi" w:hAnsiTheme="minorHAnsi" w:cstheme="minorHAnsi"/>
          <w:sz w:val="22"/>
          <w:szCs w:val="22"/>
        </w:rPr>
        <w:t xml:space="preserve"> [</w:t>
      </w:r>
      <w:r w:rsidR="00094EF3" w:rsidRPr="00911C98">
        <w:rPr>
          <w:rFonts w:asciiTheme="minorHAnsi" w:hAnsiTheme="minorHAnsi" w:cstheme="minorHAnsi"/>
          <w:sz w:val="22"/>
          <w:szCs w:val="22"/>
        </w:rPr>
        <w:t>19101</w:t>
      </w:r>
      <w:r w:rsidR="00911C98">
        <w:rPr>
          <w:rFonts w:asciiTheme="minorHAnsi" w:eastAsia="MS Gothic" w:hAnsiTheme="minorHAnsi" w:cstheme="minorHAnsi"/>
          <w:sz w:val="22"/>
          <w:szCs w:val="22"/>
        </w:rPr>
        <w:t>-</w:t>
      </w:r>
      <w:r w:rsidR="00094EF3" w:rsidRPr="00911C98">
        <w:rPr>
          <w:rFonts w:asciiTheme="minorHAnsi" w:hAnsiTheme="minorHAnsi" w:cstheme="minorHAnsi"/>
          <w:sz w:val="22"/>
          <w:szCs w:val="22"/>
        </w:rPr>
        <w:t>1:2014]</w:t>
      </w:r>
    </w:p>
    <w:p w14:paraId="43F66B4E" w14:textId="180396EA" w:rsidR="003A7EB2" w:rsidRPr="00911C98" w:rsidRDefault="003A7EB2" w:rsidP="009849AC">
      <w:pPr>
        <w:pStyle w:val="DescriptionTag"/>
        <w:rPr>
          <w:rFonts w:asciiTheme="minorHAnsi" w:hAnsiTheme="minorHAnsi" w:cstheme="minorHAnsi"/>
          <w:sz w:val="22"/>
          <w:szCs w:val="22"/>
        </w:rPr>
      </w:pPr>
      <w:r w:rsidRPr="00911C98">
        <w:rPr>
          <w:rFonts w:asciiTheme="minorHAnsi" w:hAnsiTheme="minorHAnsi" w:cstheme="minorHAnsi"/>
          <w:sz w:val="22"/>
          <w:szCs w:val="22"/>
        </w:rPr>
        <w:t>vocabulary</w:t>
      </w:r>
    </w:p>
    <w:p w14:paraId="5CC15C2F" w14:textId="03F91F95" w:rsidR="003A7EB2" w:rsidRPr="00911C98" w:rsidRDefault="003A7EB2" w:rsidP="00911C98">
      <w:pPr>
        <w:pStyle w:val="dl"/>
        <w:spacing w:after="160" w:line="240" w:lineRule="auto"/>
        <w:contextualSpacing w:val="0"/>
        <w:rPr>
          <w:rFonts w:asciiTheme="minorHAnsi" w:hAnsiTheme="minorHAnsi" w:cstheme="minorHAnsi"/>
          <w:sz w:val="22"/>
          <w:szCs w:val="22"/>
        </w:rPr>
      </w:pPr>
      <w:r w:rsidRPr="00911C98">
        <w:rPr>
          <w:rFonts w:asciiTheme="minorHAnsi" w:hAnsiTheme="minorHAnsi" w:cstheme="minorHAnsi"/>
          <w:sz w:val="22"/>
          <w:szCs w:val="22"/>
        </w:rPr>
        <w:t>terminological dictionary which contains designations and definitions from one or more specific subject fields [ISO 1087-1:2000]</w:t>
      </w:r>
    </w:p>
    <w:p w14:paraId="70A00DBE" w14:textId="77777777" w:rsidR="00B96A14" w:rsidRPr="00911C98" w:rsidRDefault="00B96A14" w:rsidP="007274F5">
      <w:pPr>
        <w:rPr>
          <w:rFonts w:asciiTheme="minorHAnsi" w:hAnsiTheme="minorHAnsi" w:cstheme="minorHAnsi"/>
          <w:sz w:val="22"/>
          <w:szCs w:val="22"/>
        </w:rPr>
      </w:pPr>
    </w:p>
    <w:p w14:paraId="72192439" w14:textId="394968EC" w:rsidR="001B3B99" w:rsidRPr="00FA0C91" w:rsidRDefault="001B3B99" w:rsidP="002F04AF">
      <w:pPr>
        <w:pStyle w:val="Heading2"/>
        <w:numPr>
          <w:ilvl w:val="1"/>
          <w:numId w:val="132"/>
        </w:numPr>
        <w:spacing w:line="240" w:lineRule="auto"/>
        <w:ind w:hanging="720"/>
        <w:rPr>
          <w:lang w:val="en-GB"/>
        </w:rPr>
      </w:pPr>
      <w:bookmarkStart w:id="174" w:name="_Toc532213666"/>
      <w:r>
        <w:rPr>
          <w:lang w:val="en-GB"/>
        </w:rPr>
        <w:lastRenderedPageBreak/>
        <w:t>Abbreviations</w:t>
      </w:r>
      <w:bookmarkEnd w:id="174"/>
    </w:p>
    <w:p w14:paraId="2E8A0D70" w14:textId="72B3A5A4" w:rsidR="00EE0644" w:rsidRPr="00911C98" w:rsidRDefault="00EE0644" w:rsidP="00911C98">
      <w:pPr>
        <w:spacing w:after="60" w:line="240" w:lineRule="auto"/>
        <w:ind w:left="1077" w:hanging="1077"/>
        <w:rPr>
          <w:rFonts w:asciiTheme="minorHAnsi" w:hAnsiTheme="minorHAnsi" w:cstheme="minorHAnsi"/>
          <w:sz w:val="22"/>
          <w:szCs w:val="22"/>
        </w:rPr>
      </w:pPr>
      <w:r w:rsidRPr="00911C98">
        <w:rPr>
          <w:rFonts w:asciiTheme="minorHAnsi" w:hAnsiTheme="minorHAnsi" w:cstheme="minorHAnsi"/>
          <w:sz w:val="22"/>
          <w:szCs w:val="22"/>
        </w:rPr>
        <w:t>CORBA</w:t>
      </w:r>
      <w:r w:rsidRPr="00911C98">
        <w:rPr>
          <w:rFonts w:asciiTheme="minorHAnsi" w:hAnsiTheme="minorHAnsi" w:cstheme="minorHAnsi"/>
          <w:sz w:val="22"/>
          <w:szCs w:val="22"/>
        </w:rPr>
        <w:tab/>
        <w:t>Common Object Request Broker Architecture</w:t>
      </w:r>
    </w:p>
    <w:p w14:paraId="5ECCDC82" w14:textId="0DF296A6" w:rsidR="006640CA" w:rsidRPr="00911C98" w:rsidRDefault="006640CA" w:rsidP="00911C98">
      <w:pPr>
        <w:spacing w:after="60" w:line="240" w:lineRule="auto"/>
        <w:ind w:left="1077" w:hanging="1077"/>
        <w:rPr>
          <w:rFonts w:asciiTheme="minorHAnsi" w:hAnsiTheme="minorHAnsi" w:cstheme="minorHAnsi"/>
          <w:sz w:val="22"/>
          <w:szCs w:val="22"/>
        </w:rPr>
      </w:pPr>
      <w:r w:rsidRPr="00911C98">
        <w:rPr>
          <w:rFonts w:asciiTheme="minorHAnsi" w:hAnsiTheme="minorHAnsi" w:cstheme="minorHAnsi"/>
          <w:sz w:val="22"/>
          <w:szCs w:val="22"/>
        </w:rPr>
        <w:t>CRS</w:t>
      </w:r>
      <w:r w:rsidRPr="00911C98">
        <w:rPr>
          <w:rFonts w:asciiTheme="minorHAnsi" w:hAnsiTheme="minorHAnsi" w:cstheme="minorHAnsi"/>
          <w:sz w:val="22"/>
          <w:szCs w:val="22"/>
        </w:rPr>
        <w:tab/>
        <w:t>Coordinate Reference System</w:t>
      </w:r>
    </w:p>
    <w:p w14:paraId="2061F3E6" w14:textId="69FDA803" w:rsidR="006549BB" w:rsidRPr="00911C98" w:rsidRDefault="006549BB" w:rsidP="00911C98">
      <w:pPr>
        <w:spacing w:after="60" w:line="240" w:lineRule="auto"/>
        <w:ind w:left="1077" w:hanging="1077"/>
        <w:rPr>
          <w:rFonts w:asciiTheme="minorHAnsi" w:hAnsiTheme="minorHAnsi" w:cstheme="minorHAnsi"/>
          <w:sz w:val="22"/>
          <w:szCs w:val="22"/>
        </w:rPr>
      </w:pPr>
      <w:r w:rsidRPr="00911C98">
        <w:rPr>
          <w:rFonts w:asciiTheme="minorHAnsi" w:hAnsiTheme="minorHAnsi" w:cstheme="minorHAnsi"/>
          <w:sz w:val="22"/>
          <w:szCs w:val="22"/>
        </w:rPr>
        <w:t>CSS</w:t>
      </w:r>
      <w:r w:rsidRPr="00911C98">
        <w:rPr>
          <w:rFonts w:asciiTheme="minorHAnsi" w:hAnsiTheme="minorHAnsi" w:cstheme="minorHAnsi"/>
          <w:sz w:val="22"/>
          <w:szCs w:val="22"/>
        </w:rPr>
        <w:tab/>
        <w:t>Cascading StyleSheets</w:t>
      </w:r>
    </w:p>
    <w:p w14:paraId="43237D04" w14:textId="160C32EA" w:rsidR="00EE40A9" w:rsidRPr="00911C98" w:rsidRDefault="00EE40A9" w:rsidP="00911C98">
      <w:pPr>
        <w:spacing w:after="60" w:line="240" w:lineRule="auto"/>
        <w:ind w:left="1077" w:hanging="1077"/>
        <w:rPr>
          <w:rFonts w:asciiTheme="minorHAnsi" w:hAnsiTheme="minorHAnsi" w:cstheme="minorHAnsi"/>
          <w:sz w:val="22"/>
          <w:szCs w:val="22"/>
        </w:rPr>
      </w:pPr>
      <w:r w:rsidRPr="00911C98">
        <w:rPr>
          <w:rFonts w:asciiTheme="minorHAnsi" w:hAnsiTheme="minorHAnsi" w:cstheme="minorHAnsi"/>
          <w:sz w:val="22"/>
          <w:szCs w:val="22"/>
        </w:rPr>
        <w:t>DCEG</w:t>
      </w:r>
      <w:r w:rsidRPr="00911C98">
        <w:rPr>
          <w:rFonts w:asciiTheme="minorHAnsi" w:hAnsiTheme="minorHAnsi" w:cstheme="minorHAnsi"/>
          <w:sz w:val="22"/>
          <w:szCs w:val="22"/>
        </w:rPr>
        <w:tab/>
        <w:t>Data Classification and Encoding Guide</w:t>
      </w:r>
    </w:p>
    <w:p w14:paraId="702B4507" w14:textId="6FCCD706" w:rsidR="00964723" w:rsidRPr="00911C98" w:rsidRDefault="000B6ABA" w:rsidP="00911C98">
      <w:pPr>
        <w:spacing w:after="60" w:line="240" w:lineRule="auto"/>
        <w:ind w:left="1077" w:hanging="1077"/>
        <w:rPr>
          <w:rFonts w:asciiTheme="minorHAnsi" w:hAnsiTheme="minorHAnsi" w:cstheme="minorHAnsi"/>
          <w:sz w:val="22"/>
          <w:szCs w:val="22"/>
        </w:rPr>
      </w:pPr>
      <w:r w:rsidRPr="00911C98">
        <w:rPr>
          <w:rFonts w:asciiTheme="minorHAnsi" w:hAnsiTheme="minorHAnsi" w:cstheme="minorHAnsi"/>
          <w:sz w:val="22"/>
          <w:szCs w:val="22"/>
        </w:rPr>
        <w:t>ECDIS</w:t>
      </w:r>
      <w:r w:rsidRPr="00911C98">
        <w:rPr>
          <w:rFonts w:asciiTheme="minorHAnsi" w:hAnsiTheme="minorHAnsi" w:cstheme="minorHAnsi"/>
          <w:sz w:val="22"/>
          <w:szCs w:val="22"/>
        </w:rPr>
        <w:tab/>
      </w:r>
      <w:r w:rsidR="00964723" w:rsidRPr="00911C98">
        <w:rPr>
          <w:rFonts w:asciiTheme="minorHAnsi" w:hAnsiTheme="minorHAnsi" w:cstheme="minorHAnsi"/>
          <w:sz w:val="22"/>
          <w:szCs w:val="22"/>
        </w:rPr>
        <w:t>Electronic Chart Display and Information System</w:t>
      </w:r>
    </w:p>
    <w:p w14:paraId="47041D38" w14:textId="77777777" w:rsidR="00964723" w:rsidRPr="00911C98" w:rsidRDefault="00964723" w:rsidP="00911C98">
      <w:pPr>
        <w:spacing w:after="60" w:line="240" w:lineRule="auto"/>
        <w:ind w:left="1077" w:hanging="1077"/>
        <w:rPr>
          <w:rFonts w:asciiTheme="minorHAnsi" w:hAnsiTheme="minorHAnsi" w:cstheme="minorHAnsi"/>
          <w:sz w:val="22"/>
          <w:szCs w:val="22"/>
        </w:rPr>
      </w:pPr>
      <w:r w:rsidRPr="00911C98">
        <w:rPr>
          <w:rFonts w:asciiTheme="minorHAnsi" w:hAnsiTheme="minorHAnsi" w:cstheme="minorHAnsi"/>
          <w:sz w:val="22"/>
          <w:szCs w:val="22"/>
        </w:rPr>
        <w:t>ECS</w:t>
      </w:r>
      <w:r w:rsidRPr="00911C98">
        <w:rPr>
          <w:rFonts w:asciiTheme="minorHAnsi" w:hAnsiTheme="minorHAnsi" w:cstheme="minorHAnsi"/>
          <w:sz w:val="22"/>
          <w:szCs w:val="22"/>
        </w:rPr>
        <w:tab/>
        <w:t>Electronic Chart System</w:t>
      </w:r>
    </w:p>
    <w:p w14:paraId="2ECBFBC0" w14:textId="0E2B63E3" w:rsidR="000B6ABA" w:rsidRPr="00911C98" w:rsidRDefault="00964723" w:rsidP="00911C98">
      <w:pPr>
        <w:spacing w:after="60" w:line="240" w:lineRule="auto"/>
        <w:ind w:left="1077" w:hanging="1077"/>
        <w:rPr>
          <w:rFonts w:asciiTheme="minorHAnsi" w:hAnsiTheme="minorHAnsi" w:cstheme="minorHAnsi"/>
          <w:sz w:val="22"/>
          <w:szCs w:val="22"/>
        </w:rPr>
      </w:pPr>
      <w:r w:rsidRPr="00911C98">
        <w:rPr>
          <w:rFonts w:asciiTheme="minorHAnsi" w:hAnsiTheme="minorHAnsi" w:cstheme="minorHAnsi"/>
          <w:sz w:val="22"/>
          <w:szCs w:val="22"/>
        </w:rPr>
        <w:t>ENC</w:t>
      </w:r>
      <w:r w:rsidRPr="00911C98">
        <w:rPr>
          <w:rFonts w:asciiTheme="minorHAnsi" w:hAnsiTheme="minorHAnsi" w:cstheme="minorHAnsi"/>
          <w:sz w:val="22"/>
          <w:szCs w:val="22"/>
        </w:rPr>
        <w:tab/>
        <w:t>Electronic Navigational Chart</w:t>
      </w:r>
    </w:p>
    <w:p w14:paraId="11FEC573" w14:textId="77777777" w:rsidR="00964723" w:rsidRPr="00911C98" w:rsidRDefault="00964723" w:rsidP="00911C98">
      <w:pPr>
        <w:spacing w:after="60" w:line="240" w:lineRule="auto"/>
        <w:ind w:left="1077" w:hanging="1077"/>
        <w:rPr>
          <w:rFonts w:asciiTheme="minorHAnsi" w:hAnsiTheme="minorHAnsi" w:cstheme="minorHAnsi"/>
          <w:sz w:val="22"/>
          <w:szCs w:val="22"/>
        </w:rPr>
      </w:pPr>
      <w:r w:rsidRPr="00911C98">
        <w:rPr>
          <w:rFonts w:asciiTheme="minorHAnsi" w:hAnsiTheme="minorHAnsi" w:cstheme="minorHAnsi"/>
          <w:sz w:val="22"/>
          <w:szCs w:val="22"/>
        </w:rPr>
        <w:t>FC</w:t>
      </w:r>
      <w:r w:rsidRPr="00911C98">
        <w:rPr>
          <w:rFonts w:asciiTheme="minorHAnsi" w:hAnsiTheme="minorHAnsi" w:cstheme="minorHAnsi"/>
          <w:sz w:val="22"/>
          <w:szCs w:val="22"/>
        </w:rPr>
        <w:tab/>
        <w:t>Feature Catalogue</w:t>
      </w:r>
    </w:p>
    <w:p w14:paraId="4DE7867D" w14:textId="77777777" w:rsidR="00964723" w:rsidRPr="00911C98" w:rsidRDefault="00964723" w:rsidP="00911C98">
      <w:pPr>
        <w:spacing w:after="60" w:line="240" w:lineRule="auto"/>
        <w:ind w:left="1077" w:hanging="1077"/>
        <w:rPr>
          <w:rFonts w:asciiTheme="minorHAnsi" w:hAnsiTheme="minorHAnsi" w:cstheme="minorHAnsi"/>
          <w:sz w:val="22"/>
          <w:szCs w:val="22"/>
        </w:rPr>
      </w:pPr>
      <w:r w:rsidRPr="00911C98">
        <w:rPr>
          <w:rFonts w:asciiTheme="minorHAnsi" w:hAnsiTheme="minorHAnsi" w:cstheme="minorHAnsi"/>
          <w:sz w:val="22"/>
          <w:szCs w:val="22"/>
        </w:rPr>
        <w:t>GFM</w:t>
      </w:r>
      <w:r w:rsidRPr="00911C98">
        <w:rPr>
          <w:rFonts w:asciiTheme="minorHAnsi" w:hAnsiTheme="minorHAnsi" w:cstheme="minorHAnsi"/>
          <w:sz w:val="22"/>
          <w:szCs w:val="22"/>
        </w:rPr>
        <w:tab/>
        <w:t>General Feature Model</w:t>
      </w:r>
    </w:p>
    <w:p w14:paraId="079B8037" w14:textId="2E5E852A" w:rsidR="002268F4" w:rsidRPr="00911C98" w:rsidRDefault="002268F4" w:rsidP="00911C98">
      <w:pPr>
        <w:spacing w:after="60" w:line="240" w:lineRule="auto"/>
        <w:ind w:left="1077" w:hanging="1077"/>
        <w:rPr>
          <w:rFonts w:asciiTheme="minorHAnsi" w:hAnsiTheme="minorHAnsi" w:cstheme="minorHAnsi"/>
          <w:sz w:val="22"/>
          <w:szCs w:val="22"/>
        </w:rPr>
      </w:pPr>
      <w:r w:rsidRPr="00911C98">
        <w:rPr>
          <w:rFonts w:asciiTheme="minorHAnsi" w:hAnsiTheme="minorHAnsi" w:cstheme="minorHAnsi"/>
          <w:sz w:val="22"/>
          <w:szCs w:val="22"/>
        </w:rPr>
        <w:t>GI</w:t>
      </w:r>
      <w:r w:rsidRPr="00911C98">
        <w:rPr>
          <w:rFonts w:asciiTheme="minorHAnsi" w:hAnsiTheme="minorHAnsi" w:cstheme="minorHAnsi"/>
          <w:sz w:val="22"/>
          <w:szCs w:val="22"/>
        </w:rPr>
        <w:tab/>
        <w:t>Geospatial Information</w:t>
      </w:r>
    </w:p>
    <w:p w14:paraId="382CFCFD" w14:textId="5B37D2B6" w:rsidR="00EF49ED" w:rsidRPr="00911C98" w:rsidRDefault="00EF49ED" w:rsidP="00911C98">
      <w:pPr>
        <w:spacing w:after="60" w:line="240" w:lineRule="auto"/>
        <w:ind w:left="1077" w:hanging="1077"/>
        <w:rPr>
          <w:rFonts w:asciiTheme="minorHAnsi" w:hAnsiTheme="minorHAnsi" w:cstheme="minorHAnsi"/>
          <w:sz w:val="22"/>
          <w:szCs w:val="22"/>
        </w:rPr>
      </w:pPr>
      <w:r w:rsidRPr="00911C98">
        <w:rPr>
          <w:rFonts w:asciiTheme="minorHAnsi" w:hAnsiTheme="minorHAnsi" w:cstheme="minorHAnsi"/>
          <w:sz w:val="22"/>
          <w:szCs w:val="22"/>
        </w:rPr>
        <w:t>GML</w:t>
      </w:r>
      <w:r w:rsidRPr="00911C98">
        <w:rPr>
          <w:rFonts w:asciiTheme="minorHAnsi" w:hAnsiTheme="minorHAnsi" w:cstheme="minorHAnsi"/>
          <w:sz w:val="22"/>
          <w:szCs w:val="22"/>
        </w:rPr>
        <w:tab/>
        <w:t>Geography Markup Language</w:t>
      </w:r>
    </w:p>
    <w:p w14:paraId="7D9F2B8D" w14:textId="48EBA067" w:rsidR="00EF49ED" w:rsidRPr="00911C98" w:rsidRDefault="00EF49ED" w:rsidP="00911C98">
      <w:pPr>
        <w:spacing w:after="60" w:line="240" w:lineRule="auto"/>
        <w:ind w:left="1077" w:hanging="1077"/>
        <w:rPr>
          <w:rFonts w:asciiTheme="minorHAnsi" w:hAnsiTheme="minorHAnsi" w:cstheme="minorHAnsi"/>
          <w:sz w:val="22"/>
          <w:szCs w:val="22"/>
        </w:rPr>
      </w:pPr>
      <w:bookmarkStart w:id="175" w:name="_Hlk502545839"/>
      <w:r w:rsidRPr="00911C98">
        <w:rPr>
          <w:rFonts w:asciiTheme="minorHAnsi" w:hAnsiTheme="minorHAnsi" w:cstheme="minorHAnsi"/>
          <w:sz w:val="22"/>
          <w:szCs w:val="22"/>
        </w:rPr>
        <w:t>IALA</w:t>
      </w:r>
      <w:r w:rsidRPr="00911C98">
        <w:rPr>
          <w:rFonts w:asciiTheme="minorHAnsi" w:hAnsiTheme="minorHAnsi" w:cstheme="minorHAnsi"/>
          <w:sz w:val="22"/>
          <w:szCs w:val="22"/>
        </w:rPr>
        <w:tab/>
        <w:t>International Association of Lighthouse Authorities</w:t>
      </w:r>
    </w:p>
    <w:p w14:paraId="24279011" w14:textId="60B1FE2A" w:rsidR="00EF49ED" w:rsidRPr="00911C98" w:rsidRDefault="00EF49ED" w:rsidP="00911C98">
      <w:pPr>
        <w:spacing w:after="60" w:line="240" w:lineRule="auto"/>
        <w:ind w:left="1077" w:hanging="1077"/>
        <w:rPr>
          <w:rFonts w:asciiTheme="minorHAnsi" w:hAnsiTheme="minorHAnsi" w:cstheme="minorHAnsi"/>
          <w:sz w:val="22"/>
          <w:szCs w:val="22"/>
        </w:rPr>
      </w:pPr>
      <w:r w:rsidRPr="00911C98">
        <w:rPr>
          <w:rFonts w:asciiTheme="minorHAnsi" w:hAnsiTheme="minorHAnsi" w:cstheme="minorHAnsi"/>
          <w:sz w:val="22"/>
          <w:szCs w:val="22"/>
        </w:rPr>
        <w:t>IEC</w:t>
      </w:r>
      <w:r w:rsidRPr="00911C98">
        <w:rPr>
          <w:rFonts w:asciiTheme="minorHAnsi" w:hAnsiTheme="minorHAnsi" w:cstheme="minorHAnsi"/>
          <w:sz w:val="22"/>
          <w:szCs w:val="22"/>
        </w:rPr>
        <w:tab/>
        <w:t>International Electrotechnical Commission</w:t>
      </w:r>
    </w:p>
    <w:p w14:paraId="27706A6D" w14:textId="43CD10AF" w:rsidR="006549BB" w:rsidRPr="00911C98" w:rsidRDefault="006549BB" w:rsidP="00911C98">
      <w:pPr>
        <w:spacing w:after="60" w:line="240" w:lineRule="auto"/>
        <w:ind w:left="1077" w:hanging="1077"/>
        <w:rPr>
          <w:rFonts w:asciiTheme="minorHAnsi" w:hAnsiTheme="minorHAnsi" w:cstheme="minorHAnsi"/>
          <w:sz w:val="22"/>
          <w:szCs w:val="22"/>
        </w:rPr>
      </w:pPr>
      <w:r w:rsidRPr="00911C98">
        <w:rPr>
          <w:rFonts w:asciiTheme="minorHAnsi" w:hAnsiTheme="minorHAnsi" w:cstheme="minorHAnsi"/>
          <w:sz w:val="22"/>
          <w:szCs w:val="22"/>
        </w:rPr>
        <w:t>IETF</w:t>
      </w:r>
      <w:r w:rsidRPr="00911C98">
        <w:rPr>
          <w:rFonts w:asciiTheme="minorHAnsi" w:hAnsiTheme="minorHAnsi" w:cstheme="minorHAnsi"/>
          <w:sz w:val="22"/>
          <w:szCs w:val="22"/>
        </w:rPr>
        <w:tab/>
        <w:t>Internet Engineering Task Force</w:t>
      </w:r>
    </w:p>
    <w:bookmarkEnd w:id="175"/>
    <w:p w14:paraId="30F2585E" w14:textId="796B4AF5" w:rsidR="00EF49ED" w:rsidRPr="00911C98" w:rsidRDefault="00EF49ED" w:rsidP="00911C98">
      <w:pPr>
        <w:spacing w:after="60" w:line="240" w:lineRule="auto"/>
        <w:ind w:left="1077" w:hanging="1077"/>
        <w:rPr>
          <w:rFonts w:asciiTheme="minorHAnsi" w:hAnsiTheme="minorHAnsi" w:cstheme="minorHAnsi"/>
          <w:sz w:val="22"/>
          <w:szCs w:val="22"/>
        </w:rPr>
      </w:pPr>
      <w:r w:rsidRPr="00911C98">
        <w:rPr>
          <w:rFonts w:asciiTheme="minorHAnsi" w:hAnsiTheme="minorHAnsi" w:cstheme="minorHAnsi"/>
          <w:sz w:val="22"/>
          <w:szCs w:val="22"/>
        </w:rPr>
        <w:t xml:space="preserve">IHO </w:t>
      </w:r>
      <w:r w:rsidRPr="00911C98">
        <w:rPr>
          <w:rFonts w:asciiTheme="minorHAnsi" w:hAnsiTheme="minorHAnsi" w:cstheme="minorHAnsi"/>
          <w:sz w:val="22"/>
          <w:szCs w:val="22"/>
        </w:rPr>
        <w:tab/>
        <w:t>International Hydrographic Organization</w:t>
      </w:r>
    </w:p>
    <w:p w14:paraId="5C34DB8C" w14:textId="77777777" w:rsidR="00EF49ED" w:rsidRPr="00911C98" w:rsidRDefault="00EF49ED" w:rsidP="00911C98">
      <w:pPr>
        <w:spacing w:after="60" w:line="240" w:lineRule="auto"/>
        <w:ind w:left="1077" w:hanging="1077"/>
        <w:rPr>
          <w:rFonts w:asciiTheme="minorHAnsi" w:hAnsiTheme="minorHAnsi" w:cstheme="minorHAnsi"/>
          <w:sz w:val="22"/>
          <w:szCs w:val="22"/>
        </w:rPr>
      </w:pPr>
      <w:r w:rsidRPr="00911C98">
        <w:rPr>
          <w:rFonts w:asciiTheme="minorHAnsi" w:hAnsiTheme="minorHAnsi" w:cstheme="minorHAnsi"/>
          <w:sz w:val="22"/>
          <w:szCs w:val="22"/>
        </w:rPr>
        <w:t>IMO</w:t>
      </w:r>
      <w:r w:rsidRPr="00911C98">
        <w:rPr>
          <w:rFonts w:asciiTheme="minorHAnsi" w:hAnsiTheme="minorHAnsi" w:cstheme="minorHAnsi"/>
          <w:sz w:val="22"/>
          <w:szCs w:val="22"/>
        </w:rPr>
        <w:tab/>
        <w:t>International Maritime Organization</w:t>
      </w:r>
    </w:p>
    <w:p w14:paraId="3EB20A5B" w14:textId="77777777" w:rsidR="00964723" w:rsidRPr="00911C98" w:rsidRDefault="00964723" w:rsidP="00911C98">
      <w:pPr>
        <w:spacing w:after="60" w:line="240" w:lineRule="auto"/>
        <w:ind w:left="1077" w:hanging="1077"/>
        <w:rPr>
          <w:rFonts w:asciiTheme="minorHAnsi" w:hAnsiTheme="minorHAnsi" w:cstheme="minorHAnsi"/>
          <w:sz w:val="22"/>
          <w:szCs w:val="22"/>
        </w:rPr>
      </w:pPr>
      <w:r w:rsidRPr="00911C98">
        <w:rPr>
          <w:rFonts w:asciiTheme="minorHAnsi" w:hAnsiTheme="minorHAnsi" w:cstheme="minorHAnsi"/>
          <w:sz w:val="22"/>
          <w:szCs w:val="22"/>
        </w:rPr>
        <w:t>ISO</w:t>
      </w:r>
      <w:r w:rsidRPr="00911C98">
        <w:rPr>
          <w:rFonts w:asciiTheme="minorHAnsi" w:hAnsiTheme="minorHAnsi" w:cstheme="minorHAnsi"/>
          <w:sz w:val="22"/>
          <w:szCs w:val="22"/>
        </w:rPr>
        <w:tab/>
        <w:t>International Organization for Standardization</w:t>
      </w:r>
    </w:p>
    <w:p w14:paraId="79DE0227" w14:textId="02ADBC38" w:rsidR="00964723" w:rsidRPr="00911C98" w:rsidRDefault="00964723" w:rsidP="00911C98">
      <w:pPr>
        <w:spacing w:after="60" w:line="240" w:lineRule="auto"/>
        <w:ind w:left="1077" w:hanging="1077"/>
        <w:rPr>
          <w:rFonts w:asciiTheme="minorHAnsi" w:hAnsiTheme="minorHAnsi" w:cstheme="minorHAnsi"/>
          <w:sz w:val="22"/>
          <w:szCs w:val="22"/>
        </w:rPr>
      </w:pPr>
      <w:r w:rsidRPr="00911C98">
        <w:rPr>
          <w:rFonts w:asciiTheme="minorHAnsi" w:hAnsiTheme="minorHAnsi" w:cstheme="minorHAnsi"/>
          <w:sz w:val="22"/>
          <w:szCs w:val="22"/>
        </w:rPr>
        <w:t>JCOMM</w:t>
      </w:r>
      <w:r w:rsidRPr="00911C98">
        <w:rPr>
          <w:rFonts w:asciiTheme="minorHAnsi" w:hAnsiTheme="minorHAnsi" w:cstheme="minorHAnsi"/>
          <w:sz w:val="22"/>
          <w:szCs w:val="22"/>
        </w:rPr>
        <w:tab/>
        <w:t>WMO-IOC Joint Technical Commission for Oceanography and Marine Meteorology</w:t>
      </w:r>
    </w:p>
    <w:p w14:paraId="5E1A72CE" w14:textId="019CC3AC" w:rsidR="006640CA" w:rsidRPr="00911C98" w:rsidRDefault="006640CA" w:rsidP="00911C98">
      <w:pPr>
        <w:spacing w:after="60" w:line="240" w:lineRule="auto"/>
        <w:ind w:left="1077" w:hanging="1077"/>
        <w:rPr>
          <w:rFonts w:asciiTheme="minorHAnsi" w:hAnsiTheme="minorHAnsi" w:cstheme="minorHAnsi"/>
          <w:sz w:val="22"/>
          <w:szCs w:val="22"/>
        </w:rPr>
      </w:pPr>
      <w:r w:rsidRPr="00911C98">
        <w:rPr>
          <w:rFonts w:asciiTheme="minorHAnsi" w:hAnsiTheme="minorHAnsi" w:cstheme="minorHAnsi"/>
          <w:sz w:val="22"/>
          <w:szCs w:val="22"/>
        </w:rPr>
        <w:t>MRN</w:t>
      </w:r>
      <w:r w:rsidRPr="00911C98">
        <w:rPr>
          <w:rFonts w:asciiTheme="minorHAnsi" w:hAnsiTheme="minorHAnsi" w:cstheme="minorHAnsi"/>
          <w:sz w:val="22"/>
          <w:szCs w:val="22"/>
        </w:rPr>
        <w:tab/>
        <w:t>Maritime Resource Name</w:t>
      </w:r>
    </w:p>
    <w:p w14:paraId="6E9BFE17" w14:textId="511C2679" w:rsidR="00D76BE3" w:rsidRPr="00911C98" w:rsidRDefault="00D76BE3" w:rsidP="00911C98">
      <w:pPr>
        <w:spacing w:after="60" w:line="240" w:lineRule="auto"/>
        <w:ind w:left="1077" w:hanging="1077"/>
        <w:rPr>
          <w:rFonts w:asciiTheme="minorHAnsi" w:hAnsiTheme="minorHAnsi" w:cstheme="minorHAnsi"/>
          <w:sz w:val="22"/>
          <w:szCs w:val="22"/>
        </w:rPr>
      </w:pPr>
      <w:r w:rsidRPr="00911C98">
        <w:rPr>
          <w:rFonts w:asciiTheme="minorHAnsi" w:hAnsiTheme="minorHAnsi" w:cstheme="minorHAnsi"/>
          <w:sz w:val="22"/>
          <w:szCs w:val="22"/>
        </w:rPr>
        <w:t>OEM</w:t>
      </w:r>
      <w:r w:rsidRPr="00911C98">
        <w:rPr>
          <w:rFonts w:asciiTheme="minorHAnsi" w:hAnsiTheme="minorHAnsi" w:cstheme="minorHAnsi"/>
          <w:sz w:val="22"/>
          <w:szCs w:val="22"/>
        </w:rPr>
        <w:tab/>
        <w:t>Original Equipment Manufacturer</w:t>
      </w:r>
    </w:p>
    <w:p w14:paraId="72D77C0C" w14:textId="7EA2B53B" w:rsidR="00EF49ED" w:rsidRPr="00911C98" w:rsidRDefault="00EF49ED" w:rsidP="00911C98">
      <w:pPr>
        <w:spacing w:after="60" w:line="240" w:lineRule="auto"/>
        <w:ind w:left="1077" w:hanging="1077"/>
        <w:rPr>
          <w:rFonts w:asciiTheme="minorHAnsi" w:hAnsiTheme="minorHAnsi" w:cstheme="minorHAnsi"/>
          <w:sz w:val="22"/>
          <w:szCs w:val="22"/>
        </w:rPr>
      </w:pPr>
      <w:r w:rsidRPr="00911C98">
        <w:rPr>
          <w:rFonts w:asciiTheme="minorHAnsi" w:hAnsiTheme="minorHAnsi" w:cstheme="minorHAnsi"/>
          <w:sz w:val="22"/>
          <w:szCs w:val="22"/>
        </w:rPr>
        <w:t>RENC</w:t>
      </w:r>
      <w:r w:rsidRPr="00911C98">
        <w:rPr>
          <w:rFonts w:asciiTheme="minorHAnsi" w:hAnsiTheme="minorHAnsi" w:cstheme="minorHAnsi"/>
          <w:sz w:val="22"/>
          <w:szCs w:val="22"/>
        </w:rPr>
        <w:tab/>
        <w:t>Regional ENC Coordinating Centre</w:t>
      </w:r>
    </w:p>
    <w:p w14:paraId="430F8741" w14:textId="5A415D76" w:rsidR="006549BB" w:rsidRPr="00911C98" w:rsidRDefault="006549BB" w:rsidP="00911C98">
      <w:pPr>
        <w:spacing w:after="60" w:line="240" w:lineRule="auto"/>
        <w:ind w:left="1077" w:hanging="1077"/>
        <w:rPr>
          <w:rFonts w:asciiTheme="minorHAnsi" w:hAnsiTheme="minorHAnsi" w:cstheme="minorHAnsi"/>
          <w:sz w:val="22"/>
          <w:szCs w:val="22"/>
        </w:rPr>
      </w:pPr>
      <w:r w:rsidRPr="00911C98">
        <w:rPr>
          <w:rFonts w:asciiTheme="minorHAnsi" w:hAnsiTheme="minorHAnsi" w:cstheme="minorHAnsi"/>
          <w:sz w:val="22"/>
          <w:szCs w:val="22"/>
        </w:rPr>
        <w:t>SVG</w:t>
      </w:r>
      <w:r w:rsidRPr="00911C98">
        <w:rPr>
          <w:rFonts w:asciiTheme="minorHAnsi" w:hAnsiTheme="minorHAnsi" w:cstheme="minorHAnsi"/>
          <w:sz w:val="22"/>
          <w:szCs w:val="22"/>
        </w:rPr>
        <w:tab/>
        <w:t>Scalable Vector Graphics</w:t>
      </w:r>
    </w:p>
    <w:p w14:paraId="5320ABA4" w14:textId="2C762B45" w:rsidR="006549BB" w:rsidRPr="00911C98" w:rsidRDefault="006549BB" w:rsidP="00911C98">
      <w:pPr>
        <w:spacing w:after="60" w:line="240" w:lineRule="auto"/>
        <w:ind w:left="1077" w:hanging="1077"/>
        <w:rPr>
          <w:rFonts w:asciiTheme="minorHAnsi" w:hAnsiTheme="minorHAnsi" w:cstheme="minorHAnsi"/>
          <w:sz w:val="22"/>
          <w:szCs w:val="22"/>
        </w:rPr>
      </w:pPr>
      <w:r w:rsidRPr="00911C98">
        <w:rPr>
          <w:rFonts w:asciiTheme="minorHAnsi" w:hAnsiTheme="minorHAnsi" w:cstheme="minorHAnsi"/>
          <w:sz w:val="22"/>
          <w:szCs w:val="22"/>
        </w:rPr>
        <w:t>W3C</w:t>
      </w:r>
      <w:r w:rsidRPr="00911C98">
        <w:rPr>
          <w:rFonts w:asciiTheme="minorHAnsi" w:hAnsiTheme="minorHAnsi" w:cstheme="minorHAnsi"/>
          <w:sz w:val="22"/>
          <w:szCs w:val="22"/>
        </w:rPr>
        <w:tab/>
        <w:t>World Wide Web Consortium</w:t>
      </w:r>
    </w:p>
    <w:p w14:paraId="674FDAF4" w14:textId="25C8192E" w:rsidR="00EF49ED" w:rsidRPr="00911C98" w:rsidRDefault="00EF49ED" w:rsidP="00911C98">
      <w:pPr>
        <w:spacing w:after="60" w:line="240" w:lineRule="auto"/>
        <w:ind w:left="1077" w:hanging="1077"/>
        <w:rPr>
          <w:rFonts w:asciiTheme="minorHAnsi" w:hAnsiTheme="minorHAnsi" w:cstheme="minorHAnsi"/>
          <w:sz w:val="22"/>
          <w:szCs w:val="22"/>
        </w:rPr>
      </w:pPr>
      <w:r w:rsidRPr="00911C98">
        <w:rPr>
          <w:rFonts w:asciiTheme="minorHAnsi" w:hAnsiTheme="minorHAnsi" w:cstheme="minorHAnsi"/>
          <w:sz w:val="22"/>
          <w:szCs w:val="22"/>
        </w:rPr>
        <w:t xml:space="preserve">XML </w:t>
      </w:r>
      <w:r w:rsidRPr="00911C98">
        <w:rPr>
          <w:rFonts w:asciiTheme="minorHAnsi" w:hAnsiTheme="minorHAnsi" w:cstheme="minorHAnsi"/>
          <w:sz w:val="22"/>
          <w:szCs w:val="22"/>
        </w:rPr>
        <w:tab/>
        <w:t>eXtensible Markup Language</w:t>
      </w:r>
    </w:p>
    <w:p w14:paraId="087ABDF9" w14:textId="7E1B4682" w:rsidR="00E9694D" w:rsidRPr="00911C98" w:rsidRDefault="00E9694D" w:rsidP="00911C98">
      <w:pPr>
        <w:spacing w:after="60" w:line="240" w:lineRule="auto"/>
        <w:ind w:left="1077" w:hanging="1077"/>
        <w:rPr>
          <w:rFonts w:asciiTheme="minorHAnsi" w:hAnsiTheme="minorHAnsi" w:cstheme="minorHAnsi"/>
          <w:sz w:val="22"/>
          <w:szCs w:val="22"/>
        </w:rPr>
      </w:pPr>
      <w:bookmarkStart w:id="176" w:name="_Hlk502545862"/>
      <w:r w:rsidRPr="00911C98">
        <w:rPr>
          <w:rFonts w:asciiTheme="minorHAnsi" w:hAnsiTheme="minorHAnsi" w:cstheme="minorHAnsi"/>
          <w:sz w:val="22"/>
          <w:szCs w:val="22"/>
        </w:rPr>
        <w:t>XSD</w:t>
      </w:r>
      <w:r w:rsidRPr="00911C98">
        <w:rPr>
          <w:rFonts w:asciiTheme="minorHAnsi" w:hAnsiTheme="minorHAnsi" w:cstheme="minorHAnsi"/>
          <w:sz w:val="22"/>
          <w:szCs w:val="22"/>
        </w:rPr>
        <w:tab/>
        <w:t>XML Schema Definition</w:t>
      </w:r>
    </w:p>
    <w:p w14:paraId="776CE082" w14:textId="2D2E32BD" w:rsidR="006549BB" w:rsidRPr="00911C98" w:rsidRDefault="006549BB" w:rsidP="00911C98">
      <w:pPr>
        <w:spacing w:after="60" w:line="240" w:lineRule="auto"/>
        <w:ind w:left="1077" w:hanging="1077"/>
        <w:rPr>
          <w:rFonts w:asciiTheme="minorHAnsi" w:hAnsiTheme="minorHAnsi" w:cstheme="minorHAnsi"/>
          <w:sz w:val="22"/>
          <w:szCs w:val="22"/>
        </w:rPr>
      </w:pPr>
      <w:r w:rsidRPr="00911C98">
        <w:rPr>
          <w:rFonts w:asciiTheme="minorHAnsi" w:hAnsiTheme="minorHAnsi" w:cstheme="minorHAnsi"/>
          <w:sz w:val="22"/>
          <w:szCs w:val="22"/>
        </w:rPr>
        <w:t>XSL</w:t>
      </w:r>
      <w:r w:rsidRPr="00911C98">
        <w:rPr>
          <w:rFonts w:asciiTheme="minorHAnsi" w:hAnsiTheme="minorHAnsi" w:cstheme="minorHAnsi"/>
          <w:sz w:val="22"/>
          <w:szCs w:val="22"/>
        </w:rPr>
        <w:tab/>
        <w:t>eXtensible Stylesheet Language</w:t>
      </w:r>
    </w:p>
    <w:p w14:paraId="0041F4BB" w14:textId="2FDDECA9" w:rsidR="006549BB" w:rsidRPr="00911C98" w:rsidRDefault="006549BB" w:rsidP="00911C98">
      <w:pPr>
        <w:spacing w:after="60" w:line="240" w:lineRule="auto"/>
        <w:ind w:left="1077" w:hanging="1077"/>
        <w:rPr>
          <w:rFonts w:asciiTheme="minorHAnsi" w:hAnsiTheme="minorHAnsi" w:cstheme="minorHAnsi"/>
          <w:sz w:val="22"/>
          <w:szCs w:val="22"/>
        </w:rPr>
      </w:pPr>
      <w:r w:rsidRPr="00911C98">
        <w:rPr>
          <w:rFonts w:asciiTheme="minorHAnsi" w:hAnsiTheme="minorHAnsi" w:cstheme="minorHAnsi"/>
          <w:sz w:val="22"/>
          <w:szCs w:val="22"/>
        </w:rPr>
        <w:t>XSLT</w:t>
      </w:r>
      <w:r w:rsidRPr="00911C98">
        <w:rPr>
          <w:rFonts w:asciiTheme="minorHAnsi" w:hAnsiTheme="minorHAnsi" w:cstheme="minorHAnsi"/>
          <w:sz w:val="22"/>
          <w:szCs w:val="22"/>
        </w:rPr>
        <w:tab/>
        <w:t>XSL Transforms</w:t>
      </w:r>
    </w:p>
    <w:p w14:paraId="40DA8129" w14:textId="77777777" w:rsidR="007D2199" w:rsidRPr="00911C98" w:rsidRDefault="007D2199" w:rsidP="00911C98">
      <w:pPr>
        <w:spacing w:after="60" w:line="240" w:lineRule="auto"/>
        <w:ind w:left="1077" w:hanging="1077"/>
        <w:rPr>
          <w:rFonts w:asciiTheme="minorHAnsi" w:hAnsiTheme="minorHAnsi" w:cstheme="minorHAnsi"/>
          <w:sz w:val="22"/>
          <w:szCs w:val="22"/>
        </w:rPr>
      </w:pPr>
    </w:p>
    <w:p w14:paraId="76EAFA31" w14:textId="638E1365" w:rsidR="001438BC" w:rsidRPr="00FA0C91" w:rsidRDefault="0081705B" w:rsidP="002F04AF">
      <w:pPr>
        <w:pStyle w:val="Heading1"/>
        <w:numPr>
          <w:ilvl w:val="0"/>
          <w:numId w:val="25"/>
        </w:numPr>
        <w:spacing w:line="240" w:lineRule="auto"/>
        <w:ind w:left="431" w:hanging="431"/>
      </w:pPr>
      <w:bookmarkStart w:id="177" w:name="_Toc532213667"/>
      <w:bookmarkEnd w:id="176"/>
      <w:r>
        <w:t>Overview of steps for development</w:t>
      </w:r>
      <w:bookmarkEnd w:id="177"/>
    </w:p>
    <w:p w14:paraId="6CFC1712" w14:textId="2879340A" w:rsidR="005202E8" w:rsidRPr="004914DA" w:rsidRDefault="00CE7058" w:rsidP="004914DA">
      <w:pPr>
        <w:spacing w:after="160" w:line="240" w:lineRule="auto"/>
        <w:rPr>
          <w:rFonts w:asciiTheme="minorHAnsi" w:hAnsiTheme="minorHAnsi" w:cstheme="minorHAnsi"/>
          <w:sz w:val="22"/>
          <w:szCs w:val="22"/>
        </w:rPr>
      </w:pPr>
      <w:r w:rsidRPr="004914DA">
        <w:rPr>
          <w:rFonts w:asciiTheme="minorHAnsi" w:hAnsiTheme="minorHAnsi" w:cstheme="minorHAnsi"/>
          <w:sz w:val="22"/>
          <w:szCs w:val="22"/>
        </w:rPr>
        <w:t xml:space="preserve">The stages in developing a </w:t>
      </w:r>
      <w:r w:rsidR="004914DA">
        <w:rPr>
          <w:rFonts w:asciiTheme="minorHAnsi" w:hAnsiTheme="minorHAnsi" w:cstheme="minorHAnsi"/>
          <w:sz w:val="22"/>
          <w:szCs w:val="22"/>
        </w:rPr>
        <w:t>P</w:t>
      </w:r>
      <w:r w:rsidR="004914DA" w:rsidRPr="004914DA">
        <w:rPr>
          <w:rFonts w:asciiTheme="minorHAnsi" w:hAnsiTheme="minorHAnsi" w:cstheme="minorHAnsi"/>
          <w:sz w:val="22"/>
          <w:szCs w:val="22"/>
        </w:rPr>
        <w:t xml:space="preserve">roduct </w:t>
      </w:r>
      <w:r w:rsidR="004914DA">
        <w:rPr>
          <w:rFonts w:asciiTheme="minorHAnsi" w:hAnsiTheme="minorHAnsi" w:cstheme="minorHAnsi"/>
          <w:sz w:val="22"/>
          <w:szCs w:val="22"/>
        </w:rPr>
        <w:t>S</w:t>
      </w:r>
      <w:r w:rsidR="004914DA" w:rsidRPr="004914DA">
        <w:rPr>
          <w:rFonts w:asciiTheme="minorHAnsi" w:hAnsiTheme="minorHAnsi" w:cstheme="minorHAnsi"/>
          <w:sz w:val="22"/>
          <w:szCs w:val="22"/>
        </w:rPr>
        <w:t xml:space="preserve">pecification </w:t>
      </w:r>
      <w:r w:rsidRPr="004914DA">
        <w:rPr>
          <w:rFonts w:asciiTheme="minorHAnsi" w:hAnsiTheme="minorHAnsi" w:cstheme="minorHAnsi"/>
          <w:sz w:val="22"/>
          <w:szCs w:val="22"/>
        </w:rPr>
        <w:t xml:space="preserve">are summarized </w:t>
      </w:r>
      <w:r w:rsidR="00A520FF" w:rsidRPr="004914DA">
        <w:rPr>
          <w:rFonts w:asciiTheme="minorHAnsi" w:hAnsiTheme="minorHAnsi" w:cstheme="minorHAnsi"/>
          <w:sz w:val="22"/>
          <w:szCs w:val="22"/>
        </w:rPr>
        <w:t>in this section</w:t>
      </w:r>
      <w:r w:rsidRPr="004914DA">
        <w:rPr>
          <w:rFonts w:asciiTheme="minorHAnsi" w:hAnsiTheme="minorHAnsi" w:cstheme="minorHAnsi"/>
          <w:sz w:val="22"/>
          <w:szCs w:val="22"/>
        </w:rPr>
        <w:t xml:space="preserve">. Subsequent sections describe the </w:t>
      </w:r>
      <w:r w:rsidR="007D3ECE" w:rsidRPr="004914DA">
        <w:rPr>
          <w:rFonts w:asciiTheme="minorHAnsi" w:hAnsiTheme="minorHAnsi" w:cstheme="minorHAnsi"/>
          <w:sz w:val="22"/>
          <w:szCs w:val="22"/>
        </w:rPr>
        <w:t xml:space="preserve">stages </w:t>
      </w:r>
      <w:r w:rsidRPr="004914DA">
        <w:rPr>
          <w:rFonts w:asciiTheme="minorHAnsi" w:hAnsiTheme="minorHAnsi" w:cstheme="minorHAnsi"/>
          <w:sz w:val="22"/>
          <w:szCs w:val="22"/>
        </w:rPr>
        <w:t xml:space="preserve">in </w:t>
      </w:r>
      <w:ins w:id="178" w:author="Teh Stand" w:date="2018-11-23T14:28:00Z">
        <w:r w:rsidR="004914DA">
          <w:rPr>
            <w:rFonts w:asciiTheme="minorHAnsi" w:hAnsiTheme="minorHAnsi" w:cstheme="minorHAnsi"/>
            <w:sz w:val="22"/>
            <w:szCs w:val="22"/>
          </w:rPr>
          <w:t xml:space="preserve">greater </w:t>
        </w:r>
      </w:ins>
      <w:r w:rsidRPr="004914DA">
        <w:rPr>
          <w:rFonts w:asciiTheme="minorHAnsi" w:hAnsiTheme="minorHAnsi" w:cstheme="minorHAnsi"/>
          <w:sz w:val="22"/>
          <w:szCs w:val="22"/>
        </w:rPr>
        <w:t>detail.</w:t>
      </w:r>
      <w:r w:rsidR="00E26D2D" w:rsidRPr="004914DA">
        <w:rPr>
          <w:rFonts w:asciiTheme="minorHAnsi" w:hAnsiTheme="minorHAnsi" w:cstheme="minorHAnsi"/>
          <w:sz w:val="22"/>
          <w:szCs w:val="22"/>
        </w:rPr>
        <w:t xml:space="preserve"> The final section</w:t>
      </w:r>
      <w:r w:rsidR="00A520FF" w:rsidRPr="004914DA">
        <w:rPr>
          <w:rFonts w:asciiTheme="minorHAnsi" w:hAnsiTheme="minorHAnsi" w:cstheme="minorHAnsi"/>
          <w:sz w:val="22"/>
          <w:szCs w:val="22"/>
        </w:rPr>
        <w:t xml:space="preserve"> of the Part</w:t>
      </w:r>
      <w:r w:rsidR="00E26D2D" w:rsidRPr="004914DA">
        <w:rPr>
          <w:rFonts w:asciiTheme="minorHAnsi" w:hAnsiTheme="minorHAnsi" w:cstheme="minorHAnsi"/>
          <w:sz w:val="22"/>
          <w:szCs w:val="22"/>
        </w:rPr>
        <w:t xml:space="preserve"> describes work processes involved in developing a </w:t>
      </w:r>
      <w:r w:rsidR="004914DA">
        <w:rPr>
          <w:rFonts w:asciiTheme="minorHAnsi" w:hAnsiTheme="minorHAnsi" w:cstheme="minorHAnsi"/>
          <w:sz w:val="22"/>
          <w:szCs w:val="22"/>
        </w:rPr>
        <w:t>P</w:t>
      </w:r>
      <w:r w:rsidR="004914DA" w:rsidRPr="004914DA">
        <w:rPr>
          <w:rFonts w:asciiTheme="minorHAnsi" w:hAnsiTheme="minorHAnsi" w:cstheme="minorHAnsi"/>
          <w:sz w:val="22"/>
          <w:szCs w:val="22"/>
        </w:rPr>
        <w:t xml:space="preserve">roduct </w:t>
      </w:r>
      <w:r w:rsidR="004914DA">
        <w:rPr>
          <w:rFonts w:asciiTheme="minorHAnsi" w:hAnsiTheme="minorHAnsi" w:cstheme="minorHAnsi"/>
          <w:sz w:val="22"/>
          <w:szCs w:val="22"/>
        </w:rPr>
        <w:t>S</w:t>
      </w:r>
      <w:r w:rsidR="004914DA" w:rsidRPr="004914DA">
        <w:rPr>
          <w:rFonts w:asciiTheme="minorHAnsi" w:hAnsiTheme="minorHAnsi" w:cstheme="minorHAnsi"/>
          <w:sz w:val="22"/>
          <w:szCs w:val="22"/>
        </w:rPr>
        <w:t>pecification</w:t>
      </w:r>
      <w:r w:rsidR="00E26D2D" w:rsidRPr="004914DA">
        <w:rPr>
          <w:rFonts w:asciiTheme="minorHAnsi" w:hAnsiTheme="minorHAnsi" w:cstheme="minorHAnsi"/>
          <w:sz w:val="22"/>
          <w:szCs w:val="22"/>
        </w:rPr>
        <w:t>.</w:t>
      </w:r>
    </w:p>
    <w:p w14:paraId="2E0E6FDE" w14:textId="5E8EE1B4" w:rsidR="0081705B" w:rsidRPr="00FA0C91" w:rsidRDefault="0081705B" w:rsidP="002F04AF">
      <w:pPr>
        <w:pStyle w:val="Heading2"/>
        <w:numPr>
          <w:ilvl w:val="1"/>
          <w:numId w:val="134"/>
        </w:numPr>
        <w:tabs>
          <w:tab w:val="clear" w:pos="700"/>
          <w:tab w:val="left" w:pos="567"/>
        </w:tabs>
        <w:spacing w:line="240" w:lineRule="auto"/>
        <w:ind w:left="567" w:hanging="567"/>
        <w:rPr>
          <w:lang w:val="en-GB"/>
        </w:rPr>
      </w:pPr>
      <w:bookmarkStart w:id="179" w:name="_Toc532213668"/>
      <w:bookmarkStart w:id="180" w:name="_Ref523005191"/>
      <w:r>
        <w:rPr>
          <w:lang w:val="en-GB"/>
        </w:rPr>
        <w:t>Basic development process</w:t>
      </w:r>
      <w:bookmarkEnd w:id="179"/>
    </w:p>
    <w:bookmarkEnd w:id="180"/>
    <w:p w14:paraId="37FF1684" w14:textId="3E77E325" w:rsidR="00A520FF" w:rsidRPr="004914DA" w:rsidRDefault="00A520FF" w:rsidP="004914DA">
      <w:pPr>
        <w:spacing w:after="160" w:line="240" w:lineRule="auto"/>
        <w:rPr>
          <w:rFonts w:asciiTheme="minorHAnsi" w:hAnsiTheme="minorHAnsi" w:cstheme="minorHAnsi"/>
          <w:sz w:val="22"/>
          <w:szCs w:val="22"/>
        </w:rPr>
      </w:pPr>
      <w:r w:rsidRPr="004914DA">
        <w:rPr>
          <w:rFonts w:asciiTheme="minorHAnsi" w:hAnsiTheme="minorHAnsi" w:cstheme="minorHAnsi"/>
          <w:sz w:val="22"/>
          <w:szCs w:val="22"/>
        </w:rPr>
        <w:t>Th</w:t>
      </w:r>
      <w:r w:rsidR="00D90380" w:rsidRPr="004914DA">
        <w:rPr>
          <w:rFonts w:asciiTheme="minorHAnsi" w:hAnsiTheme="minorHAnsi" w:cstheme="minorHAnsi"/>
          <w:sz w:val="22"/>
          <w:szCs w:val="22"/>
        </w:rPr>
        <w:t>is</w:t>
      </w:r>
      <w:r w:rsidRPr="004914DA">
        <w:rPr>
          <w:rFonts w:asciiTheme="minorHAnsi" w:hAnsiTheme="minorHAnsi" w:cstheme="minorHAnsi"/>
          <w:sz w:val="22"/>
          <w:szCs w:val="22"/>
        </w:rPr>
        <w:t xml:space="preserve"> process generally applies to the development of a </w:t>
      </w:r>
      <w:r w:rsidR="004914DA">
        <w:rPr>
          <w:rFonts w:asciiTheme="minorHAnsi" w:hAnsiTheme="minorHAnsi" w:cstheme="minorHAnsi"/>
          <w:sz w:val="22"/>
          <w:szCs w:val="22"/>
        </w:rPr>
        <w:t>P</w:t>
      </w:r>
      <w:r w:rsidR="004914DA" w:rsidRPr="004914DA">
        <w:rPr>
          <w:rFonts w:asciiTheme="minorHAnsi" w:hAnsiTheme="minorHAnsi" w:cstheme="minorHAnsi"/>
          <w:sz w:val="22"/>
          <w:szCs w:val="22"/>
        </w:rPr>
        <w:t xml:space="preserve">roduct </w:t>
      </w:r>
      <w:r w:rsidR="004914DA">
        <w:rPr>
          <w:rFonts w:asciiTheme="minorHAnsi" w:hAnsiTheme="minorHAnsi" w:cstheme="minorHAnsi"/>
          <w:sz w:val="22"/>
          <w:szCs w:val="22"/>
        </w:rPr>
        <w:t>S</w:t>
      </w:r>
      <w:r w:rsidR="004914DA" w:rsidRPr="004914DA">
        <w:rPr>
          <w:rFonts w:asciiTheme="minorHAnsi" w:hAnsiTheme="minorHAnsi" w:cstheme="minorHAnsi"/>
          <w:sz w:val="22"/>
          <w:szCs w:val="22"/>
        </w:rPr>
        <w:t xml:space="preserve">pecification </w:t>
      </w:r>
      <w:r w:rsidRPr="004914DA">
        <w:rPr>
          <w:rFonts w:asciiTheme="minorHAnsi" w:hAnsiTheme="minorHAnsi" w:cstheme="minorHAnsi"/>
          <w:sz w:val="22"/>
          <w:szCs w:val="22"/>
        </w:rPr>
        <w:t>for a new data product.</w:t>
      </w:r>
      <w:r w:rsidR="00D90380" w:rsidRPr="004914DA">
        <w:rPr>
          <w:rFonts w:asciiTheme="minorHAnsi" w:hAnsiTheme="minorHAnsi" w:cstheme="minorHAnsi"/>
          <w:sz w:val="22"/>
          <w:szCs w:val="22"/>
        </w:rPr>
        <w:t xml:space="preserve"> The steps are described below.</w:t>
      </w:r>
    </w:p>
    <w:p w14:paraId="67FD1F4D" w14:textId="77178D61" w:rsidR="00CE7058" w:rsidRPr="004914DA" w:rsidRDefault="00CE7058" w:rsidP="004914DA">
      <w:pPr>
        <w:pStyle w:val="ListParagraph"/>
        <w:numPr>
          <w:ilvl w:val="0"/>
          <w:numId w:val="26"/>
        </w:numPr>
        <w:spacing w:before="0" w:after="60" w:line="240" w:lineRule="auto"/>
        <w:ind w:left="357" w:hanging="357"/>
        <w:rPr>
          <w:rFonts w:asciiTheme="minorHAnsi" w:hAnsiTheme="minorHAnsi" w:cstheme="minorHAnsi"/>
          <w:sz w:val="22"/>
          <w:szCs w:val="22"/>
        </w:rPr>
      </w:pPr>
      <w:r w:rsidRPr="004914DA">
        <w:rPr>
          <w:rFonts w:asciiTheme="minorHAnsi" w:hAnsiTheme="minorHAnsi" w:cstheme="minorHAnsi"/>
          <w:b/>
          <w:sz w:val="22"/>
          <w:szCs w:val="22"/>
        </w:rPr>
        <w:lastRenderedPageBreak/>
        <w:t>Initiat</w:t>
      </w:r>
      <w:r w:rsidR="000C65DF" w:rsidRPr="004914DA">
        <w:rPr>
          <w:rFonts w:asciiTheme="minorHAnsi" w:hAnsiTheme="minorHAnsi" w:cstheme="minorHAnsi"/>
          <w:b/>
          <w:sz w:val="22"/>
          <w:szCs w:val="22"/>
        </w:rPr>
        <w:t>ion</w:t>
      </w:r>
      <w:r w:rsidR="000C65DF" w:rsidRPr="004914DA">
        <w:rPr>
          <w:rFonts w:asciiTheme="minorHAnsi" w:hAnsiTheme="minorHAnsi" w:cstheme="minorHAnsi"/>
          <w:sz w:val="22"/>
          <w:szCs w:val="22"/>
        </w:rPr>
        <w:t>. I</w:t>
      </w:r>
      <w:r w:rsidRPr="004914DA">
        <w:rPr>
          <w:rFonts w:asciiTheme="minorHAnsi" w:hAnsiTheme="minorHAnsi" w:cstheme="minorHAnsi"/>
          <w:sz w:val="22"/>
          <w:szCs w:val="22"/>
        </w:rPr>
        <w:t xml:space="preserve">dentify the need for a </w:t>
      </w:r>
      <w:r w:rsidR="0098662F" w:rsidRPr="004914DA">
        <w:rPr>
          <w:rFonts w:asciiTheme="minorHAnsi" w:hAnsiTheme="minorHAnsi" w:cstheme="minorHAnsi"/>
          <w:sz w:val="22"/>
          <w:szCs w:val="22"/>
        </w:rPr>
        <w:t xml:space="preserve">new data </w:t>
      </w:r>
      <w:r w:rsidRPr="004914DA">
        <w:rPr>
          <w:rFonts w:asciiTheme="minorHAnsi" w:hAnsiTheme="minorHAnsi" w:cstheme="minorHAnsi"/>
          <w:sz w:val="22"/>
          <w:szCs w:val="22"/>
        </w:rPr>
        <w:t xml:space="preserve">product, define its scope, and </w:t>
      </w:r>
      <w:r w:rsidR="00C63C3B" w:rsidRPr="004914DA">
        <w:rPr>
          <w:rFonts w:asciiTheme="minorHAnsi" w:hAnsiTheme="minorHAnsi" w:cstheme="minorHAnsi"/>
          <w:sz w:val="22"/>
          <w:szCs w:val="22"/>
        </w:rPr>
        <w:t>decide</w:t>
      </w:r>
      <w:r w:rsidRPr="004914DA">
        <w:rPr>
          <w:rFonts w:asciiTheme="minorHAnsi" w:hAnsiTheme="minorHAnsi" w:cstheme="minorHAnsi"/>
          <w:sz w:val="22"/>
          <w:szCs w:val="22"/>
        </w:rPr>
        <w:t xml:space="preserve"> the boundaries between </w:t>
      </w:r>
      <w:r w:rsidR="00C63C3B" w:rsidRPr="004914DA">
        <w:rPr>
          <w:rFonts w:asciiTheme="minorHAnsi" w:hAnsiTheme="minorHAnsi" w:cstheme="minorHAnsi"/>
          <w:sz w:val="22"/>
          <w:szCs w:val="22"/>
        </w:rPr>
        <w:t>the new product</w:t>
      </w:r>
      <w:r w:rsidRPr="004914DA">
        <w:rPr>
          <w:rFonts w:asciiTheme="minorHAnsi" w:hAnsiTheme="minorHAnsi" w:cstheme="minorHAnsi"/>
          <w:sz w:val="22"/>
          <w:szCs w:val="22"/>
        </w:rPr>
        <w:t xml:space="preserve"> and existing </w:t>
      </w:r>
      <w:r w:rsidR="00C63C3B" w:rsidRPr="004914DA">
        <w:rPr>
          <w:rFonts w:asciiTheme="minorHAnsi" w:hAnsiTheme="minorHAnsi" w:cstheme="minorHAnsi"/>
          <w:sz w:val="22"/>
          <w:szCs w:val="22"/>
        </w:rPr>
        <w:t xml:space="preserve">data </w:t>
      </w:r>
      <w:r w:rsidR="00CA43A2">
        <w:rPr>
          <w:rFonts w:asciiTheme="minorHAnsi" w:hAnsiTheme="minorHAnsi" w:cstheme="minorHAnsi"/>
          <w:sz w:val="22"/>
          <w:szCs w:val="22"/>
        </w:rPr>
        <w:t>P</w:t>
      </w:r>
      <w:r w:rsidRPr="004914DA">
        <w:rPr>
          <w:rFonts w:asciiTheme="minorHAnsi" w:hAnsiTheme="minorHAnsi" w:cstheme="minorHAnsi"/>
          <w:sz w:val="22"/>
          <w:szCs w:val="22"/>
        </w:rPr>
        <w:t xml:space="preserve">roduct </w:t>
      </w:r>
      <w:r w:rsidR="00CA43A2">
        <w:rPr>
          <w:rFonts w:asciiTheme="minorHAnsi" w:hAnsiTheme="minorHAnsi" w:cstheme="minorHAnsi"/>
          <w:sz w:val="22"/>
          <w:szCs w:val="22"/>
        </w:rPr>
        <w:t>S</w:t>
      </w:r>
      <w:r w:rsidRPr="004914DA">
        <w:rPr>
          <w:rFonts w:asciiTheme="minorHAnsi" w:hAnsiTheme="minorHAnsi" w:cstheme="minorHAnsi"/>
          <w:sz w:val="22"/>
          <w:szCs w:val="22"/>
        </w:rPr>
        <w:t>pecifications.</w:t>
      </w:r>
      <w:r w:rsidR="00FD6345" w:rsidRPr="004914DA">
        <w:rPr>
          <w:rFonts w:asciiTheme="minorHAnsi" w:hAnsiTheme="minorHAnsi" w:cstheme="minorHAnsi"/>
          <w:sz w:val="22"/>
          <w:szCs w:val="22"/>
        </w:rPr>
        <w:t xml:space="preserve"> </w:t>
      </w:r>
      <w:r w:rsidR="00D90380" w:rsidRPr="004914DA">
        <w:rPr>
          <w:rFonts w:asciiTheme="minorHAnsi" w:hAnsiTheme="minorHAnsi" w:cstheme="minorHAnsi"/>
          <w:sz w:val="22"/>
          <w:szCs w:val="22"/>
        </w:rPr>
        <w:t xml:space="preserve">Obtain sample source material. </w:t>
      </w:r>
      <w:r w:rsidR="00BF5B60" w:rsidRPr="004914DA">
        <w:rPr>
          <w:rFonts w:asciiTheme="minorHAnsi" w:hAnsiTheme="minorHAnsi" w:cstheme="minorHAnsi"/>
          <w:sz w:val="22"/>
          <w:szCs w:val="22"/>
        </w:rPr>
        <w:t>Describe typical</w:t>
      </w:r>
      <w:r w:rsidR="00FD6345" w:rsidRPr="004914DA">
        <w:rPr>
          <w:rFonts w:asciiTheme="minorHAnsi" w:hAnsiTheme="minorHAnsi" w:cstheme="minorHAnsi"/>
          <w:sz w:val="22"/>
          <w:szCs w:val="22"/>
        </w:rPr>
        <w:t xml:space="preserve"> </w:t>
      </w:r>
      <w:r w:rsidR="00133F50" w:rsidRPr="004914DA">
        <w:rPr>
          <w:rFonts w:asciiTheme="minorHAnsi" w:hAnsiTheme="minorHAnsi" w:cstheme="minorHAnsi"/>
          <w:sz w:val="22"/>
          <w:szCs w:val="22"/>
        </w:rPr>
        <w:t xml:space="preserve">application </w:t>
      </w:r>
      <w:r w:rsidR="00FD6345" w:rsidRPr="004914DA">
        <w:rPr>
          <w:rFonts w:asciiTheme="minorHAnsi" w:hAnsiTheme="minorHAnsi" w:cstheme="minorHAnsi"/>
          <w:sz w:val="22"/>
          <w:szCs w:val="22"/>
        </w:rPr>
        <w:t>use cases</w:t>
      </w:r>
      <w:r w:rsidR="00133F50" w:rsidRPr="004914DA">
        <w:rPr>
          <w:rFonts w:asciiTheme="minorHAnsi" w:hAnsiTheme="minorHAnsi" w:cstheme="minorHAnsi"/>
          <w:sz w:val="22"/>
          <w:szCs w:val="22"/>
        </w:rPr>
        <w:t>.</w:t>
      </w:r>
    </w:p>
    <w:p w14:paraId="4CB77C3B" w14:textId="1AAFB006" w:rsidR="00CE7058" w:rsidRPr="004914DA" w:rsidRDefault="00CE7058" w:rsidP="004914DA">
      <w:pPr>
        <w:pStyle w:val="ListParagraph"/>
        <w:numPr>
          <w:ilvl w:val="0"/>
          <w:numId w:val="26"/>
        </w:numPr>
        <w:spacing w:before="0" w:after="60" w:line="240" w:lineRule="auto"/>
        <w:ind w:left="357" w:hanging="357"/>
        <w:rPr>
          <w:rFonts w:asciiTheme="minorHAnsi" w:hAnsiTheme="minorHAnsi" w:cstheme="minorHAnsi"/>
          <w:sz w:val="22"/>
          <w:szCs w:val="22"/>
        </w:rPr>
      </w:pPr>
      <w:r w:rsidRPr="004914DA">
        <w:rPr>
          <w:rFonts w:asciiTheme="minorHAnsi" w:hAnsiTheme="minorHAnsi" w:cstheme="minorHAnsi"/>
          <w:b/>
          <w:sz w:val="22"/>
          <w:szCs w:val="22"/>
        </w:rPr>
        <w:t xml:space="preserve">Develop the </w:t>
      </w:r>
      <w:r w:rsidR="00835069">
        <w:rPr>
          <w:rFonts w:asciiTheme="minorHAnsi" w:hAnsiTheme="minorHAnsi" w:cstheme="minorHAnsi"/>
          <w:b/>
          <w:sz w:val="22"/>
          <w:szCs w:val="22"/>
        </w:rPr>
        <w:t>D</w:t>
      </w:r>
      <w:r w:rsidR="00835069" w:rsidRPr="004914DA">
        <w:rPr>
          <w:rFonts w:asciiTheme="minorHAnsi" w:hAnsiTheme="minorHAnsi" w:cstheme="minorHAnsi"/>
          <w:b/>
          <w:sz w:val="22"/>
          <w:szCs w:val="22"/>
        </w:rPr>
        <w:t xml:space="preserve">omain </w:t>
      </w:r>
      <w:r w:rsidR="00835069">
        <w:rPr>
          <w:rFonts w:asciiTheme="minorHAnsi" w:hAnsiTheme="minorHAnsi" w:cstheme="minorHAnsi"/>
          <w:b/>
          <w:sz w:val="22"/>
          <w:szCs w:val="22"/>
        </w:rPr>
        <w:t>M</w:t>
      </w:r>
      <w:r w:rsidR="00835069" w:rsidRPr="004914DA">
        <w:rPr>
          <w:rFonts w:asciiTheme="minorHAnsi" w:hAnsiTheme="minorHAnsi" w:cstheme="minorHAnsi"/>
          <w:b/>
          <w:sz w:val="22"/>
          <w:szCs w:val="22"/>
        </w:rPr>
        <w:t>odel</w:t>
      </w:r>
      <w:r w:rsidR="000C65DF" w:rsidRPr="004914DA">
        <w:rPr>
          <w:rFonts w:asciiTheme="minorHAnsi" w:hAnsiTheme="minorHAnsi" w:cstheme="minorHAnsi"/>
          <w:b/>
          <w:sz w:val="22"/>
          <w:szCs w:val="22"/>
        </w:rPr>
        <w:t>/</w:t>
      </w:r>
      <w:r w:rsidR="00835069">
        <w:rPr>
          <w:rFonts w:asciiTheme="minorHAnsi" w:hAnsiTheme="minorHAnsi" w:cstheme="minorHAnsi"/>
          <w:b/>
          <w:sz w:val="22"/>
          <w:szCs w:val="22"/>
        </w:rPr>
        <w:t>A</w:t>
      </w:r>
      <w:r w:rsidR="00835069" w:rsidRPr="004914DA">
        <w:rPr>
          <w:rFonts w:asciiTheme="minorHAnsi" w:hAnsiTheme="minorHAnsi" w:cstheme="minorHAnsi"/>
          <w:b/>
          <w:sz w:val="22"/>
          <w:szCs w:val="22"/>
        </w:rPr>
        <w:t xml:space="preserve">pplication </w:t>
      </w:r>
      <w:r w:rsidR="00835069">
        <w:rPr>
          <w:rFonts w:asciiTheme="minorHAnsi" w:hAnsiTheme="minorHAnsi" w:cstheme="minorHAnsi"/>
          <w:b/>
          <w:sz w:val="22"/>
          <w:szCs w:val="22"/>
        </w:rPr>
        <w:t>S</w:t>
      </w:r>
      <w:r w:rsidR="00835069" w:rsidRPr="004914DA">
        <w:rPr>
          <w:rFonts w:asciiTheme="minorHAnsi" w:hAnsiTheme="minorHAnsi" w:cstheme="minorHAnsi"/>
          <w:b/>
          <w:sz w:val="22"/>
          <w:szCs w:val="22"/>
        </w:rPr>
        <w:t>chema</w:t>
      </w:r>
      <w:r w:rsidR="000C65DF" w:rsidRPr="004914DA">
        <w:rPr>
          <w:rFonts w:asciiTheme="minorHAnsi" w:hAnsiTheme="minorHAnsi" w:cstheme="minorHAnsi"/>
          <w:sz w:val="22"/>
          <w:szCs w:val="22"/>
        </w:rPr>
        <w:t>. Define the classes and attributes that describe the domain and which are relevant to the data product</w:t>
      </w:r>
      <w:del w:id="181" w:author="Teh Stand" w:date="2018-11-23T14:32:00Z">
        <w:r w:rsidR="000C65DF" w:rsidRPr="004914DA" w:rsidDel="004914DA">
          <w:rPr>
            <w:rFonts w:asciiTheme="minorHAnsi" w:hAnsiTheme="minorHAnsi" w:cstheme="minorHAnsi"/>
            <w:sz w:val="22"/>
            <w:szCs w:val="22"/>
          </w:rPr>
          <w:delText>, d</w:delText>
        </w:r>
      </w:del>
      <w:ins w:id="182" w:author="Teh Stand" w:date="2018-11-23T14:32:00Z">
        <w:r w:rsidR="004914DA">
          <w:rPr>
            <w:rFonts w:asciiTheme="minorHAnsi" w:hAnsiTheme="minorHAnsi" w:cstheme="minorHAnsi"/>
            <w:sz w:val="22"/>
            <w:szCs w:val="22"/>
          </w:rPr>
          <w:t>. D</w:t>
        </w:r>
      </w:ins>
      <w:r w:rsidR="000C65DF" w:rsidRPr="004914DA">
        <w:rPr>
          <w:rFonts w:asciiTheme="minorHAnsi" w:hAnsiTheme="minorHAnsi" w:cstheme="minorHAnsi"/>
          <w:sz w:val="22"/>
          <w:szCs w:val="22"/>
        </w:rPr>
        <w:t xml:space="preserve">efine the relationships between the classes </w:t>
      </w:r>
      <w:r w:rsidR="00FA7A7D" w:rsidRPr="004914DA">
        <w:rPr>
          <w:rFonts w:asciiTheme="minorHAnsi" w:hAnsiTheme="minorHAnsi" w:cstheme="minorHAnsi"/>
          <w:sz w:val="22"/>
          <w:szCs w:val="22"/>
        </w:rPr>
        <w:t>and specify</w:t>
      </w:r>
      <w:r w:rsidR="000C65DF" w:rsidRPr="004914DA">
        <w:rPr>
          <w:rFonts w:asciiTheme="minorHAnsi" w:hAnsiTheme="minorHAnsi" w:cstheme="minorHAnsi"/>
          <w:sz w:val="22"/>
          <w:szCs w:val="22"/>
        </w:rPr>
        <w:t xml:space="preserve"> applicable constraints. Prepare one or more UML diagrams describing the </w:t>
      </w:r>
      <w:r w:rsidR="00835069">
        <w:rPr>
          <w:rFonts w:asciiTheme="minorHAnsi" w:hAnsiTheme="minorHAnsi" w:cstheme="minorHAnsi"/>
          <w:sz w:val="22"/>
          <w:szCs w:val="22"/>
        </w:rPr>
        <w:t>D</w:t>
      </w:r>
      <w:r w:rsidR="00835069" w:rsidRPr="004914DA">
        <w:rPr>
          <w:rFonts w:asciiTheme="minorHAnsi" w:hAnsiTheme="minorHAnsi" w:cstheme="minorHAnsi"/>
          <w:sz w:val="22"/>
          <w:szCs w:val="22"/>
        </w:rPr>
        <w:t xml:space="preserve">omain </w:t>
      </w:r>
      <w:r w:rsidR="00835069">
        <w:rPr>
          <w:rFonts w:asciiTheme="minorHAnsi" w:hAnsiTheme="minorHAnsi" w:cstheme="minorHAnsi"/>
          <w:sz w:val="22"/>
          <w:szCs w:val="22"/>
        </w:rPr>
        <w:t>M</w:t>
      </w:r>
      <w:r w:rsidR="00835069" w:rsidRPr="004914DA">
        <w:rPr>
          <w:rFonts w:asciiTheme="minorHAnsi" w:hAnsiTheme="minorHAnsi" w:cstheme="minorHAnsi"/>
          <w:sz w:val="22"/>
          <w:szCs w:val="22"/>
        </w:rPr>
        <w:t>odel</w:t>
      </w:r>
      <w:r w:rsidR="00376350" w:rsidRPr="004914DA">
        <w:rPr>
          <w:rFonts w:asciiTheme="minorHAnsi" w:hAnsiTheme="minorHAnsi" w:cstheme="minorHAnsi"/>
          <w:sz w:val="22"/>
          <w:szCs w:val="22"/>
        </w:rPr>
        <w:t>.</w:t>
      </w:r>
      <w:r w:rsidR="000C65DF" w:rsidRPr="004914DA">
        <w:rPr>
          <w:rFonts w:asciiTheme="minorHAnsi" w:hAnsiTheme="minorHAnsi" w:cstheme="minorHAnsi"/>
          <w:sz w:val="22"/>
          <w:szCs w:val="22"/>
        </w:rPr>
        <w:t xml:space="preserve"> </w:t>
      </w:r>
    </w:p>
    <w:p w14:paraId="25457D67" w14:textId="17CE61F4" w:rsidR="00CE7058" w:rsidRPr="004914DA" w:rsidRDefault="00CE7058" w:rsidP="004914DA">
      <w:pPr>
        <w:pStyle w:val="ListParagraph"/>
        <w:numPr>
          <w:ilvl w:val="0"/>
          <w:numId w:val="26"/>
        </w:numPr>
        <w:spacing w:before="0" w:after="60" w:line="240" w:lineRule="auto"/>
        <w:ind w:left="357" w:hanging="357"/>
        <w:rPr>
          <w:rFonts w:asciiTheme="minorHAnsi" w:hAnsiTheme="minorHAnsi" w:cstheme="minorHAnsi"/>
          <w:sz w:val="22"/>
          <w:szCs w:val="22"/>
        </w:rPr>
      </w:pPr>
      <w:r w:rsidRPr="004914DA">
        <w:rPr>
          <w:rFonts w:asciiTheme="minorHAnsi" w:hAnsiTheme="minorHAnsi" w:cstheme="minorHAnsi"/>
          <w:b/>
          <w:sz w:val="22"/>
          <w:szCs w:val="22"/>
        </w:rPr>
        <w:t xml:space="preserve">Populate the GI </w:t>
      </w:r>
      <w:r w:rsidR="00835069">
        <w:rPr>
          <w:rFonts w:asciiTheme="minorHAnsi" w:hAnsiTheme="minorHAnsi" w:cstheme="minorHAnsi"/>
          <w:b/>
          <w:sz w:val="22"/>
          <w:szCs w:val="22"/>
        </w:rPr>
        <w:t>R</w:t>
      </w:r>
      <w:r w:rsidR="00835069" w:rsidRPr="004914DA">
        <w:rPr>
          <w:rFonts w:asciiTheme="minorHAnsi" w:hAnsiTheme="minorHAnsi" w:cstheme="minorHAnsi"/>
          <w:b/>
          <w:sz w:val="22"/>
          <w:szCs w:val="22"/>
        </w:rPr>
        <w:t xml:space="preserve">egistry </w:t>
      </w:r>
      <w:r w:rsidRPr="004914DA">
        <w:rPr>
          <w:rFonts w:asciiTheme="minorHAnsi" w:hAnsiTheme="minorHAnsi" w:cstheme="minorHAnsi"/>
          <w:b/>
          <w:sz w:val="22"/>
          <w:szCs w:val="22"/>
        </w:rPr>
        <w:t xml:space="preserve">from the </w:t>
      </w:r>
      <w:r w:rsidR="00835069">
        <w:rPr>
          <w:rFonts w:asciiTheme="minorHAnsi" w:hAnsiTheme="minorHAnsi" w:cstheme="minorHAnsi"/>
          <w:b/>
          <w:sz w:val="22"/>
          <w:szCs w:val="22"/>
        </w:rPr>
        <w:t>D</w:t>
      </w:r>
      <w:r w:rsidR="00835069" w:rsidRPr="004914DA">
        <w:rPr>
          <w:rFonts w:asciiTheme="minorHAnsi" w:hAnsiTheme="minorHAnsi" w:cstheme="minorHAnsi"/>
          <w:b/>
          <w:sz w:val="22"/>
          <w:szCs w:val="22"/>
        </w:rPr>
        <w:t xml:space="preserve">omain </w:t>
      </w:r>
      <w:r w:rsidR="00835069">
        <w:rPr>
          <w:rFonts w:asciiTheme="minorHAnsi" w:hAnsiTheme="minorHAnsi" w:cstheme="minorHAnsi"/>
          <w:b/>
          <w:sz w:val="22"/>
          <w:szCs w:val="22"/>
        </w:rPr>
        <w:t>M</w:t>
      </w:r>
      <w:r w:rsidR="00835069" w:rsidRPr="004914DA">
        <w:rPr>
          <w:rFonts w:asciiTheme="minorHAnsi" w:hAnsiTheme="minorHAnsi" w:cstheme="minorHAnsi"/>
          <w:b/>
          <w:sz w:val="22"/>
          <w:szCs w:val="22"/>
        </w:rPr>
        <w:t>odel</w:t>
      </w:r>
      <w:r w:rsidR="006A2316" w:rsidRPr="004914DA">
        <w:rPr>
          <w:rFonts w:asciiTheme="minorHAnsi" w:hAnsiTheme="minorHAnsi" w:cstheme="minorHAnsi"/>
          <w:sz w:val="22"/>
          <w:szCs w:val="22"/>
        </w:rPr>
        <w:t xml:space="preserve">. </w:t>
      </w:r>
      <w:r w:rsidR="00303223" w:rsidRPr="004914DA">
        <w:rPr>
          <w:rFonts w:asciiTheme="minorHAnsi" w:hAnsiTheme="minorHAnsi" w:cstheme="minorHAnsi"/>
          <w:sz w:val="22"/>
          <w:szCs w:val="22"/>
        </w:rPr>
        <w:t xml:space="preserve">Propose amendments to existing classes and attributes and propose new classes and attributes for addition to the GI </w:t>
      </w:r>
      <w:bookmarkStart w:id="183" w:name="_Hlk520737832"/>
      <w:r w:rsidR="00835069">
        <w:rPr>
          <w:rFonts w:asciiTheme="minorHAnsi" w:hAnsiTheme="minorHAnsi" w:cstheme="minorHAnsi"/>
          <w:sz w:val="22"/>
          <w:szCs w:val="22"/>
        </w:rPr>
        <w:t>R</w:t>
      </w:r>
      <w:r w:rsidR="00835069" w:rsidRPr="004914DA">
        <w:rPr>
          <w:rFonts w:asciiTheme="minorHAnsi" w:hAnsiTheme="minorHAnsi" w:cstheme="minorHAnsi"/>
          <w:sz w:val="22"/>
          <w:szCs w:val="22"/>
        </w:rPr>
        <w:t xml:space="preserve">egistry </w:t>
      </w:r>
      <w:r w:rsidR="00303223" w:rsidRPr="004914DA">
        <w:rPr>
          <w:rFonts w:asciiTheme="minorHAnsi" w:hAnsiTheme="minorHAnsi" w:cstheme="minorHAnsi"/>
          <w:sz w:val="22"/>
          <w:szCs w:val="22"/>
        </w:rPr>
        <w:t xml:space="preserve">using the IHO </w:t>
      </w:r>
      <w:r w:rsidR="00FA7A7D" w:rsidRPr="004914DA">
        <w:rPr>
          <w:rFonts w:asciiTheme="minorHAnsi" w:eastAsiaTheme="minorEastAsia" w:hAnsiTheme="minorHAnsi" w:cstheme="minorHAnsi"/>
          <w:sz w:val="22"/>
          <w:szCs w:val="22"/>
          <w:lang w:eastAsia="ko-KR"/>
        </w:rPr>
        <w:t xml:space="preserve">GI </w:t>
      </w:r>
      <w:r w:rsidR="00835069">
        <w:rPr>
          <w:rFonts w:asciiTheme="minorHAnsi" w:hAnsiTheme="minorHAnsi" w:cstheme="minorHAnsi"/>
          <w:sz w:val="22"/>
          <w:szCs w:val="22"/>
        </w:rPr>
        <w:t>R</w:t>
      </w:r>
      <w:r w:rsidR="00835069" w:rsidRPr="004914DA">
        <w:rPr>
          <w:rFonts w:asciiTheme="minorHAnsi" w:hAnsiTheme="minorHAnsi" w:cstheme="minorHAnsi"/>
          <w:sz w:val="22"/>
          <w:szCs w:val="22"/>
        </w:rPr>
        <w:t xml:space="preserve">egistry </w:t>
      </w:r>
      <w:r w:rsidR="00303223" w:rsidRPr="004914DA">
        <w:rPr>
          <w:rFonts w:asciiTheme="minorHAnsi" w:hAnsiTheme="minorHAnsi" w:cstheme="minorHAnsi"/>
          <w:sz w:val="22"/>
          <w:szCs w:val="22"/>
        </w:rPr>
        <w:t xml:space="preserve">interface. Follow up on any returned proposals or queries from the </w:t>
      </w:r>
      <w:r w:rsidR="00835069">
        <w:rPr>
          <w:rFonts w:asciiTheme="minorHAnsi" w:hAnsiTheme="minorHAnsi" w:cstheme="minorHAnsi"/>
          <w:sz w:val="22"/>
          <w:szCs w:val="22"/>
        </w:rPr>
        <w:t>R</w:t>
      </w:r>
      <w:r w:rsidR="00835069" w:rsidRPr="004914DA">
        <w:rPr>
          <w:rFonts w:asciiTheme="minorHAnsi" w:hAnsiTheme="minorHAnsi" w:cstheme="minorHAnsi"/>
          <w:sz w:val="22"/>
          <w:szCs w:val="22"/>
        </w:rPr>
        <w:t xml:space="preserve">egistry </w:t>
      </w:r>
      <w:r w:rsidR="00835069">
        <w:rPr>
          <w:rFonts w:asciiTheme="minorHAnsi" w:hAnsiTheme="minorHAnsi" w:cstheme="minorHAnsi"/>
          <w:sz w:val="22"/>
          <w:szCs w:val="22"/>
        </w:rPr>
        <w:t>M</w:t>
      </w:r>
      <w:r w:rsidR="00835069" w:rsidRPr="004914DA">
        <w:rPr>
          <w:rFonts w:asciiTheme="minorHAnsi" w:hAnsiTheme="minorHAnsi" w:cstheme="minorHAnsi"/>
          <w:sz w:val="22"/>
          <w:szCs w:val="22"/>
        </w:rPr>
        <w:t xml:space="preserve">anager </w:t>
      </w:r>
      <w:r w:rsidR="00303223" w:rsidRPr="004914DA">
        <w:rPr>
          <w:rFonts w:asciiTheme="minorHAnsi" w:hAnsiTheme="minorHAnsi" w:cstheme="minorHAnsi"/>
          <w:sz w:val="22"/>
          <w:szCs w:val="22"/>
        </w:rPr>
        <w:t xml:space="preserve">or </w:t>
      </w:r>
      <w:r w:rsidR="00835069">
        <w:rPr>
          <w:rFonts w:asciiTheme="minorHAnsi" w:hAnsiTheme="minorHAnsi" w:cstheme="minorHAnsi"/>
          <w:sz w:val="22"/>
          <w:szCs w:val="22"/>
        </w:rPr>
        <w:t>D</w:t>
      </w:r>
      <w:r w:rsidR="00835069" w:rsidRPr="004914DA">
        <w:rPr>
          <w:rFonts w:asciiTheme="minorHAnsi" w:hAnsiTheme="minorHAnsi" w:cstheme="minorHAnsi"/>
          <w:sz w:val="22"/>
          <w:szCs w:val="22"/>
        </w:rPr>
        <w:t xml:space="preserve">omain </w:t>
      </w:r>
      <w:r w:rsidR="00835069">
        <w:rPr>
          <w:rFonts w:asciiTheme="minorHAnsi" w:hAnsiTheme="minorHAnsi" w:cstheme="minorHAnsi"/>
          <w:sz w:val="22"/>
          <w:szCs w:val="22"/>
        </w:rPr>
        <w:t>C</w:t>
      </w:r>
      <w:r w:rsidR="00835069" w:rsidRPr="004914DA">
        <w:rPr>
          <w:rFonts w:asciiTheme="minorHAnsi" w:hAnsiTheme="minorHAnsi" w:cstheme="minorHAnsi"/>
          <w:sz w:val="22"/>
          <w:szCs w:val="22"/>
        </w:rPr>
        <w:t xml:space="preserve">ontrol </w:t>
      </w:r>
      <w:r w:rsidR="00835069">
        <w:rPr>
          <w:rFonts w:asciiTheme="minorHAnsi" w:hAnsiTheme="minorHAnsi" w:cstheme="minorHAnsi"/>
          <w:sz w:val="22"/>
          <w:szCs w:val="22"/>
        </w:rPr>
        <w:t>B</w:t>
      </w:r>
      <w:r w:rsidR="00835069" w:rsidRPr="004914DA">
        <w:rPr>
          <w:rFonts w:asciiTheme="minorHAnsi" w:hAnsiTheme="minorHAnsi" w:cstheme="minorHAnsi"/>
          <w:sz w:val="22"/>
          <w:szCs w:val="22"/>
        </w:rPr>
        <w:t>ody</w:t>
      </w:r>
      <w:r w:rsidR="00303223" w:rsidRPr="004914DA">
        <w:rPr>
          <w:rFonts w:asciiTheme="minorHAnsi" w:hAnsiTheme="minorHAnsi" w:cstheme="minorHAnsi"/>
          <w:sz w:val="22"/>
          <w:szCs w:val="22"/>
        </w:rPr>
        <w:t>.</w:t>
      </w:r>
      <w:bookmarkEnd w:id="183"/>
    </w:p>
    <w:p w14:paraId="04FFB12A" w14:textId="2E1F3B9D" w:rsidR="00CE7058" w:rsidRPr="004914DA" w:rsidRDefault="00CE7058" w:rsidP="004914DA">
      <w:pPr>
        <w:pStyle w:val="ListParagraph"/>
        <w:numPr>
          <w:ilvl w:val="0"/>
          <w:numId w:val="26"/>
        </w:numPr>
        <w:spacing w:before="0" w:after="60" w:line="240" w:lineRule="auto"/>
        <w:ind w:left="357" w:hanging="357"/>
        <w:rPr>
          <w:rFonts w:asciiTheme="minorHAnsi" w:hAnsiTheme="minorHAnsi" w:cstheme="minorHAnsi"/>
          <w:sz w:val="22"/>
          <w:szCs w:val="22"/>
        </w:rPr>
      </w:pPr>
      <w:r w:rsidRPr="004914DA">
        <w:rPr>
          <w:rFonts w:asciiTheme="minorHAnsi" w:hAnsiTheme="minorHAnsi" w:cstheme="minorHAnsi"/>
          <w:b/>
          <w:sz w:val="22"/>
          <w:szCs w:val="22"/>
        </w:rPr>
        <w:t xml:space="preserve">Develop the </w:t>
      </w:r>
      <w:r w:rsidR="00835069">
        <w:rPr>
          <w:rFonts w:asciiTheme="minorHAnsi" w:hAnsiTheme="minorHAnsi" w:cstheme="minorHAnsi"/>
          <w:b/>
          <w:sz w:val="22"/>
          <w:szCs w:val="22"/>
        </w:rPr>
        <w:t>F</w:t>
      </w:r>
      <w:r w:rsidR="00835069" w:rsidRPr="004914DA">
        <w:rPr>
          <w:rFonts w:asciiTheme="minorHAnsi" w:hAnsiTheme="minorHAnsi" w:cstheme="minorHAnsi"/>
          <w:b/>
          <w:sz w:val="22"/>
          <w:szCs w:val="22"/>
        </w:rPr>
        <w:t xml:space="preserve">eature </w:t>
      </w:r>
      <w:r w:rsidR="00835069">
        <w:rPr>
          <w:rFonts w:asciiTheme="minorHAnsi" w:hAnsiTheme="minorHAnsi" w:cstheme="minorHAnsi"/>
          <w:b/>
          <w:sz w:val="22"/>
          <w:szCs w:val="22"/>
        </w:rPr>
        <w:t>C</w:t>
      </w:r>
      <w:r w:rsidR="00835069" w:rsidRPr="004914DA">
        <w:rPr>
          <w:rFonts w:asciiTheme="minorHAnsi" w:hAnsiTheme="minorHAnsi" w:cstheme="minorHAnsi"/>
          <w:b/>
          <w:sz w:val="22"/>
          <w:szCs w:val="22"/>
        </w:rPr>
        <w:t>atalogue</w:t>
      </w:r>
      <w:r w:rsidR="009A0809" w:rsidRPr="004914DA">
        <w:rPr>
          <w:rFonts w:asciiTheme="minorHAnsi" w:hAnsiTheme="minorHAnsi" w:cstheme="minorHAnsi"/>
          <w:sz w:val="22"/>
          <w:szCs w:val="22"/>
        </w:rPr>
        <w:t xml:space="preserve">. Prepare the XML </w:t>
      </w:r>
      <w:r w:rsidR="00835069">
        <w:rPr>
          <w:rFonts w:asciiTheme="minorHAnsi" w:hAnsiTheme="minorHAnsi" w:cstheme="minorHAnsi"/>
          <w:sz w:val="22"/>
          <w:szCs w:val="22"/>
        </w:rPr>
        <w:t>F</w:t>
      </w:r>
      <w:r w:rsidR="00835069" w:rsidRPr="004914DA">
        <w:rPr>
          <w:rFonts w:asciiTheme="minorHAnsi" w:hAnsiTheme="minorHAnsi" w:cstheme="minorHAnsi"/>
          <w:sz w:val="22"/>
          <w:szCs w:val="22"/>
        </w:rPr>
        <w:t xml:space="preserve">eature </w:t>
      </w:r>
      <w:r w:rsidR="00835069">
        <w:rPr>
          <w:rFonts w:asciiTheme="minorHAnsi" w:hAnsiTheme="minorHAnsi" w:cstheme="minorHAnsi"/>
          <w:sz w:val="22"/>
          <w:szCs w:val="22"/>
        </w:rPr>
        <w:t>C</w:t>
      </w:r>
      <w:r w:rsidR="00835069" w:rsidRPr="004914DA">
        <w:rPr>
          <w:rFonts w:asciiTheme="minorHAnsi" w:hAnsiTheme="minorHAnsi" w:cstheme="minorHAnsi"/>
          <w:sz w:val="22"/>
          <w:szCs w:val="22"/>
        </w:rPr>
        <w:t xml:space="preserve">atalogue </w:t>
      </w:r>
      <w:r w:rsidR="009A0809" w:rsidRPr="004914DA">
        <w:rPr>
          <w:rFonts w:asciiTheme="minorHAnsi" w:hAnsiTheme="minorHAnsi" w:cstheme="minorHAnsi"/>
          <w:sz w:val="22"/>
          <w:szCs w:val="22"/>
        </w:rPr>
        <w:t xml:space="preserve">from the feature and information classes, attributes and relationships as approved in the GI </w:t>
      </w:r>
      <w:r w:rsidR="00835069">
        <w:rPr>
          <w:rFonts w:asciiTheme="minorHAnsi" w:hAnsiTheme="minorHAnsi" w:cstheme="minorHAnsi"/>
          <w:sz w:val="22"/>
          <w:szCs w:val="22"/>
        </w:rPr>
        <w:t>R</w:t>
      </w:r>
      <w:r w:rsidR="00835069" w:rsidRPr="004914DA">
        <w:rPr>
          <w:rFonts w:asciiTheme="minorHAnsi" w:hAnsiTheme="minorHAnsi" w:cstheme="minorHAnsi"/>
          <w:sz w:val="22"/>
          <w:szCs w:val="22"/>
        </w:rPr>
        <w:t>egistry</w:t>
      </w:r>
      <w:ins w:id="184" w:author="Teh Stand" w:date="2018-11-23T14:36:00Z">
        <w:r w:rsidR="00835069">
          <w:rPr>
            <w:rFonts w:asciiTheme="minorHAnsi" w:hAnsiTheme="minorHAnsi" w:cstheme="minorHAnsi"/>
            <w:sz w:val="22"/>
            <w:szCs w:val="22"/>
          </w:rPr>
          <w:t>, utilizing the Feature Catalogue Builder</w:t>
        </w:r>
      </w:ins>
      <w:r w:rsidR="009A0809" w:rsidRPr="004914DA">
        <w:rPr>
          <w:rFonts w:asciiTheme="minorHAnsi" w:hAnsiTheme="minorHAnsi" w:cstheme="minorHAnsi"/>
          <w:sz w:val="22"/>
          <w:szCs w:val="22"/>
        </w:rPr>
        <w:t>.</w:t>
      </w:r>
    </w:p>
    <w:p w14:paraId="3FFD1DDA" w14:textId="0F89CD4C" w:rsidR="00C63C3B" w:rsidRPr="004914DA" w:rsidRDefault="00C63C3B" w:rsidP="004914DA">
      <w:pPr>
        <w:pStyle w:val="ListParagraph"/>
        <w:numPr>
          <w:ilvl w:val="0"/>
          <w:numId w:val="26"/>
        </w:numPr>
        <w:spacing w:before="0" w:after="60" w:line="240" w:lineRule="auto"/>
        <w:ind w:left="357" w:hanging="357"/>
        <w:rPr>
          <w:rFonts w:asciiTheme="minorHAnsi" w:hAnsiTheme="minorHAnsi" w:cstheme="minorHAnsi"/>
          <w:sz w:val="22"/>
          <w:szCs w:val="22"/>
        </w:rPr>
      </w:pPr>
      <w:r w:rsidRPr="004914DA">
        <w:rPr>
          <w:rFonts w:asciiTheme="minorHAnsi" w:hAnsiTheme="minorHAnsi" w:cstheme="minorHAnsi"/>
          <w:b/>
          <w:sz w:val="22"/>
          <w:szCs w:val="22"/>
        </w:rPr>
        <w:t xml:space="preserve">Define data </w:t>
      </w:r>
      <w:r w:rsidR="0060652B" w:rsidRPr="004914DA">
        <w:rPr>
          <w:rFonts w:asciiTheme="minorHAnsi" w:hAnsiTheme="minorHAnsi" w:cstheme="minorHAnsi"/>
          <w:b/>
          <w:sz w:val="22"/>
          <w:szCs w:val="22"/>
        </w:rPr>
        <w:t>transfer modes and packaging</w:t>
      </w:r>
      <w:r w:rsidRPr="004914DA">
        <w:rPr>
          <w:rFonts w:asciiTheme="minorHAnsi" w:hAnsiTheme="minorHAnsi" w:cstheme="minorHAnsi"/>
          <w:sz w:val="22"/>
          <w:szCs w:val="22"/>
        </w:rPr>
        <w:t xml:space="preserve">. Determine whether data products are to be delivered as data files contained in transfer (exchange) sets, by web services (and if so, </w:t>
      </w:r>
      <w:r w:rsidR="00253936" w:rsidRPr="004914DA">
        <w:rPr>
          <w:rFonts w:asciiTheme="minorHAnsi" w:hAnsiTheme="minorHAnsi" w:cstheme="minorHAnsi"/>
          <w:sz w:val="22"/>
          <w:szCs w:val="22"/>
        </w:rPr>
        <w:t>identify or outline a</w:t>
      </w:r>
      <w:r w:rsidRPr="004914DA">
        <w:rPr>
          <w:rFonts w:asciiTheme="minorHAnsi" w:hAnsiTheme="minorHAnsi" w:cstheme="minorHAnsi"/>
          <w:sz w:val="22"/>
          <w:szCs w:val="22"/>
        </w:rPr>
        <w:t xml:space="preserve"> service protocol),</w:t>
      </w:r>
      <w:r w:rsidR="00253936" w:rsidRPr="004914DA">
        <w:rPr>
          <w:rFonts w:asciiTheme="minorHAnsi" w:hAnsiTheme="minorHAnsi" w:cstheme="minorHAnsi"/>
          <w:sz w:val="22"/>
          <w:szCs w:val="22"/>
        </w:rPr>
        <w:t xml:space="preserve"> e-mail, etc.</w:t>
      </w:r>
      <w:r w:rsidRPr="004914DA">
        <w:rPr>
          <w:rFonts w:asciiTheme="minorHAnsi" w:hAnsiTheme="minorHAnsi" w:cstheme="minorHAnsi"/>
          <w:sz w:val="22"/>
          <w:szCs w:val="22"/>
        </w:rPr>
        <w:t xml:space="preserve"> </w:t>
      </w:r>
      <w:r w:rsidR="00253936" w:rsidRPr="004914DA">
        <w:rPr>
          <w:rFonts w:asciiTheme="minorHAnsi" w:hAnsiTheme="minorHAnsi" w:cstheme="minorHAnsi"/>
          <w:sz w:val="22"/>
          <w:szCs w:val="22"/>
        </w:rPr>
        <w:t>Determine whether data is to be delivered in real or near real-time. Identify constraints and requirements arising from delivery mechanisms and communication constraints such as message size, bandwidth limitations, availability of communications to customers, licensing and payments, encryption, etc.</w:t>
      </w:r>
    </w:p>
    <w:p w14:paraId="07B655F2" w14:textId="21D7A6AE" w:rsidR="00CE7058" w:rsidRPr="004914DA" w:rsidRDefault="00CE7058" w:rsidP="004914DA">
      <w:pPr>
        <w:pStyle w:val="ListParagraph"/>
        <w:numPr>
          <w:ilvl w:val="0"/>
          <w:numId w:val="26"/>
        </w:numPr>
        <w:spacing w:before="0" w:after="60" w:line="240" w:lineRule="auto"/>
        <w:ind w:left="357" w:hanging="357"/>
        <w:rPr>
          <w:rFonts w:asciiTheme="minorHAnsi" w:hAnsiTheme="minorHAnsi" w:cstheme="minorHAnsi"/>
          <w:sz w:val="22"/>
          <w:szCs w:val="22"/>
        </w:rPr>
      </w:pPr>
      <w:r w:rsidRPr="004914DA">
        <w:rPr>
          <w:rFonts w:asciiTheme="minorHAnsi" w:hAnsiTheme="minorHAnsi" w:cstheme="minorHAnsi"/>
          <w:b/>
          <w:sz w:val="22"/>
          <w:szCs w:val="22"/>
        </w:rPr>
        <w:t>Define metadata</w:t>
      </w:r>
      <w:r w:rsidR="009A0809" w:rsidRPr="004914DA">
        <w:rPr>
          <w:rFonts w:asciiTheme="minorHAnsi" w:hAnsiTheme="minorHAnsi" w:cstheme="minorHAnsi"/>
          <w:sz w:val="22"/>
          <w:szCs w:val="22"/>
        </w:rPr>
        <w:t>. Survey the metadata elements listed in S-100 for their appropriateness to the data product and its allowed packaging and delivery methods. Define appropriate values and restrictions for the metadata elements listed in S-100. Consider whether additional product-specific metadata elements are needed.</w:t>
      </w:r>
    </w:p>
    <w:p w14:paraId="30F11786" w14:textId="316FD419" w:rsidR="00CE7058" w:rsidRPr="004914DA" w:rsidRDefault="00CE7058" w:rsidP="004914DA">
      <w:pPr>
        <w:pStyle w:val="ListParagraph"/>
        <w:numPr>
          <w:ilvl w:val="0"/>
          <w:numId w:val="26"/>
        </w:numPr>
        <w:spacing w:before="0" w:after="60" w:line="240" w:lineRule="auto"/>
        <w:ind w:left="357" w:hanging="357"/>
        <w:rPr>
          <w:rFonts w:asciiTheme="minorHAnsi" w:hAnsiTheme="minorHAnsi" w:cstheme="minorHAnsi"/>
          <w:sz w:val="22"/>
          <w:szCs w:val="22"/>
        </w:rPr>
      </w:pPr>
      <w:r w:rsidRPr="004914DA">
        <w:rPr>
          <w:rFonts w:asciiTheme="minorHAnsi" w:hAnsiTheme="minorHAnsi" w:cstheme="minorHAnsi"/>
          <w:b/>
          <w:sz w:val="22"/>
          <w:szCs w:val="22"/>
        </w:rPr>
        <w:t>Define the data format</w:t>
      </w:r>
      <w:r w:rsidR="009A0809" w:rsidRPr="004914DA">
        <w:rPr>
          <w:rFonts w:asciiTheme="minorHAnsi" w:hAnsiTheme="minorHAnsi" w:cstheme="minorHAnsi"/>
          <w:sz w:val="22"/>
          <w:szCs w:val="22"/>
        </w:rPr>
        <w:t xml:space="preserve">. </w:t>
      </w:r>
      <w:r w:rsidR="00C63C3B" w:rsidRPr="004914DA">
        <w:rPr>
          <w:rFonts w:asciiTheme="minorHAnsi" w:hAnsiTheme="minorHAnsi" w:cstheme="minorHAnsi"/>
          <w:sz w:val="22"/>
          <w:szCs w:val="22"/>
        </w:rPr>
        <w:t>Select an appropriate data format. S-100 provides for 3 standard delivery formats</w:t>
      </w:r>
      <w:r w:rsidR="009E43FB" w:rsidRPr="004914DA">
        <w:rPr>
          <w:rFonts w:asciiTheme="minorHAnsi" w:hAnsiTheme="minorHAnsi" w:cstheme="minorHAnsi"/>
          <w:sz w:val="22"/>
          <w:szCs w:val="22"/>
        </w:rPr>
        <w:t xml:space="preserve"> (ISO 8211, GML, and HDF5). </w:t>
      </w:r>
      <w:r w:rsidR="00D07F26" w:rsidRPr="004914DA">
        <w:rPr>
          <w:rFonts w:asciiTheme="minorHAnsi" w:hAnsiTheme="minorHAnsi" w:cstheme="minorHAnsi"/>
          <w:sz w:val="22"/>
          <w:szCs w:val="22"/>
        </w:rPr>
        <w:t>Define format-imposed items (</w:t>
      </w:r>
      <w:del w:id="185" w:author="Teh Stand" w:date="2018-11-23T14:38:00Z">
        <w:r w:rsidR="00D07F26" w:rsidRPr="004914DA" w:rsidDel="00CF75E9">
          <w:rPr>
            <w:rFonts w:asciiTheme="minorHAnsi" w:hAnsiTheme="minorHAnsi" w:cstheme="minorHAnsi"/>
            <w:sz w:val="22"/>
            <w:szCs w:val="22"/>
          </w:rPr>
          <w:delText>e.g.,</w:delText>
        </w:r>
      </w:del>
      <w:ins w:id="186" w:author="Teh Stand" w:date="2018-11-23T14:38:00Z">
        <w:r w:rsidR="00CF75E9">
          <w:rPr>
            <w:rFonts w:asciiTheme="minorHAnsi" w:hAnsiTheme="minorHAnsi" w:cstheme="minorHAnsi"/>
            <w:sz w:val="22"/>
            <w:szCs w:val="22"/>
          </w:rPr>
          <w:t>for example</w:t>
        </w:r>
      </w:ins>
      <w:r w:rsidR="00D07F26" w:rsidRPr="004914DA">
        <w:rPr>
          <w:rFonts w:asciiTheme="minorHAnsi" w:hAnsiTheme="minorHAnsi" w:cstheme="minorHAnsi"/>
          <w:sz w:val="22"/>
          <w:szCs w:val="22"/>
        </w:rPr>
        <w:t xml:space="preserve"> embedded header metadata). Prepare</w:t>
      </w:r>
      <w:r w:rsidR="009E43FB" w:rsidRPr="004914DA">
        <w:rPr>
          <w:rFonts w:asciiTheme="minorHAnsi" w:hAnsiTheme="minorHAnsi" w:cstheme="minorHAnsi"/>
          <w:sz w:val="22"/>
          <w:szCs w:val="22"/>
        </w:rPr>
        <w:t xml:space="preserve"> format-specific </w:t>
      </w:r>
      <w:r w:rsidR="00F97791" w:rsidRPr="004914DA">
        <w:rPr>
          <w:rFonts w:asciiTheme="minorHAnsi" w:hAnsiTheme="minorHAnsi" w:cstheme="minorHAnsi"/>
          <w:sz w:val="22"/>
          <w:szCs w:val="22"/>
        </w:rPr>
        <w:t>artefacts</w:t>
      </w:r>
      <w:r w:rsidR="00D07F26" w:rsidRPr="004914DA">
        <w:rPr>
          <w:rFonts w:asciiTheme="minorHAnsi" w:hAnsiTheme="minorHAnsi" w:cstheme="minorHAnsi"/>
          <w:sz w:val="22"/>
          <w:szCs w:val="22"/>
        </w:rPr>
        <w:t xml:space="preserve"> if necessary (</w:t>
      </w:r>
      <w:del w:id="187" w:author="Teh Stand" w:date="2018-11-23T14:38:00Z">
        <w:r w:rsidR="00D07F26" w:rsidRPr="004914DA" w:rsidDel="00CF75E9">
          <w:rPr>
            <w:rFonts w:asciiTheme="minorHAnsi" w:hAnsiTheme="minorHAnsi" w:cstheme="minorHAnsi"/>
            <w:sz w:val="22"/>
            <w:szCs w:val="22"/>
          </w:rPr>
          <w:delText>e.g.,</w:delText>
        </w:r>
      </w:del>
      <w:ins w:id="188" w:author="Teh Stand" w:date="2018-11-23T14:38:00Z">
        <w:r w:rsidR="00CF75E9">
          <w:rPr>
            <w:rFonts w:asciiTheme="minorHAnsi" w:hAnsiTheme="minorHAnsi" w:cstheme="minorHAnsi"/>
            <w:sz w:val="22"/>
            <w:szCs w:val="22"/>
          </w:rPr>
          <w:t>for example</w:t>
        </w:r>
      </w:ins>
      <w:r w:rsidR="00D07F26" w:rsidRPr="004914DA">
        <w:rPr>
          <w:rFonts w:asciiTheme="minorHAnsi" w:hAnsiTheme="minorHAnsi" w:cstheme="minorHAnsi"/>
          <w:sz w:val="22"/>
          <w:szCs w:val="22"/>
        </w:rPr>
        <w:t xml:space="preserve"> GML “application schema” XSD </w:t>
      </w:r>
      <w:r w:rsidR="00E40FF3" w:rsidRPr="004914DA">
        <w:rPr>
          <w:rFonts w:asciiTheme="minorHAnsi" w:hAnsiTheme="minorHAnsi" w:cstheme="minorHAnsi"/>
          <w:sz w:val="22"/>
          <w:szCs w:val="22"/>
        </w:rPr>
        <w:t xml:space="preserve">files </w:t>
      </w:r>
      <w:r w:rsidR="00D07F26" w:rsidRPr="004914DA">
        <w:rPr>
          <w:rFonts w:asciiTheme="minorHAnsi" w:hAnsiTheme="minorHAnsi" w:cstheme="minorHAnsi"/>
          <w:sz w:val="22"/>
          <w:szCs w:val="22"/>
        </w:rPr>
        <w:t>for the GML format).</w:t>
      </w:r>
    </w:p>
    <w:p w14:paraId="2B2096E9" w14:textId="09E7D586" w:rsidR="00DD2A0D" w:rsidRPr="004914DA" w:rsidRDefault="00DD2A0D" w:rsidP="004914DA">
      <w:pPr>
        <w:pStyle w:val="ListParagraph"/>
        <w:numPr>
          <w:ilvl w:val="0"/>
          <w:numId w:val="26"/>
        </w:numPr>
        <w:spacing w:before="0" w:after="60" w:line="240" w:lineRule="auto"/>
        <w:ind w:left="357" w:hanging="357"/>
        <w:rPr>
          <w:rFonts w:asciiTheme="minorHAnsi" w:hAnsiTheme="minorHAnsi" w:cstheme="minorHAnsi"/>
          <w:sz w:val="22"/>
          <w:szCs w:val="22"/>
        </w:rPr>
      </w:pPr>
      <w:r w:rsidRPr="004914DA">
        <w:rPr>
          <w:rFonts w:asciiTheme="minorHAnsi" w:hAnsiTheme="minorHAnsi" w:cstheme="minorHAnsi"/>
          <w:b/>
          <w:sz w:val="22"/>
          <w:szCs w:val="22"/>
        </w:rPr>
        <w:t>Develop the Data Classification and Encoding Guide</w:t>
      </w:r>
      <w:ins w:id="189" w:author="Teh Stand" w:date="2018-11-23T14:38:00Z">
        <w:r w:rsidR="00CF75E9">
          <w:rPr>
            <w:rFonts w:asciiTheme="minorHAnsi" w:hAnsiTheme="minorHAnsi" w:cstheme="minorHAnsi"/>
            <w:b/>
            <w:sz w:val="22"/>
            <w:szCs w:val="22"/>
          </w:rPr>
          <w:t xml:space="preserve"> (DCEG)</w:t>
        </w:r>
      </w:ins>
      <w:r w:rsidRPr="004914DA">
        <w:rPr>
          <w:rFonts w:asciiTheme="minorHAnsi" w:hAnsiTheme="minorHAnsi" w:cstheme="minorHAnsi"/>
          <w:sz w:val="22"/>
          <w:szCs w:val="22"/>
        </w:rPr>
        <w:t xml:space="preserve">. The DCEG is intended for cartographers, editors, and data encoders, </w:t>
      </w:r>
      <w:r w:rsidR="00041D99" w:rsidRPr="004914DA">
        <w:rPr>
          <w:rFonts w:asciiTheme="minorHAnsi" w:hAnsiTheme="minorHAnsi" w:cstheme="minorHAnsi"/>
          <w:sz w:val="22"/>
          <w:szCs w:val="22"/>
        </w:rPr>
        <w:t xml:space="preserve">rather than application developers or OEMs, </w:t>
      </w:r>
      <w:r w:rsidRPr="004914DA">
        <w:rPr>
          <w:rFonts w:asciiTheme="minorHAnsi" w:hAnsiTheme="minorHAnsi" w:cstheme="minorHAnsi"/>
          <w:sz w:val="22"/>
          <w:szCs w:val="22"/>
        </w:rPr>
        <w:t xml:space="preserve">and should be written from that perspective. </w:t>
      </w:r>
      <w:r w:rsidR="00041D99" w:rsidRPr="004914DA">
        <w:rPr>
          <w:rFonts w:asciiTheme="minorHAnsi" w:hAnsiTheme="minorHAnsi" w:cstheme="minorHAnsi"/>
          <w:sz w:val="22"/>
          <w:szCs w:val="22"/>
        </w:rPr>
        <w:t>A DCEG should contain enough overview and general material about basic concepts such as data types, features, information types, associations, etc</w:t>
      </w:r>
      <w:del w:id="190" w:author="Teh Stand" w:date="2018-11-23T14:39:00Z">
        <w:r w:rsidR="00041D99" w:rsidRPr="004914DA" w:rsidDel="00CF75E9">
          <w:rPr>
            <w:rFonts w:asciiTheme="minorHAnsi" w:hAnsiTheme="minorHAnsi" w:cstheme="minorHAnsi"/>
            <w:sz w:val="22"/>
            <w:szCs w:val="22"/>
          </w:rPr>
          <w:delText>.</w:delText>
        </w:r>
      </w:del>
      <w:r w:rsidR="00041D99" w:rsidRPr="004914DA">
        <w:rPr>
          <w:rFonts w:asciiTheme="minorHAnsi" w:hAnsiTheme="minorHAnsi" w:cstheme="minorHAnsi"/>
          <w:sz w:val="22"/>
          <w:szCs w:val="22"/>
        </w:rPr>
        <w:t>, to give its intended audience a basic grounding in the concepts they will need to apply</w:t>
      </w:r>
      <w:ins w:id="191" w:author="Teh Stand" w:date="2018-11-23T14:39:00Z">
        <w:r w:rsidR="00CF75E9">
          <w:rPr>
            <w:rFonts w:asciiTheme="minorHAnsi" w:hAnsiTheme="minorHAnsi" w:cstheme="minorHAnsi"/>
            <w:sz w:val="22"/>
            <w:szCs w:val="22"/>
          </w:rPr>
          <w:t>;</w:t>
        </w:r>
      </w:ins>
      <w:del w:id="192" w:author="Teh Stand" w:date="2018-11-23T14:39:00Z">
        <w:r w:rsidR="00041D99" w:rsidRPr="004914DA" w:rsidDel="00CF75E9">
          <w:rPr>
            <w:rFonts w:asciiTheme="minorHAnsi" w:hAnsiTheme="minorHAnsi" w:cstheme="minorHAnsi"/>
            <w:sz w:val="22"/>
            <w:szCs w:val="22"/>
          </w:rPr>
          <w:delText>,</w:delText>
        </w:r>
      </w:del>
      <w:r w:rsidR="00041D99" w:rsidRPr="004914DA">
        <w:rPr>
          <w:rFonts w:asciiTheme="minorHAnsi" w:hAnsiTheme="minorHAnsi" w:cstheme="minorHAnsi"/>
          <w:sz w:val="22"/>
          <w:szCs w:val="22"/>
        </w:rPr>
        <w:t xml:space="preserve"> but its main focus should be on what to encode in the data product, </w:t>
      </w:r>
      <w:r w:rsidR="00C64B35" w:rsidRPr="004914DA">
        <w:rPr>
          <w:rFonts w:asciiTheme="minorHAnsi" w:hAnsiTheme="minorHAnsi" w:cstheme="minorHAnsi"/>
          <w:sz w:val="22"/>
          <w:szCs w:val="22"/>
        </w:rPr>
        <w:t>and how to encode it.</w:t>
      </w:r>
    </w:p>
    <w:p w14:paraId="07D57110" w14:textId="1E0610E3" w:rsidR="00AE0BC6" w:rsidRPr="004914DA" w:rsidRDefault="00CE7058" w:rsidP="004914DA">
      <w:pPr>
        <w:pStyle w:val="ListParagraph"/>
        <w:numPr>
          <w:ilvl w:val="0"/>
          <w:numId w:val="26"/>
        </w:numPr>
        <w:spacing w:before="0" w:after="60" w:line="240" w:lineRule="auto"/>
        <w:ind w:left="357" w:hanging="357"/>
        <w:rPr>
          <w:rFonts w:asciiTheme="minorHAnsi" w:hAnsiTheme="minorHAnsi" w:cstheme="minorHAnsi"/>
          <w:sz w:val="22"/>
          <w:szCs w:val="22"/>
        </w:rPr>
      </w:pPr>
      <w:r w:rsidRPr="004914DA">
        <w:rPr>
          <w:rFonts w:asciiTheme="minorHAnsi" w:hAnsiTheme="minorHAnsi" w:cstheme="minorHAnsi"/>
          <w:b/>
          <w:sz w:val="22"/>
          <w:szCs w:val="22"/>
        </w:rPr>
        <w:t>Define portrayal</w:t>
      </w:r>
      <w:r w:rsidR="00B15969" w:rsidRPr="004914DA">
        <w:rPr>
          <w:rFonts w:asciiTheme="minorHAnsi" w:hAnsiTheme="minorHAnsi" w:cstheme="minorHAnsi"/>
          <w:b/>
          <w:sz w:val="22"/>
          <w:szCs w:val="22"/>
        </w:rPr>
        <w:t xml:space="preserve"> symbol</w:t>
      </w:r>
      <w:r w:rsidR="00916772" w:rsidRPr="004914DA">
        <w:rPr>
          <w:rFonts w:asciiTheme="minorHAnsi" w:hAnsiTheme="minorHAnsi" w:cstheme="minorHAnsi"/>
          <w:b/>
          <w:sz w:val="22"/>
          <w:szCs w:val="22"/>
        </w:rPr>
        <w:t>s and rules</w:t>
      </w:r>
      <w:r w:rsidR="006944E4" w:rsidRPr="004914DA">
        <w:rPr>
          <w:rFonts w:asciiTheme="minorHAnsi" w:hAnsiTheme="minorHAnsi" w:cstheme="minorHAnsi"/>
          <w:sz w:val="22"/>
          <w:szCs w:val="22"/>
        </w:rPr>
        <w:t>. Determine the symbols to be used for portrayal and the rules for generating displays from the data product.</w:t>
      </w:r>
      <w:r w:rsidR="00D760B5" w:rsidRPr="004914DA">
        <w:rPr>
          <w:rFonts w:asciiTheme="minorHAnsi" w:hAnsiTheme="minorHAnsi" w:cstheme="minorHAnsi"/>
          <w:sz w:val="22"/>
          <w:szCs w:val="22"/>
        </w:rPr>
        <w:t xml:space="preserve"> </w:t>
      </w:r>
      <w:r w:rsidR="00204D9A" w:rsidRPr="004914DA">
        <w:rPr>
          <w:rFonts w:asciiTheme="minorHAnsi" w:hAnsiTheme="minorHAnsi" w:cstheme="minorHAnsi"/>
          <w:sz w:val="22"/>
          <w:szCs w:val="22"/>
        </w:rPr>
        <w:t>This</w:t>
      </w:r>
      <w:r w:rsidR="00D760B5" w:rsidRPr="004914DA">
        <w:rPr>
          <w:rFonts w:asciiTheme="minorHAnsi" w:hAnsiTheme="minorHAnsi" w:cstheme="minorHAnsi"/>
          <w:sz w:val="22"/>
          <w:szCs w:val="22"/>
        </w:rPr>
        <w:t xml:space="preserve"> </w:t>
      </w:r>
      <w:r w:rsidR="00204D9A" w:rsidRPr="004914DA">
        <w:rPr>
          <w:rFonts w:asciiTheme="minorHAnsi" w:hAnsiTheme="minorHAnsi" w:cstheme="minorHAnsi"/>
          <w:sz w:val="22"/>
          <w:szCs w:val="22"/>
        </w:rPr>
        <w:t>means</w:t>
      </w:r>
      <w:r w:rsidR="00D760B5" w:rsidRPr="004914DA">
        <w:rPr>
          <w:rFonts w:asciiTheme="minorHAnsi" w:hAnsiTheme="minorHAnsi" w:cstheme="minorHAnsi"/>
          <w:sz w:val="22"/>
          <w:szCs w:val="22"/>
        </w:rPr>
        <w:t xml:space="preserve"> deciding which features should be displayed</w:t>
      </w:r>
      <w:del w:id="193" w:author="Teh Stand" w:date="2018-11-23T14:40:00Z">
        <w:r w:rsidR="00D760B5" w:rsidRPr="004914DA" w:rsidDel="00CF75E9">
          <w:rPr>
            <w:rFonts w:asciiTheme="minorHAnsi" w:hAnsiTheme="minorHAnsi" w:cstheme="minorHAnsi"/>
            <w:sz w:val="22"/>
            <w:szCs w:val="22"/>
          </w:rPr>
          <w:delText>,</w:delText>
        </w:r>
      </w:del>
      <w:ins w:id="194" w:author="Teh Stand" w:date="2018-11-23T14:40:00Z">
        <w:r w:rsidR="00CF75E9">
          <w:rPr>
            <w:rFonts w:asciiTheme="minorHAnsi" w:hAnsiTheme="minorHAnsi" w:cstheme="minorHAnsi"/>
            <w:sz w:val="22"/>
            <w:szCs w:val="22"/>
          </w:rPr>
          <w:t>;</w:t>
        </w:r>
      </w:ins>
      <w:r w:rsidR="00D760B5" w:rsidRPr="004914DA">
        <w:rPr>
          <w:rFonts w:asciiTheme="minorHAnsi" w:hAnsiTheme="minorHAnsi" w:cstheme="minorHAnsi"/>
          <w:sz w:val="22"/>
          <w:szCs w:val="22"/>
        </w:rPr>
        <w:t xml:space="preserve"> which combinations of attribute</w:t>
      </w:r>
      <w:r w:rsidR="00204D9A" w:rsidRPr="004914DA">
        <w:rPr>
          <w:rFonts w:asciiTheme="minorHAnsi" w:hAnsiTheme="minorHAnsi" w:cstheme="minorHAnsi"/>
          <w:sz w:val="22"/>
          <w:szCs w:val="22"/>
        </w:rPr>
        <w:t xml:space="preserve"> values</w:t>
      </w:r>
      <w:r w:rsidR="00D760B5" w:rsidRPr="004914DA">
        <w:rPr>
          <w:rFonts w:asciiTheme="minorHAnsi" w:hAnsiTheme="minorHAnsi" w:cstheme="minorHAnsi"/>
          <w:sz w:val="22"/>
          <w:szCs w:val="22"/>
        </w:rPr>
        <w:t xml:space="preserve"> </w:t>
      </w:r>
      <w:r w:rsidR="00204D9A" w:rsidRPr="004914DA">
        <w:rPr>
          <w:rFonts w:asciiTheme="minorHAnsi" w:hAnsiTheme="minorHAnsi" w:cstheme="minorHAnsi"/>
          <w:sz w:val="22"/>
          <w:szCs w:val="22"/>
        </w:rPr>
        <w:t xml:space="preserve">or associated data objects </w:t>
      </w:r>
      <w:r w:rsidR="00D760B5" w:rsidRPr="004914DA">
        <w:rPr>
          <w:rFonts w:asciiTheme="minorHAnsi" w:hAnsiTheme="minorHAnsi" w:cstheme="minorHAnsi"/>
          <w:sz w:val="22"/>
          <w:szCs w:val="22"/>
        </w:rPr>
        <w:t>should</w:t>
      </w:r>
      <w:r w:rsidR="00204D9A" w:rsidRPr="004914DA">
        <w:rPr>
          <w:rFonts w:asciiTheme="minorHAnsi" w:hAnsiTheme="minorHAnsi" w:cstheme="minorHAnsi"/>
          <w:sz w:val="22"/>
          <w:szCs w:val="22"/>
        </w:rPr>
        <w:t xml:space="preserve"> be assigned distinct symbols</w:t>
      </w:r>
      <w:del w:id="195" w:author="Teh Stand" w:date="2018-11-23T14:40:00Z">
        <w:r w:rsidR="00204D9A" w:rsidRPr="004914DA" w:rsidDel="00CF75E9">
          <w:rPr>
            <w:rFonts w:asciiTheme="minorHAnsi" w:hAnsiTheme="minorHAnsi" w:cstheme="minorHAnsi"/>
            <w:sz w:val="22"/>
            <w:szCs w:val="22"/>
          </w:rPr>
          <w:delText>,</w:delText>
        </w:r>
      </w:del>
      <w:ins w:id="196" w:author="Teh Stand" w:date="2018-11-23T14:40:00Z">
        <w:r w:rsidR="00CF75E9">
          <w:rPr>
            <w:rFonts w:asciiTheme="minorHAnsi" w:hAnsiTheme="minorHAnsi" w:cstheme="minorHAnsi"/>
            <w:sz w:val="22"/>
            <w:szCs w:val="22"/>
          </w:rPr>
          <w:t>;</w:t>
        </w:r>
      </w:ins>
      <w:r w:rsidR="00204D9A" w:rsidRPr="004914DA">
        <w:rPr>
          <w:rFonts w:asciiTheme="minorHAnsi" w:hAnsiTheme="minorHAnsi" w:cstheme="minorHAnsi"/>
          <w:sz w:val="22"/>
          <w:szCs w:val="22"/>
        </w:rPr>
        <w:t xml:space="preserve"> and wh</w:t>
      </w:r>
      <w:r w:rsidR="00B15969" w:rsidRPr="004914DA">
        <w:rPr>
          <w:rFonts w:asciiTheme="minorHAnsi" w:hAnsiTheme="minorHAnsi" w:cstheme="minorHAnsi"/>
          <w:sz w:val="22"/>
          <w:szCs w:val="22"/>
        </w:rPr>
        <w:t>ich</w:t>
      </w:r>
      <w:r w:rsidR="00204D9A" w:rsidRPr="004914DA">
        <w:rPr>
          <w:rFonts w:asciiTheme="minorHAnsi" w:hAnsiTheme="minorHAnsi" w:cstheme="minorHAnsi"/>
          <w:sz w:val="22"/>
          <w:szCs w:val="22"/>
        </w:rPr>
        <w:t xml:space="preserve"> </w:t>
      </w:r>
      <w:r w:rsidR="00B15969" w:rsidRPr="004914DA">
        <w:rPr>
          <w:rFonts w:asciiTheme="minorHAnsi" w:hAnsiTheme="minorHAnsi" w:cstheme="minorHAnsi"/>
          <w:sz w:val="22"/>
          <w:szCs w:val="22"/>
        </w:rPr>
        <w:t xml:space="preserve">pre-existing </w:t>
      </w:r>
      <w:r w:rsidR="00204D9A" w:rsidRPr="004914DA">
        <w:rPr>
          <w:rFonts w:asciiTheme="minorHAnsi" w:hAnsiTheme="minorHAnsi" w:cstheme="minorHAnsi"/>
          <w:sz w:val="22"/>
          <w:szCs w:val="22"/>
        </w:rPr>
        <w:t xml:space="preserve">symbols and </w:t>
      </w:r>
      <w:r w:rsidR="00B61D6A" w:rsidRPr="004914DA">
        <w:rPr>
          <w:rFonts w:asciiTheme="minorHAnsi" w:hAnsiTheme="minorHAnsi" w:cstheme="minorHAnsi"/>
          <w:sz w:val="22"/>
          <w:szCs w:val="22"/>
        </w:rPr>
        <w:t>colours</w:t>
      </w:r>
      <w:r w:rsidR="00204D9A" w:rsidRPr="004914DA">
        <w:rPr>
          <w:rFonts w:asciiTheme="minorHAnsi" w:hAnsiTheme="minorHAnsi" w:cstheme="minorHAnsi"/>
          <w:sz w:val="22"/>
          <w:szCs w:val="22"/>
        </w:rPr>
        <w:t xml:space="preserve"> </w:t>
      </w:r>
      <w:r w:rsidR="00B15969" w:rsidRPr="004914DA">
        <w:rPr>
          <w:rFonts w:asciiTheme="minorHAnsi" w:hAnsiTheme="minorHAnsi" w:cstheme="minorHAnsi"/>
          <w:sz w:val="22"/>
          <w:szCs w:val="22"/>
        </w:rPr>
        <w:t>can</w:t>
      </w:r>
      <w:r w:rsidR="00204D9A" w:rsidRPr="004914DA">
        <w:rPr>
          <w:rFonts w:asciiTheme="minorHAnsi" w:hAnsiTheme="minorHAnsi" w:cstheme="minorHAnsi"/>
          <w:sz w:val="22"/>
          <w:szCs w:val="22"/>
        </w:rPr>
        <w:t xml:space="preserve"> be </w:t>
      </w:r>
      <w:r w:rsidR="00B15969" w:rsidRPr="004914DA">
        <w:rPr>
          <w:rFonts w:asciiTheme="minorHAnsi" w:hAnsiTheme="minorHAnsi" w:cstheme="minorHAnsi"/>
          <w:sz w:val="22"/>
          <w:szCs w:val="22"/>
        </w:rPr>
        <w:t>re</w:t>
      </w:r>
      <w:r w:rsidR="00204D9A" w:rsidRPr="004914DA">
        <w:rPr>
          <w:rFonts w:asciiTheme="minorHAnsi" w:hAnsiTheme="minorHAnsi" w:cstheme="minorHAnsi"/>
          <w:sz w:val="22"/>
          <w:szCs w:val="22"/>
        </w:rPr>
        <w:t>used</w:t>
      </w:r>
      <w:r w:rsidR="00B15969" w:rsidRPr="004914DA">
        <w:rPr>
          <w:rFonts w:asciiTheme="minorHAnsi" w:hAnsiTheme="minorHAnsi" w:cstheme="minorHAnsi"/>
          <w:sz w:val="22"/>
          <w:szCs w:val="22"/>
        </w:rPr>
        <w:t xml:space="preserve"> and which need to be defined. It also includes defining the new elements in the appropriate formats.</w:t>
      </w:r>
    </w:p>
    <w:p w14:paraId="744450C1" w14:textId="0C8F06C2" w:rsidR="00AE0BC6" w:rsidRPr="004914DA" w:rsidRDefault="00AE0BC6" w:rsidP="004914DA">
      <w:pPr>
        <w:pStyle w:val="ListParagraph"/>
        <w:numPr>
          <w:ilvl w:val="0"/>
          <w:numId w:val="26"/>
        </w:numPr>
        <w:spacing w:before="0" w:after="60" w:line="240" w:lineRule="auto"/>
        <w:ind w:left="357" w:hanging="357"/>
        <w:rPr>
          <w:rFonts w:asciiTheme="minorHAnsi" w:hAnsiTheme="minorHAnsi" w:cstheme="minorHAnsi"/>
          <w:sz w:val="22"/>
          <w:szCs w:val="22"/>
        </w:rPr>
      </w:pPr>
      <w:r w:rsidRPr="00CF75E9">
        <w:rPr>
          <w:rFonts w:asciiTheme="minorHAnsi" w:hAnsiTheme="minorHAnsi" w:cstheme="minorHAnsi"/>
          <w:b/>
          <w:sz w:val="22"/>
          <w:szCs w:val="22"/>
        </w:rPr>
        <w:t>Registration of portrayal elements</w:t>
      </w:r>
      <w:r w:rsidRPr="004914DA">
        <w:rPr>
          <w:rFonts w:asciiTheme="minorHAnsi" w:hAnsiTheme="minorHAnsi" w:cstheme="minorHAnsi"/>
          <w:sz w:val="22"/>
          <w:szCs w:val="22"/>
        </w:rPr>
        <w:t xml:space="preserve">. </w:t>
      </w:r>
      <w:r w:rsidR="002268F4" w:rsidRPr="004914DA">
        <w:rPr>
          <w:rFonts w:asciiTheme="minorHAnsi" w:hAnsiTheme="minorHAnsi" w:cstheme="minorHAnsi"/>
          <w:sz w:val="22"/>
          <w:szCs w:val="22"/>
        </w:rPr>
        <w:t xml:space="preserve">Propose any new </w:t>
      </w:r>
      <w:r w:rsidR="00855B02" w:rsidRPr="004914DA">
        <w:rPr>
          <w:rFonts w:asciiTheme="minorHAnsi" w:hAnsiTheme="minorHAnsi" w:cstheme="minorHAnsi"/>
          <w:sz w:val="22"/>
          <w:szCs w:val="22"/>
        </w:rPr>
        <w:t>portrayal components (</w:t>
      </w:r>
      <w:del w:id="197" w:author="Teh Stand" w:date="2018-11-23T14:41:00Z">
        <w:r w:rsidR="00855B02" w:rsidRPr="004914DA" w:rsidDel="00CF75E9">
          <w:rPr>
            <w:rFonts w:asciiTheme="minorHAnsi" w:hAnsiTheme="minorHAnsi" w:cstheme="minorHAnsi"/>
            <w:sz w:val="22"/>
            <w:szCs w:val="22"/>
          </w:rPr>
          <w:delText>e.g.,</w:delText>
        </w:r>
      </w:del>
      <w:ins w:id="198" w:author="Teh Stand" w:date="2018-11-23T14:41:00Z">
        <w:r w:rsidR="00CF75E9">
          <w:rPr>
            <w:rFonts w:asciiTheme="minorHAnsi" w:hAnsiTheme="minorHAnsi" w:cstheme="minorHAnsi"/>
            <w:sz w:val="22"/>
            <w:szCs w:val="22"/>
          </w:rPr>
          <w:t>for example</w:t>
        </w:r>
      </w:ins>
      <w:r w:rsidR="00855B02" w:rsidRPr="004914DA">
        <w:rPr>
          <w:rFonts w:asciiTheme="minorHAnsi" w:hAnsiTheme="minorHAnsi" w:cstheme="minorHAnsi"/>
          <w:sz w:val="22"/>
          <w:szCs w:val="22"/>
        </w:rPr>
        <w:t xml:space="preserve"> symbols, </w:t>
      </w:r>
      <w:r w:rsidR="00B61D6A" w:rsidRPr="004914DA">
        <w:rPr>
          <w:rFonts w:asciiTheme="minorHAnsi" w:hAnsiTheme="minorHAnsi" w:cstheme="minorHAnsi"/>
          <w:sz w:val="22"/>
          <w:szCs w:val="22"/>
        </w:rPr>
        <w:t>colour</w:t>
      </w:r>
      <w:r w:rsidR="00855B02" w:rsidRPr="004914DA">
        <w:rPr>
          <w:rFonts w:asciiTheme="minorHAnsi" w:hAnsiTheme="minorHAnsi" w:cstheme="minorHAnsi"/>
          <w:sz w:val="22"/>
          <w:szCs w:val="22"/>
        </w:rPr>
        <w:t xml:space="preserve"> tokens, line styles, area fills, etc</w:t>
      </w:r>
      <w:del w:id="199" w:author="Teh Stand" w:date="2018-11-23T14:41:00Z">
        <w:r w:rsidR="00855B02" w:rsidRPr="004914DA" w:rsidDel="00CF75E9">
          <w:rPr>
            <w:rFonts w:asciiTheme="minorHAnsi" w:hAnsiTheme="minorHAnsi" w:cstheme="minorHAnsi"/>
            <w:sz w:val="22"/>
            <w:szCs w:val="22"/>
          </w:rPr>
          <w:delText>.</w:delText>
        </w:r>
      </w:del>
      <w:r w:rsidR="00855B02" w:rsidRPr="004914DA">
        <w:rPr>
          <w:rFonts w:asciiTheme="minorHAnsi" w:hAnsiTheme="minorHAnsi" w:cstheme="minorHAnsi"/>
          <w:sz w:val="22"/>
          <w:szCs w:val="22"/>
        </w:rPr>
        <w:t xml:space="preserve">) </w:t>
      </w:r>
      <w:r w:rsidR="002268F4" w:rsidRPr="004914DA">
        <w:rPr>
          <w:rFonts w:asciiTheme="minorHAnsi" w:hAnsiTheme="minorHAnsi" w:cstheme="minorHAnsi"/>
          <w:sz w:val="22"/>
          <w:szCs w:val="22"/>
        </w:rPr>
        <w:t xml:space="preserve">to the portrayal register in the GI </w:t>
      </w:r>
      <w:r w:rsidR="00CF75E9">
        <w:rPr>
          <w:rFonts w:asciiTheme="minorHAnsi" w:hAnsiTheme="minorHAnsi" w:cstheme="minorHAnsi"/>
          <w:sz w:val="22"/>
          <w:szCs w:val="22"/>
        </w:rPr>
        <w:t>R</w:t>
      </w:r>
      <w:r w:rsidR="002268F4" w:rsidRPr="004914DA">
        <w:rPr>
          <w:rFonts w:asciiTheme="minorHAnsi" w:hAnsiTheme="minorHAnsi" w:cstheme="minorHAnsi"/>
          <w:sz w:val="22"/>
          <w:szCs w:val="22"/>
        </w:rPr>
        <w:t>egistry</w:t>
      </w:r>
      <w:r w:rsidR="00E2072E" w:rsidRPr="004914DA">
        <w:rPr>
          <w:rFonts w:asciiTheme="minorHAnsi" w:hAnsiTheme="minorHAnsi" w:cstheme="minorHAnsi"/>
          <w:sz w:val="22"/>
          <w:szCs w:val="22"/>
        </w:rPr>
        <w:t xml:space="preserve"> </w:t>
      </w:r>
      <w:r w:rsidR="003B4448" w:rsidRPr="004914DA">
        <w:rPr>
          <w:rFonts w:asciiTheme="minorHAnsi" w:hAnsiTheme="minorHAnsi" w:cstheme="minorHAnsi"/>
          <w:sz w:val="22"/>
          <w:szCs w:val="22"/>
        </w:rPr>
        <w:t xml:space="preserve">using the IHO GI </w:t>
      </w:r>
      <w:r w:rsidR="00CF75E9">
        <w:rPr>
          <w:rFonts w:asciiTheme="minorHAnsi" w:hAnsiTheme="minorHAnsi" w:cstheme="minorHAnsi"/>
          <w:sz w:val="22"/>
          <w:szCs w:val="22"/>
        </w:rPr>
        <w:t>R</w:t>
      </w:r>
      <w:r w:rsidR="00CF75E9" w:rsidRPr="004914DA">
        <w:rPr>
          <w:rFonts w:asciiTheme="minorHAnsi" w:hAnsiTheme="minorHAnsi" w:cstheme="minorHAnsi"/>
          <w:sz w:val="22"/>
          <w:szCs w:val="22"/>
        </w:rPr>
        <w:t xml:space="preserve">egistry </w:t>
      </w:r>
      <w:r w:rsidR="003B4448" w:rsidRPr="004914DA">
        <w:rPr>
          <w:rFonts w:asciiTheme="minorHAnsi" w:hAnsiTheme="minorHAnsi" w:cstheme="minorHAnsi"/>
          <w:sz w:val="22"/>
          <w:szCs w:val="22"/>
        </w:rPr>
        <w:t xml:space="preserve">interface. Follow up on any returned proposals or queries from the </w:t>
      </w:r>
      <w:r w:rsidR="00CF75E9">
        <w:rPr>
          <w:rFonts w:asciiTheme="minorHAnsi" w:hAnsiTheme="minorHAnsi" w:cstheme="minorHAnsi"/>
          <w:sz w:val="22"/>
          <w:szCs w:val="22"/>
        </w:rPr>
        <w:t>R</w:t>
      </w:r>
      <w:r w:rsidR="003B4448" w:rsidRPr="004914DA">
        <w:rPr>
          <w:rFonts w:asciiTheme="minorHAnsi" w:hAnsiTheme="minorHAnsi" w:cstheme="minorHAnsi"/>
          <w:sz w:val="22"/>
          <w:szCs w:val="22"/>
        </w:rPr>
        <w:t xml:space="preserve">egistry </w:t>
      </w:r>
      <w:r w:rsidR="00CF75E9">
        <w:rPr>
          <w:rFonts w:asciiTheme="minorHAnsi" w:hAnsiTheme="minorHAnsi" w:cstheme="minorHAnsi"/>
          <w:sz w:val="22"/>
          <w:szCs w:val="22"/>
        </w:rPr>
        <w:t>M</w:t>
      </w:r>
      <w:r w:rsidR="00CF75E9" w:rsidRPr="004914DA">
        <w:rPr>
          <w:rFonts w:asciiTheme="minorHAnsi" w:hAnsiTheme="minorHAnsi" w:cstheme="minorHAnsi"/>
          <w:sz w:val="22"/>
          <w:szCs w:val="22"/>
        </w:rPr>
        <w:t xml:space="preserve">anager </w:t>
      </w:r>
      <w:r w:rsidR="003B4448" w:rsidRPr="004914DA">
        <w:rPr>
          <w:rFonts w:asciiTheme="minorHAnsi" w:hAnsiTheme="minorHAnsi" w:cstheme="minorHAnsi"/>
          <w:sz w:val="22"/>
          <w:szCs w:val="22"/>
        </w:rPr>
        <w:t xml:space="preserve">or </w:t>
      </w:r>
      <w:r w:rsidR="00CF75E9">
        <w:rPr>
          <w:rFonts w:asciiTheme="minorHAnsi" w:hAnsiTheme="minorHAnsi" w:cstheme="minorHAnsi"/>
          <w:sz w:val="22"/>
          <w:szCs w:val="22"/>
        </w:rPr>
        <w:t>D</w:t>
      </w:r>
      <w:r w:rsidR="00CF75E9" w:rsidRPr="004914DA">
        <w:rPr>
          <w:rFonts w:asciiTheme="minorHAnsi" w:hAnsiTheme="minorHAnsi" w:cstheme="minorHAnsi"/>
          <w:sz w:val="22"/>
          <w:szCs w:val="22"/>
        </w:rPr>
        <w:t xml:space="preserve">omain </w:t>
      </w:r>
      <w:r w:rsidR="00CF75E9">
        <w:rPr>
          <w:rFonts w:asciiTheme="minorHAnsi" w:hAnsiTheme="minorHAnsi" w:cstheme="minorHAnsi"/>
          <w:sz w:val="22"/>
          <w:szCs w:val="22"/>
        </w:rPr>
        <w:t>C</w:t>
      </w:r>
      <w:r w:rsidR="00CF75E9" w:rsidRPr="004914DA">
        <w:rPr>
          <w:rFonts w:asciiTheme="minorHAnsi" w:hAnsiTheme="minorHAnsi" w:cstheme="minorHAnsi"/>
          <w:sz w:val="22"/>
          <w:szCs w:val="22"/>
        </w:rPr>
        <w:t xml:space="preserve">ontrol </w:t>
      </w:r>
      <w:r w:rsidR="00CF75E9">
        <w:rPr>
          <w:rFonts w:asciiTheme="minorHAnsi" w:hAnsiTheme="minorHAnsi" w:cstheme="minorHAnsi"/>
          <w:sz w:val="22"/>
          <w:szCs w:val="22"/>
        </w:rPr>
        <w:t>B</w:t>
      </w:r>
      <w:r w:rsidR="00CF75E9" w:rsidRPr="004914DA">
        <w:rPr>
          <w:rFonts w:asciiTheme="minorHAnsi" w:hAnsiTheme="minorHAnsi" w:cstheme="minorHAnsi"/>
          <w:sz w:val="22"/>
          <w:szCs w:val="22"/>
        </w:rPr>
        <w:t>ody</w:t>
      </w:r>
      <w:r w:rsidR="003B4448" w:rsidRPr="004914DA">
        <w:rPr>
          <w:rFonts w:asciiTheme="minorHAnsi" w:hAnsiTheme="minorHAnsi" w:cstheme="minorHAnsi"/>
          <w:sz w:val="22"/>
          <w:szCs w:val="22"/>
        </w:rPr>
        <w:t>.</w:t>
      </w:r>
    </w:p>
    <w:p w14:paraId="73D3C6E1" w14:textId="00D5C732" w:rsidR="00CE7058" w:rsidRPr="004914DA" w:rsidRDefault="009144E6" w:rsidP="004914DA">
      <w:pPr>
        <w:pStyle w:val="ListParagraph"/>
        <w:numPr>
          <w:ilvl w:val="0"/>
          <w:numId w:val="26"/>
        </w:numPr>
        <w:spacing w:before="0" w:after="60" w:line="240" w:lineRule="auto"/>
        <w:ind w:left="357" w:hanging="357"/>
        <w:rPr>
          <w:rFonts w:asciiTheme="minorHAnsi" w:hAnsiTheme="minorHAnsi" w:cstheme="minorHAnsi"/>
          <w:sz w:val="22"/>
          <w:szCs w:val="22"/>
        </w:rPr>
      </w:pPr>
      <w:r w:rsidRPr="004914DA">
        <w:rPr>
          <w:rFonts w:asciiTheme="minorHAnsi" w:hAnsiTheme="minorHAnsi" w:cstheme="minorHAnsi"/>
          <w:b/>
          <w:sz w:val="22"/>
          <w:szCs w:val="22"/>
        </w:rPr>
        <w:t xml:space="preserve">Develop the </w:t>
      </w:r>
      <w:r w:rsidR="00CF75E9">
        <w:rPr>
          <w:rFonts w:asciiTheme="minorHAnsi" w:hAnsiTheme="minorHAnsi" w:cstheme="minorHAnsi"/>
          <w:b/>
          <w:sz w:val="22"/>
          <w:szCs w:val="22"/>
        </w:rPr>
        <w:t>P</w:t>
      </w:r>
      <w:r w:rsidR="00CF75E9" w:rsidRPr="004914DA">
        <w:rPr>
          <w:rFonts w:asciiTheme="minorHAnsi" w:hAnsiTheme="minorHAnsi" w:cstheme="minorHAnsi"/>
          <w:b/>
          <w:sz w:val="22"/>
          <w:szCs w:val="22"/>
        </w:rPr>
        <w:t xml:space="preserve">ortrayal </w:t>
      </w:r>
      <w:r w:rsidR="00CF75E9">
        <w:rPr>
          <w:rFonts w:asciiTheme="minorHAnsi" w:hAnsiTheme="minorHAnsi" w:cstheme="minorHAnsi"/>
          <w:b/>
          <w:sz w:val="22"/>
          <w:szCs w:val="22"/>
        </w:rPr>
        <w:t>C</w:t>
      </w:r>
      <w:r w:rsidR="00CF75E9" w:rsidRPr="004914DA">
        <w:rPr>
          <w:rFonts w:asciiTheme="minorHAnsi" w:hAnsiTheme="minorHAnsi" w:cstheme="minorHAnsi"/>
          <w:b/>
          <w:sz w:val="22"/>
          <w:szCs w:val="22"/>
        </w:rPr>
        <w:t>atalogue</w:t>
      </w:r>
      <w:r w:rsidRPr="004914DA">
        <w:rPr>
          <w:rFonts w:asciiTheme="minorHAnsi" w:hAnsiTheme="minorHAnsi" w:cstheme="minorHAnsi"/>
          <w:b/>
          <w:sz w:val="22"/>
          <w:szCs w:val="22"/>
        </w:rPr>
        <w:t>(s)</w:t>
      </w:r>
      <w:r w:rsidR="00AE0BC6" w:rsidRPr="004914DA">
        <w:rPr>
          <w:rFonts w:asciiTheme="minorHAnsi" w:hAnsiTheme="minorHAnsi" w:cstheme="minorHAnsi"/>
          <w:b/>
          <w:sz w:val="22"/>
          <w:szCs w:val="22"/>
        </w:rPr>
        <w:t xml:space="preserve">. </w:t>
      </w:r>
      <w:r w:rsidR="006944E4" w:rsidRPr="004914DA">
        <w:rPr>
          <w:rFonts w:asciiTheme="minorHAnsi" w:hAnsiTheme="minorHAnsi" w:cstheme="minorHAnsi"/>
          <w:sz w:val="22"/>
          <w:szCs w:val="22"/>
        </w:rPr>
        <w:t xml:space="preserve">Prepare a </w:t>
      </w:r>
      <w:r w:rsidR="00CF75E9">
        <w:rPr>
          <w:rFonts w:asciiTheme="minorHAnsi" w:hAnsiTheme="minorHAnsi" w:cstheme="minorHAnsi"/>
          <w:sz w:val="22"/>
          <w:szCs w:val="22"/>
        </w:rPr>
        <w:t>P</w:t>
      </w:r>
      <w:r w:rsidR="00CF75E9" w:rsidRPr="004914DA">
        <w:rPr>
          <w:rFonts w:asciiTheme="minorHAnsi" w:hAnsiTheme="minorHAnsi" w:cstheme="minorHAnsi"/>
          <w:sz w:val="22"/>
          <w:szCs w:val="22"/>
        </w:rPr>
        <w:t xml:space="preserve">ortrayal </w:t>
      </w:r>
      <w:r w:rsidR="00CF75E9">
        <w:rPr>
          <w:rFonts w:asciiTheme="minorHAnsi" w:hAnsiTheme="minorHAnsi" w:cstheme="minorHAnsi"/>
          <w:sz w:val="22"/>
          <w:szCs w:val="22"/>
        </w:rPr>
        <w:t>C</w:t>
      </w:r>
      <w:r w:rsidR="00CF75E9" w:rsidRPr="004914DA">
        <w:rPr>
          <w:rFonts w:asciiTheme="minorHAnsi" w:hAnsiTheme="minorHAnsi" w:cstheme="minorHAnsi"/>
          <w:sz w:val="22"/>
          <w:szCs w:val="22"/>
        </w:rPr>
        <w:t xml:space="preserve">atalogue </w:t>
      </w:r>
      <w:r w:rsidRPr="004914DA">
        <w:rPr>
          <w:rFonts w:asciiTheme="minorHAnsi" w:hAnsiTheme="minorHAnsi" w:cstheme="minorHAnsi"/>
          <w:sz w:val="22"/>
          <w:szCs w:val="22"/>
        </w:rPr>
        <w:t xml:space="preserve">(or </w:t>
      </w:r>
      <w:r w:rsidR="00CF75E9">
        <w:rPr>
          <w:rFonts w:asciiTheme="minorHAnsi" w:hAnsiTheme="minorHAnsi" w:cstheme="minorHAnsi"/>
          <w:sz w:val="22"/>
          <w:szCs w:val="22"/>
        </w:rPr>
        <w:t>C</w:t>
      </w:r>
      <w:r w:rsidR="00CF75E9" w:rsidRPr="004914DA">
        <w:rPr>
          <w:rFonts w:asciiTheme="minorHAnsi" w:hAnsiTheme="minorHAnsi" w:cstheme="minorHAnsi"/>
          <w:sz w:val="22"/>
          <w:szCs w:val="22"/>
        </w:rPr>
        <w:t>atalogues</w:t>
      </w:r>
      <w:r w:rsidRPr="004914DA">
        <w:rPr>
          <w:rFonts w:asciiTheme="minorHAnsi" w:hAnsiTheme="minorHAnsi" w:cstheme="minorHAnsi"/>
          <w:sz w:val="22"/>
          <w:szCs w:val="22"/>
        </w:rPr>
        <w:t>) for the features and information types which are intended to be displayed in the intended application domain(s) and usage scenario(s)</w:t>
      </w:r>
      <w:r w:rsidR="006944E4" w:rsidRPr="004914DA">
        <w:rPr>
          <w:rFonts w:asciiTheme="minorHAnsi" w:hAnsiTheme="minorHAnsi" w:cstheme="minorHAnsi"/>
          <w:sz w:val="22"/>
          <w:szCs w:val="22"/>
        </w:rPr>
        <w:t>.</w:t>
      </w:r>
      <w:r w:rsidRPr="004914DA">
        <w:rPr>
          <w:rFonts w:asciiTheme="minorHAnsi" w:hAnsiTheme="minorHAnsi" w:cstheme="minorHAnsi"/>
          <w:sz w:val="22"/>
          <w:szCs w:val="22"/>
        </w:rPr>
        <w:t xml:space="preserve"> </w:t>
      </w:r>
      <w:r w:rsidR="00204D9A" w:rsidRPr="004914DA">
        <w:rPr>
          <w:rFonts w:asciiTheme="minorHAnsi" w:hAnsiTheme="minorHAnsi" w:cstheme="minorHAnsi"/>
          <w:sz w:val="22"/>
          <w:szCs w:val="22"/>
        </w:rPr>
        <w:t>This consists of encoding the rules in the appropriate portrayal language</w:t>
      </w:r>
      <w:r w:rsidR="00B15969" w:rsidRPr="004914DA">
        <w:rPr>
          <w:rFonts w:asciiTheme="minorHAnsi" w:hAnsiTheme="minorHAnsi" w:cstheme="minorHAnsi"/>
          <w:sz w:val="22"/>
          <w:szCs w:val="22"/>
        </w:rPr>
        <w:t xml:space="preserve"> using the symbols determined in step (8).</w:t>
      </w:r>
    </w:p>
    <w:p w14:paraId="04478A02" w14:textId="2AF39869" w:rsidR="001B672C" w:rsidRPr="009F35D4" w:rsidRDefault="001B672C" w:rsidP="009F35D4">
      <w:pPr>
        <w:pStyle w:val="ListParagraph"/>
        <w:numPr>
          <w:ilvl w:val="0"/>
          <w:numId w:val="26"/>
        </w:numPr>
        <w:spacing w:before="0" w:after="160" w:line="240" w:lineRule="auto"/>
        <w:rPr>
          <w:rFonts w:asciiTheme="minorHAnsi" w:hAnsiTheme="minorHAnsi" w:cstheme="minorHAnsi"/>
          <w:sz w:val="22"/>
          <w:szCs w:val="22"/>
        </w:rPr>
      </w:pPr>
      <w:r w:rsidRPr="009F35D4">
        <w:rPr>
          <w:rFonts w:asciiTheme="minorHAnsi" w:hAnsiTheme="minorHAnsi" w:cstheme="minorHAnsi"/>
          <w:b/>
          <w:sz w:val="22"/>
          <w:szCs w:val="22"/>
        </w:rPr>
        <w:lastRenderedPageBreak/>
        <w:t xml:space="preserve">Define </w:t>
      </w:r>
      <w:r w:rsidR="008D59DF" w:rsidRPr="009F35D4">
        <w:rPr>
          <w:rFonts w:asciiTheme="minorHAnsi" w:hAnsiTheme="minorHAnsi" w:cstheme="minorHAnsi"/>
          <w:b/>
          <w:sz w:val="22"/>
          <w:szCs w:val="22"/>
        </w:rPr>
        <w:t xml:space="preserve">the </w:t>
      </w:r>
      <w:r w:rsidRPr="009F35D4">
        <w:rPr>
          <w:rFonts w:asciiTheme="minorHAnsi" w:hAnsiTheme="minorHAnsi" w:cstheme="minorHAnsi"/>
          <w:b/>
          <w:sz w:val="22"/>
          <w:szCs w:val="22"/>
        </w:rPr>
        <w:t>spatial reference system</w:t>
      </w:r>
      <w:r w:rsidR="006944E4" w:rsidRPr="009F35D4">
        <w:rPr>
          <w:rFonts w:asciiTheme="minorHAnsi" w:hAnsiTheme="minorHAnsi" w:cstheme="minorHAnsi"/>
          <w:sz w:val="22"/>
          <w:szCs w:val="22"/>
        </w:rPr>
        <w:t xml:space="preserve">. </w:t>
      </w:r>
      <w:r w:rsidR="00DE6909" w:rsidRPr="009F35D4">
        <w:rPr>
          <w:rFonts w:asciiTheme="minorHAnsi" w:hAnsiTheme="minorHAnsi" w:cstheme="minorHAnsi"/>
          <w:sz w:val="22"/>
          <w:szCs w:val="22"/>
        </w:rPr>
        <w:t>Identify the recommended coordinate reference system and vertical datum(s).</w:t>
      </w:r>
    </w:p>
    <w:p w14:paraId="565D789E" w14:textId="12036D32" w:rsidR="0060652B" w:rsidRPr="009F35D4" w:rsidRDefault="0060652B" w:rsidP="009F35D4">
      <w:pPr>
        <w:pStyle w:val="ListParagraph"/>
        <w:numPr>
          <w:ilvl w:val="0"/>
          <w:numId w:val="26"/>
        </w:numPr>
        <w:spacing w:before="0" w:after="160" w:line="240" w:lineRule="auto"/>
        <w:rPr>
          <w:rFonts w:asciiTheme="minorHAnsi" w:hAnsiTheme="minorHAnsi" w:cstheme="minorHAnsi"/>
          <w:sz w:val="22"/>
          <w:szCs w:val="22"/>
        </w:rPr>
      </w:pPr>
      <w:r w:rsidRPr="009F35D4">
        <w:rPr>
          <w:rFonts w:asciiTheme="minorHAnsi" w:hAnsiTheme="minorHAnsi" w:cstheme="minorHAnsi"/>
          <w:b/>
          <w:sz w:val="22"/>
          <w:szCs w:val="22"/>
        </w:rPr>
        <w:t>Define data product packaging and maintenance</w:t>
      </w:r>
      <w:r w:rsidRPr="009F35D4">
        <w:rPr>
          <w:rFonts w:asciiTheme="minorHAnsi" w:hAnsiTheme="minorHAnsi" w:cstheme="minorHAnsi"/>
          <w:sz w:val="22"/>
          <w:szCs w:val="22"/>
        </w:rPr>
        <w:t>. Define the content and structure of delivery packages, updating of data, and any auxiliary content delivered either with or as an adjunct to data.</w:t>
      </w:r>
    </w:p>
    <w:p w14:paraId="4B9A5342" w14:textId="6577B1C7" w:rsidR="00E40FF3" w:rsidRPr="009F35D4" w:rsidRDefault="00E40FF3" w:rsidP="009F35D4">
      <w:pPr>
        <w:pStyle w:val="ListParagraph"/>
        <w:numPr>
          <w:ilvl w:val="0"/>
          <w:numId w:val="26"/>
        </w:numPr>
        <w:spacing w:before="0" w:after="160" w:line="240" w:lineRule="auto"/>
        <w:rPr>
          <w:rFonts w:asciiTheme="minorHAnsi" w:hAnsiTheme="minorHAnsi" w:cstheme="minorHAnsi"/>
          <w:sz w:val="22"/>
          <w:szCs w:val="22"/>
        </w:rPr>
      </w:pPr>
      <w:r w:rsidRPr="009F35D4">
        <w:rPr>
          <w:rFonts w:asciiTheme="minorHAnsi" w:hAnsiTheme="minorHAnsi" w:cstheme="minorHAnsi"/>
          <w:b/>
          <w:sz w:val="22"/>
          <w:szCs w:val="22"/>
        </w:rPr>
        <w:t>Define validation checks</w:t>
      </w:r>
      <w:r w:rsidR="003B2477" w:rsidRPr="009F35D4">
        <w:rPr>
          <w:rFonts w:asciiTheme="minorHAnsi" w:hAnsiTheme="minorHAnsi" w:cstheme="minorHAnsi"/>
          <w:b/>
          <w:sz w:val="22"/>
          <w:szCs w:val="22"/>
        </w:rPr>
        <w:t xml:space="preserve"> and quality measures</w:t>
      </w:r>
      <w:r w:rsidRPr="009F35D4">
        <w:rPr>
          <w:rFonts w:asciiTheme="minorHAnsi" w:hAnsiTheme="minorHAnsi" w:cstheme="minorHAnsi"/>
          <w:sz w:val="22"/>
          <w:szCs w:val="22"/>
        </w:rPr>
        <w:t>. Define tests for the spatial, structural, and conceptual integrity of datasets. Define format-specific implementations of validation checks (</w:t>
      </w:r>
      <w:del w:id="200" w:author="Teh Stand" w:date="2018-11-23T15:29:00Z">
        <w:r w:rsidRPr="009F35D4" w:rsidDel="009F35D4">
          <w:rPr>
            <w:rFonts w:asciiTheme="minorHAnsi" w:hAnsiTheme="minorHAnsi" w:cstheme="minorHAnsi"/>
            <w:sz w:val="22"/>
            <w:szCs w:val="22"/>
          </w:rPr>
          <w:delText>e.g.,</w:delText>
        </w:r>
      </w:del>
      <w:ins w:id="201" w:author="Teh Stand" w:date="2018-11-23T15:29:00Z">
        <w:r w:rsidR="009F35D4">
          <w:rPr>
            <w:rFonts w:asciiTheme="minorHAnsi" w:hAnsiTheme="minorHAnsi" w:cstheme="minorHAnsi"/>
            <w:sz w:val="22"/>
            <w:szCs w:val="22"/>
          </w:rPr>
          <w:t>for example</w:t>
        </w:r>
      </w:ins>
      <w:r w:rsidRPr="009F35D4">
        <w:rPr>
          <w:rFonts w:asciiTheme="minorHAnsi" w:hAnsiTheme="minorHAnsi" w:cstheme="minorHAnsi"/>
          <w:sz w:val="22"/>
          <w:szCs w:val="22"/>
        </w:rPr>
        <w:t xml:space="preserve"> Schematron rules </w:t>
      </w:r>
      <w:r w:rsidR="00D8230D" w:rsidRPr="009F35D4">
        <w:rPr>
          <w:rFonts w:asciiTheme="minorHAnsi" w:hAnsiTheme="minorHAnsi" w:cstheme="minorHAnsi"/>
          <w:sz w:val="22"/>
          <w:szCs w:val="22"/>
        </w:rPr>
        <w:t xml:space="preserve">[ISO 19757-3] </w:t>
      </w:r>
      <w:r w:rsidRPr="009F35D4">
        <w:rPr>
          <w:rFonts w:asciiTheme="minorHAnsi" w:hAnsiTheme="minorHAnsi" w:cstheme="minorHAnsi"/>
          <w:sz w:val="22"/>
          <w:szCs w:val="22"/>
        </w:rPr>
        <w:t>for the GML format).</w:t>
      </w:r>
      <w:r w:rsidR="003B2477" w:rsidRPr="009F35D4">
        <w:rPr>
          <w:rFonts w:asciiTheme="minorHAnsi" w:hAnsiTheme="minorHAnsi" w:cstheme="minorHAnsi"/>
          <w:sz w:val="22"/>
          <w:szCs w:val="22"/>
        </w:rPr>
        <w:t xml:space="preserve"> Define quality measures for the datasets (quality measures will generally be statistics about passed and failed tests).</w:t>
      </w:r>
    </w:p>
    <w:p w14:paraId="571D121E" w14:textId="01205255" w:rsidR="001B672C" w:rsidRPr="009F35D4" w:rsidRDefault="001B672C" w:rsidP="009F35D4">
      <w:pPr>
        <w:pStyle w:val="ListParagraph"/>
        <w:numPr>
          <w:ilvl w:val="0"/>
          <w:numId w:val="26"/>
        </w:numPr>
        <w:spacing w:before="0" w:after="160" w:line="240" w:lineRule="auto"/>
        <w:rPr>
          <w:rFonts w:asciiTheme="minorHAnsi" w:hAnsiTheme="minorHAnsi" w:cstheme="minorHAnsi"/>
          <w:sz w:val="22"/>
          <w:szCs w:val="22"/>
        </w:rPr>
      </w:pPr>
      <w:r w:rsidRPr="009F35D4">
        <w:rPr>
          <w:rFonts w:asciiTheme="minorHAnsi" w:hAnsiTheme="minorHAnsi" w:cstheme="minorHAnsi"/>
          <w:b/>
          <w:sz w:val="22"/>
          <w:szCs w:val="22"/>
        </w:rPr>
        <w:t>Prepare for interoperability</w:t>
      </w:r>
      <w:r w:rsidRPr="009F35D4">
        <w:rPr>
          <w:rFonts w:asciiTheme="minorHAnsi" w:hAnsiTheme="minorHAnsi" w:cstheme="minorHAnsi"/>
          <w:sz w:val="22"/>
          <w:szCs w:val="22"/>
        </w:rPr>
        <w:t xml:space="preserve"> with other data products</w:t>
      </w:r>
      <w:r w:rsidR="0066348C" w:rsidRPr="009F35D4">
        <w:rPr>
          <w:rFonts w:asciiTheme="minorHAnsi" w:hAnsiTheme="minorHAnsi" w:cstheme="minorHAnsi"/>
          <w:sz w:val="22"/>
          <w:szCs w:val="22"/>
        </w:rPr>
        <w:t>.</w:t>
      </w:r>
      <w:r w:rsidR="00D339EF" w:rsidRPr="009F35D4">
        <w:rPr>
          <w:rFonts w:asciiTheme="minorHAnsi" w:hAnsiTheme="minorHAnsi" w:cstheme="minorHAnsi"/>
          <w:sz w:val="22"/>
          <w:szCs w:val="22"/>
        </w:rPr>
        <w:t xml:space="preserve"> </w:t>
      </w:r>
      <w:r w:rsidR="007F1204" w:rsidRPr="009F35D4">
        <w:rPr>
          <w:rFonts w:asciiTheme="minorHAnsi" w:hAnsiTheme="minorHAnsi" w:cstheme="minorHAnsi"/>
          <w:sz w:val="22"/>
          <w:szCs w:val="22"/>
        </w:rPr>
        <w:t xml:space="preserve">Jointly with the IHO </w:t>
      </w:r>
      <w:r w:rsidR="009F35D4">
        <w:rPr>
          <w:rFonts w:asciiTheme="minorHAnsi" w:hAnsiTheme="minorHAnsi" w:cstheme="minorHAnsi"/>
          <w:sz w:val="22"/>
          <w:szCs w:val="22"/>
        </w:rPr>
        <w:t>I</w:t>
      </w:r>
      <w:r w:rsidR="009F35D4" w:rsidRPr="009F35D4">
        <w:rPr>
          <w:rFonts w:asciiTheme="minorHAnsi" w:hAnsiTheme="minorHAnsi" w:cstheme="minorHAnsi"/>
          <w:sz w:val="22"/>
          <w:szCs w:val="22"/>
        </w:rPr>
        <w:t xml:space="preserve">nteroperability </w:t>
      </w:r>
      <w:r w:rsidR="009F35D4">
        <w:rPr>
          <w:rFonts w:asciiTheme="minorHAnsi" w:hAnsiTheme="minorHAnsi" w:cstheme="minorHAnsi"/>
          <w:sz w:val="22"/>
          <w:szCs w:val="22"/>
        </w:rPr>
        <w:t>C</w:t>
      </w:r>
      <w:r w:rsidR="009F35D4" w:rsidRPr="009F35D4">
        <w:rPr>
          <w:rFonts w:asciiTheme="minorHAnsi" w:hAnsiTheme="minorHAnsi" w:cstheme="minorHAnsi"/>
          <w:sz w:val="22"/>
          <w:szCs w:val="22"/>
        </w:rPr>
        <w:t xml:space="preserve">atalogue </w:t>
      </w:r>
      <w:r w:rsidR="009F35D4">
        <w:rPr>
          <w:rFonts w:asciiTheme="minorHAnsi" w:hAnsiTheme="minorHAnsi" w:cstheme="minorHAnsi"/>
          <w:sz w:val="22"/>
          <w:szCs w:val="22"/>
        </w:rPr>
        <w:t>M</w:t>
      </w:r>
      <w:r w:rsidR="009F35D4" w:rsidRPr="009F35D4">
        <w:rPr>
          <w:rFonts w:asciiTheme="minorHAnsi" w:hAnsiTheme="minorHAnsi" w:cstheme="minorHAnsi"/>
          <w:sz w:val="22"/>
          <w:szCs w:val="22"/>
        </w:rPr>
        <w:t xml:space="preserve">aintenance </w:t>
      </w:r>
      <w:r w:rsidR="009F35D4">
        <w:rPr>
          <w:rFonts w:asciiTheme="minorHAnsi" w:hAnsiTheme="minorHAnsi" w:cstheme="minorHAnsi"/>
          <w:sz w:val="22"/>
          <w:szCs w:val="22"/>
        </w:rPr>
        <w:t>T</w:t>
      </w:r>
      <w:r w:rsidR="009F35D4" w:rsidRPr="009F35D4">
        <w:rPr>
          <w:rFonts w:asciiTheme="minorHAnsi" w:hAnsiTheme="minorHAnsi" w:cstheme="minorHAnsi"/>
          <w:sz w:val="22"/>
          <w:szCs w:val="22"/>
        </w:rPr>
        <w:t>eam</w:t>
      </w:r>
      <w:r w:rsidR="007F1204" w:rsidRPr="009F35D4">
        <w:rPr>
          <w:rFonts w:asciiTheme="minorHAnsi" w:hAnsiTheme="minorHAnsi" w:cstheme="minorHAnsi"/>
          <w:sz w:val="22"/>
          <w:szCs w:val="22"/>
        </w:rPr>
        <w:t>, d</w:t>
      </w:r>
      <w:r w:rsidR="00F2752A" w:rsidRPr="009F35D4">
        <w:rPr>
          <w:rFonts w:asciiTheme="minorHAnsi" w:hAnsiTheme="minorHAnsi" w:cstheme="minorHAnsi"/>
          <w:sz w:val="22"/>
          <w:szCs w:val="22"/>
        </w:rPr>
        <w:t>e</w:t>
      </w:r>
      <w:r w:rsidR="007F1204" w:rsidRPr="009F35D4">
        <w:rPr>
          <w:rFonts w:asciiTheme="minorHAnsi" w:hAnsiTheme="minorHAnsi" w:cstheme="minorHAnsi"/>
          <w:sz w:val="22"/>
          <w:szCs w:val="22"/>
        </w:rPr>
        <w:t xml:space="preserve">termine which if any product groups in </w:t>
      </w:r>
      <w:r w:rsidR="00473441">
        <w:rPr>
          <w:rFonts w:asciiTheme="minorHAnsi" w:hAnsiTheme="minorHAnsi" w:cstheme="minorHAnsi"/>
          <w:sz w:val="22"/>
          <w:szCs w:val="22"/>
        </w:rPr>
        <w:t>I</w:t>
      </w:r>
      <w:r w:rsidR="00473441" w:rsidRPr="009F35D4">
        <w:rPr>
          <w:rFonts w:asciiTheme="minorHAnsi" w:hAnsiTheme="minorHAnsi" w:cstheme="minorHAnsi"/>
          <w:sz w:val="22"/>
          <w:szCs w:val="22"/>
        </w:rPr>
        <w:t xml:space="preserve">nteroperability </w:t>
      </w:r>
      <w:r w:rsidR="00473441">
        <w:rPr>
          <w:rFonts w:asciiTheme="minorHAnsi" w:hAnsiTheme="minorHAnsi" w:cstheme="minorHAnsi"/>
          <w:sz w:val="22"/>
          <w:szCs w:val="22"/>
        </w:rPr>
        <w:t>C</w:t>
      </w:r>
      <w:r w:rsidR="00473441" w:rsidRPr="009F35D4">
        <w:rPr>
          <w:rFonts w:asciiTheme="minorHAnsi" w:hAnsiTheme="minorHAnsi" w:cstheme="minorHAnsi"/>
          <w:sz w:val="22"/>
          <w:szCs w:val="22"/>
        </w:rPr>
        <w:t xml:space="preserve">atalogues </w:t>
      </w:r>
      <w:r w:rsidR="007F1204" w:rsidRPr="009F35D4">
        <w:rPr>
          <w:rFonts w:asciiTheme="minorHAnsi" w:hAnsiTheme="minorHAnsi" w:cstheme="minorHAnsi"/>
          <w:sz w:val="22"/>
          <w:szCs w:val="22"/>
        </w:rPr>
        <w:t>are supplemented or enhanced by the data product</w:t>
      </w:r>
      <w:ins w:id="202" w:author="Teh Stand" w:date="2018-11-23T15:30:00Z">
        <w:r w:rsidR="009F35D4">
          <w:rPr>
            <w:rFonts w:asciiTheme="minorHAnsi" w:hAnsiTheme="minorHAnsi" w:cstheme="minorHAnsi"/>
            <w:sz w:val="22"/>
            <w:szCs w:val="22"/>
          </w:rPr>
          <w:t>;</w:t>
        </w:r>
      </w:ins>
      <w:del w:id="203" w:author="Teh Stand" w:date="2018-11-23T15:30:00Z">
        <w:r w:rsidR="007F1204" w:rsidRPr="009F35D4" w:rsidDel="009F35D4">
          <w:rPr>
            <w:rFonts w:asciiTheme="minorHAnsi" w:hAnsiTheme="minorHAnsi" w:cstheme="minorHAnsi"/>
            <w:sz w:val="22"/>
            <w:szCs w:val="22"/>
          </w:rPr>
          <w:delText>,</w:delText>
        </w:r>
      </w:del>
      <w:r w:rsidR="007F1204" w:rsidRPr="009F35D4">
        <w:rPr>
          <w:rFonts w:asciiTheme="minorHAnsi" w:hAnsiTheme="minorHAnsi" w:cstheme="minorHAnsi"/>
          <w:sz w:val="22"/>
          <w:szCs w:val="22"/>
        </w:rPr>
        <w:t xml:space="preserve"> and determine whether and how the IHO </w:t>
      </w:r>
      <w:r w:rsidR="009F35D4">
        <w:rPr>
          <w:rFonts w:asciiTheme="minorHAnsi" w:hAnsiTheme="minorHAnsi" w:cstheme="minorHAnsi"/>
          <w:sz w:val="22"/>
          <w:szCs w:val="22"/>
        </w:rPr>
        <w:t>I</w:t>
      </w:r>
      <w:r w:rsidR="009F35D4" w:rsidRPr="009F35D4">
        <w:rPr>
          <w:rFonts w:asciiTheme="minorHAnsi" w:hAnsiTheme="minorHAnsi" w:cstheme="minorHAnsi"/>
          <w:sz w:val="22"/>
          <w:szCs w:val="22"/>
        </w:rPr>
        <w:t xml:space="preserve">nteroperability </w:t>
      </w:r>
      <w:r w:rsidR="009F35D4">
        <w:rPr>
          <w:rFonts w:asciiTheme="minorHAnsi" w:hAnsiTheme="minorHAnsi" w:cstheme="minorHAnsi"/>
          <w:sz w:val="22"/>
          <w:szCs w:val="22"/>
        </w:rPr>
        <w:t>C</w:t>
      </w:r>
      <w:r w:rsidR="009F35D4" w:rsidRPr="009F35D4">
        <w:rPr>
          <w:rFonts w:asciiTheme="minorHAnsi" w:hAnsiTheme="minorHAnsi" w:cstheme="minorHAnsi"/>
          <w:sz w:val="22"/>
          <w:szCs w:val="22"/>
        </w:rPr>
        <w:t xml:space="preserve">atalogue </w:t>
      </w:r>
      <w:r w:rsidR="007F1204" w:rsidRPr="009F35D4">
        <w:rPr>
          <w:rFonts w:asciiTheme="minorHAnsi" w:hAnsiTheme="minorHAnsi" w:cstheme="minorHAnsi"/>
          <w:sz w:val="22"/>
          <w:szCs w:val="22"/>
        </w:rPr>
        <w:t xml:space="preserve">will be affected by the new product, including updates to </w:t>
      </w:r>
      <w:r w:rsidR="00A41DE7" w:rsidRPr="009F35D4">
        <w:rPr>
          <w:rFonts w:asciiTheme="minorHAnsi" w:hAnsiTheme="minorHAnsi" w:cstheme="minorHAnsi"/>
          <w:sz w:val="22"/>
          <w:szCs w:val="22"/>
        </w:rPr>
        <w:t xml:space="preserve">display priorities, interleaving, </w:t>
      </w:r>
      <w:r w:rsidR="007F1204" w:rsidRPr="009F35D4">
        <w:rPr>
          <w:rFonts w:asciiTheme="minorHAnsi" w:hAnsiTheme="minorHAnsi" w:cstheme="minorHAnsi"/>
          <w:sz w:val="22"/>
          <w:szCs w:val="22"/>
        </w:rPr>
        <w:t>predefined combinations</w:t>
      </w:r>
      <w:del w:id="204" w:author="Teh Stand" w:date="2018-11-23T15:30:00Z">
        <w:r w:rsidR="007F1204" w:rsidRPr="009F35D4" w:rsidDel="009F35D4">
          <w:rPr>
            <w:rFonts w:asciiTheme="minorHAnsi" w:hAnsiTheme="minorHAnsi" w:cstheme="minorHAnsi"/>
            <w:sz w:val="22"/>
            <w:szCs w:val="22"/>
          </w:rPr>
          <w:delText>,</w:delText>
        </w:r>
      </w:del>
      <w:r w:rsidR="00A41DE7" w:rsidRPr="009F35D4">
        <w:rPr>
          <w:rFonts w:asciiTheme="minorHAnsi" w:hAnsiTheme="minorHAnsi" w:cstheme="minorHAnsi"/>
          <w:sz w:val="22"/>
          <w:szCs w:val="22"/>
        </w:rPr>
        <w:t xml:space="preserve"> and other interoperability rules and operations.</w:t>
      </w:r>
    </w:p>
    <w:p w14:paraId="5FF06342" w14:textId="12609D5A" w:rsidR="001B672C" w:rsidRPr="009F35D4" w:rsidRDefault="001B672C" w:rsidP="009F35D4">
      <w:pPr>
        <w:pStyle w:val="ListParagraph"/>
        <w:numPr>
          <w:ilvl w:val="0"/>
          <w:numId w:val="26"/>
        </w:numPr>
        <w:spacing w:before="0" w:after="160" w:line="240" w:lineRule="auto"/>
        <w:rPr>
          <w:rFonts w:asciiTheme="minorHAnsi" w:hAnsiTheme="minorHAnsi" w:cstheme="minorHAnsi"/>
          <w:sz w:val="22"/>
          <w:szCs w:val="22"/>
        </w:rPr>
      </w:pPr>
      <w:r w:rsidRPr="009F35D4">
        <w:rPr>
          <w:rFonts w:asciiTheme="minorHAnsi" w:hAnsiTheme="minorHAnsi" w:cstheme="minorHAnsi"/>
          <w:b/>
          <w:sz w:val="22"/>
          <w:szCs w:val="22"/>
        </w:rPr>
        <w:t>Prepare sample data</w:t>
      </w:r>
      <w:r w:rsidRPr="009F35D4">
        <w:rPr>
          <w:rFonts w:asciiTheme="minorHAnsi" w:hAnsiTheme="minorHAnsi" w:cstheme="minorHAnsi"/>
          <w:sz w:val="22"/>
          <w:szCs w:val="22"/>
        </w:rPr>
        <w:t xml:space="preserve"> for test-beds</w:t>
      </w:r>
      <w:r w:rsidR="00A41DE7" w:rsidRPr="009F35D4">
        <w:rPr>
          <w:rFonts w:asciiTheme="minorHAnsi" w:hAnsiTheme="minorHAnsi" w:cstheme="minorHAnsi"/>
          <w:sz w:val="22"/>
          <w:szCs w:val="22"/>
        </w:rPr>
        <w:t>.</w:t>
      </w:r>
      <w:r w:rsidR="0077390A" w:rsidRPr="009F35D4">
        <w:rPr>
          <w:rFonts w:asciiTheme="minorHAnsi" w:hAnsiTheme="minorHAnsi" w:cstheme="minorHAnsi"/>
          <w:sz w:val="22"/>
          <w:szCs w:val="22"/>
        </w:rPr>
        <w:t xml:space="preserve"> Create sample data</w:t>
      </w:r>
      <w:r w:rsidR="00985916" w:rsidRPr="009F35D4">
        <w:rPr>
          <w:rFonts w:asciiTheme="minorHAnsi" w:hAnsiTheme="minorHAnsi" w:cstheme="minorHAnsi"/>
          <w:sz w:val="22"/>
          <w:szCs w:val="22"/>
        </w:rPr>
        <w:t>sets and exchange sets</w:t>
      </w:r>
      <w:r w:rsidR="0077390A" w:rsidRPr="009F35D4">
        <w:rPr>
          <w:rFonts w:asciiTheme="minorHAnsi" w:hAnsiTheme="minorHAnsi" w:cstheme="minorHAnsi"/>
          <w:sz w:val="22"/>
          <w:szCs w:val="22"/>
        </w:rPr>
        <w:t xml:space="preserve"> </w:t>
      </w:r>
      <w:r w:rsidR="005202E8" w:rsidRPr="009F35D4">
        <w:rPr>
          <w:rFonts w:asciiTheme="minorHAnsi" w:hAnsiTheme="minorHAnsi" w:cstheme="minorHAnsi"/>
          <w:sz w:val="22"/>
          <w:szCs w:val="22"/>
        </w:rPr>
        <w:t>conforming to the data format</w:t>
      </w:r>
      <w:r w:rsidR="00985916" w:rsidRPr="009F35D4">
        <w:rPr>
          <w:rFonts w:asciiTheme="minorHAnsi" w:hAnsiTheme="minorHAnsi" w:cstheme="minorHAnsi"/>
          <w:sz w:val="22"/>
          <w:szCs w:val="22"/>
        </w:rPr>
        <w:t>, packaging,</w:t>
      </w:r>
      <w:r w:rsidR="005202E8" w:rsidRPr="009F35D4">
        <w:rPr>
          <w:rFonts w:asciiTheme="minorHAnsi" w:hAnsiTheme="minorHAnsi" w:cstheme="minorHAnsi"/>
          <w:sz w:val="22"/>
          <w:szCs w:val="22"/>
        </w:rPr>
        <w:t xml:space="preserve"> and </w:t>
      </w:r>
      <w:r w:rsidR="004652D1">
        <w:rPr>
          <w:rFonts w:asciiTheme="minorHAnsi" w:hAnsiTheme="minorHAnsi" w:cstheme="minorHAnsi"/>
          <w:sz w:val="22"/>
          <w:szCs w:val="22"/>
        </w:rPr>
        <w:t>F</w:t>
      </w:r>
      <w:r w:rsidR="005202E8" w:rsidRPr="009F35D4">
        <w:rPr>
          <w:rFonts w:asciiTheme="minorHAnsi" w:hAnsiTheme="minorHAnsi" w:cstheme="minorHAnsi"/>
          <w:sz w:val="22"/>
          <w:szCs w:val="22"/>
        </w:rPr>
        <w:t xml:space="preserve">eature </w:t>
      </w:r>
      <w:r w:rsidR="004652D1">
        <w:rPr>
          <w:rFonts w:asciiTheme="minorHAnsi" w:hAnsiTheme="minorHAnsi" w:cstheme="minorHAnsi"/>
          <w:sz w:val="22"/>
          <w:szCs w:val="22"/>
        </w:rPr>
        <w:t>C</w:t>
      </w:r>
      <w:r w:rsidR="005202E8" w:rsidRPr="009F35D4">
        <w:rPr>
          <w:rFonts w:asciiTheme="minorHAnsi" w:hAnsiTheme="minorHAnsi" w:cstheme="minorHAnsi"/>
          <w:sz w:val="22"/>
          <w:szCs w:val="22"/>
        </w:rPr>
        <w:t>atalogue</w:t>
      </w:r>
      <w:r w:rsidR="008D59DF" w:rsidRPr="009F35D4">
        <w:rPr>
          <w:rFonts w:asciiTheme="minorHAnsi" w:hAnsiTheme="minorHAnsi" w:cstheme="minorHAnsi"/>
          <w:sz w:val="22"/>
          <w:szCs w:val="22"/>
        </w:rPr>
        <w:t xml:space="preserve"> defined in</w:t>
      </w:r>
      <w:r w:rsidR="00985916" w:rsidRPr="009F35D4">
        <w:rPr>
          <w:rFonts w:asciiTheme="minorHAnsi" w:hAnsiTheme="minorHAnsi" w:cstheme="minorHAnsi"/>
          <w:sz w:val="22"/>
          <w:szCs w:val="22"/>
        </w:rPr>
        <w:t xml:space="preserve"> the </w:t>
      </w:r>
      <w:r w:rsidR="00CA43A2">
        <w:rPr>
          <w:rFonts w:asciiTheme="minorHAnsi" w:hAnsiTheme="minorHAnsi" w:cstheme="minorHAnsi"/>
          <w:sz w:val="22"/>
          <w:szCs w:val="22"/>
        </w:rPr>
        <w:t>P</w:t>
      </w:r>
      <w:r w:rsidR="00985916" w:rsidRPr="009F35D4">
        <w:rPr>
          <w:rFonts w:asciiTheme="minorHAnsi" w:hAnsiTheme="minorHAnsi" w:cstheme="minorHAnsi"/>
          <w:sz w:val="22"/>
          <w:szCs w:val="22"/>
        </w:rPr>
        <w:t xml:space="preserve">roduct </w:t>
      </w:r>
      <w:r w:rsidR="00C62E69">
        <w:rPr>
          <w:rFonts w:asciiTheme="minorHAnsi" w:hAnsiTheme="minorHAnsi" w:cstheme="minorHAnsi"/>
          <w:sz w:val="22"/>
          <w:szCs w:val="22"/>
        </w:rPr>
        <w:t>S</w:t>
      </w:r>
      <w:r w:rsidR="00985916" w:rsidRPr="009F35D4">
        <w:rPr>
          <w:rFonts w:asciiTheme="minorHAnsi" w:hAnsiTheme="minorHAnsi" w:cstheme="minorHAnsi"/>
          <w:sz w:val="22"/>
          <w:szCs w:val="22"/>
        </w:rPr>
        <w:t>pecification</w:t>
      </w:r>
      <w:r w:rsidR="005202E8" w:rsidRPr="009F35D4">
        <w:rPr>
          <w:rFonts w:asciiTheme="minorHAnsi" w:hAnsiTheme="minorHAnsi" w:cstheme="minorHAnsi"/>
          <w:sz w:val="22"/>
          <w:szCs w:val="22"/>
        </w:rPr>
        <w:t>.</w:t>
      </w:r>
    </w:p>
    <w:p w14:paraId="072093EA" w14:textId="63474780" w:rsidR="00BE14C5" w:rsidRPr="009F35D4" w:rsidRDefault="00BE14C5" w:rsidP="009F35D4">
      <w:pPr>
        <w:pStyle w:val="ListParagraph"/>
        <w:numPr>
          <w:ilvl w:val="0"/>
          <w:numId w:val="26"/>
        </w:numPr>
        <w:spacing w:before="0" w:after="160" w:line="240" w:lineRule="auto"/>
        <w:rPr>
          <w:rFonts w:asciiTheme="minorHAnsi" w:hAnsiTheme="minorHAnsi" w:cstheme="minorHAnsi"/>
          <w:sz w:val="22"/>
          <w:szCs w:val="22"/>
        </w:rPr>
      </w:pPr>
      <w:r w:rsidRPr="009F35D4">
        <w:rPr>
          <w:rFonts w:asciiTheme="minorHAnsi" w:hAnsiTheme="minorHAnsi" w:cstheme="minorHAnsi"/>
          <w:b/>
          <w:sz w:val="22"/>
          <w:szCs w:val="22"/>
        </w:rPr>
        <w:t>Testing and feedback</w:t>
      </w:r>
      <w:r w:rsidR="0077390A" w:rsidRPr="009F35D4">
        <w:rPr>
          <w:rFonts w:asciiTheme="minorHAnsi" w:hAnsiTheme="minorHAnsi" w:cstheme="minorHAnsi"/>
          <w:sz w:val="22"/>
          <w:szCs w:val="22"/>
        </w:rPr>
        <w:t xml:space="preserve">. </w:t>
      </w:r>
      <w:r w:rsidR="005202E8" w:rsidRPr="009F35D4">
        <w:rPr>
          <w:rFonts w:asciiTheme="minorHAnsi" w:hAnsiTheme="minorHAnsi" w:cstheme="minorHAnsi"/>
          <w:sz w:val="22"/>
          <w:szCs w:val="22"/>
        </w:rPr>
        <w:t>Carry out t</w:t>
      </w:r>
      <w:r w:rsidR="0077390A" w:rsidRPr="009F35D4">
        <w:rPr>
          <w:rFonts w:asciiTheme="minorHAnsi" w:hAnsiTheme="minorHAnsi" w:cstheme="minorHAnsi"/>
          <w:sz w:val="22"/>
          <w:szCs w:val="22"/>
        </w:rPr>
        <w:t xml:space="preserve">ests of data production and use </w:t>
      </w:r>
      <w:r w:rsidR="005202E8" w:rsidRPr="009F35D4">
        <w:rPr>
          <w:rFonts w:asciiTheme="minorHAnsi" w:hAnsiTheme="minorHAnsi" w:cstheme="minorHAnsi"/>
          <w:sz w:val="22"/>
          <w:szCs w:val="22"/>
        </w:rPr>
        <w:t xml:space="preserve">of </w:t>
      </w:r>
      <w:r w:rsidR="00985916" w:rsidRPr="009F35D4">
        <w:rPr>
          <w:rFonts w:asciiTheme="minorHAnsi" w:hAnsiTheme="minorHAnsi" w:cstheme="minorHAnsi"/>
          <w:sz w:val="22"/>
          <w:szCs w:val="22"/>
        </w:rPr>
        <w:t xml:space="preserve">the </w:t>
      </w:r>
      <w:r w:rsidR="005202E8" w:rsidRPr="009F35D4">
        <w:rPr>
          <w:rFonts w:asciiTheme="minorHAnsi" w:hAnsiTheme="minorHAnsi" w:cstheme="minorHAnsi"/>
          <w:sz w:val="22"/>
          <w:szCs w:val="22"/>
        </w:rPr>
        <w:t xml:space="preserve">sample data </w:t>
      </w:r>
      <w:r w:rsidR="0077390A" w:rsidRPr="009F35D4">
        <w:rPr>
          <w:rFonts w:asciiTheme="minorHAnsi" w:hAnsiTheme="minorHAnsi" w:cstheme="minorHAnsi"/>
          <w:sz w:val="22"/>
          <w:szCs w:val="22"/>
        </w:rPr>
        <w:t xml:space="preserve">in </w:t>
      </w:r>
      <w:r w:rsidR="005202E8" w:rsidRPr="009F35D4">
        <w:rPr>
          <w:rFonts w:asciiTheme="minorHAnsi" w:hAnsiTheme="minorHAnsi" w:cstheme="minorHAnsi"/>
          <w:sz w:val="22"/>
          <w:szCs w:val="22"/>
        </w:rPr>
        <w:t>selected</w:t>
      </w:r>
      <w:r w:rsidR="0077390A" w:rsidRPr="009F35D4">
        <w:rPr>
          <w:rFonts w:asciiTheme="minorHAnsi" w:hAnsiTheme="minorHAnsi" w:cstheme="minorHAnsi"/>
          <w:sz w:val="22"/>
          <w:szCs w:val="22"/>
        </w:rPr>
        <w:t xml:space="preserve"> applications to validate the </w:t>
      </w:r>
      <w:r w:rsidR="005202E8" w:rsidRPr="009F35D4">
        <w:rPr>
          <w:rFonts w:asciiTheme="minorHAnsi" w:hAnsiTheme="minorHAnsi" w:cstheme="minorHAnsi"/>
          <w:sz w:val="22"/>
          <w:szCs w:val="22"/>
        </w:rPr>
        <w:t xml:space="preserve">correctness, </w:t>
      </w:r>
      <w:r w:rsidR="0077390A" w:rsidRPr="009F35D4">
        <w:rPr>
          <w:rFonts w:asciiTheme="minorHAnsi" w:hAnsiTheme="minorHAnsi" w:cstheme="minorHAnsi"/>
          <w:sz w:val="22"/>
          <w:szCs w:val="22"/>
        </w:rPr>
        <w:t xml:space="preserve">completeness, consistency, and utility of the </w:t>
      </w:r>
      <w:r w:rsidR="00F671A6">
        <w:rPr>
          <w:rFonts w:asciiTheme="minorHAnsi" w:hAnsiTheme="minorHAnsi" w:cstheme="minorHAnsi"/>
          <w:sz w:val="22"/>
          <w:szCs w:val="22"/>
        </w:rPr>
        <w:t>P</w:t>
      </w:r>
      <w:r w:rsidR="00F671A6" w:rsidRPr="009F35D4">
        <w:rPr>
          <w:rFonts w:asciiTheme="minorHAnsi" w:hAnsiTheme="minorHAnsi" w:cstheme="minorHAnsi"/>
          <w:sz w:val="22"/>
          <w:szCs w:val="22"/>
        </w:rPr>
        <w:t xml:space="preserve">roduct </w:t>
      </w:r>
      <w:r w:rsidR="00F671A6">
        <w:rPr>
          <w:rFonts w:asciiTheme="minorHAnsi" w:hAnsiTheme="minorHAnsi" w:cstheme="minorHAnsi"/>
          <w:sz w:val="22"/>
          <w:szCs w:val="22"/>
        </w:rPr>
        <w:t>S</w:t>
      </w:r>
      <w:r w:rsidR="00F671A6" w:rsidRPr="009F35D4">
        <w:rPr>
          <w:rFonts w:asciiTheme="minorHAnsi" w:hAnsiTheme="minorHAnsi" w:cstheme="minorHAnsi"/>
          <w:sz w:val="22"/>
          <w:szCs w:val="22"/>
        </w:rPr>
        <w:t>pecification</w:t>
      </w:r>
      <w:r w:rsidR="005202E8" w:rsidRPr="009F35D4">
        <w:rPr>
          <w:rFonts w:asciiTheme="minorHAnsi" w:hAnsiTheme="minorHAnsi" w:cstheme="minorHAnsi"/>
          <w:sz w:val="22"/>
          <w:szCs w:val="22"/>
        </w:rPr>
        <w:t xml:space="preserve">, including related </w:t>
      </w:r>
      <w:r w:rsidR="00F97791" w:rsidRPr="009F35D4">
        <w:rPr>
          <w:rFonts w:asciiTheme="minorHAnsi" w:hAnsiTheme="minorHAnsi" w:cstheme="minorHAnsi"/>
          <w:sz w:val="22"/>
          <w:szCs w:val="22"/>
        </w:rPr>
        <w:t>artefacts</w:t>
      </w:r>
      <w:r w:rsidR="005202E8" w:rsidRPr="009F35D4">
        <w:rPr>
          <w:rFonts w:asciiTheme="minorHAnsi" w:hAnsiTheme="minorHAnsi" w:cstheme="minorHAnsi"/>
          <w:sz w:val="22"/>
          <w:szCs w:val="22"/>
        </w:rPr>
        <w:t xml:space="preserve"> such as the </w:t>
      </w:r>
      <w:r w:rsidR="00F671A6">
        <w:rPr>
          <w:rFonts w:asciiTheme="minorHAnsi" w:hAnsiTheme="minorHAnsi" w:cstheme="minorHAnsi"/>
          <w:sz w:val="22"/>
          <w:szCs w:val="22"/>
        </w:rPr>
        <w:t>F</w:t>
      </w:r>
      <w:r w:rsidR="00F671A6" w:rsidRPr="009F35D4">
        <w:rPr>
          <w:rFonts w:asciiTheme="minorHAnsi" w:hAnsiTheme="minorHAnsi" w:cstheme="minorHAnsi"/>
          <w:sz w:val="22"/>
          <w:szCs w:val="22"/>
        </w:rPr>
        <w:t xml:space="preserve">eature </w:t>
      </w:r>
      <w:r w:rsidR="00F671A6">
        <w:rPr>
          <w:rFonts w:asciiTheme="minorHAnsi" w:hAnsiTheme="minorHAnsi" w:cstheme="minorHAnsi"/>
          <w:sz w:val="22"/>
          <w:szCs w:val="22"/>
        </w:rPr>
        <w:t>C</w:t>
      </w:r>
      <w:r w:rsidR="00F671A6" w:rsidRPr="009F35D4">
        <w:rPr>
          <w:rFonts w:asciiTheme="minorHAnsi" w:hAnsiTheme="minorHAnsi" w:cstheme="minorHAnsi"/>
          <w:sz w:val="22"/>
          <w:szCs w:val="22"/>
        </w:rPr>
        <w:t xml:space="preserve">atalogue </w:t>
      </w:r>
      <w:r w:rsidR="005202E8" w:rsidRPr="009F35D4">
        <w:rPr>
          <w:rFonts w:asciiTheme="minorHAnsi" w:hAnsiTheme="minorHAnsi" w:cstheme="minorHAnsi"/>
          <w:sz w:val="22"/>
          <w:szCs w:val="22"/>
        </w:rPr>
        <w:t>and XML schemas</w:t>
      </w:r>
      <w:r w:rsidR="0077390A" w:rsidRPr="009F35D4">
        <w:rPr>
          <w:rFonts w:asciiTheme="minorHAnsi" w:hAnsiTheme="minorHAnsi" w:cstheme="minorHAnsi"/>
          <w:sz w:val="22"/>
          <w:szCs w:val="22"/>
        </w:rPr>
        <w:t>.</w:t>
      </w:r>
    </w:p>
    <w:p w14:paraId="45CF86F8" w14:textId="38C57B9D" w:rsidR="00F671A6" w:rsidRDefault="001B672C" w:rsidP="009F35D4">
      <w:pPr>
        <w:spacing w:after="160" w:line="240" w:lineRule="auto"/>
        <w:rPr>
          <w:ins w:id="205" w:author="Teh Stand" w:date="2018-11-23T15:34:00Z"/>
          <w:rFonts w:asciiTheme="minorHAnsi" w:hAnsiTheme="minorHAnsi" w:cstheme="minorHAnsi"/>
          <w:sz w:val="22"/>
          <w:szCs w:val="22"/>
        </w:rPr>
      </w:pPr>
      <w:r w:rsidRPr="009F35D4">
        <w:rPr>
          <w:rFonts w:asciiTheme="minorHAnsi" w:hAnsiTheme="minorHAnsi" w:cstheme="minorHAnsi"/>
          <w:sz w:val="22"/>
          <w:szCs w:val="22"/>
        </w:rPr>
        <w:t xml:space="preserve">Development of </w:t>
      </w:r>
      <w:r w:rsidR="00C62E69">
        <w:rPr>
          <w:rFonts w:asciiTheme="minorHAnsi" w:hAnsiTheme="minorHAnsi" w:cstheme="minorHAnsi"/>
          <w:sz w:val="22"/>
          <w:szCs w:val="22"/>
        </w:rPr>
        <w:t>P</w:t>
      </w:r>
      <w:r w:rsidRPr="009F35D4">
        <w:rPr>
          <w:rFonts w:asciiTheme="minorHAnsi" w:hAnsiTheme="minorHAnsi" w:cstheme="minorHAnsi"/>
          <w:sz w:val="22"/>
          <w:szCs w:val="22"/>
        </w:rPr>
        <w:t xml:space="preserve">roduct </w:t>
      </w:r>
      <w:r w:rsidR="00C62E69">
        <w:rPr>
          <w:rFonts w:asciiTheme="minorHAnsi" w:hAnsiTheme="minorHAnsi" w:cstheme="minorHAnsi"/>
          <w:sz w:val="22"/>
          <w:szCs w:val="22"/>
        </w:rPr>
        <w:t>S</w:t>
      </w:r>
      <w:r w:rsidRPr="009F35D4">
        <w:rPr>
          <w:rFonts w:asciiTheme="minorHAnsi" w:hAnsiTheme="minorHAnsi" w:cstheme="minorHAnsi"/>
          <w:sz w:val="22"/>
          <w:szCs w:val="22"/>
        </w:rPr>
        <w:t>pecifications</w:t>
      </w:r>
      <w:r w:rsidR="00561201" w:rsidRPr="009F35D4">
        <w:rPr>
          <w:rFonts w:asciiTheme="minorHAnsi" w:hAnsiTheme="minorHAnsi" w:cstheme="minorHAnsi"/>
          <w:sz w:val="22"/>
          <w:szCs w:val="22"/>
        </w:rPr>
        <w:t xml:space="preserve"> </w:t>
      </w:r>
      <w:r w:rsidR="00A31EF7" w:rsidRPr="009F35D4">
        <w:rPr>
          <w:rFonts w:asciiTheme="minorHAnsi" w:hAnsiTheme="minorHAnsi" w:cstheme="minorHAnsi"/>
          <w:sz w:val="22"/>
          <w:szCs w:val="22"/>
        </w:rPr>
        <w:t>will</w:t>
      </w:r>
      <w:r w:rsidR="00BE14C5" w:rsidRPr="009F35D4">
        <w:rPr>
          <w:rFonts w:asciiTheme="minorHAnsi" w:hAnsiTheme="minorHAnsi" w:cstheme="minorHAnsi"/>
          <w:sz w:val="22"/>
          <w:szCs w:val="22"/>
        </w:rPr>
        <w:t xml:space="preserve"> be </w:t>
      </w:r>
      <w:r w:rsidR="00561201" w:rsidRPr="009F35D4">
        <w:rPr>
          <w:rFonts w:asciiTheme="minorHAnsi" w:hAnsiTheme="minorHAnsi" w:cstheme="minorHAnsi"/>
          <w:sz w:val="22"/>
          <w:szCs w:val="22"/>
        </w:rPr>
        <w:t xml:space="preserve">an iterative </w:t>
      </w:r>
      <w:r w:rsidR="002C5825" w:rsidRPr="009F35D4">
        <w:rPr>
          <w:rFonts w:asciiTheme="minorHAnsi" w:hAnsiTheme="minorHAnsi" w:cstheme="minorHAnsi"/>
          <w:sz w:val="22"/>
          <w:szCs w:val="22"/>
        </w:rPr>
        <w:t xml:space="preserve">refinement </w:t>
      </w:r>
      <w:r w:rsidR="00561201" w:rsidRPr="009F35D4">
        <w:rPr>
          <w:rFonts w:asciiTheme="minorHAnsi" w:hAnsiTheme="minorHAnsi" w:cstheme="minorHAnsi"/>
          <w:sz w:val="22"/>
          <w:szCs w:val="22"/>
        </w:rPr>
        <w:t>process</w:t>
      </w:r>
      <w:r w:rsidR="00BF5B60" w:rsidRPr="009F35D4">
        <w:rPr>
          <w:rFonts w:asciiTheme="minorHAnsi" w:hAnsiTheme="minorHAnsi" w:cstheme="minorHAnsi"/>
          <w:sz w:val="22"/>
          <w:szCs w:val="22"/>
        </w:rPr>
        <w:t>,</w:t>
      </w:r>
      <w:r w:rsidR="00561201" w:rsidRPr="009F35D4">
        <w:rPr>
          <w:rFonts w:asciiTheme="minorHAnsi" w:hAnsiTheme="minorHAnsi" w:cstheme="minorHAnsi"/>
          <w:sz w:val="22"/>
          <w:szCs w:val="22"/>
        </w:rPr>
        <w:t xml:space="preserve"> and </w:t>
      </w:r>
      <w:r w:rsidR="00BF5B60" w:rsidRPr="009F35D4">
        <w:rPr>
          <w:rFonts w:asciiTheme="minorHAnsi" w:hAnsiTheme="minorHAnsi" w:cstheme="minorHAnsi"/>
          <w:sz w:val="22"/>
          <w:szCs w:val="22"/>
        </w:rPr>
        <w:t xml:space="preserve">authors </w:t>
      </w:r>
      <w:r w:rsidR="00BE14C5" w:rsidRPr="009F35D4">
        <w:rPr>
          <w:rFonts w:asciiTheme="minorHAnsi" w:hAnsiTheme="minorHAnsi" w:cstheme="minorHAnsi"/>
          <w:sz w:val="22"/>
          <w:szCs w:val="22"/>
        </w:rPr>
        <w:t xml:space="preserve">should expect to cycle through </w:t>
      </w:r>
      <w:r w:rsidR="001E702B" w:rsidRPr="009F35D4">
        <w:rPr>
          <w:rFonts w:asciiTheme="minorHAnsi" w:hAnsiTheme="minorHAnsi" w:cstheme="minorHAnsi"/>
          <w:sz w:val="22"/>
          <w:szCs w:val="22"/>
        </w:rPr>
        <w:t xml:space="preserve">the </w:t>
      </w:r>
      <w:r w:rsidR="00BE14C5" w:rsidRPr="009F35D4">
        <w:rPr>
          <w:rFonts w:asciiTheme="minorHAnsi" w:hAnsiTheme="minorHAnsi" w:cstheme="minorHAnsi"/>
          <w:sz w:val="22"/>
          <w:szCs w:val="22"/>
        </w:rPr>
        <w:t xml:space="preserve">stages </w:t>
      </w:r>
      <w:r w:rsidR="001E702B" w:rsidRPr="009F35D4">
        <w:rPr>
          <w:rFonts w:asciiTheme="minorHAnsi" w:hAnsiTheme="minorHAnsi" w:cstheme="minorHAnsi"/>
          <w:sz w:val="22"/>
          <w:szCs w:val="22"/>
        </w:rPr>
        <w:t xml:space="preserve">above multiple times, </w:t>
      </w:r>
      <w:r w:rsidR="00BE14C5" w:rsidRPr="009F35D4">
        <w:rPr>
          <w:rFonts w:asciiTheme="minorHAnsi" w:hAnsiTheme="minorHAnsi" w:cstheme="minorHAnsi"/>
          <w:sz w:val="22"/>
          <w:szCs w:val="22"/>
        </w:rPr>
        <w:t xml:space="preserve">in </w:t>
      </w:r>
      <w:r w:rsidR="001E702B" w:rsidRPr="009F35D4">
        <w:rPr>
          <w:rFonts w:asciiTheme="minorHAnsi" w:hAnsiTheme="minorHAnsi" w:cstheme="minorHAnsi"/>
          <w:sz w:val="22"/>
          <w:szCs w:val="22"/>
        </w:rPr>
        <w:t>smaller or larger cycles</w:t>
      </w:r>
      <w:r w:rsidR="00BE14C5" w:rsidRPr="009F35D4">
        <w:rPr>
          <w:rFonts w:asciiTheme="minorHAnsi" w:hAnsiTheme="minorHAnsi" w:cstheme="minorHAnsi"/>
          <w:sz w:val="22"/>
          <w:szCs w:val="22"/>
        </w:rPr>
        <w:t xml:space="preserve"> depending on experiences and results of each stage</w:t>
      </w:r>
      <w:r w:rsidR="00F54740" w:rsidRPr="009F35D4">
        <w:rPr>
          <w:rFonts w:asciiTheme="minorHAnsi" w:hAnsiTheme="minorHAnsi" w:cstheme="minorHAnsi"/>
          <w:sz w:val="22"/>
          <w:szCs w:val="22"/>
        </w:rPr>
        <w:t>.</w:t>
      </w:r>
      <w:r w:rsidR="001E702B" w:rsidRPr="009F35D4">
        <w:rPr>
          <w:rFonts w:asciiTheme="minorHAnsi" w:hAnsiTheme="minorHAnsi" w:cstheme="minorHAnsi"/>
          <w:sz w:val="22"/>
          <w:szCs w:val="22"/>
        </w:rPr>
        <w:t xml:space="preserve"> For example, the first preparation of sample dat</w:t>
      </w:r>
      <w:r w:rsidR="0071649D" w:rsidRPr="009F35D4">
        <w:rPr>
          <w:rFonts w:asciiTheme="minorHAnsi" w:hAnsiTheme="minorHAnsi" w:cstheme="minorHAnsi"/>
          <w:sz w:val="22"/>
          <w:szCs w:val="22"/>
        </w:rPr>
        <w:t>a</w:t>
      </w:r>
      <w:r w:rsidR="001E702B" w:rsidRPr="009F35D4">
        <w:rPr>
          <w:rFonts w:asciiTheme="minorHAnsi" w:hAnsiTheme="minorHAnsi" w:cstheme="minorHAnsi"/>
          <w:sz w:val="22"/>
          <w:szCs w:val="22"/>
        </w:rPr>
        <w:t xml:space="preserve"> </w:t>
      </w:r>
      <w:r w:rsidR="0071649D" w:rsidRPr="009F35D4">
        <w:rPr>
          <w:rFonts w:asciiTheme="minorHAnsi" w:hAnsiTheme="minorHAnsi" w:cstheme="minorHAnsi"/>
          <w:sz w:val="22"/>
          <w:szCs w:val="22"/>
        </w:rPr>
        <w:t xml:space="preserve">(Stage </w:t>
      </w:r>
      <w:r w:rsidR="00EE40A9" w:rsidRPr="009F35D4">
        <w:rPr>
          <w:rFonts w:asciiTheme="minorHAnsi" w:hAnsiTheme="minorHAnsi" w:cstheme="minorHAnsi"/>
          <w:sz w:val="22"/>
          <w:szCs w:val="22"/>
        </w:rPr>
        <w:t>16</w:t>
      </w:r>
      <w:r w:rsidR="0071649D" w:rsidRPr="009F35D4">
        <w:rPr>
          <w:rFonts w:asciiTheme="minorHAnsi" w:hAnsiTheme="minorHAnsi" w:cstheme="minorHAnsi"/>
          <w:sz w:val="22"/>
          <w:szCs w:val="22"/>
        </w:rPr>
        <w:t xml:space="preserve">) might identify gaps in the </w:t>
      </w:r>
      <w:r w:rsidR="00F671A6">
        <w:rPr>
          <w:rFonts w:asciiTheme="minorHAnsi" w:hAnsiTheme="minorHAnsi" w:cstheme="minorHAnsi"/>
          <w:sz w:val="22"/>
          <w:szCs w:val="22"/>
        </w:rPr>
        <w:t>D</w:t>
      </w:r>
      <w:r w:rsidR="00F671A6" w:rsidRPr="009F35D4">
        <w:rPr>
          <w:rFonts w:asciiTheme="minorHAnsi" w:hAnsiTheme="minorHAnsi" w:cstheme="minorHAnsi"/>
          <w:sz w:val="22"/>
          <w:szCs w:val="22"/>
        </w:rPr>
        <w:t xml:space="preserve">omain </w:t>
      </w:r>
      <w:r w:rsidR="00F671A6">
        <w:rPr>
          <w:rFonts w:asciiTheme="minorHAnsi" w:hAnsiTheme="minorHAnsi" w:cstheme="minorHAnsi"/>
          <w:sz w:val="22"/>
          <w:szCs w:val="22"/>
        </w:rPr>
        <w:t>M</w:t>
      </w:r>
      <w:r w:rsidR="00F671A6" w:rsidRPr="009F35D4">
        <w:rPr>
          <w:rFonts w:asciiTheme="minorHAnsi" w:hAnsiTheme="minorHAnsi" w:cstheme="minorHAnsi"/>
          <w:sz w:val="22"/>
          <w:szCs w:val="22"/>
        </w:rPr>
        <w:t xml:space="preserve">odel </w:t>
      </w:r>
      <w:r w:rsidR="0071649D" w:rsidRPr="009F35D4">
        <w:rPr>
          <w:rFonts w:asciiTheme="minorHAnsi" w:hAnsiTheme="minorHAnsi" w:cstheme="minorHAnsi"/>
          <w:sz w:val="22"/>
          <w:szCs w:val="22"/>
        </w:rPr>
        <w:t xml:space="preserve">and require revisiting Stage 2 (development of the </w:t>
      </w:r>
      <w:r w:rsidR="00F671A6">
        <w:rPr>
          <w:rFonts w:asciiTheme="minorHAnsi" w:hAnsiTheme="minorHAnsi" w:cstheme="minorHAnsi"/>
          <w:sz w:val="22"/>
          <w:szCs w:val="22"/>
        </w:rPr>
        <w:t>D</w:t>
      </w:r>
      <w:r w:rsidR="00F671A6" w:rsidRPr="009F35D4">
        <w:rPr>
          <w:rFonts w:asciiTheme="minorHAnsi" w:hAnsiTheme="minorHAnsi" w:cstheme="minorHAnsi"/>
          <w:sz w:val="22"/>
          <w:szCs w:val="22"/>
        </w:rPr>
        <w:t xml:space="preserve">omain </w:t>
      </w:r>
      <w:r w:rsidR="00F671A6">
        <w:rPr>
          <w:rFonts w:asciiTheme="minorHAnsi" w:hAnsiTheme="minorHAnsi" w:cstheme="minorHAnsi"/>
          <w:sz w:val="22"/>
          <w:szCs w:val="22"/>
        </w:rPr>
        <w:t>M</w:t>
      </w:r>
      <w:r w:rsidR="00F671A6" w:rsidRPr="009F35D4">
        <w:rPr>
          <w:rFonts w:asciiTheme="minorHAnsi" w:hAnsiTheme="minorHAnsi" w:cstheme="minorHAnsi"/>
          <w:sz w:val="22"/>
          <w:szCs w:val="22"/>
        </w:rPr>
        <w:t>odel</w:t>
      </w:r>
      <w:r w:rsidR="0071649D" w:rsidRPr="009F35D4">
        <w:rPr>
          <w:rFonts w:asciiTheme="minorHAnsi" w:hAnsiTheme="minorHAnsi" w:cstheme="minorHAnsi"/>
          <w:sz w:val="22"/>
          <w:szCs w:val="22"/>
        </w:rPr>
        <w:t>)</w:t>
      </w:r>
      <w:del w:id="206" w:author="Teh Stand" w:date="2018-11-23T15:33:00Z">
        <w:r w:rsidR="001E702B" w:rsidRPr="009F35D4" w:rsidDel="00F671A6">
          <w:rPr>
            <w:rFonts w:asciiTheme="minorHAnsi" w:hAnsiTheme="minorHAnsi" w:cstheme="minorHAnsi"/>
            <w:sz w:val="22"/>
            <w:szCs w:val="22"/>
          </w:rPr>
          <w:delText xml:space="preserve"> changes to the domain model</w:delText>
        </w:r>
      </w:del>
      <w:r w:rsidR="0071649D" w:rsidRPr="009F35D4">
        <w:rPr>
          <w:rFonts w:asciiTheme="minorHAnsi" w:hAnsiTheme="minorHAnsi" w:cstheme="minorHAnsi"/>
          <w:sz w:val="22"/>
          <w:szCs w:val="22"/>
        </w:rPr>
        <w:t>; or the development of portrayal rules (Stage</w:t>
      </w:r>
      <w:r w:rsidR="00975096" w:rsidRPr="009F35D4">
        <w:rPr>
          <w:rFonts w:asciiTheme="minorHAnsi" w:hAnsiTheme="minorHAnsi" w:cstheme="minorHAnsi"/>
          <w:sz w:val="22"/>
          <w:szCs w:val="22"/>
        </w:rPr>
        <w:t>s</w:t>
      </w:r>
      <w:r w:rsidR="0071649D" w:rsidRPr="009F35D4">
        <w:rPr>
          <w:rFonts w:asciiTheme="minorHAnsi" w:hAnsiTheme="minorHAnsi" w:cstheme="minorHAnsi"/>
          <w:sz w:val="22"/>
          <w:szCs w:val="22"/>
        </w:rPr>
        <w:t xml:space="preserve"> </w:t>
      </w:r>
      <w:r w:rsidR="00EE40A9" w:rsidRPr="009F35D4">
        <w:rPr>
          <w:rFonts w:asciiTheme="minorHAnsi" w:hAnsiTheme="minorHAnsi" w:cstheme="minorHAnsi"/>
          <w:sz w:val="22"/>
          <w:szCs w:val="22"/>
        </w:rPr>
        <w:t xml:space="preserve">9 </w:t>
      </w:r>
      <w:r w:rsidR="00975096" w:rsidRPr="009F35D4">
        <w:rPr>
          <w:rFonts w:asciiTheme="minorHAnsi" w:hAnsiTheme="minorHAnsi" w:cstheme="minorHAnsi"/>
          <w:sz w:val="22"/>
          <w:szCs w:val="22"/>
        </w:rPr>
        <w:t xml:space="preserve">- </w:t>
      </w:r>
      <w:r w:rsidR="00EE40A9" w:rsidRPr="009F35D4">
        <w:rPr>
          <w:rFonts w:asciiTheme="minorHAnsi" w:hAnsiTheme="minorHAnsi" w:cstheme="minorHAnsi"/>
          <w:sz w:val="22"/>
          <w:szCs w:val="22"/>
        </w:rPr>
        <w:t>11</w:t>
      </w:r>
      <w:r w:rsidR="0071649D" w:rsidRPr="009F35D4">
        <w:rPr>
          <w:rFonts w:asciiTheme="minorHAnsi" w:hAnsiTheme="minorHAnsi" w:cstheme="minorHAnsi"/>
          <w:sz w:val="22"/>
          <w:szCs w:val="22"/>
        </w:rPr>
        <w:t xml:space="preserve">) may identify </w:t>
      </w:r>
      <w:r w:rsidR="00C85B15" w:rsidRPr="009F35D4">
        <w:rPr>
          <w:rFonts w:asciiTheme="minorHAnsi" w:hAnsiTheme="minorHAnsi" w:cstheme="minorHAnsi"/>
          <w:sz w:val="22"/>
          <w:szCs w:val="22"/>
        </w:rPr>
        <w:t xml:space="preserve">gaps in the </w:t>
      </w:r>
      <w:r w:rsidR="00F671A6">
        <w:rPr>
          <w:rFonts w:asciiTheme="minorHAnsi" w:hAnsiTheme="minorHAnsi" w:cstheme="minorHAnsi"/>
          <w:sz w:val="22"/>
          <w:szCs w:val="22"/>
        </w:rPr>
        <w:t>D</w:t>
      </w:r>
      <w:r w:rsidR="00F671A6" w:rsidRPr="009F35D4">
        <w:rPr>
          <w:rFonts w:asciiTheme="minorHAnsi" w:hAnsiTheme="minorHAnsi" w:cstheme="minorHAnsi"/>
          <w:sz w:val="22"/>
          <w:szCs w:val="22"/>
        </w:rPr>
        <w:t xml:space="preserve">omain </w:t>
      </w:r>
      <w:r w:rsidR="00F671A6">
        <w:rPr>
          <w:rFonts w:asciiTheme="minorHAnsi" w:hAnsiTheme="minorHAnsi" w:cstheme="minorHAnsi"/>
          <w:sz w:val="22"/>
          <w:szCs w:val="22"/>
        </w:rPr>
        <w:t>M</w:t>
      </w:r>
      <w:r w:rsidR="00F671A6" w:rsidRPr="009F35D4">
        <w:rPr>
          <w:rFonts w:asciiTheme="minorHAnsi" w:hAnsiTheme="minorHAnsi" w:cstheme="minorHAnsi"/>
          <w:sz w:val="22"/>
          <w:szCs w:val="22"/>
        </w:rPr>
        <w:t xml:space="preserve">odel </w:t>
      </w:r>
      <w:r w:rsidR="0071649D" w:rsidRPr="009F35D4">
        <w:rPr>
          <w:rFonts w:asciiTheme="minorHAnsi" w:hAnsiTheme="minorHAnsi" w:cstheme="minorHAnsi"/>
          <w:sz w:val="22"/>
          <w:szCs w:val="22"/>
        </w:rPr>
        <w:t xml:space="preserve">(Stage </w:t>
      </w:r>
      <w:r w:rsidR="00C85B15" w:rsidRPr="009F35D4">
        <w:rPr>
          <w:rFonts w:asciiTheme="minorHAnsi" w:hAnsiTheme="minorHAnsi" w:cstheme="minorHAnsi"/>
          <w:sz w:val="22"/>
          <w:szCs w:val="22"/>
        </w:rPr>
        <w:t>2</w:t>
      </w:r>
      <w:r w:rsidR="0071649D" w:rsidRPr="009F35D4">
        <w:rPr>
          <w:rFonts w:asciiTheme="minorHAnsi" w:hAnsiTheme="minorHAnsi" w:cstheme="minorHAnsi"/>
          <w:sz w:val="22"/>
          <w:szCs w:val="22"/>
        </w:rPr>
        <w:t xml:space="preserve">). </w:t>
      </w:r>
      <w:r w:rsidR="002C5825" w:rsidRPr="009F35D4">
        <w:rPr>
          <w:rFonts w:asciiTheme="minorHAnsi" w:hAnsiTheme="minorHAnsi" w:cstheme="minorHAnsi"/>
          <w:sz w:val="22"/>
          <w:szCs w:val="22"/>
        </w:rPr>
        <w:t>Passage through some intermediate stages in the cycle may be trivial on the second and later passes, as the results may be unaffected by discoveries during later stages in the process</w:t>
      </w:r>
      <w:r w:rsidR="008665F7" w:rsidRPr="009F35D4">
        <w:rPr>
          <w:rFonts w:asciiTheme="minorHAnsi" w:hAnsiTheme="minorHAnsi" w:cstheme="minorHAnsi"/>
          <w:sz w:val="22"/>
          <w:szCs w:val="22"/>
        </w:rPr>
        <w:t xml:space="preserve"> – for example, packaging and delivery or choice of spatial reference systems are likely to be unaffected by changes</w:t>
      </w:r>
      <w:r w:rsidR="001E702B" w:rsidRPr="009F35D4">
        <w:rPr>
          <w:rFonts w:asciiTheme="minorHAnsi" w:hAnsiTheme="minorHAnsi" w:cstheme="minorHAnsi"/>
          <w:sz w:val="22"/>
          <w:szCs w:val="22"/>
        </w:rPr>
        <w:t xml:space="preserve"> </w:t>
      </w:r>
      <w:r w:rsidR="008665F7" w:rsidRPr="009F35D4">
        <w:rPr>
          <w:rFonts w:asciiTheme="minorHAnsi" w:hAnsiTheme="minorHAnsi" w:cstheme="minorHAnsi"/>
          <w:sz w:val="22"/>
          <w:szCs w:val="22"/>
        </w:rPr>
        <w:t>identified during the preparation of sample data.</w:t>
      </w:r>
      <w:r w:rsidR="009F35D4">
        <w:rPr>
          <w:rFonts w:asciiTheme="minorHAnsi" w:hAnsiTheme="minorHAnsi" w:cstheme="minorHAnsi"/>
          <w:sz w:val="22"/>
          <w:szCs w:val="22"/>
        </w:rPr>
        <w:t xml:space="preserve"> </w:t>
      </w:r>
    </w:p>
    <w:p w14:paraId="7F7F5683" w14:textId="4579AE69" w:rsidR="00F54740" w:rsidRPr="009F35D4" w:rsidRDefault="009F35D4" w:rsidP="009F35D4">
      <w:pPr>
        <w:spacing w:after="160" w:line="240" w:lineRule="auto"/>
        <w:rPr>
          <w:rFonts w:asciiTheme="minorHAnsi" w:hAnsiTheme="minorHAnsi" w:cstheme="minorHAnsi"/>
          <w:sz w:val="22"/>
          <w:szCs w:val="22"/>
        </w:rPr>
      </w:pPr>
      <w:r>
        <w:rPr>
          <w:rFonts w:asciiTheme="minorHAnsi" w:hAnsiTheme="minorHAnsi" w:cstheme="minorHAnsi"/>
          <w:sz w:val="22"/>
          <w:szCs w:val="22"/>
        </w:rPr>
        <w:t>Figure 5-1</w:t>
      </w:r>
      <w:r w:rsidR="00C838FB" w:rsidRPr="009F35D4">
        <w:rPr>
          <w:rFonts w:asciiTheme="minorHAnsi" w:hAnsiTheme="minorHAnsi" w:cstheme="minorHAnsi"/>
          <w:sz w:val="22"/>
          <w:szCs w:val="22"/>
        </w:rPr>
        <w:t xml:space="preserve"> depicts the development process</w:t>
      </w:r>
      <w:r w:rsidR="00686FAC" w:rsidRPr="009F35D4">
        <w:rPr>
          <w:rFonts w:asciiTheme="minorHAnsi" w:hAnsiTheme="minorHAnsi" w:cstheme="minorHAnsi"/>
          <w:sz w:val="22"/>
          <w:szCs w:val="22"/>
        </w:rPr>
        <w:t xml:space="preserve">, including </w:t>
      </w:r>
      <w:r w:rsidR="00F1709E" w:rsidRPr="009F35D4">
        <w:rPr>
          <w:rFonts w:asciiTheme="minorHAnsi" w:hAnsiTheme="minorHAnsi" w:cstheme="minorHAnsi"/>
          <w:sz w:val="22"/>
          <w:szCs w:val="22"/>
        </w:rPr>
        <w:t>probable</w:t>
      </w:r>
      <w:r w:rsidR="00686FAC" w:rsidRPr="009F35D4">
        <w:rPr>
          <w:rFonts w:asciiTheme="minorHAnsi" w:hAnsiTheme="minorHAnsi" w:cstheme="minorHAnsi"/>
          <w:sz w:val="22"/>
          <w:szCs w:val="22"/>
        </w:rPr>
        <w:t xml:space="preserve"> cycles</w:t>
      </w:r>
      <w:r w:rsidR="00C838FB" w:rsidRPr="009F35D4">
        <w:rPr>
          <w:rFonts w:asciiTheme="minorHAnsi" w:hAnsiTheme="minorHAnsi" w:cstheme="minorHAnsi"/>
          <w:sz w:val="22"/>
          <w:szCs w:val="22"/>
        </w:rPr>
        <w:t>.</w:t>
      </w:r>
    </w:p>
    <w:p w14:paraId="33DC448E" w14:textId="62B5183D" w:rsidR="00F86031" w:rsidRPr="00FA0C91" w:rsidRDefault="00C27F1C" w:rsidP="00F83E7B">
      <w:pPr>
        <w:keepNext/>
        <w:jc w:val="center"/>
      </w:pPr>
      <w:r w:rsidRPr="00FA0C91">
        <w:rPr>
          <w:noProof/>
          <w:lang w:val="fr-FR" w:eastAsia="fr-FR"/>
        </w:rPr>
        <w:lastRenderedPageBreak/>
        <w:drawing>
          <wp:inline distT="0" distB="0" distL="0" distR="0" wp14:anchorId="1D49A04E" wp14:editId="458A0495">
            <wp:extent cx="5943599" cy="6994402"/>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 Chart.png"/>
                    <pic:cNvPicPr/>
                  </pic:nvPicPr>
                  <pic:blipFill>
                    <a:blip r:embed="rId15">
                      <a:extLst>
                        <a:ext uri="{28A0092B-C50C-407E-A947-70E740481C1C}">
                          <a14:useLocalDpi xmlns:a14="http://schemas.microsoft.com/office/drawing/2010/main" val="0"/>
                        </a:ext>
                      </a:extLst>
                    </a:blip>
                    <a:stretch>
                      <a:fillRect/>
                    </a:stretch>
                  </pic:blipFill>
                  <pic:spPr>
                    <a:xfrm>
                      <a:off x="0" y="0"/>
                      <a:ext cx="5943599" cy="6994402"/>
                    </a:xfrm>
                    <a:prstGeom prst="rect">
                      <a:avLst/>
                    </a:prstGeom>
                  </pic:spPr>
                </pic:pic>
              </a:graphicData>
            </a:graphic>
          </wp:inline>
        </w:drawing>
      </w:r>
    </w:p>
    <w:p w14:paraId="2CF1E631" w14:textId="00E97CE8" w:rsidR="00824ED5" w:rsidRPr="00667FFC" w:rsidRDefault="00F86031" w:rsidP="00667FFC">
      <w:pPr>
        <w:spacing w:after="200" w:line="240" w:lineRule="auto"/>
        <w:jc w:val="center"/>
        <w:rPr>
          <w:rFonts w:asciiTheme="minorHAnsi" w:hAnsiTheme="minorHAnsi" w:cstheme="minorHAnsi"/>
          <w:i/>
          <w:color w:val="44546A" w:themeColor="text2"/>
          <w:sz w:val="18"/>
          <w:szCs w:val="18"/>
        </w:rPr>
      </w:pPr>
      <w:bookmarkStart w:id="207" w:name="_Ref502517272"/>
      <w:r w:rsidRPr="00667FFC">
        <w:rPr>
          <w:rFonts w:asciiTheme="minorHAnsi" w:hAnsiTheme="minorHAnsi" w:cstheme="minorHAnsi"/>
          <w:i/>
          <w:color w:val="44546A" w:themeColor="text2"/>
          <w:sz w:val="18"/>
          <w:szCs w:val="18"/>
        </w:rPr>
        <w:t xml:space="preserve">Figure </w:t>
      </w:r>
      <w:r w:rsidR="002E42AD" w:rsidRPr="00667FFC">
        <w:rPr>
          <w:rFonts w:asciiTheme="minorHAnsi" w:hAnsiTheme="minorHAnsi" w:cstheme="minorHAnsi"/>
          <w:i/>
          <w:color w:val="44546A" w:themeColor="text2"/>
          <w:sz w:val="18"/>
          <w:szCs w:val="18"/>
        </w:rPr>
        <w:fldChar w:fldCharType="begin"/>
      </w:r>
      <w:r w:rsidR="002E42AD" w:rsidRPr="00667FFC">
        <w:rPr>
          <w:rFonts w:asciiTheme="minorHAnsi" w:hAnsiTheme="minorHAnsi" w:cstheme="minorHAnsi"/>
          <w:i/>
          <w:color w:val="44546A" w:themeColor="text2"/>
          <w:sz w:val="18"/>
          <w:szCs w:val="18"/>
        </w:rPr>
        <w:instrText xml:space="preserve"> STYLEREF 1 \s </w:instrText>
      </w:r>
      <w:r w:rsidR="002E42AD" w:rsidRPr="00667FFC">
        <w:rPr>
          <w:rFonts w:asciiTheme="minorHAnsi" w:hAnsiTheme="minorHAnsi" w:cstheme="minorHAnsi"/>
          <w:i/>
          <w:color w:val="44546A" w:themeColor="text2"/>
          <w:sz w:val="18"/>
          <w:szCs w:val="18"/>
        </w:rPr>
        <w:fldChar w:fldCharType="separate"/>
      </w:r>
      <w:r w:rsidR="00EE40A9" w:rsidRPr="00667FFC">
        <w:rPr>
          <w:rFonts w:asciiTheme="minorHAnsi" w:hAnsiTheme="minorHAnsi" w:cstheme="minorHAnsi"/>
          <w:i/>
          <w:noProof/>
          <w:color w:val="44546A" w:themeColor="text2"/>
          <w:sz w:val="18"/>
          <w:szCs w:val="18"/>
        </w:rPr>
        <w:t>5</w:t>
      </w:r>
      <w:r w:rsidR="002E42AD" w:rsidRPr="00667FFC">
        <w:rPr>
          <w:rFonts w:asciiTheme="minorHAnsi" w:hAnsiTheme="minorHAnsi" w:cstheme="minorHAnsi"/>
          <w:i/>
          <w:color w:val="44546A" w:themeColor="text2"/>
          <w:sz w:val="18"/>
          <w:szCs w:val="18"/>
        </w:rPr>
        <w:fldChar w:fldCharType="end"/>
      </w:r>
      <w:r w:rsidR="002E42AD" w:rsidRPr="00667FFC">
        <w:rPr>
          <w:rFonts w:asciiTheme="minorHAnsi" w:hAnsiTheme="minorHAnsi" w:cstheme="minorHAnsi"/>
          <w:i/>
          <w:color w:val="44546A" w:themeColor="text2"/>
          <w:sz w:val="18"/>
          <w:szCs w:val="18"/>
        </w:rPr>
        <w:noBreakHyphen/>
      </w:r>
      <w:r w:rsidR="002E42AD" w:rsidRPr="00667FFC">
        <w:rPr>
          <w:rFonts w:asciiTheme="minorHAnsi" w:hAnsiTheme="minorHAnsi" w:cstheme="minorHAnsi"/>
          <w:i/>
          <w:color w:val="44546A" w:themeColor="text2"/>
          <w:sz w:val="18"/>
          <w:szCs w:val="18"/>
        </w:rPr>
        <w:fldChar w:fldCharType="begin"/>
      </w:r>
      <w:r w:rsidR="002E42AD" w:rsidRPr="00667FFC">
        <w:rPr>
          <w:rFonts w:asciiTheme="minorHAnsi" w:hAnsiTheme="minorHAnsi" w:cstheme="minorHAnsi"/>
          <w:i/>
          <w:color w:val="44546A" w:themeColor="text2"/>
          <w:sz w:val="18"/>
          <w:szCs w:val="18"/>
        </w:rPr>
        <w:instrText xml:space="preserve"> SEQ Figure \* ARABIC \s 1 </w:instrText>
      </w:r>
      <w:r w:rsidR="002E42AD" w:rsidRPr="00667FFC">
        <w:rPr>
          <w:rFonts w:asciiTheme="minorHAnsi" w:hAnsiTheme="minorHAnsi" w:cstheme="minorHAnsi"/>
          <w:i/>
          <w:color w:val="44546A" w:themeColor="text2"/>
          <w:sz w:val="18"/>
          <w:szCs w:val="18"/>
        </w:rPr>
        <w:fldChar w:fldCharType="separate"/>
      </w:r>
      <w:r w:rsidR="00EE40A9" w:rsidRPr="00667FFC">
        <w:rPr>
          <w:rFonts w:asciiTheme="minorHAnsi" w:hAnsiTheme="minorHAnsi" w:cstheme="minorHAnsi"/>
          <w:i/>
          <w:noProof/>
          <w:color w:val="44546A" w:themeColor="text2"/>
          <w:sz w:val="18"/>
          <w:szCs w:val="18"/>
        </w:rPr>
        <w:t>1</w:t>
      </w:r>
      <w:r w:rsidR="002E42AD" w:rsidRPr="00667FFC">
        <w:rPr>
          <w:rFonts w:asciiTheme="minorHAnsi" w:hAnsiTheme="minorHAnsi" w:cstheme="minorHAnsi"/>
          <w:i/>
          <w:color w:val="44546A" w:themeColor="text2"/>
          <w:sz w:val="18"/>
          <w:szCs w:val="18"/>
        </w:rPr>
        <w:fldChar w:fldCharType="end"/>
      </w:r>
      <w:bookmarkEnd w:id="207"/>
      <w:del w:id="208" w:author="Teh Stand" w:date="2018-11-23T15:35:00Z">
        <w:r w:rsidRPr="00667FFC" w:rsidDel="00667FFC">
          <w:rPr>
            <w:rFonts w:asciiTheme="minorHAnsi" w:hAnsiTheme="minorHAnsi" w:cstheme="minorHAnsi"/>
            <w:i/>
            <w:color w:val="44546A" w:themeColor="text2"/>
            <w:sz w:val="18"/>
            <w:szCs w:val="18"/>
          </w:rPr>
          <w:delText xml:space="preserve">. </w:delText>
        </w:r>
      </w:del>
      <w:ins w:id="209" w:author="Teh Stand" w:date="2018-11-23T15:35:00Z">
        <w:r w:rsidR="00667FFC" w:rsidRPr="00667FFC">
          <w:rPr>
            <w:rFonts w:asciiTheme="minorHAnsi" w:hAnsiTheme="minorHAnsi" w:cstheme="minorHAnsi"/>
            <w:i/>
            <w:color w:val="44546A" w:themeColor="text2"/>
            <w:sz w:val="18"/>
            <w:szCs w:val="18"/>
          </w:rPr>
          <w:t xml:space="preserve"> - </w:t>
        </w:r>
      </w:ins>
      <w:r w:rsidRPr="00667FFC">
        <w:rPr>
          <w:rFonts w:asciiTheme="minorHAnsi" w:hAnsiTheme="minorHAnsi" w:cstheme="minorHAnsi"/>
          <w:i/>
          <w:color w:val="44546A" w:themeColor="text2"/>
          <w:sz w:val="18"/>
          <w:szCs w:val="18"/>
        </w:rPr>
        <w:t xml:space="preserve">Product </w:t>
      </w:r>
      <w:r w:rsidR="00C62E69">
        <w:rPr>
          <w:rFonts w:asciiTheme="minorHAnsi" w:hAnsiTheme="minorHAnsi" w:cstheme="minorHAnsi"/>
          <w:i/>
          <w:color w:val="44546A" w:themeColor="text2"/>
          <w:sz w:val="18"/>
          <w:szCs w:val="18"/>
        </w:rPr>
        <w:t>S</w:t>
      </w:r>
      <w:r w:rsidRPr="00667FFC">
        <w:rPr>
          <w:rFonts w:asciiTheme="minorHAnsi" w:hAnsiTheme="minorHAnsi" w:cstheme="minorHAnsi"/>
          <w:i/>
          <w:color w:val="44546A" w:themeColor="text2"/>
          <w:sz w:val="18"/>
          <w:szCs w:val="18"/>
        </w:rPr>
        <w:t>pecification development process</w:t>
      </w:r>
    </w:p>
    <w:p w14:paraId="4C93DD2B" w14:textId="0599996C" w:rsidR="006878C6" w:rsidRPr="00667FFC" w:rsidRDefault="00667FFC" w:rsidP="00667FFC">
      <w:pPr>
        <w:spacing w:after="160" w:line="240" w:lineRule="auto"/>
        <w:rPr>
          <w:rFonts w:asciiTheme="minorHAnsi" w:hAnsiTheme="minorHAnsi" w:cstheme="minorHAnsi"/>
          <w:sz w:val="22"/>
          <w:szCs w:val="22"/>
        </w:rPr>
      </w:pPr>
      <w:ins w:id="210" w:author="Teh Stand" w:date="2018-11-23T15:37:00Z">
        <w:r>
          <w:rPr>
            <w:rFonts w:asciiTheme="minorHAnsi" w:hAnsiTheme="minorHAnsi" w:cstheme="minorHAnsi"/>
            <w:sz w:val="22"/>
            <w:szCs w:val="22"/>
          </w:rPr>
          <w:t xml:space="preserve">S-100 Part 11, </w:t>
        </w:r>
      </w:ins>
      <w:r w:rsidR="00F54740" w:rsidRPr="00667FFC">
        <w:rPr>
          <w:rFonts w:asciiTheme="minorHAnsi" w:hAnsiTheme="minorHAnsi" w:cstheme="minorHAnsi"/>
          <w:sz w:val="22"/>
          <w:szCs w:val="22"/>
        </w:rPr>
        <w:t xml:space="preserve">Appendix 11-A </w:t>
      </w:r>
      <w:del w:id="211" w:author="Teh Stand" w:date="2018-11-23T15:38:00Z">
        <w:r w:rsidR="00F54740" w:rsidRPr="00667FFC" w:rsidDel="00667FFC">
          <w:rPr>
            <w:rFonts w:asciiTheme="minorHAnsi" w:hAnsiTheme="minorHAnsi" w:cstheme="minorHAnsi"/>
            <w:sz w:val="22"/>
            <w:szCs w:val="22"/>
          </w:rPr>
          <w:delText xml:space="preserve">in S-100 </w:delText>
        </w:r>
      </w:del>
      <w:r w:rsidR="00F54740" w:rsidRPr="00667FFC">
        <w:rPr>
          <w:rFonts w:asciiTheme="minorHAnsi" w:hAnsiTheme="minorHAnsi" w:cstheme="minorHAnsi"/>
          <w:sz w:val="22"/>
          <w:szCs w:val="22"/>
        </w:rPr>
        <w:t xml:space="preserve">describes an idealized process </w:t>
      </w:r>
      <w:r w:rsidR="00057A0E" w:rsidRPr="00667FFC">
        <w:rPr>
          <w:rFonts w:asciiTheme="minorHAnsi" w:hAnsiTheme="minorHAnsi" w:cstheme="minorHAnsi"/>
          <w:sz w:val="22"/>
          <w:szCs w:val="22"/>
        </w:rPr>
        <w:t xml:space="preserve">(Figure 11-A-1 – Product specification process) </w:t>
      </w:r>
      <w:r w:rsidR="00237422" w:rsidRPr="00667FFC">
        <w:rPr>
          <w:rFonts w:asciiTheme="minorHAnsi" w:hAnsiTheme="minorHAnsi" w:cstheme="minorHAnsi"/>
          <w:sz w:val="22"/>
          <w:szCs w:val="22"/>
        </w:rPr>
        <w:t>for</w:t>
      </w:r>
      <w:r w:rsidR="00057A0E" w:rsidRPr="00667FFC">
        <w:rPr>
          <w:rFonts w:asciiTheme="minorHAnsi" w:hAnsiTheme="minorHAnsi" w:cstheme="minorHAnsi"/>
          <w:sz w:val="22"/>
          <w:szCs w:val="22"/>
        </w:rPr>
        <w:t xml:space="preserve"> the basic mechanical steps in developing a domain model plus related registry actions.</w:t>
      </w:r>
      <w:r w:rsidR="00237422" w:rsidRPr="00667FFC">
        <w:rPr>
          <w:rFonts w:asciiTheme="minorHAnsi" w:hAnsiTheme="minorHAnsi" w:cstheme="minorHAnsi"/>
          <w:sz w:val="22"/>
          <w:szCs w:val="22"/>
        </w:rPr>
        <w:t xml:space="preserve"> The figure also includes</w:t>
      </w:r>
      <w:r w:rsidR="001E702B" w:rsidRPr="00667FFC">
        <w:rPr>
          <w:rFonts w:asciiTheme="minorHAnsi" w:hAnsiTheme="minorHAnsi" w:cstheme="minorHAnsi"/>
          <w:sz w:val="22"/>
          <w:szCs w:val="22"/>
        </w:rPr>
        <w:t xml:space="preserve"> black-box stages for “Coordinate Reference System” </w:t>
      </w:r>
      <w:r w:rsidR="00A90CFB" w:rsidRPr="00667FFC">
        <w:rPr>
          <w:rFonts w:asciiTheme="minorHAnsi" w:hAnsiTheme="minorHAnsi" w:cstheme="minorHAnsi"/>
          <w:sz w:val="22"/>
          <w:szCs w:val="22"/>
        </w:rPr>
        <w:t>and “</w:t>
      </w:r>
      <w:r w:rsidR="00237422" w:rsidRPr="00667FFC">
        <w:rPr>
          <w:rFonts w:asciiTheme="minorHAnsi" w:hAnsiTheme="minorHAnsi" w:cstheme="minorHAnsi"/>
          <w:sz w:val="22"/>
          <w:szCs w:val="22"/>
        </w:rPr>
        <w:t xml:space="preserve">Product Specification </w:t>
      </w:r>
      <w:r w:rsidR="00237422" w:rsidRPr="00667FFC">
        <w:rPr>
          <w:rFonts w:asciiTheme="minorHAnsi" w:hAnsiTheme="minorHAnsi" w:cstheme="minorHAnsi"/>
          <w:sz w:val="22"/>
          <w:szCs w:val="22"/>
        </w:rPr>
        <w:lastRenderedPageBreak/>
        <w:t>Documentation”</w:t>
      </w:r>
      <w:r w:rsidR="00057A0E" w:rsidRPr="00667FFC">
        <w:rPr>
          <w:rFonts w:asciiTheme="minorHAnsi" w:hAnsiTheme="minorHAnsi" w:cstheme="minorHAnsi"/>
          <w:sz w:val="22"/>
          <w:szCs w:val="22"/>
        </w:rPr>
        <w:t xml:space="preserve"> </w:t>
      </w:r>
      <w:r w:rsidR="001E702B" w:rsidRPr="00667FFC">
        <w:rPr>
          <w:rFonts w:asciiTheme="minorHAnsi" w:hAnsiTheme="minorHAnsi" w:cstheme="minorHAnsi"/>
          <w:sz w:val="22"/>
          <w:szCs w:val="22"/>
        </w:rPr>
        <w:t xml:space="preserve">at the end of the process. </w:t>
      </w:r>
      <w:r w:rsidR="00237422" w:rsidRPr="00667FFC">
        <w:rPr>
          <w:rFonts w:asciiTheme="minorHAnsi" w:hAnsiTheme="minorHAnsi" w:cstheme="minorHAnsi"/>
          <w:sz w:val="22"/>
          <w:szCs w:val="22"/>
        </w:rPr>
        <w:t xml:space="preserve">The actual process can be expected to be more an iterative </w:t>
      </w:r>
      <w:r w:rsidR="002C5825" w:rsidRPr="00667FFC">
        <w:rPr>
          <w:rFonts w:asciiTheme="minorHAnsi" w:hAnsiTheme="minorHAnsi" w:cstheme="minorHAnsi"/>
          <w:sz w:val="22"/>
          <w:szCs w:val="22"/>
        </w:rPr>
        <w:t>refinement process, as described in the previous paragraph.</w:t>
      </w:r>
    </w:p>
    <w:p w14:paraId="7F58E75C" w14:textId="62EF13D3" w:rsidR="006A64DF" w:rsidRPr="00FA0C91" w:rsidRDefault="006A64DF" w:rsidP="002F04AF">
      <w:pPr>
        <w:pStyle w:val="Heading2"/>
        <w:numPr>
          <w:ilvl w:val="1"/>
          <w:numId w:val="134"/>
        </w:numPr>
        <w:tabs>
          <w:tab w:val="clear" w:pos="700"/>
          <w:tab w:val="left" w:pos="567"/>
        </w:tabs>
        <w:spacing w:line="240" w:lineRule="auto"/>
        <w:ind w:left="567" w:hanging="567"/>
        <w:rPr>
          <w:lang w:val="en-GB"/>
        </w:rPr>
      </w:pPr>
      <w:bookmarkStart w:id="212" w:name="_Toc532213669"/>
      <w:r>
        <w:rPr>
          <w:lang w:val="en-GB"/>
        </w:rPr>
        <w:t>Process for extending a specification</w:t>
      </w:r>
      <w:bookmarkEnd w:id="212"/>
    </w:p>
    <w:p w14:paraId="1817425A" w14:textId="43ECA657" w:rsidR="00A520FF" w:rsidRPr="006A64DF" w:rsidRDefault="00A520FF" w:rsidP="006A64DF">
      <w:pPr>
        <w:spacing w:after="160" w:line="240" w:lineRule="auto"/>
        <w:rPr>
          <w:rFonts w:asciiTheme="minorHAnsi" w:hAnsiTheme="minorHAnsi" w:cstheme="minorHAnsi"/>
          <w:sz w:val="22"/>
          <w:szCs w:val="22"/>
        </w:rPr>
      </w:pPr>
      <w:r w:rsidRPr="006A64DF">
        <w:rPr>
          <w:rFonts w:asciiTheme="minorHAnsi" w:hAnsiTheme="minorHAnsi" w:cstheme="minorHAnsi"/>
          <w:sz w:val="22"/>
          <w:szCs w:val="22"/>
        </w:rPr>
        <w:t xml:space="preserve">When extending a specification, inapplicable steps from the basic process described in </w:t>
      </w:r>
      <w:r w:rsidR="003C78B0" w:rsidRPr="006A64DF">
        <w:rPr>
          <w:rFonts w:asciiTheme="minorHAnsi" w:hAnsiTheme="minorHAnsi" w:cstheme="minorHAnsi"/>
          <w:sz w:val="22"/>
          <w:szCs w:val="22"/>
        </w:rPr>
        <w:t>section</w:t>
      </w:r>
      <w:r w:rsidR="006A64DF">
        <w:rPr>
          <w:rFonts w:asciiTheme="minorHAnsi" w:hAnsiTheme="minorHAnsi" w:cstheme="minorHAnsi"/>
          <w:sz w:val="22"/>
          <w:szCs w:val="22"/>
        </w:rPr>
        <w:t xml:space="preserve"> 5.1</w:t>
      </w:r>
      <w:r w:rsidR="003C78B0" w:rsidRPr="006A64DF">
        <w:rPr>
          <w:rFonts w:asciiTheme="minorHAnsi" w:hAnsiTheme="minorHAnsi" w:cstheme="minorHAnsi"/>
          <w:sz w:val="22"/>
          <w:szCs w:val="22"/>
        </w:rPr>
        <w:t xml:space="preserve"> </w:t>
      </w:r>
      <w:r w:rsidR="00084F19" w:rsidRPr="006A64DF">
        <w:rPr>
          <w:rFonts w:asciiTheme="minorHAnsi" w:hAnsiTheme="minorHAnsi" w:cstheme="minorHAnsi"/>
          <w:sz w:val="22"/>
          <w:szCs w:val="22"/>
        </w:rPr>
        <w:t>can</w:t>
      </w:r>
      <w:r w:rsidR="003C78B0" w:rsidRPr="006A64DF">
        <w:rPr>
          <w:rFonts w:asciiTheme="minorHAnsi" w:hAnsiTheme="minorHAnsi" w:cstheme="minorHAnsi"/>
          <w:sz w:val="22"/>
          <w:szCs w:val="22"/>
        </w:rPr>
        <w:t xml:space="preserve"> be omitted. Which steps</w:t>
      </w:r>
      <w:r w:rsidR="00084F19" w:rsidRPr="006A64DF">
        <w:rPr>
          <w:rFonts w:asciiTheme="minorHAnsi" w:hAnsiTheme="minorHAnsi" w:cstheme="minorHAnsi"/>
          <w:sz w:val="22"/>
          <w:szCs w:val="22"/>
        </w:rPr>
        <w:t xml:space="preserve"> should be omitted depends on the nature of the extension.</w:t>
      </w:r>
      <w:r w:rsidR="00A46314" w:rsidRPr="006A64DF">
        <w:rPr>
          <w:rFonts w:asciiTheme="minorHAnsi" w:hAnsiTheme="minorHAnsi" w:cstheme="minorHAnsi"/>
          <w:sz w:val="22"/>
          <w:szCs w:val="22"/>
        </w:rPr>
        <w:t xml:space="preserve"> Project </w:t>
      </w:r>
      <w:r w:rsidR="00863D01">
        <w:rPr>
          <w:rFonts w:asciiTheme="minorHAnsi" w:hAnsiTheme="minorHAnsi" w:cstheme="minorHAnsi"/>
          <w:sz w:val="22"/>
          <w:szCs w:val="22"/>
        </w:rPr>
        <w:t>T</w:t>
      </w:r>
      <w:r w:rsidR="00863D01" w:rsidRPr="006A64DF">
        <w:rPr>
          <w:rFonts w:asciiTheme="minorHAnsi" w:hAnsiTheme="minorHAnsi" w:cstheme="minorHAnsi"/>
          <w:sz w:val="22"/>
          <w:szCs w:val="22"/>
        </w:rPr>
        <w:t xml:space="preserve">eams </w:t>
      </w:r>
      <w:r w:rsidR="00A46314" w:rsidRPr="006A64DF">
        <w:rPr>
          <w:rFonts w:asciiTheme="minorHAnsi" w:hAnsiTheme="minorHAnsi" w:cstheme="minorHAnsi"/>
          <w:sz w:val="22"/>
          <w:szCs w:val="22"/>
        </w:rPr>
        <w:t>will have to make case-by-case decisions about which stages are needed, depending on circumstances.</w:t>
      </w:r>
    </w:p>
    <w:p w14:paraId="6A6F2778" w14:textId="5B20D88F" w:rsidR="00084F19" w:rsidRPr="006A64DF" w:rsidRDefault="00084F19" w:rsidP="006A64DF">
      <w:pPr>
        <w:spacing w:after="160" w:line="240" w:lineRule="auto"/>
        <w:rPr>
          <w:rFonts w:asciiTheme="minorHAnsi" w:hAnsiTheme="minorHAnsi" w:cstheme="minorHAnsi"/>
          <w:sz w:val="22"/>
          <w:szCs w:val="22"/>
        </w:rPr>
      </w:pPr>
      <w:r w:rsidRPr="006A64DF">
        <w:rPr>
          <w:rFonts w:asciiTheme="minorHAnsi" w:hAnsiTheme="minorHAnsi" w:cstheme="minorHAnsi"/>
          <w:sz w:val="22"/>
          <w:szCs w:val="22"/>
        </w:rPr>
        <w:t>If features, information types, attributes, or relationships are to be added, removed, or modified, most of the steps in the basic process will be needed, often in a modified form. The spatial reference system and packaging/maintenance will probably not change in such a revision and the corresponding phases can be skipped or abbreviated. Activities in the Initiation phase generally will be needed</w:t>
      </w:r>
      <w:r w:rsidR="00C820C8" w:rsidRPr="006A64DF">
        <w:rPr>
          <w:rFonts w:asciiTheme="minorHAnsi" w:hAnsiTheme="minorHAnsi" w:cstheme="minorHAnsi"/>
          <w:sz w:val="22"/>
          <w:szCs w:val="22"/>
        </w:rPr>
        <w:t xml:space="preserve"> with appropriate modifications</w:t>
      </w:r>
      <w:ins w:id="213" w:author="Teh Stand" w:date="2018-11-27T07:31:00Z">
        <w:r w:rsidR="00863D01">
          <w:rPr>
            <w:rFonts w:asciiTheme="minorHAnsi" w:hAnsiTheme="minorHAnsi" w:cstheme="minorHAnsi"/>
            <w:sz w:val="22"/>
            <w:szCs w:val="22"/>
          </w:rPr>
          <w:t>;</w:t>
        </w:r>
      </w:ins>
      <w:del w:id="214" w:author="Teh Stand" w:date="2018-11-27T07:31:00Z">
        <w:r w:rsidR="00C820C8" w:rsidRPr="006A64DF" w:rsidDel="00863D01">
          <w:rPr>
            <w:rFonts w:asciiTheme="minorHAnsi" w:hAnsiTheme="minorHAnsi" w:cstheme="minorHAnsi"/>
            <w:sz w:val="22"/>
            <w:szCs w:val="22"/>
          </w:rPr>
          <w:delText>,</w:delText>
        </w:r>
      </w:del>
      <w:r w:rsidR="00C820C8" w:rsidRPr="006A64DF">
        <w:rPr>
          <w:rFonts w:asciiTheme="minorHAnsi" w:hAnsiTheme="minorHAnsi" w:cstheme="minorHAnsi"/>
          <w:sz w:val="22"/>
          <w:szCs w:val="22"/>
        </w:rPr>
        <w:t xml:space="preserve"> </w:t>
      </w:r>
      <w:del w:id="215" w:author="Teh Stand" w:date="2018-11-27T07:31:00Z">
        <w:r w:rsidR="00C820C8" w:rsidRPr="006A64DF" w:rsidDel="00863D01">
          <w:rPr>
            <w:rFonts w:asciiTheme="minorHAnsi" w:hAnsiTheme="minorHAnsi" w:cstheme="minorHAnsi"/>
            <w:sz w:val="22"/>
            <w:szCs w:val="22"/>
          </w:rPr>
          <w:delText>e.g.</w:delText>
        </w:r>
      </w:del>
      <w:ins w:id="216" w:author="Teh Stand" w:date="2018-11-27T07:31:00Z">
        <w:r w:rsidR="00863D01">
          <w:rPr>
            <w:rFonts w:asciiTheme="minorHAnsi" w:hAnsiTheme="minorHAnsi" w:cstheme="minorHAnsi"/>
            <w:sz w:val="22"/>
            <w:szCs w:val="22"/>
          </w:rPr>
          <w:t>for example</w:t>
        </w:r>
      </w:ins>
      <w:r w:rsidR="00C820C8" w:rsidRPr="006A64DF">
        <w:rPr>
          <w:rFonts w:asciiTheme="minorHAnsi" w:hAnsiTheme="minorHAnsi" w:cstheme="minorHAnsi"/>
          <w:sz w:val="22"/>
          <w:szCs w:val="22"/>
        </w:rPr>
        <w:t>, for extensions involving additional features it will be necessary to define the need and scope of the additions and obtain relevant samples of source materials.</w:t>
      </w:r>
    </w:p>
    <w:p w14:paraId="358CF20A" w14:textId="77777777" w:rsidR="00A46314" w:rsidRPr="006A64DF" w:rsidRDefault="00C820C8" w:rsidP="006A64DF">
      <w:pPr>
        <w:spacing w:after="60" w:line="240" w:lineRule="auto"/>
        <w:rPr>
          <w:rFonts w:asciiTheme="minorHAnsi" w:hAnsiTheme="minorHAnsi" w:cstheme="minorHAnsi"/>
          <w:sz w:val="22"/>
          <w:szCs w:val="22"/>
        </w:rPr>
      </w:pPr>
      <w:r w:rsidRPr="006A64DF">
        <w:rPr>
          <w:rFonts w:asciiTheme="minorHAnsi" w:hAnsiTheme="minorHAnsi" w:cstheme="minorHAnsi"/>
          <w:sz w:val="22"/>
          <w:szCs w:val="22"/>
        </w:rPr>
        <w:t xml:space="preserve">If the extension consists of defining a new transfer mode, such as adding a streamed delivery mode for data products originally intended for delivery in exchange sets, it is likely that only the </w:t>
      </w:r>
      <w:r w:rsidR="00A46314" w:rsidRPr="006A64DF">
        <w:rPr>
          <w:rFonts w:asciiTheme="minorHAnsi" w:hAnsiTheme="minorHAnsi" w:cstheme="minorHAnsi"/>
          <w:sz w:val="22"/>
          <w:szCs w:val="22"/>
        </w:rPr>
        <w:t xml:space="preserve">following </w:t>
      </w:r>
      <w:r w:rsidRPr="006A64DF">
        <w:rPr>
          <w:rFonts w:asciiTheme="minorHAnsi" w:hAnsiTheme="minorHAnsi" w:cstheme="minorHAnsi"/>
          <w:sz w:val="22"/>
          <w:szCs w:val="22"/>
        </w:rPr>
        <w:t xml:space="preserve">stages </w:t>
      </w:r>
      <w:r w:rsidR="00A46314" w:rsidRPr="006A64DF">
        <w:rPr>
          <w:rFonts w:asciiTheme="minorHAnsi" w:hAnsiTheme="minorHAnsi" w:cstheme="minorHAnsi"/>
          <w:sz w:val="22"/>
          <w:szCs w:val="22"/>
        </w:rPr>
        <w:t>need be executed:</w:t>
      </w:r>
    </w:p>
    <w:p w14:paraId="36DA1A89" w14:textId="54D6FE01" w:rsidR="00A46314" w:rsidRPr="006A64DF" w:rsidRDefault="00A46314" w:rsidP="006A64DF">
      <w:pPr>
        <w:pStyle w:val="ListParagraph"/>
        <w:numPr>
          <w:ilvl w:val="0"/>
          <w:numId w:val="120"/>
        </w:numPr>
        <w:spacing w:before="0" w:after="60" w:line="240" w:lineRule="auto"/>
        <w:rPr>
          <w:rFonts w:asciiTheme="minorHAnsi" w:hAnsiTheme="minorHAnsi" w:cstheme="minorHAnsi"/>
          <w:sz w:val="22"/>
          <w:szCs w:val="22"/>
        </w:rPr>
      </w:pPr>
      <w:r w:rsidRPr="006A64DF">
        <w:rPr>
          <w:rFonts w:asciiTheme="minorHAnsi" w:hAnsiTheme="minorHAnsi" w:cstheme="minorHAnsi"/>
          <w:sz w:val="22"/>
          <w:szCs w:val="22"/>
        </w:rPr>
        <w:t>T</w:t>
      </w:r>
      <w:r w:rsidR="00C820C8" w:rsidRPr="006A64DF">
        <w:rPr>
          <w:rFonts w:asciiTheme="minorHAnsi" w:hAnsiTheme="minorHAnsi" w:cstheme="minorHAnsi"/>
          <w:sz w:val="22"/>
          <w:szCs w:val="22"/>
        </w:rPr>
        <w:t>ransfer mode</w:t>
      </w:r>
      <w:r w:rsidRPr="006A64DF">
        <w:rPr>
          <w:rFonts w:asciiTheme="minorHAnsi" w:hAnsiTheme="minorHAnsi" w:cstheme="minorHAnsi"/>
          <w:sz w:val="22"/>
          <w:szCs w:val="22"/>
        </w:rPr>
        <w:t xml:space="preserve"> – to add the streaming mode for transfer</w:t>
      </w:r>
      <w:r w:rsidR="00B71FA1" w:rsidRPr="006A64DF">
        <w:rPr>
          <w:rFonts w:asciiTheme="minorHAnsi" w:hAnsiTheme="minorHAnsi" w:cstheme="minorHAnsi"/>
          <w:sz w:val="22"/>
          <w:szCs w:val="22"/>
        </w:rPr>
        <w:t>, define specifications for servers, etc.</w:t>
      </w:r>
    </w:p>
    <w:p w14:paraId="3C0D1D2E" w14:textId="009D8EDF" w:rsidR="00A46314" w:rsidRPr="006A64DF" w:rsidRDefault="00A46314" w:rsidP="006A64DF">
      <w:pPr>
        <w:pStyle w:val="ListParagraph"/>
        <w:numPr>
          <w:ilvl w:val="0"/>
          <w:numId w:val="120"/>
        </w:numPr>
        <w:spacing w:before="0" w:after="60" w:line="240" w:lineRule="auto"/>
        <w:rPr>
          <w:rFonts w:asciiTheme="minorHAnsi" w:hAnsiTheme="minorHAnsi" w:cstheme="minorHAnsi"/>
          <w:sz w:val="22"/>
          <w:szCs w:val="22"/>
        </w:rPr>
      </w:pPr>
      <w:r w:rsidRPr="006A64DF">
        <w:rPr>
          <w:rFonts w:asciiTheme="minorHAnsi" w:hAnsiTheme="minorHAnsi" w:cstheme="minorHAnsi"/>
          <w:sz w:val="22"/>
          <w:szCs w:val="22"/>
        </w:rPr>
        <w:t>M</w:t>
      </w:r>
      <w:r w:rsidR="00C820C8" w:rsidRPr="006A64DF">
        <w:rPr>
          <w:rFonts w:asciiTheme="minorHAnsi" w:hAnsiTheme="minorHAnsi" w:cstheme="minorHAnsi"/>
          <w:sz w:val="22"/>
          <w:szCs w:val="22"/>
        </w:rPr>
        <w:t>etadata</w:t>
      </w:r>
      <w:r w:rsidRPr="006A64DF">
        <w:rPr>
          <w:rFonts w:asciiTheme="minorHAnsi" w:hAnsiTheme="minorHAnsi" w:cstheme="minorHAnsi"/>
          <w:sz w:val="22"/>
          <w:szCs w:val="22"/>
        </w:rPr>
        <w:t xml:space="preserve"> – to define which metadata elements in the </w:t>
      </w:r>
      <w:r w:rsidR="00B71FA1" w:rsidRPr="006A64DF">
        <w:rPr>
          <w:rFonts w:asciiTheme="minorHAnsi" w:hAnsiTheme="minorHAnsi" w:cstheme="minorHAnsi"/>
          <w:sz w:val="22"/>
          <w:szCs w:val="22"/>
        </w:rPr>
        <w:t>exchange set mode apply to the streaming mode, whether any new metadata elements are needed, and how metadata is delivered or made available in the new mode.</w:t>
      </w:r>
    </w:p>
    <w:p w14:paraId="0C848F14" w14:textId="5F9142B6" w:rsidR="00A46314" w:rsidRPr="006A64DF" w:rsidRDefault="00A46314" w:rsidP="006A64DF">
      <w:pPr>
        <w:pStyle w:val="ListParagraph"/>
        <w:numPr>
          <w:ilvl w:val="0"/>
          <w:numId w:val="120"/>
        </w:numPr>
        <w:spacing w:before="0" w:after="60" w:line="240" w:lineRule="auto"/>
        <w:rPr>
          <w:rFonts w:asciiTheme="minorHAnsi" w:hAnsiTheme="minorHAnsi" w:cstheme="minorHAnsi"/>
          <w:sz w:val="22"/>
          <w:szCs w:val="22"/>
        </w:rPr>
      </w:pPr>
      <w:r w:rsidRPr="006A64DF">
        <w:rPr>
          <w:rFonts w:asciiTheme="minorHAnsi" w:hAnsiTheme="minorHAnsi" w:cstheme="minorHAnsi"/>
          <w:sz w:val="22"/>
          <w:szCs w:val="22"/>
        </w:rPr>
        <w:t>D</w:t>
      </w:r>
      <w:r w:rsidR="00C820C8" w:rsidRPr="006A64DF">
        <w:rPr>
          <w:rFonts w:asciiTheme="minorHAnsi" w:hAnsiTheme="minorHAnsi" w:cstheme="minorHAnsi"/>
          <w:sz w:val="22"/>
          <w:szCs w:val="22"/>
        </w:rPr>
        <w:t>ata format</w:t>
      </w:r>
      <w:r w:rsidR="00B71FA1" w:rsidRPr="006A64DF">
        <w:rPr>
          <w:rFonts w:asciiTheme="minorHAnsi" w:hAnsiTheme="minorHAnsi" w:cstheme="minorHAnsi"/>
          <w:sz w:val="22"/>
          <w:szCs w:val="22"/>
        </w:rPr>
        <w:t xml:space="preserve"> – to consider whether the already defined data format is appropriate for streamed transfer and compatible with the intended service delivery and protocols</w:t>
      </w:r>
      <w:r w:rsidR="00C2606A" w:rsidRPr="006A64DF">
        <w:rPr>
          <w:rFonts w:asciiTheme="minorHAnsi" w:hAnsiTheme="minorHAnsi" w:cstheme="minorHAnsi"/>
          <w:sz w:val="22"/>
          <w:szCs w:val="22"/>
        </w:rPr>
        <w:t>, and specify an appropriate format if necessary.</w:t>
      </w:r>
    </w:p>
    <w:p w14:paraId="5F9D87F1" w14:textId="33240B61" w:rsidR="00C820C8" w:rsidRPr="006A64DF" w:rsidRDefault="00A46314" w:rsidP="006A64DF">
      <w:pPr>
        <w:pStyle w:val="ListParagraph"/>
        <w:numPr>
          <w:ilvl w:val="0"/>
          <w:numId w:val="120"/>
        </w:numPr>
        <w:spacing w:before="0" w:after="60" w:line="240" w:lineRule="auto"/>
        <w:rPr>
          <w:rFonts w:asciiTheme="minorHAnsi" w:hAnsiTheme="minorHAnsi" w:cstheme="minorHAnsi"/>
          <w:sz w:val="22"/>
          <w:szCs w:val="22"/>
        </w:rPr>
      </w:pPr>
      <w:r w:rsidRPr="006A64DF">
        <w:rPr>
          <w:rFonts w:asciiTheme="minorHAnsi" w:hAnsiTheme="minorHAnsi" w:cstheme="minorHAnsi"/>
          <w:sz w:val="22"/>
          <w:szCs w:val="22"/>
        </w:rPr>
        <w:t>P</w:t>
      </w:r>
      <w:r w:rsidR="00C820C8" w:rsidRPr="006A64DF">
        <w:rPr>
          <w:rFonts w:asciiTheme="minorHAnsi" w:hAnsiTheme="minorHAnsi" w:cstheme="minorHAnsi"/>
          <w:sz w:val="22"/>
          <w:szCs w:val="22"/>
        </w:rPr>
        <w:t>ackaging</w:t>
      </w:r>
      <w:r w:rsidRPr="006A64DF">
        <w:rPr>
          <w:rFonts w:asciiTheme="minorHAnsi" w:hAnsiTheme="minorHAnsi" w:cstheme="minorHAnsi"/>
          <w:sz w:val="22"/>
          <w:szCs w:val="22"/>
        </w:rPr>
        <w:t xml:space="preserve"> and maintenance</w:t>
      </w:r>
      <w:r w:rsidR="00B71FA1" w:rsidRPr="006A64DF">
        <w:rPr>
          <w:rFonts w:asciiTheme="minorHAnsi" w:hAnsiTheme="minorHAnsi" w:cstheme="minorHAnsi"/>
          <w:sz w:val="22"/>
          <w:szCs w:val="22"/>
        </w:rPr>
        <w:t xml:space="preserve"> – to specify the appropriate </w:t>
      </w:r>
      <w:r w:rsidR="00C2606A" w:rsidRPr="006A64DF">
        <w:rPr>
          <w:rFonts w:asciiTheme="minorHAnsi" w:hAnsiTheme="minorHAnsi" w:cstheme="minorHAnsi"/>
          <w:sz w:val="22"/>
          <w:szCs w:val="22"/>
        </w:rPr>
        <w:t xml:space="preserve">data </w:t>
      </w:r>
      <w:r w:rsidR="00B71FA1" w:rsidRPr="006A64DF">
        <w:rPr>
          <w:rFonts w:asciiTheme="minorHAnsi" w:hAnsiTheme="minorHAnsi" w:cstheme="minorHAnsi"/>
          <w:sz w:val="22"/>
          <w:szCs w:val="22"/>
        </w:rPr>
        <w:t>wrapper</w:t>
      </w:r>
      <w:r w:rsidR="00C2606A" w:rsidRPr="006A64DF">
        <w:rPr>
          <w:rFonts w:asciiTheme="minorHAnsi" w:hAnsiTheme="minorHAnsi" w:cstheme="minorHAnsi"/>
          <w:sz w:val="22"/>
          <w:szCs w:val="22"/>
        </w:rPr>
        <w:t xml:space="preserve"> formats </w:t>
      </w:r>
      <w:r w:rsidR="00B71FA1" w:rsidRPr="006A64DF">
        <w:rPr>
          <w:rFonts w:asciiTheme="minorHAnsi" w:hAnsiTheme="minorHAnsi" w:cstheme="minorHAnsi"/>
          <w:sz w:val="22"/>
          <w:szCs w:val="22"/>
        </w:rPr>
        <w:t>and service protocols</w:t>
      </w:r>
      <w:ins w:id="217" w:author="Teh Stand" w:date="2018-11-27T07:33:00Z">
        <w:r w:rsidR="00863D01">
          <w:rPr>
            <w:rFonts w:asciiTheme="minorHAnsi" w:hAnsiTheme="minorHAnsi" w:cstheme="minorHAnsi"/>
            <w:sz w:val="22"/>
            <w:szCs w:val="22"/>
          </w:rPr>
          <w:t>;</w:t>
        </w:r>
      </w:ins>
      <w:del w:id="218" w:author="Teh Stand" w:date="2018-11-27T07:33:00Z">
        <w:r w:rsidR="00B71FA1" w:rsidRPr="006A64DF" w:rsidDel="00863D01">
          <w:rPr>
            <w:rFonts w:asciiTheme="minorHAnsi" w:hAnsiTheme="minorHAnsi" w:cstheme="minorHAnsi"/>
            <w:sz w:val="22"/>
            <w:szCs w:val="22"/>
          </w:rPr>
          <w:delText>,</w:delText>
        </w:r>
      </w:del>
      <w:r w:rsidR="00B71FA1" w:rsidRPr="006A64DF">
        <w:rPr>
          <w:rFonts w:asciiTheme="minorHAnsi" w:hAnsiTheme="minorHAnsi" w:cstheme="minorHAnsi"/>
          <w:sz w:val="22"/>
          <w:szCs w:val="22"/>
        </w:rPr>
        <w:t xml:space="preserve"> </w:t>
      </w:r>
      <w:del w:id="219" w:author="Teh Stand" w:date="2018-11-27T07:33:00Z">
        <w:r w:rsidR="00B71FA1" w:rsidRPr="006A64DF" w:rsidDel="00863D01">
          <w:rPr>
            <w:rFonts w:asciiTheme="minorHAnsi" w:hAnsiTheme="minorHAnsi" w:cstheme="minorHAnsi"/>
            <w:sz w:val="22"/>
            <w:szCs w:val="22"/>
          </w:rPr>
          <w:delText>e.g.</w:delText>
        </w:r>
      </w:del>
      <w:ins w:id="220" w:author="Teh Stand" w:date="2018-11-27T07:33:00Z">
        <w:r w:rsidR="00863D01">
          <w:rPr>
            <w:rFonts w:asciiTheme="minorHAnsi" w:hAnsiTheme="minorHAnsi" w:cstheme="minorHAnsi"/>
            <w:sz w:val="22"/>
            <w:szCs w:val="22"/>
          </w:rPr>
          <w:t>for example</w:t>
        </w:r>
      </w:ins>
      <w:del w:id="221" w:author="Teh Stand" w:date="2018-11-27T07:33:00Z">
        <w:r w:rsidR="00B71FA1" w:rsidRPr="006A64DF" w:rsidDel="00863D01">
          <w:rPr>
            <w:rFonts w:asciiTheme="minorHAnsi" w:hAnsiTheme="minorHAnsi" w:cstheme="minorHAnsi"/>
            <w:sz w:val="22"/>
            <w:szCs w:val="22"/>
          </w:rPr>
          <w:delText>,</w:delText>
        </w:r>
      </w:del>
      <w:r w:rsidR="00B71FA1" w:rsidRPr="006A64DF">
        <w:rPr>
          <w:rFonts w:asciiTheme="minorHAnsi" w:hAnsiTheme="minorHAnsi" w:cstheme="minorHAnsi"/>
          <w:sz w:val="22"/>
          <w:szCs w:val="22"/>
        </w:rPr>
        <w:t xml:space="preserve"> WFS, </w:t>
      </w:r>
      <w:r w:rsidR="00C2606A" w:rsidRPr="006A64DF">
        <w:rPr>
          <w:rFonts w:asciiTheme="minorHAnsi" w:hAnsiTheme="minorHAnsi" w:cstheme="minorHAnsi"/>
          <w:sz w:val="22"/>
          <w:szCs w:val="22"/>
        </w:rPr>
        <w:t>REST, etc. Defining new wrapper formats or protocols is permitted but should be the last resort.</w:t>
      </w:r>
    </w:p>
    <w:p w14:paraId="01596358" w14:textId="06A1EEAB" w:rsidR="00A46314" w:rsidRPr="006A64DF" w:rsidRDefault="00A46314" w:rsidP="006A64DF">
      <w:pPr>
        <w:pStyle w:val="ListParagraph"/>
        <w:numPr>
          <w:ilvl w:val="0"/>
          <w:numId w:val="120"/>
        </w:numPr>
        <w:spacing w:before="0" w:after="60" w:line="240" w:lineRule="auto"/>
        <w:rPr>
          <w:rFonts w:asciiTheme="minorHAnsi" w:hAnsiTheme="minorHAnsi" w:cstheme="minorHAnsi"/>
          <w:sz w:val="22"/>
          <w:szCs w:val="22"/>
        </w:rPr>
      </w:pPr>
      <w:r w:rsidRPr="006A64DF">
        <w:rPr>
          <w:rFonts w:asciiTheme="minorHAnsi" w:hAnsiTheme="minorHAnsi" w:cstheme="minorHAnsi"/>
          <w:sz w:val="22"/>
          <w:szCs w:val="22"/>
        </w:rPr>
        <w:t>Sample data</w:t>
      </w:r>
      <w:r w:rsidR="00C2606A" w:rsidRPr="006A64DF">
        <w:rPr>
          <w:rFonts w:asciiTheme="minorHAnsi" w:hAnsiTheme="minorHAnsi" w:cstheme="minorHAnsi"/>
          <w:sz w:val="22"/>
          <w:szCs w:val="22"/>
        </w:rPr>
        <w:t xml:space="preserve"> – preparation of sample data for testing the streaming mode.</w:t>
      </w:r>
    </w:p>
    <w:p w14:paraId="616B4E89" w14:textId="59FA26C4" w:rsidR="00A46314" w:rsidRPr="006A64DF" w:rsidRDefault="00A46314" w:rsidP="00863D01">
      <w:pPr>
        <w:pStyle w:val="ListParagraph"/>
        <w:numPr>
          <w:ilvl w:val="0"/>
          <w:numId w:val="120"/>
        </w:numPr>
        <w:spacing w:before="0" w:after="160" w:line="240" w:lineRule="auto"/>
        <w:rPr>
          <w:rFonts w:asciiTheme="minorHAnsi" w:hAnsiTheme="minorHAnsi" w:cstheme="minorHAnsi"/>
          <w:sz w:val="22"/>
          <w:szCs w:val="22"/>
        </w:rPr>
      </w:pPr>
      <w:r w:rsidRPr="006A64DF">
        <w:rPr>
          <w:rFonts w:asciiTheme="minorHAnsi" w:hAnsiTheme="minorHAnsi" w:cstheme="minorHAnsi"/>
          <w:sz w:val="22"/>
          <w:szCs w:val="22"/>
        </w:rPr>
        <w:t>Testing and feedback</w:t>
      </w:r>
      <w:r w:rsidR="00C2606A" w:rsidRPr="006A64DF">
        <w:rPr>
          <w:rFonts w:asciiTheme="minorHAnsi" w:hAnsiTheme="minorHAnsi" w:cstheme="minorHAnsi"/>
          <w:sz w:val="22"/>
          <w:szCs w:val="22"/>
        </w:rPr>
        <w:t xml:space="preserve"> – this should include a prototype or simulated streamed data transfer environment.</w:t>
      </w:r>
    </w:p>
    <w:p w14:paraId="2379F32A" w14:textId="77119F1D" w:rsidR="00863D01" w:rsidRPr="00FA0C91" w:rsidRDefault="00863D01" w:rsidP="002F04AF">
      <w:pPr>
        <w:pStyle w:val="Heading1"/>
        <w:numPr>
          <w:ilvl w:val="0"/>
          <w:numId w:val="25"/>
        </w:numPr>
        <w:spacing w:line="240" w:lineRule="auto"/>
        <w:ind w:left="431" w:hanging="431"/>
      </w:pPr>
      <w:bookmarkStart w:id="222" w:name="_Toc532213670"/>
      <w:r>
        <w:t>Initiation</w:t>
      </w:r>
      <w:bookmarkEnd w:id="222"/>
    </w:p>
    <w:p w14:paraId="58A314F6" w14:textId="0BA8AAD7" w:rsidR="001B15D2" w:rsidRPr="00404CAF" w:rsidRDefault="001B15D2" w:rsidP="00404CAF">
      <w:pPr>
        <w:spacing w:after="60" w:line="240" w:lineRule="auto"/>
        <w:rPr>
          <w:rFonts w:asciiTheme="minorHAnsi" w:hAnsiTheme="minorHAnsi" w:cstheme="minorHAnsi"/>
          <w:sz w:val="22"/>
          <w:szCs w:val="22"/>
        </w:rPr>
      </w:pPr>
      <w:r w:rsidRPr="00404CAF">
        <w:rPr>
          <w:rFonts w:asciiTheme="minorHAnsi" w:hAnsiTheme="minorHAnsi" w:cstheme="minorHAnsi"/>
          <w:sz w:val="22"/>
          <w:szCs w:val="22"/>
        </w:rPr>
        <w:t>The initiation phase</w:t>
      </w:r>
      <w:r w:rsidR="0070213F" w:rsidRPr="00404CAF">
        <w:rPr>
          <w:rFonts w:asciiTheme="minorHAnsi" w:hAnsiTheme="minorHAnsi" w:cstheme="minorHAnsi"/>
          <w:sz w:val="22"/>
          <w:szCs w:val="22"/>
        </w:rPr>
        <w:t xml:space="preserve"> consists of the following activities.</w:t>
      </w:r>
      <w:r w:rsidR="00BF1FA7" w:rsidRPr="00404CAF">
        <w:rPr>
          <w:rFonts w:asciiTheme="minorHAnsi" w:hAnsiTheme="minorHAnsi" w:cstheme="minorHAnsi"/>
          <w:sz w:val="22"/>
          <w:szCs w:val="22"/>
        </w:rPr>
        <w:t xml:space="preserve"> Except for the first (identifying the need) most of the other activities can be carried on in parallel</w:t>
      </w:r>
      <w:ins w:id="223" w:author="Teh Stand" w:date="2018-11-27T07:37:00Z">
        <w:r w:rsidR="00404CAF">
          <w:rPr>
            <w:rFonts w:asciiTheme="minorHAnsi" w:hAnsiTheme="minorHAnsi" w:cstheme="minorHAnsi"/>
            <w:sz w:val="22"/>
            <w:szCs w:val="22"/>
          </w:rPr>
          <w:t>;</w:t>
        </w:r>
      </w:ins>
      <w:del w:id="224" w:author="Teh Stand" w:date="2018-11-27T07:37:00Z">
        <w:r w:rsidR="00BF1FA7" w:rsidRPr="00404CAF" w:rsidDel="00404CAF">
          <w:rPr>
            <w:rFonts w:asciiTheme="minorHAnsi" w:hAnsiTheme="minorHAnsi" w:cstheme="minorHAnsi"/>
            <w:sz w:val="22"/>
            <w:szCs w:val="22"/>
          </w:rPr>
          <w:delText>,</w:delText>
        </w:r>
      </w:del>
      <w:r w:rsidR="00BF1FA7" w:rsidRPr="00404CAF">
        <w:rPr>
          <w:rFonts w:asciiTheme="minorHAnsi" w:hAnsiTheme="minorHAnsi" w:cstheme="minorHAnsi"/>
          <w:sz w:val="22"/>
          <w:szCs w:val="22"/>
        </w:rPr>
        <w:t xml:space="preserve"> </w:t>
      </w:r>
      <w:del w:id="225" w:author="Teh Stand" w:date="2018-11-27T07:37:00Z">
        <w:r w:rsidR="00BF1FA7" w:rsidRPr="00404CAF" w:rsidDel="00404CAF">
          <w:rPr>
            <w:rFonts w:asciiTheme="minorHAnsi" w:hAnsiTheme="minorHAnsi" w:cstheme="minorHAnsi"/>
            <w:sz w:val="22"/>
            <w:szCs w:val="22"/>
          </w:rPr>
          <w:delText>e.g.</w:delText>
        </w:r>
      </w:del>
      <w:ins w:id="226" w:author="Teh Stand" w:date="2018-11-27T07:37:00Z">
        <w:r w:rsidR="00404CAF">
          <w:rPr>
            <w:rFonts w:asciiTheme="minorHAnsi" w:hAnsiTheme="minorHAnsi" w:cstheme="minorHAnsi"/>
            <w:sz w:val="22"/>
            <w:szCs w:val="22"/>
          </w:rPr>
          <w:t>for example</w:t>
        </w:r>
      </w:ins>
      <w:r w:rsidR="00BF1FA7" w:rsidRPr="00404CAF">
        <w:rPr>
          <w:rFonts w:asciiTheme="minorHAnsi" w:hAnsiTheme="minorHAnsi" w:cstheme="minorHAnsi"/>
          <w:sz w:val="22"/>
          <w:szCs w:val="22"/>
        </w:rPr>
        <w:t xml:space="preserve">, recruitment of a </w:t>
      </w:r>
      <w:r w:rsidR="00404CAF">
        <w:rPr>
          <w:rFonts w:asciiTheme="minorHAnsi" w:hAnsiTheme="minorHAnsi" w:cstheme="minorHAnsi"/>
          <w:sz w:val="22"/>
          <w:szCs w:val="22"/>
        </w:rPr>
        <w:t>P</w:t>
      </w:r>
      <w:r w:rsidR="00404CAF" w:rsidRPr="00404CAF">
        <w:rPr>
          <w:rFonts w:asciiTheme="minorHAnsi" w:hAnsiTheme="minorHAnsi" w:cstheme="minorHAnsi"/>
          <w:sz w:val="22"/>
          <w:szCs w:val="22"/>
        </w:rPr>
        <w:t xml:space="preserve">roject </w:t>
      </w:r>
      <w:r w:rsidR="00404CAF">
        <w:rPr>
          <w:rFonts w:asciiTheme="minorHAnsi" w:hAnsiTheme="minorHAnsi" w:cstheme="minorHAnsi"/>
          <w:sz w:val="22"/>
          <w:szCs w:val="22"/>
        </w:rPr>
        <w:t>T</w:t>
      </w:r>
      <w:r w:rsidR="00404CAF" w:rsidRPr="00404CAF">
        <w:rPr>
          <w:rFonts w:asciiTheme="minorHAnsi" w:hAnsiTheme="minorHAnsi" w:cstheme="minorHAnsi"/>
          <w:sz w:val="22"/>
          <w:szCs w:val="22"/>
        </w:rPr>
        <w:t xml:space="preserve">eam </w:t>
      </w:r>
      <w:r w:rsidR="00BF1FA7" w:rsidRPr="00404CAF">
        <w:rPr>
          <w:rFonts w:asciiTheme="minorHAnsi" w:hAnsiTheme="minorHAnsi" w:cstheme="minorHAnsi"/>
          <w:sz w:val="22"/>
          <w:szCs w:val="22"/>
        </w:rPr>
        <w:t>should be an ongoing task commencing at the latest after determination if an existing specification can be extended.</w:t>
      </w:r>
    </w:p>
    <w:p w14:paraId="18482406" w14:textId="53F4C481" w:rsidR="0070213F" w:rsidRPr="00404CAF" w:rsidRDefault="0070213F" w:rsidP="00404CAF">
      <w:pPr>
        <w:pStyle w:val="ListParagraph"/>
        <w:numPr>
          <w:ilvl w:val="0"/>
          <w:numId w:val="34"/>
        </w:numPr>
        <w:spacing w:before="0" w:after="60" w:line="240" w:lineRule="auto"/>
        <w:rPr>
          <w:rFonts w:asciiTheme="minorHAnsi" w:hAnsiTheme="minorHAnsi" w:cstheme="minorHAnsi"/>
          <w:sz w:val="22"/>
          <w:szCs w:val="22"/>
        </w:rPr>
      </w:pPr>
      <w:r w:rsidRPr="00404CAF">
        <w:rPr>
          <w:rFonts w:asciiTheme="minorHAnsi" w:hAnsiTheme="minorHAnsi" w:cstheme="minorHAnsi"/>
          <w:sz w:val="22"/>
          <w:szCs w:val="22"/>
        </w:rPr>
        <w:t>Identify a need that can be filled by a data product – this w</w:t>
      </w:r>
      <w:r w:rsidR="00DF0B5E" w:rsidRPr="00404CAF">
        <w:rPr>
          <w:rFonts w:asciiTheme="minorHAnsi" w:hAnsiTheme="minorHAnsi" w:cstheme="minorHAnsi"/>
          <w:sz w:val="22"/>
          <w:szCs w:val="22"/>
        </w:rPr>
        <w:t>ill normally be the result of external circumstances such as definition of a service portfolio, application-driven demand for new kinds of information, new legal requirements for shipping, IMO decisions, etc.</w:t>
      </w:r>
    </w:p>
    <w:p w14:paraId="262D0AB8" w14:textId="1539BEFE" w:rsidR="000452DD" w:rsidRPr="00404CAF" w:rsidRDefault="000452DD" w:rsidP="00404CAF">
      <w:pPr>
        <w:pStyle w:val="ListParagraph"/>
        <w:numPr>
          <w:ilvl w:val="0"/>
          <w:numId w:val="34"/>
        </w:numPr>
        <w:spacing w:before="0" w:after="60" w:line="240" w:lineRule="auto"/>
        <w:rPr>
          <w:rFonts w:asciiTheme="minorHAnsi" w:hAnsiTheme="minorHAnsi" w:cstheme="minorHAnsi"/>
          <w:sz w:val="22"/>
          <w:szCs w:val="22"/>
        </w:rPr>
      </w:pPr>
      <w:r w:rsidRPr="00404CAF">
        <w:rPr>
          <w:rFonts w:asciiTheme="minorHAnsi" w:hAnsiTheme="minorHAnsi" w:cstheme="minorHAnsi"/>
          <w:sz w:val="22"/>
          <w:szCs w:val="22"/>
        </w:rPr>
        <w:t>Define</w:t>
      </w:r>
      <w:r w:rsidR="00A45823" w:rsidRPr="00404CAF">
        <w:rPr>
          <w:rFonts w:asciiTheme="minorHAnsi" w:hAnsiTheme="minorHAnsi" w:cstheme="minorHAnsi"/>
          <w:sz w:val="22"/>
          <w:szCs w:val="22"/>
        </w:rPr>
        <w:t xml:space="preserve"> the</w:t>
      </w:r>
      <w:r w:rsidRPr="00404CAF">
        <w:rPr>
          <w:rFonts w:asciiTheme="minorHAnsi" w:hAnsiTheme="minorHAnsi" w:cstheme="minorHAnsi"/>
          <w:sz w:val="22"/>
          <w:szCs w:val="22"/>
        </w:rPr>
        <w:t xml:space="preserve"> scope</w:t>
      </w:r>
      <w:r w:rsidR="006967A5" w:rsidRPr="00404CAF">
        <w:rPr>
          <w:rFonts w:asciiTheme="minorHAnsi" w:hAnsiTheme="minorHAnsi" w:cstheme="minorHAnsi"/>
          <w:sz w:val="22"/>
          <w:szCs w:val="22"/>
        </w:rPr>
        <w:t xml:space="preserve"> of </w:t>
      </w:r>
      <w:del w:id="227" w:author="Teh Stand" w:date="2018-11-27T07:38:00Z">
        <w:r w:rsidR="006967A5" w:rsidRPr="00404CAF" w:rsidDel="00404CAF">
          <w:rPr>
            <w:rFonts w:asciiTheme="minorHAnsi" w:hAnsiTheme="minorHAnsi" w:cstheme="minorHAnsi"/>
            <w:sz w:val="22"/>
            <w:szCs w:val="22"/>
          </w:rPr>
          <w:delText xml:space="preserve">overall </w:delText>
        </w:r>
      </w:del>
      <w:ins w:id="228" w:author="Teh Stand" w:date="2018-11-27T07:38:00Z">
        <w:r w:rsidR="00404CAF">
          <w:rPr>
            <w:rFonts w:asciiTheme="minorHAnsi" w:hAnsiTheme="minorHAnsi" w:cstheme="minorHAnsi"/>
            <w:sz w:val="22"/>
            <w:szCs w:val="22"/>
          </w:rPr>
          <w:t>the</w:t>
        </w:r>
        <w:r w:rsidR="00404CAF" w:rsidRPr="00404CAF">
          <w:rPr>
            <w:rFonts w:asciiTheme="minorHAnsi" w:hAnsiTheme="minorHAnsi" w:cstheme="minorHAnsi"/>
            <w:sz w:val="22"/>
            <w:szCs w:val="22"/>
          </w:rPr>
          <w:t xml:space="preserve"> </w:t>
        </w:r>
      </w:ins>
      <w:r w:rsidR="006967A5" w:rsidRPr="00404CAF">
        <w:rPr>
          <w:rFonts w:asciiTheme="minorHAnsi" w:hAnsiTheme="minorHAnsi" w:cstheme="minorHAnsi"/>
          <w:sz w:val="22"/>
          <w:szCs w:val="22"/>
        </w:rPr>
        <w:t>product</w:t>
      </w:r>
      <w:r w:rsidR="00A45823" w:rsidRPr="00404CAF">
        <w:rPr>
          <w:rFonts w:asciiTheme="minorHAnsi" w:hAnsiTheme="minorHAnsi" w:cstheme="minorHAnsi"/>
          <w:sz w:val="22"/>
          <w:szCs w:val="22"/>
        </w:rPr>
        <w:t xml:space="preserve"> – the subject area, the kind of information it is expected to contain</w:t>
      </w:r>
      <w:ins w:id="229" w:author="Teh Stand" w:date="2018-11-27T07:38:00Z">
        <w:r w:rsidR="00404CAF">
          <w:rPr>
            <w:rFonts w:asciiTheme="minorHAnsi" w:hAnsiTheme="minorHAnsi" w:cstheme="minorHAnsi"/>
            <w:sz w:val="22"/>
            <w:szCs w:val="22"/>
          </w:rPr>
          <w:t>;</w:t>
        </w:r>
      </w:ins>
      <w:del w:id="230" w:author="Teh Stand" w:date="2018-11-27T07:38:00Z">
        <w:r w:rsidR="00A45823" w:rsidRPr="00404CAF" w:rsidDel="00404CAF">
          <w:rPr>
            <w:rFonts w:asciiTheme="minorHAnsi" w:hAnsiTheme="minorHAnsi" w:cstheme="minorHAnsi"/>
            <w:sz w:val="22"/>
            <w:szCs w:val="22"/>
          </w:rPr>
          <w:delText>,</w:delText>
        </w:r>
      </w:del>
      <w:r w:rsidR="00A45823" w:rsidRPr="00404CAF">
        <w:rPr>
          <w:rFonts w:asciiTheme="minorHAnsi" w:hAnsiTheme="minorHAnsi" w:cstheme="minorHAnsi"/>
          <w:sz w:val="22"/>
          <w:szCs w:val="22"/>
        </w:rPr>
        <w:t xml:space="preserve"> and equally important</w:t>
      </w:r>
      <w:del w:id="231" w:author="Teh Stand" w:date="2018-11-27T07:39:00Z">
        <w:r w:rsidR="00A45823" w:rsidRPr="00404CAF" w:rsidDel="00404CAF">
          <w:rPr>
            <w:rFonts w:asciiTheme="minorHAnsi" w:hAnsiTheme="minorHAnsi" w:cstheme="minorHAnsi"/>
            <w:sz w:val="22"/>
            <w:szCs w:val="22"/>
          </w:rPr>
          <w:delText>ly</w:delText>
        </w:r>
      </w:del>
      <w:r w:rsidR="00A45823" w:rsidRPr="00404CAF">
        <w:rPr>
          <w:rFonts w:asciiTheme="minorHAnsi" w:hAnsiTheme="minorHAnsi" w:cstheme="minorHAnsi"/>
          <w:sz w:val="22"/>
          <w:szCs w:val="22"/>
        </w:rPr>
        <w:t>, what information it will not contain.</w:t>
      </w:r>
    </w:p>
    <w:p w14:paraId="2AFF7095" w14:textId="5834897C" w:rsidR="0017601B" w:rsidRPr="00404CAF" w:rsidRDefault="00A45823" w:rsidP="00404CAF">
      <w:pPr>
        <w:pStyle w:val="ListParagraph"/>
        <w:numPr>
          <w:ilvl w:val="0"/>
          <w:numId w:val="34"/>
        </w:numPr>
        <w:spacing w:before="0" w:after="60" w:line="240" w:lineRule="auto"/>
        <w:rPr>
          <w:rFonts w:asciiTheme="minorHAnsi" w:hAnsiTheme="minorHAnsi" w:cstheme="minorHAnsi"/>
          <w:sz w:val="22"/>
          <w:szCs w:val="22"/>
        </w:rPr>
      </w:pPr>
      <w:r w:rsidRPr="00404CAF">
        <w:rPr>
          <w:rFonts w:asciiTheme="minorHAnsi" w:hAnsiTheme="minorHAnsi" w:cstheme="minorHAnsi"/>
          <w:sz w:val="22"/>
          <w:szCs w:val="22"/>
        </w:rPr>
        <w:t xml:space="preserve">Determine if </w:t>
      </w:r>
      <w:r w:rsidR="000452DD" w:rsidRPr="00404CAF">
        <w:rPr>
          <w:rFonts w:asciiTheme="minorHAnsi" w:hAnsiTheme="minorHAnsi" w:cstheme="minorHAnsi"/>
          <w:sz w:val="22"/>
          <w:szCs w:val="22"/>
        </w:rPr>
        <w:t xml:space="preserve">existing </w:t>
      </w:r>
      <w:r w:rsidR="00C62E69">
        <w:rPr>
          <w:rFonts w:asciiTheme="minorHAnsi" w:hAnsiTheme="minorHAnsi" w:cstheme="minorHAnsi"/>
          <w:sz w:val="22"/>
          <w:szCs w:val="22"/>
        </w:rPr>
        <w:t>P</w:t>
      </w:r>
      <w:r w:rsidR="000452DD" w:rsidRPr="00404CAF">
        <w:rPr>
          <w:rFonts w:asciiTheme="minorHAnsi" w:hAnsiTheme="minorHAnsi" w:cstheme="minorHAnsi"/>
          <w:sz w:val="22"/>
          <w:szCs w:val="22"/>
        </w:rPr>
        <w:t xml:space="preserve">roduct </w:t>
      </w:r>
      <w:r w:rsidR="00C62E69">
        <w:rPr>
          <w:rFonts w:asciiTheme="minorHAnsi" w:hAnsiTheme="minorHAnsi" w:cstheme="minorHAnsi"/>
          <w:sz w:val="22"/>
          <w:szCs w:val="22"/>
        </w:rPr>
        <w:t>S</w:t>
      </w:r>
      <w:r w:rsidR="000452DD" w:rsidRPr="00404CAF">
        <w:rPr>
          <w:rFonts w:asciiTheme="minorHAnsi" w:hAnsiTheme="minorHAnsi" w:cstheme="minorHAnsi"/>
          <w:sz w:val="22"/>
          <w:szCs w:val="22"/>
        </w:rPr>
        <w:t>pecifications</w:t>
      </w:r>
      <w:r w:rsidRPr="00404CAF">
        <w:rPr>
          <w:rFonts w:asciiTheme="minorHAnsi" w:hAnsiTheme="minorHAnsi" w:cstheme="minorHAnsi"/>
          <w:sz w:val="22"/>
          <w:szCs w:val="22"/>
        </w:rPr>
        <w:t xml:space="preserve"> can</w:t>
      </w:r>
      <w:r w:rsidR="000452DD" w:rsidRPr="00404CAF">
        <w:rPr>
          <w:rFonts w:asciiTheme="minorHAnsi" w:hAnsiTheme="minorHAnsi" w:cstheme="minorHAnsi"/>
          <w:sz w:val="22"/>
          <w:szCs w:val="22"/>
        </w:rPr>
        <w:t xml:space="preserve"> be extended</w:t>
      </w:r>
      <w:r w:rsidRPr="00404CAF">
        <w:rPr>
          <w:rFonts w:asciiTheme="minorHAnsi" w:hAnsiTheme="minorHAnsi" w:cstheme="minorHAnsi"/>
          <w:sz w:val="22"/>
          <w:szCs w:val="22"/>
        </w:rPr>
        <w:t xml:space="preserve">. If so, such an extension will probably consume less time and effort than developing a new </w:t>
      </w:r>
      <w:r w:rsidR="00404CAF">
        <w:rPr>
          <w:rFonts w:asciiTheme="minorHAnsi" w:hAnsiTheme="minorHAnsi" w:cstheme="minorHAnsi"/>
          <w:sz w:val="22"/>
          <w:szCs w:val="22"/>
        </w:rPr>
        <w:t>P</w:t>
      </w:r>
      <w:r w:rsidR="00404CAF" w:rsidRPr="00404CAF">
        <w:rPr>
          <w:rFonts w:asciiTheme="minorHAnsi" w:hAnsiTheme="minorHAnsi" w:cstheme="minorHAnsi"/>
          <w:sz w:val="22"/>
          <w:szCs w:val="22"/>
        </w:rPr>
        <w:t xml:space="preserve">roduct </w:t>
      </w:r>
      <w:r w:rsidR="00404CAF">
        <w:rPr>
          <w:rFonts w:asciiTheme="minorHAnsi" w:hAnsiTheme="minorHAnsi" w:cstheme="minorHAnsi"/>
          <w:sz w:val="22"/>
          <w:szCs w:val="22"/>
        </w:rPr>
        <w:t>S</w:t>
      </w:r>
      <w:r w:rsidR="00404CAF" w:rsidRPr="00404CAF">
        <w:rPr>
          <w:rFonts w:asciiTheme="minorHAnsi" w:hAnsiTheme="minorHAnsi" w:cstheme="minorHAnsi"/>
          <w:sz w:val="22"/>
          <w:szCs w:val="22"/>
        </w:rPr>
        <w:t>pecification</w:t>
      </w:r>
      <w:r w:rsidRPr="00404CAF">
        <w:rPr>
          <w:rFonts w:asciiTheme="minorHAnsi" w:hAnsiTheme="minorHAnsi" w:cstheme="minorHAnsi"/>
          <w:sz w:val="22"/>
          <w:szCs w:val="22"/>
        </w:rPr>
        <w:t xml:space="preserve">. </w:t>
      </w:r>
    </w:p>
    <w:p w14:paraId="39F87146" w14:textId="505F2BC2" w:rsidR="006967A5" w:rsidRPr="00404CAF" w:rsidRDefault="006967A5" w:rsidP="00404CAF">
      <w:pPr>
        <w:pStyle w:val="ListParagraph"/>
        <w:numPr>
          <w:ilvl w:val="0"/>
          <w:numId w:val="34"/>
        </w:numPr>
        <w:spacing w:before="0" w:after="60" w:line="240" w:lineRule="auto"/>
        <w:rPr>
          <w:rFonts w:asciiTheme="minorHAnsi" w:hAnsiTheme="minorHAnsi" w:cstheme="minorHAnsi"/>
          <w:sz w:val="22"/>
          <w:szCs w:val="22"/>
        </w:rPr>
      </w:pPr>
      <w:r w:rsidRPr="00404CAF">
        <w:rPr>
          <w:rFonts w:asciiTheme="minorHAnsi" w:hAnsiTheme="minorHAnsi" w:cstheme="minorHAnsi"/>
          <w:sz w:val="22"/>
          <w:szCs w:val="22"/>
        </w:rPr>
        <w:t>Determine sub-areas within the product</w:t>
      </w:r>
      <w:del w:id="232" w:author="Teh Stand" w:date="2018-11-27T07:40:00Z">
        <w:r w:rsidRPr="00404CAF" w:rsidDel="00404CAF">
          <w:rPr>
            <w:rFonts w:asciiTheme="minorHAnsi" w:hAnsiTheme="minorHAnsi" w:cstheme="minorHAnsi"/>
            <w:sz w:val="22"/>
            <w:szCs w:val="22"/>
          </w:rPr>
          <w:delText>, i.e.</w:delText>
        </w:r>
      </w:del>
      <w:ins w:id="233" w:author="Teh Stand" w:date="2018-11-27T07:40:00Z">
        <w:r w:rsidR="00404CAF">
          <w:rPr>
            <w:rFonts w:asciiTheme="minorHAnsi" w:hAnsiTheme="minorHAnsi" w:cstheme="minorHAnsi"/>
            <w:sz w:val="22"/>
            <w:szCs w:val="22"/>
          </w:rPr>
          <w:t>; that is</w:t>
        </w:r>
      </w:ins>
      <w:r w:rsidRPr="00404CAF">
        <w:rPr>
          <w:rFonts w:asciiTheme="minorHAnsi" w:hAnsiTheme="minorHAnsi" w:cstheme="minorHAnsi"/>
          <w:sz w:val="22"/>
          <w:szCs w:val="22"/>
        </w:rPr>
        <w:t xml:space="preserve">, the scopes within the </w:t>
      </w:r>
      <w:r w:rsidR="002938E0">
        <w:rPr>
          <w:rFonts w:asciiTheme="minorHAnsi" w:hAnsiTheme="minorHAnsi" w:cstheme="minorHAnsi"/>
          <w:sz w:val="22"/>
          <w:szCs w:val="22"/>
        </w:rPr>
        <w:t>P</w:t>
      </w:r>
      <w:r w:rsidR="002938E0" w:rsidRPr="00404CAF">
        <w:rPr>
          <w:rFonts w:asciiTheme="minorHAnsi" w:hAnsiTheme="minorHAnsi" w:cstheme="minorHAnsi"/>
          <w:sz w:val="22"/>
          <w:szCs w:val="22"/>
        </w:rPr>
        <w:t xml:space="preserve">roduct </w:t>
      </w:r>
      <w:r w:rsidR="002938E0">
        <w:rPr>
          <w:rFonts w:asciiTheme="minorHAnsi" w:hAnsiTheme="minorHAnsi" w:cstheme="minorHAnsi"/>
          <w:sz w:val="22"/>
          <w:szCs w:val="22"/>
        </w:rPr>
        <w:t>S</w:t>
      </w:r>
      <w:r w:rsidR="002938E0" w:rsidRPr="00404CAF">
        <w:rPr>
          <w:rFonts w:asciiTheme="minorHAnsi" w:hAnsiTheme="minorHAnsi" w:cstheme="minorHAnsi"/>
          <w:sz w:val="22"/>
          <w:szCs w:val="22"/>
        </w:rPr>
        <w:t>pecification</w:t>
      </w:r>
      <w:r w:rsidRPr="00404CAF">
        <w:rPr>
          <w:rFonts w:asciiTheme="minorHAnsi" w:hAnsiTheme="minorHAnsi" w:cstheme="minorHAnsi"/>
          <w:sz w:val="22"/>
          <w:szCs w:val="22"/>
        </w:rPr>
        <w:t xml:space="preserve">, or a new scope for an existing </w:t>
      </w:r>
      <w:r w:rsidR="002938E0">
        <w:rPr>
          <w:rFonts w:asciiTheme="minorHAnsi" w:hAnsiTheme="minorHAnsi" w:cstheme="minorHAnsi"/>
          <w:sz w:val="22"/>
          <w:szCs w:val="22"/>
        </w:rPr>
        <w:t>P</w:t>
      </w:r>
      <w:r w:rsidR="002938E0" w:rsidRPr="00404CAF">
        <w:rPr>
          <w:rFonts w:asciiTheme="minorHAnsi" w:hAnsiTheme="minorHAnsi" w:cstheme="minorHAnsi"/>
          <w:sz w:val="22"/>
          <w:szCs w:val="22"/>
        </w:rPr>
        <w:t xml:space="preserve">roduct </w:t>
      </w:r>
      <w:r w:rsidR="002938E0">
        <w:rPr>
          <w:rFonts w:asciiTheme="minorHAnsi" w:hAnsiTheme="minorHAnsi" w:cstheme="minorHAnsi"/>
          <w:sz w:val="22"/>
          <w:szCs w:val="22"/>
        </w:rPr>
        <w:t>S</w:t>
      </w:r>
      <w:r w:rsidR="002938E0" w:rsidRPr="00404CAF">
        <w:rPr>
          <w:rFonts w:asciiTheme="minorHAnsi" w:hAnsiTheme="minorHAnsi" w:cstheme="minorHAnsi"/>
          <w:sz w:val="22"/>
          <w:szCs w:val="22"/>
        </w:rPr>
        <w:t>pecification</w:t>
      </w:r>
      <w:ins w:id="234" w:author="Teh Stand" w:date="2018-11-27T07:41:00Z">
        <w:r w:rsidR="002938E0">
          <w:rPr>
            <w:rFonts w:asciiTheme="minorHAnsi" w:hAnsiTheme="minorHAnsi" w:cstheme="minorHAnsi"/>
            <w:sz w:val="22"/>
            <w:szCs w:val="22"/>
          </w:rPr>
          <w:t>.</w:t>
        </w:r>
      </w:ins>
    </w:p>
    <w:p w14:paraId="6EDA3E03" w14:textId="220C91A5" w:rsidR="00D93CA8" w:rsidRPr="00D15496" w:rsidRDefault="00D93CA8" w:rsidP="00404CAF">
      <w:pPr>
        <w:pStyle w:val="ListParagraph"/>
        <w:numPr>
          <w:ilvl w:val="0"/>
          <w:numId w:val="34"/>
        </w:numPr>
        <w:spacing w:before="0" w:after="60" w:line="240" w:lineRule="auto"/>
        <w:rPr>
          <w:rFonts w:asciiTheme="minorHAnsi" w:hAnsiTheme="minorHAnsi" w:cstheme="minorHAnsi"/>
          <w:sz w:val="22"/>
          <w:szCs w:val="22"/>
          <w:lang w:val="fr-FR"/>
          <w:rPrChange w:id="235" w:author="Teh Stand" w:date="2018-11-29T14:28:00Z">
            <w:rPr>
              <w:rFonts w:asciiTheme="minorHAnsi" w:hAnsiTheme="minorHAnsi" w:cstheme="minorHAnsi"/>
              <w:sz w:val="22"/>
              <w:szCs w:val="22"/>
            </w:rPr>
          </w:rPrChange>
        </w:rPr>
      </w:pPr>
      <w:r w:rsidRPr="00D15496">
        <w:rPr>
          <w:rFonts w:asciiTheme="minorHAnsi" w:hAnsiTheme="minorHAnsi" w:cstheme="minorHAnsi"/>
          <w:sz w:val="22"/>
          <w:szCs w:val="22"/>
          <w:lang w:val="fr-FR"/>
          <w:rPrChange w:id="236" w:author="Teh Stand" w:date="2018-11-29T14:28:00Z">
            <w:rPr>
              <w:rFonts w:asciiTheme="minorHAnsi" w:hAnsiTheme="minorHAnsi" w:cstheme="minorHAnsi"/>
              <w:sz w:val="22"/>
              <w:szCs w:val="22"/>
            </w:rPr>
          </w:rPrChange>
        </w:rPr>
        <w:lastRenderedPageBreak/>
        <w:t>Define constraints – domain, application, platform, etc</w:t>
      </w:r>
      <w:r w:rsidR="00593344" w:rsidRPr="00D15496">
        <w:rPr>
          <w:rFonts w:asciiTheme="minorHAnsi" w:hAnsiTheme="minorHAnsi" w:cstheme="minorHAnsi"/>
          <w:sz w:val="22"/>
          <w:szCs w:val="22"/>
          <w:lang w:val="fr-FR"/>
          <w:rPrChange w:id="237" w:author="Teh Stand" w:date="2018-11-29T14:28:00Z">
            <w:rPr>
              <w:rFonts w:asciiTheme="minorHAnsi" w:hAnsiTheme="minorHAnsi" w:cstheme="minorHAnsi"/>
              <w:sz w:val="22"/>
              <w:szCs w:val="22"/>
            </w:rPr>
          </w:rPrChange>
        </w:rPr>
        <w:t>.</w:t>
      </w:r>
    </w:p>
    <w:p w14:paraId="573C23DB" w14:textId="3FCABEA6" w:rsidR="00593344" w:rsidRPr="002938E0" w:rsidRDefault="00593344" w:rsidP="00404CAF">
      <w:pPr>
        <w:pStyle w:val="ListParagraph"/>
        <w:numPr>
          <w:ilvl w:val="0"/>
          <w:numId w:val="34"/>
        </w:numPr>
        <w:spacing w:before="0" w:after="60" w:line="240" w:lineRule="auto"/>
        <w:rPr>
          <w:rFonts w:asciiTheme="minorHAnsi" w:hAnsiTheme="minorHAnsi" w:cstheme="minorHAnsi"/>
          <w:sz w:val="22"/>
          <w:szCs w:val="22"/>
        </w:rPr>
      </w:pPr>
      <w:r w:rsidRPr="002938E0">
        <w:rPr>
          <w:rFonts w:asciiTheme="minorHAnsi" w:hAnsiTheme="minorHAnsi" w:cstheme="minorHAnsi"/>
          <w:sz w:val="22"/>
          <w:szCs w:val="22"/>
        </w:rPr>
        <w:t>Collect samples of source information</w:t>
      </w:r>
      <w:r w:rsidR="00A45823" w:rsidRPr="002938E0">
        <w:rPr>
          <w:rFonts w:asciiTheme="minorHAnsi" w:hAnsiTheme="minorHAnsi" w:cstheme="minorHAnsi"/>
          <w:sz w:val="22"/>
          <w:szCs w:val="22"/>
        </w:rPr>
        <w:t>. These generally include existing databases, official, unofficial, government, and commercial publications – especially those in wide use</w:t>
      </w:r>
      <w:r w:rsidR="001B15D2" w:rsidRPr="002938E0">
        <w:rPr>
          <w:rFonts w:asciiTheme="minorHAnsi" w:hAnsiTheme="minorHAnsi" w:cstheme="minorHAnsi"/>
          <w:sz w:val="22"/>
          <w:szCs w:val="22"/>
        </w:rPr>
        <w:t>.</w:t>
      </w:r>
      <w:r w:rsidR="00A45823" w:rsidRPr="002938E0">
        <w:rPr>
          <w:rFonts w:asciiTheme="minorHAnsi" w:hAnsiTheme="minorHAnsi" w:cstheme="minorHAnsi"/>
          <w:sz w:val="22"/>
          <w:szCs w:val="22"/>
        </w:rPr>
        <w:t xml:space="preserve"> </w:t>
      </w:r>
    </w:p>
    <w:p w14:paraId="38AB0509" w14:textId="6E1E9CB2" w:rsidR="00133F50" w:rsidRPr="002938E0" w:rsidRDefault="00133F50" w:rsidP="00404CAF">
      <w:pPr>
        <w:pStyle w:val="ListParagraph"/>
        <w:numPr>
          <w:ilvl w:val="0"/>
          <w:numId w:val="34"/>
        </w:numPr>
        <w:spacing w:before="0" w:after="60" w:line="240" w:lineRule="auto"/>
        <w:rPr>
          <w:rFonts w:asciiTheme="minorHAnsi" w:hAnsiTheme="minorHAnsi" w:cstheme="minorHAnsi"/>
          <w:sz w:val="22"/>
          <w:szCs w:val="22"/>
        </w:rPr>
      </w:pPr>
      <w:r w:rsidRPr="002938E0">
        <w:rPr>
          <w:rFonts w:asciiTheme="minorHAnsi" w:hAnsiTheme="minorHAnsi" w:cstheme="minorHAnsi"/>
          <w:sz w:val="22"/>
          <w:szCs w:val="22"/>
        </w:rPr>
        <w:t>Define application use cases</w:t>
      </w:r>
      <w:ins w:id="238" w:author="Teh Stand" w:date="2018-11-27T07:42:00Z">
        <w:r w:rsidR="002938E0">
          <w:rPr>
            <w:rFonts w:asciiTheme="minorHAnsi" w:hAnsiTheme="minorHAnsi" w:cstheme="minorHAnsi"/>
            <w:sz w:val="22"/>
            <w:szCs w:val="22"/>
          </w:rPr>
          <w:t>.</w:t>
        </w:r>
      </w:ins>
    </w:p>
    <w:p w14:paraId="4838B916" w14:textId="276E5619" w:rsidR="00133F50" w:rsidRPr="002938E0" w:rsidRDefault="00133F50" w:rsidP="00404CAF">
      <w:pPr>
        <w:pStyle w:val="ListParagraph"/>
        <w:numPr>
          <w:ilvl w:val="0"/>
          <w:numId w:val="34"/>
        </w:numPr>
        <w:spacing w:before="0" w:after="60" w:line="240" w:lineRule="auto"/>
        <w:rPr>
          <w:rFonts w:asciiTheme="minorHAnsi" w:hAnsiTheme="minorHAnsi" w:cstheme="minorHAnsi"/>
          <w:sz w:val="22"/>
          <w:szCs w:val="22"/>
        </w:rPr>
      </w:pPr>
      <w:r w:rsidRPr="002938E0">
        <w:rPr>
          <w:rFonts w:asciiTheme="minorHAnsi" w:hAnsiTheme="minorHAnsi" w:cstheme="minorHAnsi"/>
          <w:sz w:val="22"/>
          <w:szCs w:val="22"/>
        </w:rPr>
        <w:t>Outline application functionality enabled by the data product</w:t>
      </w:r>
      <w:ins w:id="239" w:author="Teh Stand" w:date="2018-11-27T07:42:00Z">
        <w:r w:rsidR="002938E0">
          <w:rPr>
            <w:rFonts w:asciiTheme="minorHAnsi" w:hAnsiTheme="minorHAnsi" w:cstheme="minorHAnsi"/>
            <w:sz w:val="22"/>
            <w:szCs w:val="22"/>
          </w:rPr>
          <w:t>.</w:t>
        </w:r>
      </w:ins>
    </w:p>
    <w:p w14:paraId="756E912B" w14:textId="30816A9E" w:rsidR="00D93CA8" w:rsidRPr="002938E0" w:rsidRDefault="00133F50" w:rsidP="00404CAF">
      <w:pPr>
        <w:pStyle w:val="ListParagraph"/>
        <w:numPr>
          <w:ilvl w:val="0"/>
          <w:numId w:val="34"/>
        </w:numPr>
        <w:spacing w:before="0" w:after="60" w:line="240" w:lineRule="auto"/>
        <w:rPr>
          <w:rFonts w:asciiTheme="minorHAnsi" w:hAnsiTheme="minorHAnsi" w:cstheme="minorHAnsi"/>
          <w:sz w:val="22"/>
          <w:szCs w:val="22"/>
        </w:rPr>
      </w:pPr>
      <w:r w:rsidRPr="002938E0">
        <w:rPr>
          <w:rFonts w:asciiTheme="minorHAnsi" w:hAnsiTheme="minorHAnsi" w:cstheme="minorHAnsi"/>
          <w:sz w:val="22"/>
          <w:szCs w:val="22"/>
        </w:rPr>
        <w:t>Define delivery modes (transfer set, messages, web services, etc</w:t>
      </w:r>
      <w:del w:id="240" w:author="Teh Stand" w:date="2018-11-27T07:42:00Z">
        <w:r w:rsidRPr="002938E0" w:rsidDel="002938E0">
          <w:rPr>
            <w:rFonts w:asciiTheme="minorHAnsi" w:hAnsiTheme="minorHAnsi" w:cstheme="minorHAnsi"/>
            <w:sz w:val="22"/>
            <w:szCs w:val="22"/>
          </w:rPr>
          <w:delText>.</w:delText>
        </w:r>
      </w:del>
      <w:r w:rsidRPr="002938E0">
        <w:rPr>
          <w:rFonts w:asciiTheme="minorHAnsi" w:hAnsiTheme="minorHAnsi" w:cstheme="minorHAnsi"/>
          <w:sz w:val="22"/>
          <w:szCs w:val="22"/>
        </w:rPr>
        <w:t>).</w:t>
      </w:r>
    </w:p>
    <w:p w14:paraId="6FE40E54" w14:textId="1A927E8B" w:rsidR="001B15D2" w:rsidRPr="002938E0" w:rsidRDefault="001B15D2" w:rsidP="00404CAF">
      <w:pPr>
        <w:pStyle w:val="ListParagraph"/>
        <w:numPr>
          <w:ilvl w:val="0"/>
          <w:numId w:val="34"/>
        </w:numPr>
        <w:spacing w:before="0" w:after="60" w:line="240" w:lineRule="auto"/>
        <w:rPr>
          <w:rFonts w:asciiTheme="minorHAnsi" w:hAnsiTheme="minorHAnsi" w:cstheme="minorHAnsi"/>
          <w:sz w:val="22"/>
          <w:szCs w:val="22"/>
        </w:rPr>
      </w:pPr>
      <w:r w:rsidRPr="002938E0">
        <w:rPr>
          <w:rFonts w:asciiTheme="minorHAnsi" w:hAnsiTheme="minorHAnsi" w:cstheme="minorHAnsi"/>
          <w:sz w:val="22"/>
          <w:szCs w:val="22"/>
        </w:rPr>
        <w:t>Obtain approval from the appropriate sponsoring organization.</w:t>
      </w:r>
    </w:p>
    <w:p w14:paraId="078A26A9" w14:textId="25C5A950" w:rsidR="00593637" w:rsidRPr="002938E0" w:rsidRDefault="001B15D2" w:rsidP="00404CAF">
      <w:pPr>
        <w:pStyle w:val="ListParagraph"/>
        <w:numPr>
          <w:ilvl w:val="0"/>
          <w:numId w:val="34"/>
        </w:numPr>
        <w:spacing w:before="0" w:after="160" w:line="240" w:lineRule="auto"/>
        <w:rPr>
          <w:rFonts w:asciiTheme="minorHAnsi" w:hAnsiTheme="minorHAnsi" w:cstheme="minorHAnsi"/>
          <w:sz w:val="22"/>
          <w:szCs w:val="22"/>
        </w:rPr>
      </w:pPr>
      <w:r w:rsidRPr="002938E0">
        <w:rPr>
          <w:rFonts w:asciiTheme="minorHAnsi" w:hAnsiTheme="minorHAnsi" w:cstheme="minorHAnsi"/>
          <w:sz w:val="22"/>
          <w:szCs w:val="22"/>
        </w:rPr>
        <w:t xml:space="preserve">Put together a </w:t>
      </w:r>
      <w:r w:rsidR="002938E0">
        <w:rPr>
          <w:rFonts w:asciiTheme="minorHAnsi" w:hAnsiTheme="minorHAnsi" w:cstheme="minorHAnsi"/>
          <w:sz w:val="22"/>
          <w:szCs w:val="22"/>
        </w:rPr>
        <w:t>P</w:t>
      </w:r>
      <w:r w:rsidR="002938E0" w:rsidRPr="002938E0">
        <w:rPr>
          <w:rFonts w:asciiTheme="minorHAnsi" w:hAnsiTheme="minorHAnsi" w:cstheme="minorHAnsi"/>
          <w:sz w:val="22"/>
          <w:szCs w:val="22"/>
        </w:rPr>
        <w:t xml:space="preserve">roject </w:t>
      </w:r>
      <w:r w:rsidR="002938E0">
        <w:rPr>
          <w:rFonts w:asciiTheme="minorHAnsi" w:hAnsiTheme="minorHAnsi" w:cstheme="minorHAnsi"/>
          <w:sz w:val="22"/>
          <w:szCs w:val="22"/>
        </w:rPr>
        <w:t>T</w:t>
      </w:r>
      <w:r w:rsidR="002938E0" w:rsidRPr="002938E0">
        <w:rPr>
          <w:rFonts w:asciiTheme="minorHAnsi" w:hAnsiTheme="minorHAnsi" w:cstheme="minorHAnsi"/>
          <w:sz w:val="22"/>
          <w:szCs w:val="22"/>
        </w:rPr>
        <w:t>eam</w:t>
      </w:r>
      <w:r w:rsidRPr="002938E0">
        <w:rPr>
          <w:rFonts w:asciiTheme="minorHAnsi" w:hAnsiTheme="minorHAnsi" w:cstheme="minorHAnsi"/>
          <w:sz w:val="22"/>
          <w:szCs w:val="22"/>
        </w:rPr>
        <w:t>.</w:t>
      </w:r>
    </w:p>
    <w:p w14:paraId="63DB4E26" w14:textId="37F612D1" w:rsidR="002938E0" w:rsidRPr="00FA0C91" w:rsidRDefault="002938E0" w:rsidP="002F04AF">
      <w:pPr>
        <w:pStyle w:val="Heading1"/>
        <w:numPr>
          <w:ilvl w:val="0"/>
          <w:numId w:val="25"/>
        </w:numPr>
        <w:spacing w:line="240" w:lineRule="auto"/>
        <w:ind w:left="431" w:hanging="431"/>
      </w:pPr>
      <w:bookmarkStart w:id="241" w:name="_Toc532213671"/>
      <w:r>
        <w:t>Develop data model (Application Schema)</w:t>
      </w:r>
      <w:bookmarkEnd w:id="241"/>
    </w:p>
    <w:p w14:paraId="7F4F1791" w14:textId="77777777" w:rsidR="00210E9B" w:rsidRPr="00FA0C91" w:rsidRDefault="00210E9B" w:rsidP="002F04AF">
      <w:pPr>
        <w:pStyle w:val="Heading2"/>
        <w:numPr>
          <w:ilvl w:val="1"/>
          <w:numId w:val="137"/>
        </w:numPr>
        <w:spacing w:line="240" w:lineRule="auto"/>
        <w:ind w:hanging="720"/>
        <w:rPr>
          <w:lang w:val="en-GB"/>
        </w:rPr>
      </w:pPr>
      <w:bookmarkStart w:id="242" w:name="_Toc532213672"/>
      <w:r w:rsidRPr="00FA0C91">
        <w:rPr>
          <w:lang w:val="en-GB"/>
        </w:rPr>
        <w:t>Introduction</w:t>
      </w:r>
      <w:bookmarkEnd w:id="242"/>
    </w:p>
    <w:p w14:paraId="5591984D" w14:textId="26F35D65" w:rsidR="000D1330" w:rsidRPr="005617AF" w:rsidRDefault="00376350" w:rsidP="005617AF">
      <w:pPr>
        <w:spacing w:after="160" w:line="240" w:lineRule="auto"/>
        <w:rPr>
          <w:rFonts w:asciiTheme="minorHAnsi" w:hAnsiTheme="minorHAnsi" w:cstheme="minorHAnsi"/>
          <w:sz w:val="22"/>
          <w:szCs w:val="22"/>
        </w:rPr>
      </w:pPr>
      <w:r w:rsidRPr="005617AF">
        <w:rPr>
          <w:rFonts w:asciiTheme="minorHAnsi" w:hAnsiTheme="minorHAnsi" w:cstheme="minorHAnsi"/>
          <w:sz w:val="22"/>
          <w:szCs w:val="22"/>
        </w:rPr>
        <w:t xml:space="preserve">The Application Schema as defined in S-100 is usually synonymous with “domain model” as the latter term is used in information </w:t>
      </w:r>
      <w:r w:rsidR="00F97791" w:rsidRPr="005617AF">
        <w:rPr>
          <w:rFonts w:asciiTheme="minorHAnsi" w:hAnsiTheme="minorHAnsi" w:cstheme="minorHAnsi"/>
          <w:sz w:val="22"/>
          <w:szCs w:val="22"/>
        </w:rPr>
        <w:t>modelling</w:t>
      </w:r>
      <w:r w:rsidRPr="005617AF">
        <w:rPr>
          <w:rFonts w:asciiTheme="minorHAnsi" w:hAnsiTheme="minorHAnsi" w:cstheme="minorHAnsi"/>
          <w:sz w:val="22"/>
          <w:szCs w:val="22"/>
        </w:rPr>
        <w:t xml:space="preserve">. It is a </w:t>
      </w:r>
      <w:r w:rsidR="002A77CB" w:rsidRPr="005617AF">
        <w:rPr>
          <w:rFonts w:asciiTheme="minorHAnsi" w:hAnsiTheme="minorHAnsi" w:cstheme="minorHAnsi"/>
          <w:sz w:val="22"/>
          <w:szCs w:val="22"/>
        </w:rPr>
        <w:t>specification of the classes, attributes, and relationships relevant to the data product.</w:t>
      </w:r>
    </w:p>
    <w:p w14:paraId="6747C668" w14:textId="51182F5B" w:rsidR="000D1330" w:rsidRPr="005617AF" w:rsidRDefault="00C71163" w:rsidP="005617AF">
      <w:pPr>
        <w:spacing w:after="160" w:line="240" w:lineRule="auto"/>
        <w:rPr>
          <w:rFonts w:asciiTheme="minorHAnsi" w:hAnsiTheme="minorHAnsi" w:cstheme="minorHAnsi"/>
          <w:sz w:val="22"/>
          <w:szCs w:val="22"/>
        </w:rPr>
      </w:pPr>
      <w:r w:rsidRPr="005617AF">
        <w:rPr>
          <w:rFonts w:asciiTheme="minorHAnsi" w:hAnsiTheme="minorHAnsi" w:cstheme="minorHAnsi"/>
          <w:sz w:val="22"/>
          <w:szCs w:val="22"/>
        </w:rPr>
        <w:t>Generally,</w:t>
      </w:r>
      <w:r w:rsidR="002A77CB" w:rsidRPr="005617AF">
        <w:rPr>
          <w:rFonts w:asciiTheme="minorHAnsi" w:hAnsiTheme="minorHAnsi" w:cstheme="minorHAnsi"/>
          <w:sz w:val="22"/>
          <w:szCs w:val="22"/>
        </w:rPr>
        <w:t xml:space="preserve"> a </w:t>
      </w:r>
      <w:r w:rsidR="005617AF">
        <w:rPr>
          <w:rFonts w:asciiTheme="minorHAnsi" w:hAnsiTheme="minorHAnsi" w:cstheme="minorHAnsi"/>
          <w:sz w:val="22"/>
          <w:szCs w:val="22"/>
        </w:rPr>
        <w:t>P</w:t>
      </w:r>
      <w:r w:rsidR="005617AF" w:rsidRPr="005617AF">
        <w:rPr>
          <w:rFonts w:asciiTheme="minorHAnsi" w:hAnsiTheme="minorHAnsi" w:cstheme="minorHAnsi"/>
          <w:sz w:val="22"/>
          <w:szCs w:val="22"/>
        </w:rPr>
        <w:t xml:space="preserve">roduct </w:t>
      </w:r>
      <w:r w:rsidR="005617AF">
        <w:rPr>
          <w:rFonts w:asciiTheme="minorHAnsi" w:hAnsiTheme="minorHAnsi" w:cstheme="minorHAnsi"/>
          <w:sz w:val="22"/>
          <w:szCs w:val="22"/>
        </w:rPr>
        <w:t>S</w:t>
      </w:r>
      <w:r w:rsidR="005617AF" w:rsidRPr="005617AF">
        <w:rPr>
          <w:rFonts w:asciiTheme="minorHAnsi" w:hAnsiTheme="minorHAnsi" w:cstheme="minorHAnsi"/>
          <w:sz w:val="22"/>
          <w:szCs w:val="22"/>
        </w:rPr>
        <w:t xml:space="preserve">pecification </w:t>
      </w:r>
      <w:r w:rsidR="002A77CB" w:rsidRPr="005617AF">
        <w:rPr>
          <w:rFonts w:asciiTheme="minorHAnsi" w:hAnsiTheme="minorHAnsi" w:cstheme="minorHAnsi"/>
          <w:sz w:val="22"/>
          <w:szCs w:val="22"/>
        </w:rPr>
        <w:t xml:space="preserve">will include only a single </w:t>
      </w:r>
      <w:r w:rsidR="005617AF">
        <w:rPr>
          <w:rFonts w:asciiTheme="minorHAnsi" w:hAnsiTheme="minorHAnsi" w:cstheme="minorHAnsi"/>
          <w:sz w:val="22"/>
          <w:szCs w:val="22"/>
        </w:rPr>
        <w:t>A</w:t>
      </w:r>
      <w:r w:rsidR="005617AF" w:rsidRPr="005617AF">
        <w:rPr>
          <w:rFonts w:asciiTheme="minorHAnsi" w:hAnsiTheme="minorHAnsi" w:cstheme="minorHAnsi"/>
          <w:sz w:val="22"/>
          <w:szCs w:val="22"/>
        </w:rPr>
        <w:t xml:space="preserve">pplication </w:t>
      </w:r>
      <w:r w:rsidR="005617AF">
        <w:rPr>
          <w:rFonts w:asciiTheme="minorHAnsi" w:hAnsiTheme="minorHAnsi" w:cstheme="minorHAnsi"/>
          <w:sz w:val="22"/>
          <w:szCs w:val="22"/>
        </w:rPr>
        <w:t>S</w:t>
      </w:r>
      <w:r w:rsidR="005617AF" w:rsidRPr="005617AF">
        <w:rPr>
          <w:rFonts w:asciiTheme="minorHAnsi" w:hAnsiTheme="minorHAnsi" w:cstheme="minorHAnsi"/>
          <w:sz w:val="22"/>
          <w:szCs w:val="22"/>
        </w:rPr>
        <w:t xml:space="preserve">chema </w:t>
      </w:r>
      <w:r w:rsidR="002A77CB" w:rsidRPr="005617AF">
        <w:rPr>
          <w:rFonts w:asciiTheme="minorHAnsi" w:hAnsiTheme="minorHAnsi" w:cstheme="minorHAnsi"/>
          <w:sz w:val="22"/>
          <w:szCs w:val="22"/>
        </w:rPr>
        <w:t xml:space="preserve">(which may be broken up into multiple diagrams). </w:t>
      </w:r>
      <w:r w:rsidR="00376350" w:rsidRPr="005617AF">
        <w:rPr>
          <w:rFonts w:asciiTheme="minorHAnsi" w:hAnsiTheme="minorHAnsi" w:cstheme="minorHAnsi"/>
          <w:sz w:val="22"/>
          <w:szCs w:val="22"/>
        </w:rPr>
        <w:t xml:space="preserve">However, in </w:t>
      </w:r>
      <w:r w:rsidR="000D1330" w:rsidRPr="005617AF">
        <w:rPr>
          <w:rFonts w:asciiTheme="minorHAnsi" w:hAnsiTheme="minorHAnsi" w:cstheme="minorHAnsi"/>
          <w:sz w:val="22"/>
          <w:szCs w:val="22"/>
        </w:rPr>
        <w:t>theory</w:t>
      </w:r>
      <w:r w:rsidR="00376350" w:rsidRPr="005617AF">
        <w:rPr>
          <w:rFonts w:asciiTheme="minorHAnsi" w:hAnsiTheme="minorHAnsi" w:cstheme="minorHAnsi"/>
          <w:sz w:val="22"/>
          <w:szCs w:val="22"/>
        </w:rPr>
        <w:t xml:space="preserve"> a </w:t>
      </w:r>
      <w:r w:rsidR="005617AF">
        <w:rPr>
          <w:rFonts w:asciiTheme="minorHAnsi" w:hAnsiTheme="minorHAnsi" w:cstheme="minorHAnsi"/>
          <w:sz w:val="22"/>
          <w:szCs w:val="22"/>
        </w:rPr>
        <w:t>P</w:t>
      </w:r>
      <w:r w:rsidR="005617AF" w:rsidRPr="005617AF">
        <w:rPr>
          <w:rFonts w:asciiTheme="minorHAnsi" w:hAnsiTheme="minorHAnsi" w:cstheme="minorHAnsi"/>
          <w:sz w:val="22"/>
          <w:szCs w:val="22"/>
        </w:rPr>
        <w:t xml:space="preserve">roduct </w:t>
      </w:r>
      <w:r w:rsidR="005617AF">
        <w:rPr>
          <w:rFonts w:asciiTheme="minorHAnsi" w:hAnsiTheme="minorHAnsi" w:cstheme="minorHAnsi"/>
          <w:sz w:val="22"/>
          <w:szCs w:val="22"/>
        </w:rPr>
        <w:t>S</w:t>
      </w:r>
      <w:r w:rsidR="005617AF" w:rsidRPr="005617AF">
        <w:rPr>
          <w:rFonts w:asciiTheme="minorHAnsi" w:hAnsiTheme="minorHAnsi" w:cstheme="minorHAnsi"/>
          <w:sz w:val="22"/>
          <w:szCs w:val="22"/>
        </w:rPr>
        <w:t xml:space="preserve">pecification </w:t>
      </w:r>
      <w:r w:rsidR="00376350" w:rsidRPr="005617AF">
        <w:rPr>
          <w:rFonts w:asciiTheme="minorHAnsi" w:hAnsiTheme="minorHAnsi" w:cstheme="minorHAnsi"/>
          <w:sz w:val="22"/>
          <w:szCs w:val="22"/>
        </w:rPr>
        <w:t xml:space="preserve">that describes different scopes may need to </w:t>
      </w:r>
      <w:r w:rsidR="000D1330" w:rsidRPr="005617AF">
        <w:rPr>
          <w:rFonts w:asciiTheme="minorHAnsi" w:hAnsiTheme="minorHAnsi" w:cstheme="minorHAnsi"/>
          <w:sz w:val="22"/>
          <w:szCs w:val="22"/>
        </w:rPr>
        <w:t>distinguish</w:t>
      </w:r>
      <w:r w:rsidR="00376350" w:rsidRPr="005617AF">
        <w:rPr>
          <w:rFonts w:asciiTheme="minorHAnsi" w:hAnsiTheme="minorHAnsi" w:cstheme="minorHAnsi"/>
          <w:sz w:val="22"/>
          <w:szCs w:val="22"/>
        </w:rPr>
        <w:t xml:space="preserve"> </w:t>
      </w:r>
      <w:r w:rsidR="005617AF">
        <w:rPr>
          <w:rFonts w:asciiTheme="minorHAnsi" w:hAnsiTheme="minorHAnsi" w:cstheme="minorHAnsi"/>
          <w:sz w:val="22"/>
          <w:szCs w:val="22"/>
        </w:rPr>
        <w:t>A</w:t>
      </w:r>
      <w:r w:rsidR="005617AF" w:rsidRPr="005617AF">
        <w:rPr>
          <w:rFonts w:asciiTheme="minorHAnsi" w:hAnsiTheme="minorHAnsi" w:cstheme="minorHAnsi"/>
          <w:sz w:val="22"/>
          <w:szCs w:val="22"/>
        </w:rPr>
        <w:t xml:space="preserve">pplication </w:t>
      </w:r>
      <w:r w:rsidR="005617AF">
        <w:rPr>
          <w:rFonts w:asciiTheme="minorHAnsi" w:hAnsiTheme="minorHAnsi" w:cstheme="minorHAnsi"/>
          <w:sz w:val="22"/>
          <w:szCs w:val="22"/>
        </w:rPr>
        <w:t>S</w:t>
      </w:r>
      <w:r w:rsidR="005617AF" w:rsidRPr="005617AF">
        <w:rPr>
          <w:rFonts w:asciiTheme="minorHAnsi" w:hAnsiTheme="minorHAnsi" w:cstheme="minorHAnsi"/>
          <w:sz w:val="22"/>
          <w:szCs w:val="22"/>
        </w:rPr>
        <w:t xml:space="preserve">chema </w:t>
      </w:r>
      <w:r w:rsidR="00376350" w:rsidRPr="005617AF">
        <w:rPr>
          <w:rFonts w:asciiTheme="minorHAnsi" w:hAnsiTheme="minorHAnsi" w:cstheme="minorHAnsi"/>
          <w:sz w:val="22"/>
          <w:szCs w:val="22"/>
        </w:rPr>
        <w:t>for different scopes</w:t>
      </w:r>
      <w:r w:rsidR="000D1330" w:rsidRPr="005617AF">
        <w:rPr>
          <w:rFonts w:asciiTheme="minorHAnsi" w:hAnsiTheme="minorHAnsi" w:cstheme="minorHAnsi"/>
          <w:sz w:val="22"/>
          <w:szCs w:val="22"/>
        </w:rPr>
        <w:t xml:space="preserve"> – for example a product that includes both vector and coverage data might need two </w:t>
      </w:r>
      <w:r w:rsidR="00D32955">
        <w:rPr>
          <w:rFonts w:asciiTheme="minorHAnsi" w:hAnsiTheme="minorHAnsi" w:cstheme="minorHAnsi"/>
          <w:sz w:val="22"/>
          <w:szCs w:val="22"/>
        </w:rPr>
        <w:t>A</w:t>
      </w:r>
      <w:r w:rsidR="000D1330" w:rsidRPr="005617AF">
        <w:rPr>
          <w:rFonts w:asciiTheme="minorHAnsi" w:hAnsiTheme="minorHAnsi" w:cstheme="minorHAnsi"/>
          <w:sz w:val="22"/>
          <w:szCs w:val="22"/>
        </w:rPr>
        <w:t xml:space="preserve">pplication </w:t>
      </w:r>
      <w:r w:rsidR="00D32955">
        <w:rPr>
          <w:rFonts w:asciiTheme="minorHAnsi" w:hAnsiTheme="minorHAnsi" w:cstheme="minorHAnsi"/>
          <w:sz w:val="22"/>
          <w:szCs w:val="22"/>
        </w:rPr>
        <w:t>S</w:t>
      </w:r>
      <w:r w:rsidR="000D1330" w:rsidRPr="005617AF">
        <w:rPr>
          <w:rFonts w:asciiTheme="minorHAnsi" w:hAnsiTheme="minorHAnsi" w:cstheme="minorHAnsi"/>
          <w:sz w:val="22"/>
          <w:szCs w:val="22"/>
        </w:rPr>
        <w:t xml:space="preserve">chemas, or a product designed for information exchange by exchange set as well as web services may need two </w:t>
      </w:r>
      <w:r w:rsidR="00D32955">
        <w:rPr>
          <w:rFonts w:asciiTheme="minorHAnsi" w:hAnsiTheme="minorHAnsi" w:cstheme="minorHAnsi"/>
          <w:sz w:val="22"/>
          <w:szCs w:val="22"/>
        </w:rPr>
        <w:t>A</w:t>
      </w:r>
      <w:r w:rsidR="000D1330" w:rsidRPr="005617AF">
        <w:rPr>
          <w:rFonts w:asciiTheme="minorHAnsi" w:hAnsiTheme="minorHAnsi" w:cstheme="minorHAnsi"/>
          <w:sz w:val="22"/>
          <w:szCs w:val="22"/>
        </w:rPr>
        <w:t xml:space="preserve">pplication </w:t>
      </w:r>
      <w:r w:rsidR="00D32955">
        <w:rPr>
          <w:rFonts w:asciiTheme="minorHAnsi" w:hAnsiTheme="minorHAnsi" w:cstheme="minorHAnsi"/>
          <w:sz w:val="22"/>
          <w:szCs w:val="22"/>
        </w:rPr>
        <w:t>S</w:t>
      </w:r>
      <w:r w:rsidR="000D1330" w:rsidRPr="005617AF">
        <w:rPr>
          <w:rFonts w:asciiTheme="minorHAnsi" w:hAnsiTheme="minorHAnsi" w:cstheme="minorHAnsi"/>
          <w:sz w:val="22"/>
          <w:szCs w:val="22"/>
        </w:rPr>
        <w:t>chemas.</w:t>
      </w:r>
    </w:p>
    <w:p w14:paraId="7F69AEEC" w14:textId="7256A136" w:rsidR="006A2316" w:rsidRPr="005617AF" w:rsidRDefault="000D1330" w:rsidP="005617AF">
      <w:pPr>
        <w:pBdr>
          <w:top w:val="single" w:sz="4" w:space="6" w:color="auto"/>
          <w:left w:val="single" w:sz="4" w:space="4" w:color="auto"/>
          <w:bottom w:val="single" w:sz="4" w:space="6" w:color="auto"/>
          <w:right w:val="single" w:sz="4" w:space="4" w:color="auto"/>
        </w:pBdr>
        <w:spacing w:after="160" w:line="240" w:lineRule="auto"/>
        <w:rPr>
          <w:rFonts w:asciiTheme="minorHAnsi" w:hAnsiTheme="minorHAnsi" w:cstheme="minorHAnsi"/>
          <w:sz w:val="22"/>
          <w:szCs w:val="22"/>
        </w:rPr>
      </w:pPr>
      <w:r w:rsidRPr="005617AF">
        <w:rPr>
          <w:rFonts w:asciiTheme="minorHAnsi" w:hAnsiTheme="minorHAnsi" w:cstheme="minorHAnsi"/>
          <w:sz w:val="22"/>
          <w:szCs w:val="22"/>
        </w:rPr>
        <w:t xml:space="preserve">To minimize complexity, </w:t>
      </w:r>
      <w:r w:rsidR="005617AF">
        <w:rPr>
          <w:rFonts w:asciiTheme="minorHAnsi" w:hAnsiTheme="minorHAnsi" w:cstheme="minorHAnsi"/>
          <w:sz w:val="22"/>
          <w:szCs w:val="22"/>
        </w:rPr>
        <w:t>P</w:t>
      </w:r>
      <w:r w:rsidR="005617AF" w:rsidRPr="005617AF">
        <w:rPr>
          <w:rFonts w:asciiTheme="minorHAnsi" w:hAnsiTheme="minorHAnsi" w:cstheme="minorHAnsi"/>
          <w:sz w:val="22"/>
          <w:szCs w:val="22"/>
        </w:rPr>
        <w:t xml:space="preserve">roduct </w:t>
      </w:r>
      <w:r w:rsidR="005617AF">
        <w:rPr>
          <w:rFonts w:asciiTheme="minorHAnsi" w:hAnsiTheme="minorHAnsi" w:cstheme="minorHAnsi"/>
          <w:sz w:val="22"/>
          <w:szCs w:val="22"/>
        </w:rPr>
        <w:t>S</w:t>
      </w:r>
      <w:r w:rsidR="005617AF" w:rsidRPr="005617AF">
        <w:rPr>
          <w:rFonts w:asciiTheme="minorHAnsi" w:hAnsiTheme="minorHAnsi" w:cstheme="minorHAnsi"/>
          <w:sz w:val="22"/>
          <w:szCs w:val="22"/>
        </w:rPr>
        <w:t xml:space="preserve">pecification </w:t>
      </w:r>
      <w:r w:rsidRPr="005617AF">
        <w:rPr>
          <w:rFonts w:asciiTheme="minorHAnsi" w:hAnsiTheme="minorHAnsi" w:cstheme="minorHAnsi"/>
          <w:sz w:val="22"/>
          <w:szCs w:val="22"/>
        </w:rPr>
        <w:t xml:space="preserve">developers should </w:t>
      </w:r>
      <w:r w:rsidR="00BC3BC9" w:rsidRPr="005617AF">
        <w:rPr>
          <w:rFonts w:asciiTheme="minorHAnsi" w:hAnsiTheme="minorHAnsi" w:cstheme="minorHAnsi"/>
          <w:sz w:val="22"/>
          <w:szCs w:val="22"/>
        </w:rPr>
        <w:t>try</w:t>
      </w:r>
      <w:r w:rsidRPr="005617AF">
        <w:rPr>
          <w:rFonts w:asciiTheme="minorHAnsi" w:hAnsiTheme="minorHAnsi" w:cstheme="minorHAnsi"/>
          <w:sz w:val="22"/>
          <w:szCs w:val="22"/>
        </w:rPr>
        <w:t xml:space="preserve"> to avoid defining multiple </w:t>
      </w:r>
      <w:r w:rsidR="00D32955">
        <w:rPr>
          <w:rFonts w:asciiTheme="minorHAnsi" w:hAnsiTheme="minorHAnsi" w:cstheme="minorHAnsi"/>
          <w:sz w:val="22"/>
          <w:szCs w:val="22"/>
        </w:rPr>
        <w:t>A</w:t>
      </w:r>
      <w:r w:rsidRPr="005617AF">
        <w:rPr>
          <w:rFonts w:asciiTheme="minorHAnsi" w:hAnsiTheme="minorHAnsi" w:cstheme="minorHAnsi"/>
          <w:sz w:val="22"/>
          <w:szCs w:val="22"/>
        </w:rPr>
        <w:t xml:space="preserve">pplication </w:t>
      </w:r>
      <w:r w:rsidR="00D32955">
        <w:rPr>
          <w:rFonts w:asciiTheme="minorHAnsi" w:hAnsiTheme="minorHAnsi" w:cstheme="minorHAnsi"/>
          <w:sz w:val="22"/>
          <w:szCs w:val="22"/>
        </w:rPr>
        <w:t>S</w:t>
      </w:r>
      <w:r w:rsidRPr="005617AF">
        <w:rPr>
          <w:rFonts w:asciiTheme="minorHAnsi" w:hAnsiTheme="minorHAnsi" w:cstheme="minorHAnsi"/>
          <w:sz w:val="22"/>
          <w:szCs w:val="22"/>
        </w:rPr>
        <w:t>chemas.</w:t>
      </w:r>
    </w:p>
    <w:p w14:paraId="2324BCB3" w14:textId="3E028A74" w:rsidR="00376350" w:rsidRPr="005617AF" w:rsidRDefault="006A2316" w:rsidP="005617AF">
      <w:pPr>
        <w:pBdr>
          <w:top w:val="single" w:sz="4" w:space="6" w:color="auto"/>
          <w:left w:val="single" w:sz="4" w:space="4" w:color="auto"/>
          <w:bottom w:val="single" w:sz="4" w:space="6" w:color="auto"/>
          <w:right w:val="single" w:sz="4" w:space="4" w:color="auto"/>
        </w:pBdr>
        <w:spacing w:after="160" w:line="240" w:lineRule="auto"/>
        <w:rPr>
          <w:rFonts w:asciiTheme="minorHAnsi" w:hAnsiTheme="minorHAnsi" w:cstheme="minorHAnsi"/>
          <w:sz w:val="22"/>
          <w:szCs w:val="22"/>
        </w:rPr>
      </w:pPr>
      <w:r w:rsidRPr="005617AF">
        <w:rPr>
          <w:rFonts w:asciiTheme="minorHAnsi" w:hAnsiTheme="minorHAnsi" w:cstheme="minorHAnsi"/>
          <w:sz w:val="22"/>
          <w:szCs w:val="22"/>
        </w:rPr>
        <w:t xml:space="preserve">Note that this does not prevent a single </w:t>
      </w:r>
      <w:r w:rsidR="005617AF">
        <w:rPr>
          <w:rFonts w:asciiTheme="minorHAnsi" w:hAnsiTheme="minorHAnsi" w:cstheme="minorHAnsi"/>
          <w:sz w:val="22"/>
          <w:szCs w:val="22"/>
        </w:rPr>
        <w:t>A</w:t>
      </w:r>
      <w:r w:rsidR="005617AF" w:rsidRPr="005617AF">
        <w:rPr>
          <w:rFonts w:asciiTheme="minorHAnsi" w:hAnsiTheme="minorHAnsi" w:cstheme="minorHAnsi"/>
          <w:sz w:val="22"/>
          <w:szCs w:val="22"/>
        </w:rPr>
        <w:t xml:space="preserve">pplication </w:t>
      </w:r>
      <w:r w:rsidR="005617AF">
        <w:rPr>
          <w:rFonts w:asciiTheme="minorHAnsi" w:hAnsiTheme="minorHAnsi" w:cstheme="minorHAnsi"/>
          <w:sz w:val="22"/>
          <w:szCs w:val="22"/>
        </w:rPr>
        <w:t>S</w:t>
      </w:r>
      <w:r w:rsidR="005617AF" w:rsidRPr="005617AF">
        <w:rPr>
          <w:rFonts w:asciiTheme="minorHAnsi" w:hAnsiTheme="minorHAnsi" w:cstheme="minorHAnsi"/>
          <w:sz w:val="22"/>
          <w:szCs w:val="22"/>
        </w:rPr>
        <w:t xml:space="preserve">chema </w:t>
      </w:r>
      <w:r w:rsidRPr="005617AF">
        <w:rPr>
          <w:rFonts w:asciiTheme="minorHAnsi" w:hAnsiTheme="minorHAnsi" w:cstheme="minorHAnsi"/>
          <w:sz w:val="22"/>
          <w:szCs w:val="22"/>
        </w:rPr>
        <w:t>from being depicted using multiple diagrams.</w:t>
      </w:r>
    </w:p>
    <w:p w14:paraId="7855365C" w14:textId="1BFC58AD" w:rsidR="006A2316" w:rsidRPr="005617AF" w:rsidRDefault="001B3067" w:rsidP="00B5738D">
      <w:pPr>
        <w:spacing w:after="160" w:line="240" w:lineRule="auto"/>
        <w:rPr>
          <w:rFonts w:asciiTheme="minorHAnsi" w:hAnsiTheme="minorHAnsi" w:cstheme="minorHAnsi"/>
          <w:sz w:val="22"/>
          <w:szCs w:val="22"/>
        </w:rPr>
      </w:pPr>
      <w:r w:rsidRPr="005617AF">
        <w:rPr>
          <w:rFonts w:asciiTheme="minorHAnsi" w:hAnsiTheme="minorHAnsi" w:cstheme="minorHAnsi"/>
          <w:sz w:val="22"/>
          <w:szCs w:val="22"/>
        </w:rPr>
        <w:t xml:space="preserve">The </w:t>
      </w:r>
      <w:r w:rsidR="005617AF">
        <w:rPr>
          <w:rFonts w:asciiTheme="minorHAnsi" w:hAnsiTheme="minorHAnsi" w:cstheme="minorHAnsi"/>
          <w:sz w:val="22"/>
          <w:szCs w:val="22"/>
        </w:rPr>
        <w:t>A</w:t>
      </w:r>
      <w:r w:rsidR="005617AF" w:rsidRPr="005617AF">
        <w:rPr>
          <w:rFonts w:asciiTheme="minorHAnsi" w:hAnsiTheme="minorHAnsi" w:cstheme="minorHAnsi"/>
          <w:sz w:val="22"/>
          <w:szCs w:val="22"/>
        </w:rPr>
        <w:t xml:space="preserve">pplication </w:t>
      </w:r>
      <w:r w:rsidR="005617AF">
        <w:rPr>
          <w:rFonts w:asciiTheme="minorHAnsi" w:hAnsiTheme="minorHAnsi" w:cstheme="minorHAnsi"/>
          <w:sz w:val="22"/>
          <w:szCs w:val="22"/>
        </w:rPr>
        <w:t>S</w:t>
      </w:r>
      <w:r w:rsidR="005617AF" w:rsidRPr="005617AF">
        <w:rPr>
          <w:rFonts w:asciiTheme="minorHAnsi" w:hAnsiTheme="minorHAnsi" w:cstheme="minorHAnsi"/>
          <w:sz w:val="22"/>
          <w:szCs w:val="22"/>
        </w:rPr>
        <w:t xml:space="preserve">chema </w:t>
      </w:r>
      <w:r w:rsidRPr="005617AF">
        <w:rPr>
          <w:rFonts w:asciiTheme="minorHAnsi" w:hAnsiTheme="minorHAnsi" w:cstheme="minorHAnsi"/>
          <w:sz w:val="22"/>
          <w:szCs w:val="22"/>
        </w:rPr>
        <w:t xml:space="preserve">should describe only the features, information types, and their attributes and relationships which are to be included in the data product. Any other classes, constraints, or elements (such as actors, state diagrams, process flows, etc) which are considered necessary for an understanding of the data product and its role in applications, services, or service portfolios should be distinguished from the </w:t>
      </w:r>
      <w:r w:rsidR="005617AF">
        <w:rPr>
          <w:rFonts w:asciiTheme="minorHAnsi" w:hAnsiTheme="minorHAnsi" w:cstheme="minorHAnsi"/>
          <w:sz w:val="22"/>
          <w:szCs w:val="22"/>
        </w:rPr>
        <w:t>A</w:t>
      </w:r>
      <w:r w:rsidR="005617AF" w:rsidRPr="005617AF">
        <w:rPr>
          <w:rFonts w:asciiTheme="minorHAnsi" w:hAnsiTheme="minorHAnsi" w:cstheme="minorHAnsi"/>
          <w:sz w:val="22"/>
          <w:szCs w:val="22"/>
        </w:rPr>
        <w:t xml:space="preserve">pplication </w:t>
      </w:r>
      <w:r w:rsidR="005617AF">
        <w:rPr>
          <w:rFonts w:asciiTheme="minorHAnsi" w:hAnsiTheme="minorHAnsi" w:cstheme="minorHAnsi"/>
          <w:sz w:val="22"/>
          <w:szCs w:val="22"/>
        </w:rPr>
        <w:t>S</w:t>
      </w:r>
      <w:r w:rsidR="005617AF" w:rsidRPr="005617AF">
        <w:rPr>
          <w:rFonts w:asciiTheme="minorHAnsi" w:hAnsiTheme="minorHAnsi" w:cstheme="minorHAnsi"/>
          <w:sz w:val="22"/>
          <w:szCs w:val="22"/>
        </w:rPr>
        <w:t xml:space="preserve">chema </w:t>
      </w:r>
      <w:r w:rsidRPr="005617AF">
        <w:rPr>
          <w:rFonts w:asciiTheme="minorHAnsi" w:hAnsiTheme="minorHAnsi" w:cstheme="minorHAnsi"/>
          <w:sz w:val="22"/>
          <w:szCs w:val="22"/>
        </w:rPr>
        <w:t xml:space="preserve">and documented separately in the </w:t>
      </w:r>
      <w:r w:rsidR="005617AF">
        <w:rPr>
          <w:rFonts w:asciiTheme="minorHAnsi" w:hAnsiTheme="minorHAnsi" w:cstheme="minorHAnsi"/>
          <w:sz w:val="22"/>
          <w:szCs w:val="22"/>
        </w:rPr>
        <w:t>P</w:t>
      </w:r>
      <w:r w:rsidR="005617AF" w:rsidRPr="005617AF">
        <w:rPr>
          <w:rFonts w:asciiTheme="minorHAnsi" w:hAnsiTheme="minorHAnsi" w:cstheme="minorHAnsi"/>
          <w:sz w:val="22"/>
          <w:szCs w:val="22"/>
        </w:rPr>
        <w:t xml:space="preserve">roduct </w:t>
      </w:r>
      <w:r w:rsidR="005617AF">
        <w:rPr>
          <w:rFonts w:asciiTheme="minorHAnsi" w:hAnsiTheme="minorHAnsi" w:cstheme="minorHAnsi"/>
          <w:sz w:val="22"/>
          <w:szCs w:val="22"/>
        </w:rPr>
        <w:t>S</w:t>
      </w:r>
      <w:r w:rsidR="005617AF" w:rsidRPr="005617AF">
        <w:rPr>
          <w:rFonts w:asciiTheme="minorHAnsi" w:hAnsiTheme="minorHAnsi" w:cstheme="minorHAnsi"/>
          <w:sz w:val="22"/>
          <w:szCs w:val="22"/>
        </w:rPr>
        <w:t>pecification</w:t>
      </w:r>
      <w:r w:rsidRPr="005617AF">
        <w:rPr>
          <w:rFonts w:asciiTheme="minorHAnsi" w:hAnsiTheme="minorHAnsi" w:cstheme="minorHAnsi"/>
          <w:sz w:val="22"/>
          <w:szCs w:val="22"/>
        </w:rPr>
        <w:t>.</w:t>
      </w:r>
    </w:p>
    <w:p w14:paraId="3979EFFE" w14:textId="6AA2EABE" w:rsidR="00E809B2" w:rsidRPr="005617AF" w:rsidRDefault="00E809B2" w:rsidP="00B5738D">
      <w:pPr>
        <w:spacing w:after="160" w:line="240" w:lineRule="auto"/>
        <w:rPr>
          <w:rFonts w:asciiTheme="minorHAnsi" w:hAnsiTheme="minorHAnsi" w:cstheme="minorHAnsi"/>
          <w:sz w:val="22"/>
          <w:szCs w:val="22"/>
        </w:rPr>
      </w:pPr>
      <w:r w:rsidRPr="005617AF">
        <w:rPr>
          <w:rFonts w:asciiTheme="minorHAnsi" w:hAnsiTheme="minorHAnsi" w:cstheme="minorHAnsi"/>
          <w:sz w:val="22"/>
          <w:szCs w:val="22"/>
        </w:rPr>
        <w:t xml:space="preserve">Application </w:t>
      </w:r>
      <w:r w:rsidR="00D32955">
        <w:rPr>
          <w:rFonts w:asciiTheme="minorHAnsi" w:hAnsiTheme="minorHAnsi" w:cstheme="minorHAnsi"/>
          <w:sz w:val="22"/>
          <w:szCs w:val="22"/>
        </w:rPr>
        <w:t>S</w:t>
      </w:r>
      <w:r w:rsidRPr="005617AF">
        <w:rPr>
          <w:rFonts w:asciiTheme="minorHAnsi" w:hAnsiTheme="minorHAnsi" w:cstheme="minorHAnsi"/>
          <w:sz w:val="22"/>
          <w:szCs w:val="22"/>
        </w:rPr>
        <w:t xml:space="preserve">chemas are generally a </w:t>
      </w:r>
      <w:r w:rsidR="00F97791" w:rsidRPr="005617AF">
        <w:rPr>
          <w:rFonts w:asciiTheme="minorHAnsi" w:hAnsiTheme="minorHAnsi" w:cstheme="minorHAnsi"/>
          <w:sz w:val="22"/>
          <w:szCs w:val="22"/>
        </w:rPr>
        <w:t>trade-off</w:t>
      </w:r>
      <w:r w:rsidRPr="005617AF">
        <w:rPr>
          <w:rFonts w:asciiTheme="minorHAnsi" w:hAnsiTheme="minorHAnsi" w:cstheme="minorHAnsi"/>
          <w:sz w:val="22"/>
          <w:szCs w:val="22"/>
        </w:rPr>
        <w:t xml:space="preserve"> between abstraction, complexity, delivery</w:t>
      </w:r>
      <w:r w:rsidR="000752C6" w:rsidRPr="005617AF">
        <w:rPr>
          <w:rFonts w:asciiTheme="minorHAnsi" w:hAnsiTheme="minorHAnsi" w:cstheme="minorHAnsi"/>
          <w:sz w:val="22"/>
          <w:szCs w:val="22"/>
        </w:rPr>
        <w:t>,</w:t>
      </w:r>
      <w:r w:rsidRPr="005617AF">
        <w:rPr>
          <w:rFonts w:asciiTheme="minorHAnsi" w:hAnsiTheme="minorHAnsi" w:cstheme="minorHAnsi"/>
          <w:sz w:val="22"/>
          <w:szCs w:val="22"/>
        </w:rPr>
        <w:t xml:space="preserve"> and implementation considerations. Model developers should try to limit the number of model elements while still allowing implementations to make appropriate (conceptually appropriate, logically appropriate, consistent, correct, and performance-based) distinctions.</w:t>
      </w:r>
    </w:p>
    <w:p w14:paraId="442E98D0" w14:textId="04EABBFB" w:rsidR="00E809B2" w:rsidRPr="005617AF" w:rsidRDefault="00E809B2" w:rsidP="00B5738D">
      <w:pPr>
        <w:spacing w:after="160" w:line="240" w:lineRule="auto"/>
        <w:rPr>
          <w:rFonts w:asciiTheme="minorHAnsi" w:hAnsiTheme="minorHAnsi" w:cstheme="minorHAnsi"/>
          <w:sz w:val="22"/>
          <w:szCs w:val="22"/>
        </w:rPr>
      </w:pPr>
      <w:r w:rsidRPr="005617AF">
        <w:rPr>
          <w:rFonts w:asciiTheme="minorHAnsi" w:hAnsiTheme="minorHAnsi" w:cstheme="minorHAnsi"/>
          <w:sz w:val="22"/>
          <w:szCs w:val="22"/>
        </w:rPr>
        <w:t>The principles of data normalization learned in relational database design should be kept in mind, but model developers should also note that an S-100</w:t>
      </w:r>
      <w:r w:rsidR="0009115E" w:rsidRPr="005617AF">
        <w:rPr>
          <w:rFonts w:asciiTheme="minorHAnsi" w:hAnsiTheme="minorHAnsi" w:cstheme="minorHAnsi"/>
          <w:sz w:val="22"/>
          <w:szCs w:val="22"/>
        </w:rPr>
        <w:t>-based</w:t>
      </w:r>
      <w:r w:rsidRPr="005617AF">
        <w:rPr>
          <w:rFonts w:asciiTheme="minorHAnsi" w:hAnsiTheme="minorHAnsi" w:cstheme="minorHAnsi"/>
          <w:sz w:val="22"/>
          <w:szCs w:val="22"/>
        </w:rPr>
        <w:t xml:space="preserve"> domain model and applications schema are object-attribute-relationship models and not database designs.</w:t>
      </w:r>
    </w:p>
    <w:p w14:paraId="78A55969" w14:textId="68489FB3" w:rsidR="00B9457A" w:rsidRPr="00FA0C91" w:rsidRDefault="00B9457A" w:rsidP="002F04AF">
      <w:pPr>
        <w:pStyle w:val="Heading2"/>
        <w:numPr>
          <w:ilvl w:val="1"/>
          <w:numId w:val="137"/>
        </w:numPr>
        <w:spacing w:line="240" w:lineRule="auto"/>
        <w:ind w:hanging="720"/>
        <w:rPr>
          <w:lang w:val="en-GB"/>
        </w:rPr>
      </w:pPr>
      <w:bookmarkStart w:id="243" w:name="_Toc532213673"/>
      <w:r>
        <w:rPr>
          <w:lang w:val="en-GB"/>
        </w:rPr>
        <w:t>Steps in model development</w:t>
      </w:r>
      <w:bookmarkEnd w:id="243"/>
    </w:p>
    <w:p w14:paraId="5DB403C5" w14:textId="7DC1D991" w:rsidR="008E70B1" w:rsidRPr="00A02D2C" w:rsidRDefault="008E70B1">
      <w:pPr>
        <w:pStyle w:val="ListParagraph"/>
        <w:numPr>
          <w:ilvl w:val="0"/>
          <w:numId w:val="138"/>
        </w:numPr>
        <w:tabs>
          <w:tab w:val="left" w:pos="426"/>
        </w:tabs>
        <w:spacing w:after="160" w:line="240" w:lineRule="auto"/>
        <w:ind w:left="0" w:firstLine="0"/>
        <w:rPr>
          <w:rFonts w:asciiTheme="minorHAnsi" w:hAnsiTheme="minorHAnsi" w:cstheme="minorHAnsi"/>
          <w:sz w:val="22"/>
          <w:szCs w:val="22"/>
        </w:rPr>
        <w:pPrChange w:id="244" w:author="Teh Stand" w:date="2018-11-29T15:21:00Z">
          <w:pPr>
            <w:spacing w:after="160" w:line="240" w:lineRule="auto"/>
          </w:pPr>
        </w:pPrChange>
      </w:pPr>
      <w:r w:rsidRPr="00A02D2C">
        <w:rPr>
          <w:rFonts w:asciiTheme="minorHAnsi" w:hAnsiTheme="minorHAnsi" w:cstheme="minorHAnsi"/>
          <w:sz w:val="22"/>
          <w:szCs w:val="22"/>
        </w:rPr>
        <w:t>Determine whether the data product is coverage or vector data.</w:t>
      </w:r>
      <w:r w:rsidR="000E1873" w:rsidRPr="00A02D2C">
        <w:rPr>
          <w:rFonts w:asciiTheme="minorHAnsi" w:hAnsiTheme="minorHAnsi" w:cstheme="minorHAnsi"/>
          <w:sz w:val="22"/>
          <w:szCs w:val="22"/>
        </w:rPr>
        <w:t xml:space="preserve"> Coverage data is characterized by values of characteristics distributed over an area or areas, while vector data is characterized by localized regions (points, and/or areas) that possess boundaries and do not exhibit internal variation in characteristic values (or where such internal variations can be ignored).</w:t>
      </w:r>
    </w:p>
    <w:p w14:paraId="05AF96AA" w14:textId="49740EC5" w:rsidR="00504DBB" w:rsidRPr="00A02D2C" w:rsidRDefault="00DC284F">
      <w:pPr>
        <w:pStyle w:val="ListParagraph"/>
        <w:numPr>
          <w:ilvl w:val="0"/>
          <w:numId w:val="138"/>
        </w:numPr>
        <w:tabs>
          <w:tab w:val="left" w:pos="426"/>
        </w:tabs>
        <w:spacing w:after="160" w:line="240" w:lineRule="auto"/>
        <w:ind w:left="0" w:firstLine="0"/>
        <w:rPr>
          <w:rFonts w:asciiTheme="minorHAnsi" w:hAnsiTheme="minorHAnsi" w:cstheme="minorHAnsi"/>
          <w:sz w:val="22"/>
          <w:szCs w:val="22"/>
        </w:rPr>
        <w:pPrChange w:id="245" w:author="Teh Stand" w:date="2018-11-29T15:21:00Z">
          <w:pPr>
            <w:spacing w:after="160" w:line="240" w:lineRule="auto"/>
          </w:pPr>
        </w:pPrChange>
      </w:pPr>
      <w:r w:rsidRPr="00A02D2C">
        <w:rPr>
          <w:rFonts w:asciiTheme="minorHAnsi" w:hAnsiTheme="minorHAnsi" w:cstheme="minorHAnsi"/>
          <w:sz w:val="22"/>
          <w:szCs w:val="22"/>
        </w:rPr>
        <w:lastRenderedPageBreak/>
        <w:t xml:space="preserve">Identify the concepts in the application domain. This will involve reviewing the source material to identify important features and information chunks in the domain which will be useful to end-users in the context of the use cases </w:t>
      </w:r>
      <w:r w:rsidR="00504DBB" w:rsidRPr="00A02D2C">
        <w:rPr>
          <w:rFonts w:asciiTheme="minorHAnsi" w:hAnsiTheme="minorHAnsi" w:cstheme="minorHAnsi"/>
          <w:sz w:val="22"/>
          <w:szCs w:val="22"/>
        </w:rPr>
        <w:t xml:space="preserve">defined in the initiation phase. Source material will include the sample texts identified in the initiation phase and, if available, documentation and data dictionaries of relevant applications, requirements for existing or hypothetical applications, related standards and circulars from IEC, IMO, IALA, etc. </w:t>
      </w:r>
    </w:p>
    <w:p w14:paraId="29345BAA" w14:textId="7579787A" w:rsidR="00DC284F" w:rsidRPr="00A02D2C" w:rsidRDefault="00504DBB">
      <w:pPr>
        <w:pStyle w:val="ListParagraph"/>
        <w:numPr>
          <w:ilvl w:val="0"/>
          <w:numId w:val="138"/>
        </w:numPr>
        <w:tabs>
          <w:tab w:val="left" w:pos="426"/>
        </w:tabs>
        <w:spacing w:after="160" w:line="240" w:lineRule="auto"/>
        <w:ind w:left="0" w:firstLine="0"/>
        <w:rPr>
          <w:rFonts w:asciiTheme="minorHAnsi" w:hAnsiTheme="minorHAnsi" w:cstheme="minorHAnsi"/>
          <w:sz w:val="22"/>
          <w:szCs w:val="22"/>
        </w:rPr>
        <w:pPrChange w:id="246" w:author="Teh Stand" w:date="2018-11-29T15:21:00Z">
          <w:pPr>
            <w:spacing w:after="160" w:line="240" w:lineRule="auto"/>
          </w:pPr>
        </w:pPrChange>
      </w:pPr>
      <w:r w:rsidRPr="00A02D2C">
        <w:rPr>
          <w:rFonts w:asciiTheme="minorHAnsi" w:hAnsiTheme="minorHAnsi" w:cstheme="minorHAnsi"/>
          <w:sz w:val="22"/>
          <w:szCs w:val="22"/>
        </w:rPr>
        <w:t xml:space="preserve">Search for </w:t>
      </w:r>
      <w:r w:rsidR="00706A6E" w:rsidRPr="00A02D2C">
        <w:rPr>
          <w:rFonts w:asciiTheme="minorHAnsi" w:hAnsiTheme="minorHAnsi" w:cstheme="minorHAnsi"/>
          <w:sz w:val="22"/>
          <w:szCs w:val="22"/>
        </w:rPr>
        <w:t xml:space="preserve">existing </w:t>
      </w:r>
      <w:r w:rsidR="00303223" w:rsidRPr="00A02D2C">
        <w:rPr>
          <w:rFonts w:asciiTheme="minorHAnsi" w:hAnsiTheme="minorHAnsi" w:cstheme="minorHAnsi"/>
          <w:sz w:val="22"/>
          <w:szCs w:val="22"/>
        </w:rPr>
        <w:t>concepts (classes, attributes</w:t>
      </w:r>
      <w:del w:id="247" w:author="Teh Stand" w:date="2018-11-29T15:24:00Z">
        <w:r w:rsidR="00303223" w:rsidRPr="00A02D2C" w:rsidDel="00682C62">
          <w:rPr>
            <w:rFonts w:asciiTheme="minorHAnsi" w:hAnsiTheme="minorHAnsi" w:cstheme="minorHAnsi"/>
            <w:sz w:val="22"/>
            <w:szCs w:val="22"/>
          </w:rPr>
          <w:delText>,</w:delText>
        </w:r>
      </w:del>
      <w:r w:rsidR="00303223" w:rsidRPr="00A02D2C">
        <w:rPr>
          <w:rFonts w:asciiTheme="minorHAnsi" w:hAnsiTheme="minorHAnsi" w:cstheme="minorHAnsi"/>
          <w:sz w:val="22"/>
          <w:szCs w:val="22"/>
        </w:rPr>
        <w:t xml:space="preserve"> and relationships) in the </w:t>
      </w:r>
      <w:ins w:id="248" w:author="Teh Stand" w:date="2018-11-29T15:24:00Z">
        <w:r w:rsidR="00682C62" w:rsidRPr="00A02D2C">
          <w:rPr>
            <w:rFonts w:asciiTheme="minorHAnsi" w:hAnsiTheme="minorHAnsi" w:cstheme="minorHAnsi"/>
            <w:sz w:val="22"/>
            <w:szCs w:val="22"/>
          </w:rPr>
          <w:t xml:space="preserve">IHO GI </w:t>
        </w:r>
      </w:ins>
      <w:r w:rsidR="00682C62" w:rsidRPr="00A02D2C">
        <w:rPr>
          <w:rFonts w:asciiTheme="minorHAnsi" w:hAnsiTheme="minorHAnsi" w:cstheme="minorHAnsi"/>
          <w:sz w:val="22"/>
          <w:szCs w:val="22"/>
        </w:rPr>
        <w:t xml:space="preserve">Registry </w:t>
      </w:r>
      <w:r w:rsidR="00303223" w:rsidRPr="00A02D2C">
        <w:rPr>
          <w:rFonts w:asciiTheme="minorHAnsi" w:hAnsiTheme="minorHAnsi" w:cstheme="minorHAnsi"/>
          <w:sz w:val="22"/>
          <w:szCs w:val="22"/>
        </w:rPr>
        <w:t>which can be re-used.</w:t>
      </w:r>
      <w:r w:rsidR="00094557" w:rsidRPr="00A02D2C">
        <w:rPr>
          <w:rFonts w:asciiTheme="minorHAnsi" w:hAnsiTheme="minorHAnsi" w:cstheme="minorHAnsi"/>
          <w:sz w:val="22"/>
          <w:szCs w:val="22"/>
        </w:rPr>
        <w:t xml:space="preserve"> Searching for key</w:t>
      </w:r>
      <w:r w:rsidR="00DC284F" w:rsidRPr="00A02D2C">
        <w:rPr>
          <w:rFonts w:asciiTheme="minorHAnsi" w:hAnsiTheme="minorHAnsi" w:cstheme="minorHAnsi"/>
          <w:sz w:val="22"/>
          <w:szCs w:val="22"/>
        </w:rPr>
        <w:t xml:space="preserve"> words in the name of the concept or element (feature, attribute, etc</w:t>
      </w:r>
      <w:del w:id="249" w:author="Teh Stand" w:date="2018-11-29T15:25:00Z">
        <w:r w:rsidR="00DC284F" w:rsidRPr="00A02D2C" w:rsidDel="00682C62">
          <w:rPr>
            <w:rFonts w:asciiTheme="minorHAnsi" w:hAnsiTheme="minorHAnsi" w:cstheme="minorHAnsi"/>
            <w:sz w:val="22"/>
            <w:szCs w:val="22"/>
          </w:rPr>
          <w:delText>.</w:delText>
        </w:r>
      </w:del>
      <w:r w:rsidR="00DC284F" w:rsidRPr="00A02D2C">
        <w:rPr>
          <w:rFonts w:asciiTheme="minorHAnsi" w:hAnsiTheme="minorHAnsi" w:cstheme="minorHAnsi"/>
          <w:sz w:val="22"/>
          <w:szCs w:val="22"/>
        </w:rPr>
        <w:t xml:space="preserve">) is the best search option afforded by the </w:t>
      </w:r>
      <w:r w:rsidR="00682C62" w:rsidRPr="00A02D2C">
        <w:rPr>
          <w:rFonts w:asciiTheme="minorHAnsi" w:hAnsiTheme="minorHAnsi" w:cstheme="minorHAnsi"/>
          <w:sz w:val="22"/>
          <w:szCs w:val="22"/>
        </w:rPr>
        <w:t xml:space="preserve">Registry </w:t>
      </w:r>
      <w:r w:rsidR="00DC284F" w:rsidRPr="00A02D2C">
        <w:rPr>
          <w:rFonts w:asciiTheme="minorHAnsi" w:hAnsiTheme="minorHAnsi" w:cstheme="minorHAnsi"/>
          <w:sz w:val="22"/>
          <w:szCs w:val="22"/>
        </w:rPr>
        <w:t>interface at this time.</w:t>
      </w:r>
    </w:p>
    <w:p w14:paraId="75AD88CA" w14:textId="15E3BF96" w:rsidR="00E72C6B" w:rsidRPr="00A02D2C" w:rsidRDefault="008E70B1">
      <w:pPr>
        <w:pStyle w:val="ListParagraph"/>
        <w:numPr>
          <w:ilvl w:val="0"/>
          <w:numId w:val="138"/>
        </w:numPr>
        <w:tabs>
          <w:tab w:val="left" w:pos="426"/>
        </w:tabs>
        <w:spacing w:after="160" w:line="240" w:lineRule="auto"/>
        <w:ind w:left="0" w:firstLine="0"/>
        <w:rPr>
          <w:rFonts w:asciiTheme="minorHAnsi" w:hAnsiTheme="minorHAnsi" w:cstheme="minorHAnsi"/>
          <w:sz w:val="22"/>
          <w:szCs w:val="22"/>
        </w:rPr>
        <w:pPrChange w:id="250" w:author="Teh Stand" w:date="2018-11-29T15:21:00Z">
          <w:pPr>
            <w:spacing w:after="160" w:line="240" w:lineRule="auto"/>
          </w:pPr>
        </w:pPrChange>
      </w:pPr>
      <w:r w:rsidRPr="00A02D2C">
        <w:rPr>
          <w:rFonts w:asciiTheme="minorHAnsi" w:hAnsiTheme="minorHAnsi" w:cstheme="minorHAnsi"/>
          <w:sz w:val="22"/>
          <w:szCs w:val="22"/>
        </w:rPr>
        <w:t xml:space="preserve">Develop new concepts only for those </w:t>
      </w:r>
      <w:r w:rsidR="00DC284F" w:rsidRPr="00A02D2C">
        <w:rPr>
          <w:rFonts w:asciiTheme="minorHAnsi" w:hAnsiTheme="minorHAnsi" w:cstheme="minorHAnsi"/>
          <w:sz w:val="22"/>
          <w:szCs w:val="22"/>
        </w:rPr>
        <w:t xml:space="preserve">concepts </w:t>
      </w:r>
      <w:r w:rsidRPr="00A02D2C">
        <w:rPr>
          <w:rFonts w:asciiTheme="minorHAnsi" w:hAnsiTheme="minorHAnsi" w:cstheme="minorHAnsi"/>
          <w:sz w:val="22"/>
          <w:szCs w:val="22"/>
        </w:rPr>
        <w:t>which do not yet exist</w:t>
      </w:r>
      <w:r w:rsidR="00DC284F" w:rsidRPr="00A02D2C">
        <w:rPr>
          <w:rFonts w:asciiTheme="minorHAnsi" w:hAnsiTheme="minorHAnsi" w:cstheme="minorHAnsi"/>
          <w:sz w:val="22"/>
          <w:szCs w:val="22"/>
        </w:rPr>
        <w:t xml:space="preserve"> in the </w:t>
      </w:r>
      <w:r w:rsidR="00DB06D1" w:rsidRPr="00A02D2C">
        <w:rPr>
          <w:rFonts w:asciiTheme="minorHAnsi" w:hAnsiTheme="minorHAnsi" w:cstheme="minorHAnsi"/>
          <w:sz w:val="22"/>
          <w:szCs w:val="22"/>
        </w:rPr>
        <w:t>Registry</w:t>
      </w:r>
      <w:r w:rsidR="00DC284F" w:rsidRPr="00A02D2C">
        <w:rPr>
          <w:rFonts w:asciiTheme="minorHAnsi" w:hAnsiTheme="minorHAnsi" w:cstheme="minorHAnsi"/>
          <w:sz w:val="22"/>
          <w:szCs w:val="22"/>
        </w:rPr>
        <w:t>. This will involve</w:t>
      </w:r>
      <w:r w:rsidR="00504DBB" w:rsidRPr="00A02D2C">
        <w:rPr>
          <w:rFonts w:asciiTheme="minorHAnsi" w:hAnsiTheme="minorHAnsi" w:cstheme="minorHAnsi"/>
          <w:sz w:val="22"/>
          <w:szCs w:val="22"/>
        </w:rPr>
        <w:t xml:space="preserve"> examining the source material mentioned earlier in more detail to pin down concepts and their definitions.</w:t>
      </w:r>
      <w:r w:rsidR="007C1A8A" w:rsidRPr="00A02D2C">
        <w:rPr>
          <w:rFonts w:asciiTheme="minorHAnsi" w:hAnsiTheme="minorHAnsi" w:cstheme="minorHAnsi"/>
          <w:sz w:val="22"/>
          <w:szCs w:val="22"/>
        </w:rPr>
        <w:t xml:space="preserve"> The process for submitting proposals is described in S-99.</w:t>
      </w:r>
    </w:p>
    <w:p w14:paraId="6C8CA52F" w14:textId="0B506F18" w:rsidR="00706A6E" w:rsidRPr="00A02D2C" w:rsidRDefault="001006B4">
      <w:pPr>
        <w:pStyle w:val="ListParagraph"/>
        <w:numPr>
          <w:ilvl w:val="0"/>
          <w:numId w:val="138"/>
        </w:numPr>
        <w:tabs>
          <w:tab w:val="left" w:pos="426"/>
        </w:tabs>
        <w:spacing w:after="160" w:line="240" w:lineRule="auto"/>
        <w:ind w:left="0" w:firstLine="0"/>
        <w:rPr>
          <w:rFonts w:asciiTheme="minorHAnsi" w:hAnsiTheme="minorHAnsi" w:cstheme="minorHAnsi"/>
          <w:sz w:val="22"/>
          <w:szCs w:val="22"/>
        </w:rPr>
        <w:pPrChange w:id="251" w:author="Teh Stand" w:date="2018-11-29T15:21:00Z">
          <w:pPr>
            <w:spacing w:after="160" w:line="240" w:lineRule="auto"/>
          </w:pPr>
        </w:pPrChange>
      </w:pPr>
      <w:r w:rsidRPr="00A02D2C">
        <w:rPr>
          <w:rFonts w:asciiTheme="minorHAnsi" w:hAnsiTheme="minorHAnsi" w:cstheme="minorHAnsi"/>
          <w:sz w:val="22"/>
          <w:szCs w:val="22"/>
        </w:rPr>
        <w:t>In</w:t>
      </w:r>
      <w:r w:rsidR="0088653C" w:rsidRPr="00A02D2C">
        <w:rPr>
          <w:rFonts w:asciiTheme="minorHAnsi" w:hAnsiTheme="minorHAnsi" w:cstheme="minorHAnsi"/>
          <w:sz w:val="22"/>
          <w:szCs w:val="22"/>
        </w:rPr>
        <w:t xml:space="preserve"> the third version of the</w:t>
      </w:r>
      <w:r w:rsidRPr="00A02D2C">
        <w:rPr>
          <w:rFonts w:asciiTheme="minorHAnsi" w:hAnsiTheme="minorHAnsi" w:cstheme="minorHAnsi"/>
          <w:sz w:val="22"/>
          <w:szCs w:val="22"/>
        </w:rPr>
        <w:t xml:space="preserve"> </w:t>
      </w:r>
      <w:r w:rsidR="00E72C6B" w:rsidRPr="00A02D2C">
        <w:rPr>
          <w:rFonts w:asciiTheme="minorHAnsi" w:hAnsiTheme="minorHAnsi" w:cstheme="minorHAnsi"/>
          <w:sz w:val="22"/>
          <w:szCs w:val="22"/>
        </w:rPr>
        <w:t>GI</w:t>
      </w:r>
      <w:r w:rsidRPr="00A02D2C">
        <w:rPr>
          <w:rFonts w:asciiTheme="minorHAnsi" w:hAnsiTheme="minorHAnsi" w:cstheme="minorHAnsi"/>
          <w:sz w:val="22"/>
          <w:szCs w:val="22"/>
        </w:rPr>
        <w:t xml:space="preserve"> Registry</w:t>
      </w:r>
      <w:r w:rsidR="00E72C6B" w:rsidRPr="00A02D2C">
        <w:rPr>
          <w:rFonts w:asciiTheme="minorHAnsi" w:hAnsiTheme="minorHAnsi" w:cstheme="minorHAnsi"/>
          <w:sz w:val="22"/>
          <w:szCs w:val="22"/>
        </w:rPr>
        <w:t xml:space="preserve">, concepts which </w:t>
      </w:r>
      <w:r w:rsidR="00E3440A" w:rsidRPr="00A02D2C">
        <w:rPr>
          <w:rFonts w:asciiTheme="minorHAnsi" w:hAnsiTheme="minorHAnsi" w:cstheme="minorHAnsi"/>
          <w:sz w:val="22"/>
          <w:szCs w:val="22"/>
        </w:rPr>
        <w:t xml:space="preserve">form </w:t>
      </w:r>
      <w:r w:rsidRPr="00A02D2C">
        <w:rPr>
          <w:rFonts w:asciiTheme="minorHAnsi" w:hAnsiTheme="minorHAnsi" w:cstheme="minorHAnsi"/>
          <w:sz w:val="22"/>
          <w:szCs w:val="22"/>
        </w:rPr>
        <w:t xml:space="preserve">the </w:t>
      </w:r>
      <w:r w:rsidR="00DB06D1" w:rsidRPr="00A02D2C">
        <w:rPr>
          <w:rFonts w:asciiTheme="minorHAnsi" w:hAnsiTheme="minorHAnsi" w:cstheme="minorHAnsi"/>
          <w:sz w:val="22"/>
          <w:szCs w:val="22"/>
        </w:rPr>
        <w:t>Concept Register</w:t>
      </w:r>
      <w:ins w:id="252" w:author="Teh Stand" w:date="2018-11-29T15:28:00Z">
        <w:r w:rsidR="00DB06D1" w:rsidRPr="00A02D2C">
          <w:rPr>
            <w:rFonts w:asciiTheme="minorHAnsi" w:hAnsiTheme="minorHAnsi" w:cstheme="minorHAnsi"/>
            <w:sz w:val="22"/>
            <w:szCs w:val="22"/>
          </w:rPr>
          <w:t xml:space="preserve"> </w:t>
        </w:r>
      </w:ins>
      <w:r w:rsidRPr="00A02D2C">
        <w:rPr>
          <w:rFonts w:asciiTheme="minorHAnsi" w:hAnsiTheme="minorHAnsi" w:cstheme="minorHAnsi"/>
          <w:sz w:val="22"/>
          <w:szCs w:val="22"/>
        </w:rPr>
        <w:t>must</w:t>
      </w:r>
      <w:r w:rsidR="00E72C6B" w:rsidRPr="00A02D2C">
        <w:rPr>
          <w:rFonts w:asciiTheme="minorHAnsi" w:hAnsiTheme="minorHAnsi" w:cstheme="minorHAnsi"/>
          <w:sz w:val="22"/>
          <w:szCs w:val="22"/>
        </w:rPr>
        <w:t xml:space="preserve"> be </w:t>
      </w:r>
      <w:r w:rsidRPr="00A02D2C">
        <w:rPr>
          <w:rFonts w:asciiTheme="minorHAnsi" w:hAnsiTheme="minorHAnsi" w:cstheme="minorHAnsi"/>
          <w:sz w:val="22"/>
          <w:szCs w:val="22"/>
        </w:rPr>
        <w:t>entered</w:t>
      </w:r>
      <w:r w:rsidR="00E72C6B" w:rsidRPr="00A02D2C">
        <w:rPr>
          <w:rFonts w:asciiTheme="minorHAnsi" w:hAnsiTheme="minorHAnsi" w:cstheme="minorHAnsi"/>
          <w:sz w:val="22"/>
          <w:szCs w:val="22"/>
        </w:rPr>
        <w:t xml:space="preserve"> into </w:t>
      </w:r>
      <w:r w:rsidRPr="00A02D2C">
        <w:rPr>
          <w:rFonts w:asciiTheme="minorHAnsi" w:hAnsiTheme="minorHAnsi" w:cstheme="minorHAnsi"/>
          <w:sz w:val="22"/>
          <w:szCs w:val="22"/>
        </w:rPr>
        <w:t xml:space="preserve">the </w:t>
      </w:r>
      <w:r w:rsidR="00DB06D1" w:rsidRPr="00A02D2C">
        <w:rPr>
          <w:rFonts w:asciiTheme="minorHAnsi" w:hAnsiTheme="minorHAnsi" w:cstheme="minorHAnsi"/>
          <w:sz w:val="22"/>
          <w:szCs w:val="22"/>
        </w:rPr>
        <w:t>Data Dictionary</w:t>
      </w:r>
      <w:ins w:id="253" w:author="Teh Stand" w:date="2018-11-29T15:28:00Z">
        <w:r w:rsidR="00DB06D1" w:rsidRPr="00A02D2C">
          <w:rPr>
            <w:rFonts w:asciiTheme="minorHAnsi" w:hAnsiTheme="minorHAnsi" w:cstheme="minorHAnsi"/>
            <w:sz w:val="22"/>
            <w:szCs w:val="22"/>
          </w:rPr>
          <w:t xml:space="preserve"> </w:t>
        </w:r>
      </w:ins>
      <w:del w:id="254" w:author="Teh Stand" w:date="2018-11-29T15:28:00Z">
        <w:r w:rsidR="00E72C6B" w:rsidRPr="00A02D2C" w:rsidDel="00DB06D1">
          <w:rPr>
            <w:rFonts w:asciiTheme="minorHAnsi" w:hAnsiTheme="minorHAnsi" w:cstheme="minorHAnsi"/>
            <w:sz w:val="22"/>
            <w:szCs w:val="22"/>
          </w:rPr>
          <w:delText xml:space="preserve">registry </w:delText>
        </w:r>
      </w:del>
      <w:ins w:id="255" w:author="Teh Stand" w:date="2018-11-29T15:28:00Z">
        <w:r w:rsidR="00DB06D1" w:rsidRPr="00A02D2C">
          <w:rPr>
            <w:rFonts w:asciiTheme="minorHAnsi" w:hAnsiTheme="minorHAnsi" w:cstheme="minorHAnsi"/>
            <w:sz w:val="22"/>
            <w:szCs w:val="22"/>
          </w:rPr>
          <w:t xml:space="preserve">Register </w:t>
        </w:r>
      </w:ins>
      <w:del w:id="256" w:author="Teh Stand" w:date="2018-11-29T15:28:00Z">
        <w:r w:rsidR="00E72C6B" w:rsidRPr="00A02D2C" w:rsidDel="00DB06D1">
          <w:rPr>
            <w:rFonts w:asciiTheme="minorHAnsi" w:hAnsiTheme="minorHAnsi" w:cstheme="minorHAnsi"/>
            <w:sz w:val="22"/>
            <w:szCs w:val="22"/>
          </w:rPr>
          <w:delText xml:space="preserve">database </w:delText>
        </w:r>
      </w:del>
      <w:r w:rsidR="00E72C6B" w:rsidRPr="00A02D2C">
        <w:rPr>
          <w:rFonts w:asciiTheme="minorHAnsi" w:hAnsiTheme="minorHAnsi" w:cstheme="minorHAnsi"/>
          <w:sz w:val="22"/>
          <w:szCs w:val="22"/>
        </w:rPr>
        <w:t xml:space="preserve">by designating </w:t>
      </w:r>
      <w:r w:rsidR="00E3440A" w:rsidRPr="00A02D2C">
        <w:rPr>
          <w:rFonts w:asciiTheme="minorHAnsi" w:hAnsiTheme="minorHAnsi" w:cstheme="minorHAnsi"/>
          <w:sz w:val="22"/>
          <w:szCs w:val="22"/>
        </w:rPr>
        <w:t xml:space="preserve">their </w:t>
      </w:r>
      <w:r w:rsidR="00E72C6B" w:rsidRPr="00A02D2C">
        <w:rPr>
          <w:rFonts w:asciiTheme="minorHAnsi" w:hAnsiTheme="minorHAnsi" w:cstheme="minorHAnsi"/>
          <w:sz w:val="22"/>
          <w:szCs w:val="22"/>
        </w:rPr>
        <w:t>item type (</w:t>
      </w:r>
      <w:del w:id="257" w:author="Teh Stand" w:date="2018-11-29T15:28:00Z">
        <w:r w:rsidR="00E72C6B" w:rsidRPr="00A02D2C" w:rsidDel="00DB06D1">
          <w:rPr>
            <w:rFonts w:asciiTheme="minorHAnsi" w:hAnsiTheme="minorHAnsi" w:cstheme="minorHAnsi"/>
            <w:sz w:val="22"/>
            <w:szCs w:val="22"/>
          </w:rPr>
          <w:delText>e</w:delText>
        </w:r>
        <w:r w:rsidRPr="00A02D2C" w:rsidDel="00DB06D1">
          <w:rPr>
            <w:rFonts w:asciiTheme="minorHAnsi" w:hAnsiTheme="minorHAnsi" w:cstheme="minorHAnsi"/>
            <w:sz w:val="22"/>
            <w:szCs w:val="22"/>
          </w:rPr>
          <w:delText>.</w:delText>
        </w:r>
        <w:r w:rsidR="00E72C6B" w:rsidRPr="00A02D2C" w:rsidDel="00DB06D1">
          <w:rPr>
            <w:rFonts w:asciiTheme="minorHAnsi" w:hAnsiTheme="minorHAnsi" w:cstheme="minorHAnsi"/>
            <w:sz w:val="22"/>
            <w:szCs w:val="22"/>
          </w:rPr>
          <w:delText>g.</w:delText>
        </w:r>
      </w:del>
      <w:ins w:id="258" w:author="Teh Stand" w:date="2018-11-29T15:28:00Z">
        <w:r w:rsidR="00DB06D1" w:rsidRPr="00A02D2C">
          <w:rPr>
            <w:rFonts w:asciiTheme="minorHAnsi" w:hAnsiTheme="minorHAnsi" w:cstheme="minorHAnsi"/>
            <w:sz w:val="22"/>
            <w:szCs w:val="22"/>
          </w:rPr>
          <w:t>for example</w:t>
        </w:r>
      </w:ins>
      <w:r w:rsidR="00E72C6B" w:rsidRPr="00A02D2C">
        <w:rPr>
          <w:rFonts w:asciiTheme="minorHAnsi" w:hAnsiTheme="minorHAnsi" w:cstheme="minorHAnsi"/>
          <w:sz w:val="22"/>
          <w:szCs w:val="22"/>
        </w:rPr>
        <w:t xml:space="preserve"> feature or attribute, etc</w:t>
      </w:r>
      <w:del w:id="259" w:author="Teh Stand" w:date="2018-11-29T15:29:00Z">
        <w:r w:rsidR="00E72C6B" w:rsidRPr="00A02D2C" w:rsidDel="00DB06D1">
          <w:rPr>
            <w:rFonts w:asciiTheme="minorHAnsi" w:hAnsiTheme="minorHAnsi" w:cstheme="minorHAnsi"/>
            <w:sz w:val="22"/>
            <w:szCs w:val="22"/>
          </w:rPr>
          <w:delText>.</w:delText>
        </w:r>
      </w:del>
      <w:r w:rsidR="00E72C6B" w:rsidRPr="00A02D2C">
        <w:rPr>
          <w:rFonts w:asciiTheme="minorHAnsi" w:hAnsiTheme="minorHAnsi" w:cstheme="minorHAnsi"/>
          <w:sz w:val="22"/>
          <w:szCs w:val="22"/>
        </w:rPr>
        <w:t>) and submitting additional information.</w:t>
      </w:r>
    </w:p>
    <w:p w14:paraId="15F57AC8" w14:textId="3D3FE5F7" w:rsidR="001D7E7E" w:rsidRPr="00A02D2C" w:rsidRDefault="00303223">
      <w:pPr>
        <w:pStyle w:val="ListParagraph"/>
        <w:numPr>
          <w:ilvl w:val="0"/>
          <w:numId w:val="138"/>
        </w:numPr>
        <w:tabs>
          <w:tab w:val="left" w:pos="426"/>
        </w:tabs>
        <w:spacing w:after="160" w:line="240" w:lineRule="auto"/>
        <w:ind w:left="0" w:firstLine="0"/>
        <w:rPr>
          <w:rFonts w:asciiTheme="minorHAnsi" w:hAnsiTheme="minorHAnsi" w:cstheme="minorHAnsi"/>
          <w:sz w:val="22"/>
          <w:szCs w:val="22"/>
        </w:rPr>
        <w:pPrChange w:id="260" w:author="Teh Stand" w:date="2018-11-29T15:21:00Z">
          <w:pPr>
            <w:spacing w:after="160" w:line="240" w:lineRule="auto"/>
          </w:pPr>
        </w:pPrChange>
      </w:pPr>
      <w:r w:rsidRPr="00A02D2C">
        <w:rPr>
          <w:rFonts w:asciiTheme="minorHAnsi" w:hAnsiTheme="minorHAnsi" w:cstheme="minorHAnsi"/>
          <w:sz w:val="22"/>
          <w:szCs w:val="22"/>
        </w:rPr>
        <w:t>Define the classes and attributes that describe the domain and which are relevant to the data product</w:t>
      </w:r>
      <w:r w:rsidR="001D7E7E" w:rsidRPr="00A02D2C">
        <w:rPr>
          <w:rFonts w:asciiTheme="minorHAnsi" w:hAnsiTheme="minorHAnsi" w:cstheme="minorHAnsi"/>
          <w:sz w:val="22"/>
          <w:szCs w:val="22"/>
        </w:rPr>
        <w:t>.</w:t>
      </w:r>
      <w:r w:rsidR="00504DBB" w:rsidRPr="00A02D2C">
        <w:rPr>
          <w:rFonts w:asciiTheme="minorHAnsi" w:hAnsiTheme="minorHAnsi" w:cstheme="minorHAnsi"/>
          <w:sz w:val="22"/>
          <w:szCs w:val="22"/>
        </w:rPr>
        <w:t xml:space="preserve"> If classes</w:t>
      </w:r>
      <w:ins w:id="261" w:author="Teh Stand" w:date="2018-11-29T15:34:00Z">
        <w:r w:rsidR="00866F69" w:rsidRPr="00A02D2C">
          <w:rPr>
            <w:rFonts w:asciiTheme="minorHAnsi" w:hAnsiTheme="minorHAnsi" w:cstheme="minorHAnsi"/>
            <w:sz w:val="22"/>
            <w:szCs w:val="22"/>
          </w:rPr>
          <w:t>,</w:t>
        </w:r>
      </w:ins>
      <w:r w:rsidR="00504DBB" w:rsidRPr="00A02D2C">
        <w:rPr>
          <w:rFonts w:asciiTheme="minorHAnsi" w:hAnsiTheme="minorHAnsi" w:cstheme="minorHAnsi"/>
          <w:sz w:val="22"/>
          <w:szCs w:val="22"/>
        </w:rPr>
        <w:t xml:space="preserve"> </w:t>
      </w:r>
      <w:del w:id="262" w:author="Teh Stand" w:date="2018-11-29T15:34:00Z">
        <w:r w:rsidR="00504DBB" w:rsidRPr="00A02D2C" w:rsidDel="00866F69">
          <w:rPr>
            <w:rFonts w:asciiTheme="minorHAnsi" w:hAnsiTheme="minorHAnsi" w:cstheme="minorHAnsi"/>
            <w:sz w:val="22"/>
            <w:szCs w:val="22"/>
          </w:rPr>
          <w:delText xml:space="preserve">and </w:delText>
        </w:r>
      </w:del>
      <w:r w:rsidR="00504DBB" w:rsidRPr="00A02D2C">
        <w:rPr>
          <w:rFonts w:asciiTheme="minorHAnsi" w:hAnsiTheme="minorHAnsi" w:cstheme="minorHAnsi"/>
          <w:sz w:val="22"/>
          <w:szCs w:val="22"/>
        </w:rPr>
        <w:t>attributes</w:t>
      </w:r>
      <w:ins w:id="263" w:author="Teh Stand" w:date="2018-11-29T15:34:00Z">
        <w:r w:rsidR="00866F69" w:rsidRPr="00A02D2C">
          <w:rPr>
            <w:rFonts w:asciiTheme="minorHAnsi" w:hAnsiTheme="minorHAnsi" w:cstheme="minorHAnsi"/>
            <w:sz w:val="22"/>
            <w:szCs w:val="22"/>
          </w:rPr>
          <w:t xml:space="preserve"> and codelists/enumerations</w:t>
        </w:r>
      </w:ins>
      <w:r w:rsidR="00504DBB" w:rsidRPr="00A02D2C">
        <w:rPr>
          <w:rFonts w:asciiTheme="minorHAnsi" w:hAnsiTheme="minorHAnsi" w:cstheme="minorHAnsi"/>
          <w:sz w:val="22"/>
          <w:szCs w:val="22"/>
        </w:rPr>
        <w:t xml:space="preserve"> already defined in the </w:t>
      </w:r>
      <w:r w:rsidR="00DB06D1" w:rsidRPr="00A02D2C">
        <w:rPr>
          <w:rFonts w:asciiTheme="minorHAnsi" w:hAnsiTheme="minorHAnsi" w:cstheme="minorHAnsi"/>
          <w:sz w:val="22"/>
          <w:szCs w:val="22"/>
        </w:rPr>
        <w:t xml:space="preserve">Registry </w:t>
      </w:r>
      <w:r w:rsidR="006158B8" w:rsidRPr="00A02D2C">
        <w:rPr>
          <w:rFonts w:asciiTheme="minorHAnsi" w:hAnsiTheme="minorHAnsi" w:cstheme="minorHAnsi"/>
          <w:sz w:val="22"/>
          <w:szCs w:val="22"/>
        </w:rPr>
        <w:t xml:space="preserve">or existing </w:t>
      </w:r>
      <w:r w:rsidR="00C62E69">
        <w:rPr>
          <w:rFonts w:asciiTheme="minorHAnsi" w:hAnsiTheme="minorHAnsi" w:cstheme="minorHAnsi"/>
          <w:sz w:val="22"/>
          <w:szCs w:val="22"/>
        </w:rPr>
        <w:t>P</w:t>
      </w:r>
      <w:r w:rsidR="006158B8" w:rsidRPr="00A02D2C">
        <w:rPr>
          <w:rFonts w:asciiTheme="minorHAnsi" w:hAnsiTheme="minorHAnsi" w:cstheme="minorHAnsi"/>
          <w:sz w:val="22"/>
          <w:szCs w:val="22"/>
        </w:rPr>
        <w:t xml:space="preserve">roduct </w:t>
      </w:r>
      <w:r w:rsidR="00C62E69">
        <w:rPr>
          <w:rFonts w:asciiTheme="minorHAnsi" w:hAnsiTheme="minorHAnsi" w:cstheme="minorHAnsi"/>
          <w:sz w:val="22"/>
          <w:szCs w:val="22"/>
        </w:rPr>
        <w:t>S</w:t>
      </w:r>
      <w:r w:rsidR="006158B8" w:rsidRPr="00A02D2C">
        <w:rPr>
          <w:rFonts w:asciiTheme="minorHAnsi" w:hAnsiTheme="minorHAnsi" w:cstheme="minorHAnsi"/>
          <w:sz w:val="22"/>
          <w:szCs w:val="22"/>
        </w:rPr>
        <w:t>pecifications</w:t>
      </w:r>
      <w:r w:rsidR="00504DBB" w:rsidRPr="00A02D2C">
        <w:rPr>
          <w:rFonts w:asciiTheme="minorHAnsi" w:hAnsiTheme="minorHAnsi" w:cstheme="minorHAnsi"/>
          <w:sz w:val="22"/>
          <w:szCs w:val="22"/>
        </w:rPr>
        <w:t xml:space="preserve"> can be reused, so much the better. If</w:t>
      </w:r>
      <w:r w:rsidR="006158B8" w:rsidRPr="00A02D2C">
        <w:rPr>
          <w:rFonts w:asciiTheme="minorHAnsi" w:hAnsiTheme="minorHAnsi" w:cstheme="minorHAnsi"/>
          <w:sz w:val="22"/>
          <w:szCs w:val="22"/>
        </w:rPr>
        <w:t xml:space="preserve"> not, the </w:t>
      </w:r>
      <w:r w:rsidR="00866F69" w:rsidRPr="00A02D2C">
        <w:rPr>
          <w:rFonts w:asciiTheme="minorHAnsi" w:hAnsiTheme="minorHAnsi" w:cstheme="minorHAnsi"/>
          <w:sz w:val="22"/>
          <w:szCs w:val="22"/>
        </w:rPr>
        <w:t xml:space="preserve">Project Team </w:t>
      </w:r>
      <w:r w:rsidR="006158B8" w:rsidRPr="00A02D2C">
        <w:rPr>
          <w:rFonts w:asciiTheme="minorHAnsi" w:hAnsiTheme="minorHAnsi" w:cstheme="minorHAnsi"/>
          <w:sz w:val="22"/>
          <w:szCs w:val="22"/>
        </w:rPr>
        <w:t>will need to develop and define classes and attributes, including listed values for enumeration and codelist types.</w:t>
      </w:r>
      <w:r w:rsidR="00504DBB" w:rsidRPr="00A02D2C">
        <w:rPr>
          <w:rFonts w:asciiTheme="minorHAnsi" w:hAnsiTheme="minorHAnsi" w:cstheme="minorHAnsi"/>
          <w:sz w:val="22"/>
          <w:szCs w:val="22"/>
        </w:rPr>
        <w:t xml:space="preserve"> </w:t>
      </w:r>
    </w:p>
    <w:p w14:paraId="1026568F" w14:textId="093AD1D5" w:rsidR="006158B8" w:rsidRPr="00A02D2C" w:rsidRDefault="001D7E7E">
      <w:pPr>
        <w:pStyle w:val="ListParagraph"/>
        <w:numPr>
          <w:ilvl w:val="0"/>
          <w:numId w:val="138"/>
        </w:numPr>
        <w:tabs>
          <w:tab w:val="left" w:pos="426"/>
        </w:tabs>
        <w:spacing w:after="60" w:line="240" w:lineRule="auto"/>
        <w:ind w:left="0" w:firstLine="0"/>
        <w:rPr>
          <w:rFonts w:asciiTheme="minorHAnsi" w:hAnsiTheme="minorHAnsi" w:cstheme="minorHAnsi"/>
          <w:sz w:val="22"/>
          <w:szCs w:val="22"/>
        </w:rPr>
        <w:pPrChange w:id="264" w:author="Teh Stand" w:date="2018-11-29T15:35:00Z">
          <w:pPr>
            <w:spacing w:after="160" w:line="240" w:lineRule="auto"/>
          </w:pPr>
        </w:pPrChange>
      </w:pPr>
      <w:r w:rsidRPr="00A02D2C">
        <w:rPr>
          <w:rFonts w:asciiTheme="minorHAnsi" w:hAnsiTheme="minorHAnsi" w:cstheme="minorHAnsi"/>
          <w:sz w:val="22"/>
          <w:szCs w:val="22"/>
        </w:rPr>
        <w:t>D</w:t>
      </w:r>
      <w:r w:rsidR="00303223" w:rsidRPr="00A02D2C">
        <w:rPr>
          <w:rFonts w:asciiTheme="minorHAnsi" w:hAnsiTheme="minorHAnsi" w:cstheme="minorHAnsi"/>
          <w:sz w:val="22"/>
          <w:szCs w:val="22"/>
        </w:rPr>
        <w:t>efine the relationships between the classes</w:t>
      </w:r>
      <w:r w:rsidR="003A6DEF" w:rsidRPr="00A02D2C">
        <w:rPr>
          <w:rFonts w:asciiTheme="minorHAnsi" w:hAnsiTheme="minorHAnsi" w:cstheme="minorHAnsi"/>
          <w:sz w:val="22"/>
          <w:szCs w:val="22"/>
        </w:rPr>
        <w:t>.</w:t>
      </w:r>
      <w:r w:rsidR="006158B8" w:rsidRPr="00A02D2C">
        <w:rPr>
          <w:rFonts w:asciiTheme="minorHAnsi" w:hAnsiTheme="minorHAnsi" w:cstheme="minorHAnsi"/>
          <w:sz w:val="22"/>
          <w:szCs w:val="22"/>
        </w:rPr>
        <w:t xml:space="preserve"> Relationships should be defined in order to capture relationships that exist in the real world and to make links which are useful for application processing. </w:t>
      </w:r>
      <w:r w:rsidR="003A7F94" w:rsidRPr="00A02D2C">
        <w:rPr>
          <w:rFonts w:asciiTheme="minorHAnsi" w:hAnsiTheme="minorHAnsi" w:cstheme="minorHAnsi"/>
          <w:sz w:val="22"/>
          <w:szCs w:val="22"/>
        </w:rPr>
        <w:t>Both reasons will often apply.</w:t>
      </w:r>
    </w:p>
    <w:p w14:paraId="536A99CD" w14:textId="6E88AF89" w:rsidR="003A6DEF" w:rsidRPr="00A02D2C" w:rsidRDefault="006158B8" w:rsidP="00866F69">
      <w:pPr>
        <w:spacing w:after="60" w:line="240" w:lineRule="auto"/>
        <w:rPr>
          <w:rFonts w:asciiTheme="minorHAnsi" w:hAnsiTheme="minorHAnsi" w:cstheme="minorHAnsi"/>
          <w:sz w:val="22"/>
          <w:szCs w:val="22"/>
        </w:rPr>
      </w:pPr>
      <w:r w:rsidRPr="00A02D2C">
        <w:rPr>
          <w:rFonts w:asciiTheme="minorHAnsi" w:hAnsiTheme="minorHAnsi" w:cstheme="minorHAnsi"/>
          <w:sz w:val="22"/>
          <w:szCs w:val="22"/>
        </w:rPr>
        <w:t xml:space="preserve">EXAMPLE 1: </w:t>
      </w:r>
      <w:r w:rsidR="003A7F94" w:rsidRPr="00A02D2C">
        <w:rPr>
          <w:rFonts w:asciiTheme="minorHAnsi" w:hAnsiTheme="minorHAnsi" w:cstheme="minorHAnsi"/>
          <w:sz w:val="22"/>
          <w:szCs w:val="22"/>
        </w:rPr>
        <w:t>A</w:t>
      </w:r>
      <w:r w:rsidRPr="00A02D2C">
        <w:rPr>
          <w:rFonts w:asciiTheme="minorHAnsi" w:hAnsiTheme="minorHAnsi" w:cstheme="minorHAnsi"/>
          <w:sz w:val="22"/>
          <w:szCs w:val="22"/>
        </w:rPr>
        <w:t xml:space="preserve"> </w:t>
      </w:r>
      <w:r w:rsidR="003A7F94" w:rsidRPr="00A02D2C">
        <w:rPr>
          <w:rFonts w:asciiTheme="minorHAnsi" w:hAnsiTheme="minorHAnsi" w:cstheme="minorHAnsi"/>
          <w:sz w:val="22"/>
          <w:szCs w:val="22"/>
        </w:rPr>
        <w:t xml:space="preserve">structure/equipment </w:t>
      </w:r>
      <w:r w:rsidRPr="00A02D2C">
        <w:rPr>
          <w:rFonts w:asciiTheme="minorHAnsi" w:hAnsiTheme="minorHAnsi" w:cstheme="minorHAnsi"/>
          <w:sz w:val="22"/>
          <w:szCs w:val="22"/>
        </w:rPr>
        <w:t xml:space="preserve">relationship between classes </w:t>
      </w:r>
      <w:r w:rsidR="00F97791" w:rsidRPr="00A02D2C">
        <w:rPr>
          <w:rFonts w:asciiTheme="minorHAnsi" w:hAnsiTheme="minorHAnsi" w:cstheme="minorHAnsi"/>
          <w:sz w:val="22"/>
          <w:szCs w:val="22"/>
        </w:rPr>
        <w:t>modelling</w:t>
      </w:r>
      <w:r w:rsidRPr="00A02D2C">
        <w:rPr>
          <w:rFonts w:asciiTheme="minorHAnsi" w:hAnsiTheme="minorHAnsi" w:cstheme="minorHAnsi"/>
          <w:sz w:val="22"/>
          <w:szCs w:val="22"/>
        </w:rPr>
        <w:t xml:space="preserve"> structure objects and classes </w:t>
      </w:r>
      <w:r w:rsidR="00F97791" w:rsidRPr="00A02D2C">
        <w:rPr>
          <w:rFonts w:asciiTheme="minorHAnsi" w:hAnsiTheme="minorHAnsi" w:cstheme="minorHAnsi"/>
          <w:sz w:val="22"/>
          <w:szCs w:val="22"/>
        </w:rPr>
        <w:t>modelling</w:t>
      </w:r>
      <w:r w:rsidRPr="00A02D2C">
        <w:rPr>
          <w:rFonts w:asciiTheme="minorHAnsi" w:hAnsiTheme="minorHAnsi" w:cstheme="minorHAnsi"/>
          <w:sz w:val="22"/>
          <w:szCs w:val="22"/>
        </w:rPr>
        <w:t xml:space="preserve"> equipment mounted on the structure.</w:t>
      </w:r>
    </w:p>
    <w:p w14:paraId="4F42D984" w14:textId="0CC31BBA" w:rsidR="003A7F94" w:rsidRPr="00A02D2C" w:rsidRDefault="00F83E7B" w:rsidP="00B9457A">
      <w:pPr>
        <w:spacing w:after="160" w:line="240" w:lineRule="auto"/>
        <w:rPr>
          <w:rFonts w:asciiTheme="minorHAnsi" w:hAnsiTheme="minorHAnsi" w:cstheme="minorHAnsi"/>
          <w:sz w:val="22"/>
          <w:szCs w:val="22"/>
        </w:rPr>
      </w:pPr>
      <w:r w:rsidRPr="00A02D2C">
        <w:rPr>
          <w:rFonts w:asciiTheme="minorHAnsi" w:hAnsiTheme="minorHAnsi" w:cstheme="minorHAnsi"/>
          <w:sz w:val="22"/>
          <w:szCs w:val="22"/>
        </w:rPr>
        <w:t xml:space="preserve">EXAMPLE </w:t>
      </w:r>
      <w:r w:rsidR="003A7F94" w:rsidRPr="00A02D2C">
        <w:rPr>
          <w:rFonts w:asciiTheme="minorHAnsi" w:hAnsiTheme="minorHAnsi" w:cstheme="minorHAnsi"/>
          <w:sz w:val="22"/>
          <w:szCs w:val="22"/>
        </w:rPr>
        <w:t xml:space="preserve">2: A contact information relationship between classes </w:t>
      </w:r>
      <w:r w:rsidR="00F97791" w:rsidRPr="00A02D2C">
        <w:rPr>
          <w:rFonts w:asciiTheme="minorHAnsi" w:hAnsiTheme="minorHAnsi" w:cstheme="minorHAnsi"/>
          <w:sz w:val="22"/>
          <w:szCs w:val="22"/>
        </w:rPr>
        <w:t>modelling</w:t>
      </w:r>
      <w:r w:rsidR="003A7F94" w:rsidRPr="00A02D2C">
        <w:rPr>
          <w:rFonts w:asciiTheme="minorHAnsi" w:hAnsiTheme="minorHAnsi" w:cstheme="minorHAnsi"/>
          <w:sz w:val="22"/>
          <w:szCs w:val="22"/>
        </w:rPr>
        <w:t xml:space="preserve"> pilot service areas and contact information for pilot services available in that area.</w:t>
      </w:r>
    </w:p>
    <w:p w14:paraId="408884DC" w14:textId="3B4971EA" w:rsidR="0034294B" w:rsidRPr="00A02D2C" w:rsidRDefault="003A6DEF">
      <w:pPr>
        <w:pStyle w:val="ListParagraph"/>
        <w:numPr>
          <w:ilvl w:val="0"/>
          <w:numId w:val="138"/>
        </w:numPr>
        <w:tabs>
          <w:tab w:val="left" w:pos="426"/>
        </w:tabs>
        <w:spacing w:after="160" w:line="240" w:lineRule="auto"/>
        <w:ind w:left="0" w:firstLine="0"/>
        <w:rPr>
          <w:rFonts w:asciiTheme="minorHAnsi" w:hAnsiTheme="minorHAnsi" w:cstheme="minorHAnsi"/>
          <w:sz w:val="22"/>
          <w:szCs w:val="22"/>
        </w:rPr>
        <w:pPrChange w:id="265" w:author="Teh Stand" w:date="2018-11-29T15:22:00Z">
          <w:pPr>
            <w:spacing w:after="160" w:line="240" w:lineRule="auto"/>
          </w:pPr>
        </w:pPrChange>
      </w:pPr>
      <w:r w:rsidRPr="00A02D2C">
        <w:rPr>
          <w:rFonts w:asciiTheme="minorHAnsi" w:hAnsiTheme="minorHAnsi" w:cstheme="minorHAnsi"/>
          <w:sz w:val="22"/>
          <w:szCs w:val="22"/>
        </w:rPr>
        <w:t>S</w:t>
      </w:r>
      <w:r w:rsidR="00303223" w:rsidRPr="00A02D2C">
        <w:rPr>
          <w:rFonts w:asciiTheme="minorHAnsi" w:hAnsiTheme="minorHAnsi" w:cstheme="minorHAnsi"/>
          <w:sz w:val="22"/>
          <w:szCs w:val="22"/>
        </w:rPr>
        <w:t xml:space="preserve">pecify </w:t>
      </w:r>
      <w:r w:rsidRPr="00A02D2C">
        <w:rPr>
          <w:rFonts w:asciiTheme="minorHAnsi" w:hAnsiTheme="minorHAnsi" w:cstheme="minorHAnsi"/>
          <w:sz w:val="22"/>
          <w:szCs w:val="22"/>
        </w:rPr>
        <w:t xml:space="preserve">any constraints </w:t>
      </w:r>
      <w:r w:rsidR="00303223" w:rsidRPr="00A02D2C">
        <w:rPr>
          <w:rFonts w:asciiTheme="minorHAnsi" w:hAnsiTheme="minorHAnsi" w:cstheme="minorHAnsi"/>
          <w:sz w:val="22"/>
          <w:szCs w:val="22"/>
        </w:rPr>
        <w:t xml:space="preserve">applicable </w:t>
      </w:r>
      <w:r w:rsidRPr="00A02D2C">
        <w:rPr>
          <w:rFonts w:asciiTheme="minorHAnsi" w:hAnsiTheme="minorHAnsi" w:cstheme="minorHAnsi"/>
          <w:sz w:val="22"/>
          <w:szCs w:val="22"/>
        </w:rPr>
        <w:t>to the classes, attributes, and relationships</w:t>
      </w:r>
      <w:r w:rsidR="00303223" w:rsidRPr="00A02D2C">
        <w:rPr>
          <w:rFonts w:asciiTheme="minorHAnsi" w:hAnsiTheme="minorHAnsi" w:cstheme="minorHAnsi"/>
          <w:sz w:val="22"/>
          <w:szCs w:val="22"/>
        </w:rPr>
        <w:t>.</w:t>
      </w:r>
      <w:r w:rsidR="00432513" w:rsidRPr="00A02D2C">
        <w:rPr>
          <w:rFonts w:asciiTheme="minorHAnsi" w:hAnsiTheme="minorHAnsi" w:cstheme="minorHAnsi"/>
          <w:sz w:val="22"/>
          <w:szCs w:val="22"/>
        </w:rPr>
        <w:t xml:space="preserve"> Examples are constraints requiring conditional encoding of attributes, </w:t>
      </w:r>
      <w:r w:rsidR="003C0F51" w:rsidRPr="00A02D2C">
        <w:rPr>
          <w:rFonts w:asciiTheme="minorHAnsi" w:hAnsiTheme="minorHAnsi" w:cstheme="minorHAnsi"/>
          <w:sz w:val="22"/>
          <w:szCs w:val="22"/>
        </w:rPr>
        <w:t>exclusive relationships (</w:t>
      </w:r>
      <w:del w:id="266" w:author="Teh Stand" w:date="2018-11-29T15:36:00Z">
        <w:r w:rsidR="003C0F51" w:rsidRPr="00A02D2C" w:rsidDel="00866F69">
          <w:rPr>
            <w:rFonts w:asciiTheme="minorHAnsi" w:hAnsiTheme="minorHAnsi" w:cstheme="minorHAnsi"/>
            <w:sz w:val="22"/>
            <w:szCs w:val="22"/>
          </w:rPr>
          <w:delText>i.e.</w:delText>
        </w:r>
      </w:del>
      <w:ins w:id="267" w:author="Teh Stand" w:date="2018-11-29T15:36:00Z">
        <w:r w:rsidR="00866F69" w:rsidRPr="00A02D2C">
          <w:rPr>
            <w:rFonts w:asciiTheme="minorHAnsi" w:hAnsiTheme="minorHAnsi" w:cstheme="minorHAnsi"/>
            <w:sz w:val="22"/>
            <w:szCs w:val="22"/>
          </w:rPr>
          <w:t>that is</w:t>
        </w:r>
      </w:ins>
      <w:r w:rsidR="003C0F51" w:rsidRPr="00A02D2C">
        <w:rPr>
          <w:rFonts w:asciiTheme="minorHAnsi" w:hAnsiTheme="minorHAnsi" w:cstheme="minorHAnsi"/>
          <w:sz w:val="22"/>
          <w:szCs w:val="22"/>
        </w:rPr>
        <w:t xml:space="preserve">, when an instance is allowed to participate in only one of multiple possible relationships), etc. Structural restrictions are generally depicted in UML class diagrams, while value restrictions on individual attributes are generally not (to reduce clutter). Whether depicted or not, any restrictions must be enforced (if possible) and documented in the appropriate section or </w:t>
      </w:r>
      <w:r w:rsidR="00F97791" w:rsidRPr="00A02D2C">
        <w:rPr>
          <w:rFonts w:asciiTheme="minorHAnsi" w:hAnsiTheme="minorHAnsi" w:cstheme="minorHAnsi"/>
          <w:sz w:val="22"/>
          <w:szCs w:val="22"/>
        </w:rPr>
        <w:t>artefact</w:t>
      </w:r>
      <w:r w:rsidR="003C0F51" w:rsidRPr="00A02D2C">
        <w:rPr>
          <w:rFonts w:asciiTheme="minorHAnsi" w:hAnsiTheme="minorHAnsi" w:cstheme="minorHAnsi"/>
          <w:sz w:val="22"/>
          <w:szCs w:val="22"/>
        </w:rPr>
        <w:t xml:space="preserve"> of the </w:t>
      </w:r>
      <w:r w:rsidR="00866F69" w:rsidRPr="00A02D2C">
        <w:rPr>
          <w:rFonts w:asciiTheme="minorHAnsi" w:hAnsiTheme="minorHAnsi" w:cstheme="minorHAnsi"/>
          <w:sz w:val="22"/>
          <w:szCs w:val="22"/>
        </w:rPr>
        <w:t>P</w:t>
      </w:r>
      <w:r w:rsidR="003C0F51" w:rsidRPr="00A02D2C">
        <w:rPr>
          <w:rFonts w:asciiTheme="minorHAnsi" w:hAnsiTheme="minorHAnsi" w:cstheme="minorHAnsi"/>
          <w:sz w:val="22"/>
          <w:szCs w:val="22"/>
        </w:rPr>
        <w:t xml:space="preserve">roduct </w:t>
      </w:r>
      <w:r w:rsidR="00866F69" w:rsidRPr="00A02D2C">
        <w:rPr>
          <w:rFonts w:asciiTheme="minorHAnsi" w:hAnsiTheme="minorHAnsi" w:cstheme="minorHAnsi"/>
          <w:sz w:val="22"/>
          <w:szCs w:val="22"/>
        </w:rPr>
        <w:t>S</w:t>
      </w:r>
      <w:r w:rsidR="003C0F51" w:rsidRPr="00A02D2C">
        <w:rPr>
          <w:rFonts w:asciiTheme="minorHAnsi" w:hAnsiTheme="minorHAnsi" w:cstheme="minorHAnsi"/>
          <w:sz w:val="22"/>
          <w:szCs w:val="22"/>
        </w:rPr>
        <w:t>pecification.</w:t>
      </w:r>
    </w:p>
    <w:p w14:paraId="42D77B64" w14:textId="364DEF66" w:rsidR="00303223" w:rsidRPr="00A02D2C" w:rsidRDefault="00303223">
      <w:pPr>
        <w:pStyle w:val="ListParagraph"/>
        <w:numPr>
          <w:ilvl w:val="0"/>
          <w:numId w:val="138"/>
        </w:numPr>
        <w:tabs>
          <w:tab w:val="left" w:pos="426"/>
        </w:tabs>
        <w:spacing w:after="160" w:line="240" w:lineRule="auto"/>
        <w:ind w:left="0" w:firstLine="0"/>
        <w:rPr>
          <w:rFonts w:asciiTheme="minorHAnsi" w:hAnsiTheme="minorHAnsi" w:cstheme="minorHAnsi"/>
          <w:sz w:val="22"/>
          <w:szCs w:val="22"/>
        </w:rPr>
        <w:pPrChange w:id="268" w:author="Teh Stand" w:date="2018-11-29T15:22:00Z">
          <w:pPr>
            <w:spacing w:after="160" w:line="240" w:lineRule="auto"/>
          </w:pPr>
        </w:pPrChange>
      </w:pPr>
      <w:r w:rsidRPr="00A02D2C">
        <w:rPr>
          <w:rFonts w:asciiTheme="minorHAnsi" w:hAnsiTheme="minorHAnsi" w:cstheme="minorHAnsi"/>
          <w:sz w:val="22"/>
          <w:szCs w:val="22"/>
        </w:rPr>
        <w:t xml:space="preserve">Prepare one or more UML </w:t>
      </w:r>
      <w:r w:rsidR="003C0F51" w:rsidRPr="00A02D2C">
        <w:rPr>
          <w:rFonts w:asciiTheme="minorHAnsi" w:hAnsiTheme="minorHAnsi" w:cstheme="minorHAnsi"/>
          <w:sz w:val="22"/>
          <w:szCs w:val="22"/>
        </w:rPr>
        <w:t xml:space="preserve">class </w:t>
      </w:r>
      <w:r w:rsidRPr="00A02D2C">
        <w:rPr>
          <w:rFonts w:asciiTheme="minorHAnsi" w:hAnsiTheme="minorHAnsi" w:cstheme="minorHAnsi"/>
          <w:sz w:val="22"/>
          <w:szCs w:val="22"/>
        </w:rPr>
        <w:t>diagrams describing the domain model.</w:t>
      </w:r>
      <w:r w:rsidR="003C0F51" w:rsidRPr="00A02D2C">
        <w:rPr>
          <w:rFonts w:asciiTheme="minorHAnsi" w:hAnsiTheme="minorHAnsi" w:cstheme="minorHAnsi"/>
          <w:sz w:val="22"/>
          <w:szCs w:val="22"/>
        </w:rPr>
        <w:t xml:space="preserve"> Recommended practices for </w:t>
      </w:r>
      <w:r w:rsidR="006209AB" w:rsidRPr="00A02D2C">
        <w:rPr>
          <w:rFonts w:asciiTheme="minorHAnsi" w:hAnsiTheme="minorHAnsi" w:cstheme="minorHAnsi"/>
          <w:sz w:val="22"/>
          <w:szCs w:val="22"/>
        </w:rPr>
        <w:t>S-100 models are based on ISO TC211 recommended practices as modified by Section</w:t>
      </w:r>
      <w:r w:rsidR="00356CDB">
        <w:rPr>
          <w:rFonts w:asciiTheme="minorHAnsi" w:hAnsiTheme="minorHAnsi" w:cstheme="minorHAnsi"/>
          <w:sz w:val="22"/>
          <w:szCs w:val="22"/>
        </w:rPr>
        <w:t xml:space="preserve"> 7.6</w:t>
      </w:r>
      <w:r w:rsidR="006209AB" w:rsidRPr="00A02D2C">
        <w:rPr>
          <w:rFonts w:asciiTheme="minorHAnsi" w:hAnsiTheme="minorHAnsi" w:cstheme="minorHAnsi"/>
          <w:sz w:val="22"/>
          <w:szCs w:val="22"/>
        </w:rPr>
        <w:t xml:space="preserve"> of this document.</w:t>
      </w:r>
    </w:p>
    <w:p w14:paraId="228356F5" w14:textId="457C79D9" w:rsidR="00A10325" w:rsidRPr="00A02D2C" w:rsidRDefault="00A10325">
      <w:pPr>
        <w:pStyle w:val="ListParagraph"/>
        <w:numPr>
          <w:ilvl w:val="0"/>
          <w:numId w:val="138"/>
        </w:numPr>
        <w:tabs>
          <w:tab w:val="left" w:pos="426"/>
        </w:tabs>
        <w:spacing w:after="160" w:line="240" w:lineRule="auto"/>
        <w:ind w:left="0" w:firstLine="0"/>
        <w:rPr>
          <w:rFonts w:asciiTheme="minorHAnsi" w:hAnsiTheme="minorHAnsi" w:cstheme="minorHAnsi"/>
          <w:sz w:val="22"/>
          <w:szCs w:val="22"/>
        </w:rPr>
        <w:pPrChange w:id="269" w:author="Teh Stand" w:date="2018-11-29T15:22:00Z">
          <w:pPr>
            <w:spacing w:after="160" w:line="240" w:lineRule="auto"/>
          </w:pPr>
        </w:pPrChange>
      </w:pPr>
      <w:r w:rsidRPr="00A02D2C">
        <w:rPr>
          <w:rFonts w:asciiTheme="minorHAnsi" w:hAnsiTheme="minorHAnsi" w:cstheme="minorHAnsi"/>
          <w:sz w:val="22"/>
          <w:szCs w:val="22"/>
        </w:rPr>
        <w:t xml:space="preserve">Prepare </w:t>
      </w:r>
      <w:r w:rsidR="00B860C9" w:rsidRPr="00A02D2C">
        <w:rPr>
          <w:rFonts w:asciiTheme="minorHAnsi" w:hAnsiTheme="minorHAnsi" w:cstheme="minorHAnsi"/>
          <w:sz w:val="22"/>
          <w:szCs w:val="22"/>
        </w:rPr>
        <w:t>A</w:t>
      </w:r>
      <w:r w:rsidRPr="00A02D2C">
        <w:rPr>
          <w:rFonts w:asciiTheme="minorHAnsi" w:hAnsiTheme="minorHAnsi" w:cstheme="minorHAnsi"/>
          <w:sz w:val="22"/>
          <w:szCs w:val="22"/>
        </w:rPr>
        <w:t xml:space="preserve">pplication </w:t>
      </w:r>
      <w:r w:rsidR="00B860C9" w:rsidRPr="00A02D2C">
        <w:rPr>
          <w:rFonts w:asciiTheme="minorHAnsi" w:hAnsiTheme="minorHAnsi" w:cstheme="minorHAnsi"/>
          <w:sz w:val="22"/>
          <w:szCs w:val="22"/>
        </w:rPr>
        <w:t>S</w:t>
      </w:r>
      <w:r w:rsidRPr="00A02D2C">
        <w:rPr>
          <w:rFonts w:asciiTheme="minorHAnsi" w:hAnsiTheme="minorHAnsi" w:cstheme="minorHAnsi"/>
          <w:sz w:val="22"/>
          <w:szCs w:val="22"/>
        </w:rPr>
        <w:t xml:space="preserve">chema documentation of the UML model of the </w:t>
      </w:r>
      <w:r w:rsidR="00B860C9" w:rsidRPr="00A02D2C">
        <w:rPr>
          <w:rFonts w:asciiTheme="minorHAnsi" w:hAnsiTheme="minorHAnsi" w:cstheme="minorHAnsi"/>
          <w:sz w:val="22"/>
          <w:szCs w:val="22"/>
        </w:rPr>
        <w:t>A</w:t>
      </w:r>
      <w:r w:rsidRPr="00A02D2C">
        <w:rPr>
          <w:rFonts w:asciiTheme="minorHAnsi" w:hAnsiTheme="minorHAnsi" w:cstheme="minorHAnsi"/>
          <w:sz w:val="22"/>
          <w:szCs w:val="22"/>
        </w:rPr>
        <w:t xml:space="preserve">pplication </w:t>
      </w:r>
      <w:r w:rsidR="00B860C9" w:rsidRPr="00A02D2C">
        <w:rPr>
          <w:rFonts w:asciiTheme="minorHAnsi" w:hAnsiTheme="minorHAnsi" w:cstheme="minorHAnsi"/>
          <w:sz w:val="22"/>
          <w:szCs w:val="22"/>
        </w:rPr>
        <w:t>S</w:t>
      </w:r>
      <w:r w:rsidRPr="00A02D2C">
        <w:rPr>
          <w:rFonts w:asciiTheme="minorHAnsi" w:hAnsiTheme="minorHAnsi" w:cstheme="minorHAnsi"/>
          <w:sz w:val="22"/>
          <w:szCs w:val="22"/>
        </w:rPr>
        <w:t>chema.</w:t>
      </w:r>
    </w:p>
    <w:p w14:paraId="459AE489" w14:textId="70D6577C" w:rsidR="001D7E7E" w:rsidRPr="00A02D2C" w:rsidRDefault="001D7E7E">
      <w:pPr>
        <w:pStyle w:val="ListParagraph"/>
        <w:numPr>
          <w:ilvl w:val="0"/>
          <w:numId w:val="138"/>
        </w:numPr>
        <w:tabs>
          <w:tab w:val="left" w:pos="426"/>
        </w:tabs>
        <w:spacing w:after="160" w:line="240" w:lineRule="auto"/>
        <w:ind w:left="0" w:firstLine="0"/>
        <w:rPr>
          <w:rFonts w:asciiTheme="minorHAnsi" w:hAnsiTheme="minorHAnsi" w:cstheme="minorHAnsi"/>
          <w:sz w:val="22"/>
          <w:szCs w:val="22"/>
        </w:rPr>
        <w:pPrChange w:id="270" w:author="Teh Stand" w:date="2018-11-29T15:22:00Z">
          <w:pPr>
            <w:spacing w:after="160" w:line="240" w:lineRule="auto"/>
          </w:pPr>
        </w:pPrChange>
      </w:pPr>
      <w:r w:rsidRPr="00A02D2C">
        <w:rPr>
          <w:rFonts w:asciiTheme="minorHAnsi" w:hAnsiTheme="minorHAnsi" w:cstheme="minorHAnsi"/>
          <w:sz w:val="22"/>
          <w:szCs w:val="22"/>
        </w:rPr>
        <w:t xml:space="preserve">Prepare supporting text explaining the overall structure of the </w:t>
      </w:r>
      <w:r w:rsidR="00B860C9" w:rsidRPr="00A02D2C">
        <w:rPr>
          <w:rFonts w:asciiTheme="minorHAnsi" w:hAnsiTheme="minorHAnsi" w:cstheme="minorHAnsi"/>
          <w:sz w:val="22"/>
          <w:szCs w:val="22"/>
        </w:rPr>
        <w:t>A</w:t>
      </w:r>
      <w:r w:rsidRPr="00A02D2C">
        <w:rPr>
          <w:rFonts w:asciiTheme="minorHAnsi" w:hAnsiTheme="minorHAnsi" w:cstheme="minorHAnsi"/>
          <w:sz w:val="22"/>
          <w:szCs w:val="22"/>
        </w:rPr>
        <w:t xml:space="preserve">pplication </w:t>
      </w:r>
      <w:r w:rsidR="00B860C9" w:rsidRPr="00A02D2C">
        <w:rPr>
          <w:rFonts w:asciiTheme="minorHAnsi" w:hAnsiTheme="minorHAnsi" w:cstheme="minorHAnsi"/>
          <w:sz w:val="22"/>
          <w:szCs w:val="22"/>
        </w:rPr>
        <w:t>S</w:t>
      </w:r>
      <w:r w:rsidRPr="00A02D2C">
        <w:rPr>
          <w:rFonts w:asciiTheme="minorHAnsi" w:hAnsiTheme="minorHAnsi" w:cstheme="minorHAnsi"/>
          <w:sz w:val="22"/>
          <w:szCs w:val="22"/>
        </w:rPr>
        <w:t>chema. Also prepare text for each diagram explaining the purpose of each diagram</w:t>
      </w:r>
      <w:del w:id="271" w:author="Teh Stand" w:date="2018-11-29T15:40:00Z">
        <w:r w:rsidRPr="00A02D2C" w:rsidDel="00B860C9">
          <w:rPr>
            <w:rFonts w:asciiTheme="minorHAnsi" w:hAnsiTheme="minorHAnsi" w:cstheme="minorHAnsi"/>
            <w:sz w:val="22"/>
            <w:szCs w:val="22"/>
          </w:rPr>
          <w:delText xml:space="preserve">, </w:delText>
        </w:r>
      </w:del>
      <w:ins w:id="272" w:author="Teh Stand" w:date="2018-11-29T15:40:00Z">
        <w:r w:rsidR="00B860C9" w:rsidRPr="00A02D2C">
          <w:rPr>
            <w:rFonts w:asciiTheme="minorHAnsi" w:hAnsiTheme="minorHAnsi" w:cstheme="minorHAnsi"/>
            <w:sz w:val="22"/>
            <w:szCs w:val="22"/>
          </w:rPr>
          <w:t xml:space="preserve"> and </w:t>
        </w:r>
      </w:ins>
      <w:r w:rsidRPr="00A02D2C">
        <w:rPr>
          <w:rFonts w:asciiTheme="minorHAnsi" w:hAnsiTheme="minorHAnsi" w:cstheme="minorHAnsi"/>
          <w:sz w:val="22"/>
          <w:szCs w:val="22"/>
        </w:rPr>
        <w:t>the relationships between the classes. Also explain any additional subtleties of the classes or their relationships that may not be obvious or should be specially noted.</w:t>
      </w:r>
      <w:r w:rsidR="00D41AC2" w:rsidRPr="00A02D2C">
        <w:rPr>
          <w:rFonts w:asciiTheme="minorHAnsi" w:hAnsiTheme="minorHAnsi" w:cstheme="minorHAnsi"/>
          <w:sz w:val="22"/>
          <w:szCs w:val="22"/>
        </w:rPr>
        <w:t xml:space="preserve"> This text should not be a mere listing of classes, attributes, and relationships, but instead should clarify the purpose of the model fragment depicted in the diagram by explaining what domain phenomenon the diagram captures and how the classes and relationships express it. For example</w:t>
      </w:r>
      <w:r w:rsidR="001A4334" w:rsidRPr="00A02D2C">
        <w:rPr>
          <w:rFonts w:asciiTheme="minorHAnsi" w:hAnsiTheme="minorHAnsi" w:cstheme="minorHAnsi"/>
          <w:sz w:val="22"/>
          <w:szCs w:val="22"/>
        </w:rPr>
        <w:t>, from S-122</w:t>
      </w:r>
      <w:r w:rsidR="00D41AC2" w:rsidRPr="00A02D2C">
        <w:rPr>
          <w:rFonts w:asciiTheme="minorHAnsi" w:hAnsiTheme="minorHAnsi" w:cstheme="minorHAnsi"/>
          <w:sz w:val="22"/>
          <w:szCs w:val="22"/>
        </w:rPr>
        <w:t>:</w:t>
      </w:r>
    </w:p>
    <w:p w14:paraId="0D84E537" w14:textId="255B5CF2" w:rsidR="00D41AC2" w:rsidRPr="00FA0C91" w:rsidRDefault="00D41AC2" w:rsidP="00B9457A">
      <w:pPr>
        <w:pStyle w:val="Quote"/>
        <w:spacing w:before="0" w:line="240" w:lineRule="auto"/>
        <w:jc w:val="both"/>
      </w:pPr>
      <w:r w:rsidRPr="00FA0C91">
        <w:lastRenderedPageBreak/>
        <w:t>Some protected areas require reports to be filed with authorities when certain events occur such as an animal strike or pollution event. Other areas require reporting to specified authorities when entering, leaving, etc. These requirements are model</w:t>
      </w:r>
      <w:ins w:id="273" w:author="Teh Stand" w:date="2018-11-29T15:18:00Z">
        <w:r w:rsidR="00B9457A">
          <w:t>l</w:t>
        </w:r>
      </w:ins>
      <w:r w:rsidRPr="00FA0C91">
        <w:t>ed by association of a ShipReport class to the Authority class. The area in question is model</w:t>
      </w:r>
      <w:ins w:id="274" w:author="Teh Stand" w:date="2018-11-29T15:18:00Z">
        <w:r w:rsidR="00B9457A">
          <w:t>l</w:t>
        </w:r>
      </w:ins>
      <w:r w:rsidRPr="00FA0C91">
        <w:t>ed by a feature of the requisite type</w:t>
      </w:r>
      <w:del w:id="275" w:author="Teh Stand" w:date="2018-11-29T15:41:00Z">
        <w:r w:rsidRPr="00FA0C91" w:rsidDel="00B860C9">
          <w:delText xml:space="preserve">, </w:delText>
        </w:r>
      </w:del>
      <w:ins w:id="276" w:author="Teh Stand" w:date="2018-11-29T15:41:00Z">
        <w:r w:rsidR="00B860C9">
          <w:t>;</w:t>
        </w:r>
        <w:r w:rsidR="00B860C9" w:rsidRPr="00FA0C91">
          <w:t xml:space="preserve"> </w:t>
        </w:r>
      </w:ins>
      <w:del w:id="277" w:author="Teh Stand" w:date="2018-11-29T15:41:00Z">
        <w:r w:rsidRPr="00FA0C91" w:rsidDel="00B860C9">
          <w:delText>e.g</w:delText>
        </w:r>
      </w:del>
      <w:ins w:id="278" w:author="Teh Stand" w:date="2018-11-29T15:41:00Z">
        <w:r w:rsidR="00B860C9">
          <w:t>for example</w:t>
        </w:r>
      </w:ins>
      <w:r w:rsidRPr="00FA0C91">
        <w:t>., a MarineProtectedArea or VesselTrafficServiceArea, as described in clause 6.2.1.3</w:t>
      </w:r>
      <w:r w:rsidR="00F83E7B" w:rsidRPr="00FA0C91">
        <w:t xml:space="preserve"> [of S-122]</w:t>
      </w:r>
      <w:r w:rsidRPr="00FA0C91">
        <w:t>. Any time requirements or constraints on the filing of the report are described by the noticeTime attribute, with explanations, if any provided in text form in the textContent attribute of ShipReport. Required reporting formats, if necessary to be included, are also described in the textContent attribute.</w:t>
      </w:r>
      <w:r w:rsidR="001A4334" w:rsidRPr="00FA0C91">
        <w:t xml:space="preserve"> [</w:t>
      </w:r>
      <w:r w:rsidR="001A4334" w:rsidRPr="00FA0C91">
        <w:fldChar w:fldCharType="begin"/>
      </w:r>
      <w:r w:rsidR="001A4334" w:rsidRPr="00FA0C91">
        <w:instrText xml:space="preserve"> REF _Ref502259740 </w:instrText>
      </w:r>
      <w:r w:rsidR="00F83E7B" w:rsidRPr="00FA0C91">
        <w:instrText xml:space="preserve"> \* MERGEFORMAT </w:instrText>
      </w:r>
      <w:r w:rsidR="001A4334" w:rsidRPr="00FA0C91">
        <w:fldChar w:fldCharType="separate"/>
      </w:r>
      <w:r w:rsidR="00EE40A9" w:rsidRPr="00FA0C91">
        <w:t xml:space="preserve">Figure </w:t>
      </w:r>
      <w:r w:rsidR="00EE40A9">
        <w:t>7</w:t>
      </w:r>
      <w:r w:rsidR="00EE40A9" w:rsidRPr="00FA0C91">
        <w:noBreakHyphen/>
      </w:r>
      <w:r w:rsidR="00EE40A9">
        <w:t>1</w:t>
      </w:r>
      <w:r w:rsidR="001A4334" w:rsidRPr="00FA0C91">
        <w:fldChar w:fldCharType="end"/>
      </w:r>
      <w:r w:rsidR="001A4334" w:rsidRPr="00FA0C91">
        <w:t>] shows the model elements that are used to carry these conditions, note that not all permitted associations or roles are included, in order to reduce clutter.</w:t>
      </w:r>
    </w:p>
    <w:p w14:paraId="68DD51BF" w14:textId="77777777" w:rsidR="001A4334" w:rsidRPr="00FA0C91" w:rsidRDefault="001A4334" w:rsidP="008B5801">
      <w:pPr>
        <w:keepNext/>
        <w:jc w:val="center"/>
      </w:pPr>
      <w:r w:rsidRPr="00FA0C91">
        <w:rPr>
          <w:noProof/>
          <w:lang w:val="fr-FR" w:eastAsia="fr-FR"/>
        </w:rPr>
        <w:drawing>
          <wp:inline distT="0" distB="0" distL="0" distR="0" wp14:anchorId="2FC03F60" wp14:editId="31984180">
            <wp:extent cx="5753100" cy="407337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09718" cy="4113463"/>
                    </a:xfrm>
                    <a:prstGeom prst="rect">
                      <a:avLst/>
                    </a:prstGeom>
                    <a:noFill/>
                  </pic:spPr>
                </pic:pic>
              </a:graphicData>
            </a:graphic>
          </wp:inline>
        </w:drawing>
      </w:r>
    </w:p>
    <w:p w14:paraId="1F7952A7" w14:textId="3F1494CE" w:rsidR="001A4334" w:rsidRPr="00A02D2C" w:rsidRDefault="001A4334">
      <w:pPr>
        <w:pStyle w:val="Caption"/>
        <w:spacing w:before="0" w:after="200" w:line="240" w:lineRule="auto"/>
        <w:jc w:val="center"/>
        <w:rPr>
          <w:rFonts w:asciiTheme="minorHAnsi" w:hAnsiTheme="minorHAnsi" w:cstheme="minorHAnsi"/>
          <w:b w:val="0"/>
          <w:i/>
          <w:color w:val="44546A" w:themeColor="text2"/>
          <w:sz w:val="18"/>
          <w:szCs w:val="18"/>
        </w:rPr>
        <w:pPrChange w:id="279" w:author="Teh Stand" w:date="2018-12-03T09:49:00Z">
          <w:pPr>
            <w:pStyle w:val="Caption"/>
            <w:jc w:val="center"/>
          </w:pPr>
        </w:pPrChange>
      </w:pPr>
      <w:bookmarkStart w:id="280" w:name="_Ref502259740"/>
      <w:r w:rsidRPr="00A02D2C">
        <w:rPr>
          <w:rFonts w:asciiTheme="minorHAnsi" w:hAnsiTheme="minorHAnsi" w:cstheme="minorHAnsi"/>
          <w:b w:val="0"/>
          <w:i/>
          <w:color w:val="44546A" w:themeColor="text2"/>
          <w:sz w:val="18"/>
          <w:szCs w:val="18"/>
        </w:rPr>
        <w:t xml:space="preserve">Figure </w:t>
      </w:r>
      <w:r w:rsidR="002E42AD" w:rsidRPr="00A02D2C">
        <w:rPr>
          <w:rFonts w:asciiTheme="minorHAnsi" w:hAnsiTheme="minorHAnsi" w:cstheme="minorHAnsi"/>
          <w:b w:val="0"/>
          <w:i/>
          <w:color w:val="44546A" w:themeColor="text2"/>
          <w:sz w:val="18"/>
          <w:szCs w:val="18"/>
        </w:rPr>
        <w:fldChar w:fldCharType="begin"/>
      </w:r>
      <w:r w:rsidR="002E42AD" w:rsidRPr="00A02D2C">
        <w:rPr>
          <w:rFonts w:asciiTheme="minorHAnsi" w:hAnsiTheme="minorHAnsi" w:cstheme="minorHAnsi"/>
          <w:b w:val="0"/>
          <w:i/>
          <w:color w:val="44546A" w:themeColor="text2"/>
          <w:sz w:val="18"/>
          <w:szCs w:val="18"/>
        </w:rPr>
        <w:instrText xml:space="preserve"> STYLEREF 1 \s </w:instrText>
      </w:r>
      <w:r w:rsidR="002E42AD" w:rsidRPr="00A02D2C">
        <w:rPr>
          <w:rFonts w:asciiTheme="minorHAnsi" w:hAnsiTheme="minorHAnsi" w:cstheme="minorHAnsi"/>
          <w:b w:val="0"/>
          <w:i/>
          <w:color w:val="44546A" w:themeColor="text2"/>
          <w:sz w:val="18"/>
          <w:szCs w:val="18"/>
        </w:rPr>
        <w:fldChar w:fldCharType="separate"/>
      </w:r>
      <w:r w:rsidR="00EE40A9" w:rsidRPr="00A02D2C">
        <w:rPr>
          <w:rFonts w:asciiTheme="minorHAnsi" w:hAnsiTheme="minorHAnsi" w:cstheme="minorHAnsi"/>
          <w:b w:val="0"/>
          <w:i/>
          <w:noProof/>
          <w:color w:val="44546A" w:themeColor="text2"/>
          <w:sz w:val="18"/>
          <w:szCs w:val="18"/>
        </w:rPr>
        <w:t>7</w:t>
      </w:r>
      <w:r w:rsidR="002E42AD" w:rsidRPr="00A02D2C">
        <w:rPr>
          <w:rFonts w:asciiTheme="minorHAnsi" w:hAnsiTheme="minorHAnsi" w:cstheme="minorHAnsi"/>
          <w:b w:val="0"/>
          <w:i/>
          <w:color w:val="44546A" w:themeColor="text2"/>
          <w:sz w:val="18"/>
          <w:szCs w:val="18"/>
        </w:rPr>
        <w:fldChar w:fldCharType="end"/>
      </w:r>
      <w:r w:rsidR="002E42AD" w:rsidRPr="00A02D2C">
        <w:rPr>
          <w:rFonts w:asciiTheme="minorHAnsi" w:hAnsiTheme="minorHAnsi" w:cstheme="minorHAnsi"/>
          <w:b w:val="0"/>
          <w:i/>
          <w:color w:val="44546A" w:themeColor="text2"/>
          <w:sz w:val="18"/>
          <w:szCs w:val="18"/>
        </w:rPr>
        <w:noBreakHyphen/>
      </w:r>
      <w:r w:rsidR="002E42AD" w:rsidRPr="00A02D2C">
        <w:rPr>
          <w:rFonts w:asciiTheme="minorHAnsi" w:hAnsiTheme="minorHAnsi" w:cstheme="minorHAnsi"/>
          <w:b w:val="0"/>
          <w:i/>
          <w:color w:val="44546A" w:themeColor="text2"/>
          <w:sz w:val="18"/>
          <w:szCs w:val="18"/>
        </w:rPr>
        <w:fldChar w:fldCharType="begin"/>
      </w:r>
      <w:r w:rsidR="002E42AD" w:rsidRPr="00A02D2C">
        <w:rPr>
          <w:rFonts w:asciiTheme="minorHAnsi" w:hAnsiTheme="minorHAnsi" w:cstheme="minorHAnsi"/>
          <w:b w:val="0"/>
          <w:i/>
          <w:color w:val="44546A" w:themeColor="text2"/>
          <w:sz w:val="18"/>
          <w:szCs w:val="18"/>
        </w:rPr>
        <w:instrText xml:space="preserve"> SEQ Figure \* ARABIC \s 1 </w:instrText>
      </w:r>
      <w:r w:rsidR="002E42AD" w:rsidRPr="00A02D2C">
        <w:rPr>
          <w:rFonts w:asciiTheme="minorHAnsi" w:hAnsiTheme="minorHAnsi" w:cstheme="minorHAnsi"/>
          <w:b w:val="0"/>
          <w:i/>
          <w:color w:val="44546A" w:themeColor="text2"/>
          <w:sz w:val="18"/>
          <w:szCs w:val="18"/>
        </w:rPr>
        <w:fldChar w:fldCharType="separate"/>
      </w:r>
      <w:r w:rsidR="00EE40A9" w:rsidRPr="00A02D2C">
        <w:rPr>
          <w:rFonts w:asciiTheme="minorHAnsi" w:hAnsiTheme="minorHAnsi" w:cstheme="minorHAnsi"/>
          <w:b w:val="0"/>
          <w:i/>
          <w:noProof/>
          <w:color w:val="44546A" w:themeColor="text2"/>
          <w:sz w:val="18"/>
          <w:szCs w:val="18"/>
        </w:rPr>
        <w:t>1</w:t>
      </w:r>
      <w:r w:rsidR="002E42AD" w:rsidRPr="00A02D2C">
        <w:rPr>
          <w:rFonts w:asciiTheme="minorHAnsi" w:hAnsiTheme="minorHAnsi" w:cstheme="minorHAnsi"/>
          <w:b w:val="0"/>
          <w:i/>
          <w:color w:val="44546A" w:themeColor="text2"/>
          <w:sz w:val="18"/>
          <w:szCs w:val="18"/>
        </w:rPr>
        <w:fldChar w:fldCharType="end"/>
      </w:r>
      <w:bookmarkEnd w:id="280"/>
      <w:ins w:id="281" w:author="Teh Stand" w:date="2018-11-29T15:47:00Z">
        <w:r w:rsidR="00A02D2C">
          <w:rPr>
            <w:rFonts w:asciiTheme="minorHAnsi" w:hAnsiTheme="minorHAnsi" w:cstheme="minorHAnsi"/>
            <w:b w:val="0"/>
            <w:i/>
            <w:color w:val="44546A" w:themeColor="text2"/>
            <w:sz w:val="18"/>
            <w:szCs w:val="18"/>
          </w:rPr>
          <w:t xml:space="preserve"> -</w:t>
        </w:r>
      </w:ins>
      <w:del w:id="282" w:author="Teh Stand" w:date="2018-11-29T15:47:00Z">
        <w:r w:rsidRPr="00A02D2C" w:rsidDel="00A02D2C">
          <w:rPr>
            <w:rFonts w:asciiTheme="minorHAnsi" w:hAnsiTheme="minorHAnsi" w:cstheme="minorHAnsi"/>
            <w:b w:val="0"/>
            <w:i/>
            <w:color w:val="44546A" w:themeColor="text2"/>
            <w:sz w:val="18"/>
            <w:szCs w:val="18"/>
          </w:rPr>
          <w:delText>.</w:delText>
        </w:r>
      </w:del>
      <w:r w:rsidRPr="00A02D2C">
        <w:rPr>
          <w:rFonts w:asciiTheme="minorHAnsi" w:hAnsiTheme="minorHAnsi" w:cstheme="minorHAnsi"/>
          <w:b w:val="0"/>
          <w:i/>
          <w:color w:val="44546A" w:themeColor="text2"/>
          <w:sz w:val="18"/>
          <w:szCs w:val="18"/>
        </w:rPr>
        <w:t xml:space="preserve"> UML diagram depicting part of the S-122 Application Schema (from S-122)</w:t>
      </w:r>
    </w:p>
    <w:p w14:paraId="4856EC41" w14:textId="486B0ED4" w:rsidR="00593344" w:rsidRPr="00A02D2C" w:rsidRDefault="00593344" w:rsidP="00A02D2C">
      <w:pPr>
        <w:spacing w:after="160" w:line="240" w:lineRule="auto"/>
        <w:rPr>
          <w:rFonts w:asciiTheme="minorHAnsi" w:hAnsiTheme="minorHAnsi" w:cstheme="minorHAnsi"/>
          <w:sz w:val="22"/>
          <w:szCs w:val="22"/>
        </w:rPr>
      </w:pPr>
      <w:r w:rsidRPr="00A02D2C">
        <w:rPr>
          <w:rFonts w:asciiTheme="minorHAnsi" w:hAnsiTheme="minorHAnsi" w:cstheme="minorHAnsi"/>
          <w:sz w:val="22"/>
          <w:szCs w:val="22"/>
        </w:rPr>
        <w:t xml:space="preserve">Source information collected and use cases developed in the initiation stage should be reviewed regularly, as both will be useful in identifying gaps in </w:t>
      </w:r>
      <w:r w:rsidR="00D32955">
        <w:rPr>
          <w:rFonts w:asciiTheme="minorHAnsi" w:hAnsiTheme="minorHAnsi" w:cstheme="minorHAnsi"/>
          <w:sz w:val="22"/>
          <w:szCs w:val="22"/>
        </w:rPr>
        <w:t>A</w:t>
      </w:r>
      <w:r w:rsidRPr="00A02D2C">
        <w:rPr>
          <w:rFonts w:asciiTheme="minorHAnsi" w:hAnsiTheme="minorHAnsi" w:cstheme="minorHAnsi"/>
          <w:sz w:val="22"/>
          <w:szCs w:val="22"/>
        </w:rPr>
        <w:t xml:space="preserve">pplication </w:t>
      </w:r>
      <w:r w:rsidR="00D32955">
        <w:rPr>
          <w:rFonts w:asciiTheme="minorHAnsi" w:hAnsiTheme="minorHAnsi" w:cstheme="minorHAnsi"/>
          <w:sz w:val="22"/>
          <w:szCs w:val="22"/>
        </w:rPr>
        <w:t>S</w:t>
      </w:r>
      <w:r w:rsidRPr="00A02D2C">
        <w:rPr>
          <w:rFonts w:asciiTheme="minorHAnsi" w:hAnsiTheme="minorHAnsi" w:cstheme="minorHAnsi"/>
          <w:sz w:val="22"/>
          <w:szCs w:val="22"/>
        </w:rPr>
        <w:t xml:space="preserve">chemas </w:t>
      </w:r>
      <w:r w:rsidR="00A60F63" w:rsidRPr="00A02D2C">
        <w:rPr>
          <w:rFonts w:asciiTheme="minorHAnsi" w:hAnsiTheme="minorHAnsi" w:cstheme="minorHAnsi"/>
          <w:sz w:val="22"/>
          <w:szCs w:val="22"/>
        </w:rPr>
        <w:t>under development</w:t>
      </w:r>
      <w:r w:rsidRPr="00A02D2C">
        <w:rPr>
          <w:rFonts w:asciiTheme="minorHAnsi" w:hAnsiTheme="minorHAnsi" w:cstheme="minorHAnsi"/>
          <w:sz w:val="22"/>
          <w:szCs w:val="22"/>
        </w:rPr>
        <w:t>.</w:t>
      </w:r>
    </w:p>
    <w:p w14:paraId="1C098481" w14:textId="6A72CA4F" w:rsidR="00356CDB" w:rsidRPr="00FA0C91" w:rsidRDefault="00356CDB" w:rsidP="002F04AF">
      <w:pPr>
        <w:pStyle w:val="Heading2"/>
        <w:numPr>
          <w:ilvl w:val="1"/>
          <w:numId w:val="137"/>
        </w:numPr>
        <w:spacing w:line="240" w:lineRule="auto"/>
        <w:ind w:hanging="720"/>
        <w:rPr>
          <w:lang w:val="en-GB"/>
        </w:rPr>
      </w:pPr>
      <w:bookmarkStart w:id="283" w:name="_Toc532213674"/>
      <w:r>
        <w:rPr>
          <w:lang w:val="en-GB"/>
        </w:rPr>
        <w:t xml:space="preserve">Relationship to </w:t>
      </w:r>
      <w:ins w:id="284" w:author="Teh Stand" w:date="2018-11-29T15:57:00Z">
        <w:r>
          <w:rPr>
            <w:lang w:val="en-GB"/>
          </w:rPr>
          <w:t xml:space="preserve">the </w:t>
        </w:r>
      </w:ins>
      <w:r>
        <w:rPr>
          <w:lang w:val="en-GB"/>
        </w:rPr>
        <w:t>General Feature Model</w:t>
      </w:r>
      <w:bookmarkEnd w:id="283"/>
    </w:p>
    <w:p w14:paraId="0F4F835F" w14:textId="0A949286" w:rsidR="00303223" w:rsidRPr="00356CDB" w:rsidRDefault="002B65E9" w:rsidP="00356CDB">
      <w:pPr>
        <w:spacing w:after="160" w:line="240" w:lineRule="auto"/>
        <w:rPr>
          <w:rFonts w:asciiTheme="minorHAnsi" w:hAnsiTheme="minorHAnsi" w:cstheme="minorHAnsi"/>
          <w:sz w:val="22"/>
          <w:szCs w:val="22"/>
        </w:rPr>
      </w:pPr>
      <w:r w:rsidRPr="00356CDB">
        <w:rPr>
          <w:rFonts w:asciiTheme="minorHAnsi" w:hAnsiTheme="minorHAnsi" w:cstheme="minorHAnsi"/>
          <w:sz w:val="22"/>
          <w:szCs w:val="22"/>
        </w:rPr>
        <w:t>Feature</w:t>
      </w:r>
      <w:del w:id="285" w:author="Teh Stand" w:date="2018-11-29T15:57:00Z">
        <w:r w:rsidRPr="00356CDB" w:rsidDel="00356CDB">
          <w:rPr>
            <w:rFonts w:asciiTheme="minorHAnsi" w:hAnsiTheme="minorHAnsi" w:cstheme="minorHAnsi"/>
            <w:sz w:val="22"/>
            <w:szCs w:val="22"/>
          </w:rPr>
          <w:delText>s</w:delText>
        </w:r>
      </w:del>
      <w:r w:rsidRPr="00356CDB">
        <w:rPr>
          <w:rFonts w:asciiTheme="minorHAnsi" w:hAnsiTheme="minorHAnsi" w:cstheme="minorHAnsi"/>
          <w:sz w:val="22"/>
          <w:szCs w:val="22"/>
        </w:rPr>
        <w:t xml:space="preserve"> and information types in the </w:t>
      </w:r>
      <w:r w:rsidR="00356CDB" w:rsidRPr="00356CDB">
        <w:rPr>
          <w:rFonts w:asciiTheme="minorHAnsi" w:hAnsiTheme="minorHAnsi" w:cstheme="minorHAnsi"/>
          <w:sz w:val="22"/>
          <w:szCs w:val="22"/>
        </w:rPr>
        <w:t>A</w:t>
      </w:r>
      <w:r w:rsidRPr="00356CDB">
        <w:rPr>
          <w:rFonts w:asciiTheme="minorHAnsi" w:hAnsiTheme="minorHAnsi" w:cstheme="minorHAnsi"/>
          <w:sz w:val="22"/>
          <w:szCs w:val="22"/>
        </w:rPr>
        <w:t xml:space="preserve">pplication </w:t>
      </w:r>
      <w:r w:rsidR="00356CDB" w:rsidRPr="00356CDB">
        <w:rPr>
          <w:rFonts w:asciiTheme="minorHAnsi" w:hAnsiTheme="minorHAnsi" w:cstheme="minorHAnsi"/>
          <w:sz w:val="22"/>
          <w:szCs w:val="22"/>
        </w:rPr>
        <w:t>S</w:t>
      </w:r>
      <w:r w:rsidRPr="00356CDB">
        <w:rPr>
          <w:rFonts w:asciiTheme="minorHAnsi" w:hAnsiTheme="minorHAnsi" w:cstheme="minorHAnsi"/>
          <w:sz w:val="22"/>
          <w:szCs w:val="22"/>
        </w:rPr>
        <w:t xml:space="preserve">chema must be realizations of the </w:t>
      </w:r>
      <w:r w:rsidR="00EF1B28" w:rsidRPr="00356CDB">
        <w:rPr>
          <w:rFonts w:asciiTheme="minorHAnsi" w:hAnsiTheme="minorHAnsi" w:cstheme="minorHAnsi"/>
          <w:sz w:val="22"/>
          <w:szCs w:val="22"/>
        </w:rPr>
        <w:t>meta-classes S100_GF_FeatureType and S100_GF_InformationType from the S-100 General Feature Model (GFM) (</w:t>
      </w:r>
      <w:r w:rsidR="00EF7F18" w:rsidRPr="00356CDB">
        <w:rPr>
          <w:rFonts w:asciiTheme="minorHAnsi" w:hAnsiTheme="minorHAnsi" w:cstheme="minorHAnsi"/>
          <w:sz w:val="22"/>
          <w:szCs w:val="22"/>
        </w:rPr>
        <w:t>S-100 Part 3</w:t>
      </w:r>
      <w:ins w:id="286" w:author="Teh Stand" w:date="2018-11-29T15:58:00Z">
        <w:r w:rsidR="00356CDB" w:rsidRPr="00356CDB">
          <w:rPr>
            <w:rFonts w:asciiTheme="minorHAnsi" w:hAnsiTheme="minorHAnsi" w:cstheme="minorHAnsi"/>
            <w:sz w:val="22"/>
            <w:szCs w:val="22"/>
          </w:rPr>
          <w:t>,</w:t>
        </w:r>
      </w:ins>
      <w:r w:rsidR="00EF7F18" w:rsidRPr="00356CDB">
        <w:rPr>
          <w:rFonts w:asciiTheme="minorHAnsi" w:hAnsiTheme="minorHAnsi" w:cstheme="minorHAnsi"/>
          <w:sz w:val="22"/>
          <w:szCs w:val="22"/>
        </w:rPr>
        <w:t xml:space="preserve"> Figure 3-1)</w:t>
      </w:r>
      <w:ins w:id="287" w:author="Teh Stand" w:date="2018-11-29T15:58:00Z">
        <w:r w:rsidR="00356CDB" w:rsidRPr="00356CDB">
          <w:rPr>
            <w:rFonts w:asciiTheme="minorHAnsi" w:hAnsiTheme="minorHAnsi" w:cstheme="minorHAnsi"/>
            <w:sz w:val="22"/>
            <w:szCs w:val="22"/>
          </w:rPr>
          <w:t>;</w:t>
        </w:r>
      </w:ins>
      <w:del w:id="288" w:author="Teh Stand" w:date="2018-11-29T15:58:00Z">
        <w:r w:rsidR="00EF7F18" w:rsidRPr="00356CDB" w:rsidDel="00356CDB">
          <w:rPr>
            <w:rFonts w:asciiTheme="minorHAnsi" w:hAnsiTheme="minorHAnsi" w:cstheme="minorHAnsi"/>
            <w:sz w:val="22"/>
            <w:szCs w:val="22"/>
          </w:rPr>
          <w:delText>,</w:delText>
        </w:r>
      </w:del>
      <w:r w:rsidR="00EF7F18" w:rsidRPr="00356CDB">
        <w:rPr>
          <w:rFonts w:asciiTheme="minorHAnsi" w:hAnsiTheme="minorHAnsi" w:cstheme="minorHAnsi"/>
          <w:sz w:val="22"/>
          <w:szCs w:val="22"/>
        </w:rPr>
        <w:t xml:space="preserve"> </w:t>
      </w:r>
      <w:r w:rsidR="00EF1B28" w:rsidRPr="00356CDB">
        <w:rPr>
          <w:rFonts w:asciiTheme="minorHAnsi" w:hAnsiTheme="minorHAnsi" w:cstheme="minorHAnsi"/>
          <w:sz w:val="22"/>
          <w:szCs w:val="22"/>
        </w:rPr>
        <w:t xml:space="preserve">or subclasses of a class that realizes the appropriate meta-class. Attributes must be realizations of the thematic or spatial attribute </w:t>
      </w:r>
      <w:r w:rsidR="00EF7F18" w:rsidRPr="00356CDB">
        <w:rPr>
          <w:rFonts w:asciiTheme="minorHAnsi" w:hAnsiTheme="minorHAnsi" w:cstheme="minorHAnsi"/>
          <w:sz w:val="22"/>
          <w:szCs w:val="22"/>
        </w:rPr>
        <w:t>meta-classes defined in S-100 Part 3</w:t>
      </w:r>
      <w:ins w:id="289" w:author="Teh Stand" w:date="2018-11-29T15:58:00Z">
        <w:r w:rsidR="00356CDB" w:rsidRPr="00356CDB">
          <w:rPr>
            <w:rFonts w:asciiTheme="minorHAnsi" w:hAnsiTheme="minorHAnsi" w:cstheme="minorHAnsi"/>
            <w:sz w:val="22"/>
            <w:szCs w:val="22"/>
          </w:rPr>
          <w:t xml:space="preserve">, </w:t>
        </w:r>
      </w:ins>
      <w:del w:id="290" w:author="Teh Stand" w:date="2018-11-29T15:58:00Z">
        <w:r w:rsidR="00EF7F18" w:rsidRPr="00356CDB" w:rsidDel="00356CDB">
          <w:rPr>
            <w:rFonts w:asciiTheme="minorHAnsi" w:hAnsiTheme="minorHAnsi" w:cstheme="minorHAnsi"/>
            <w:sz w:val="22"/>
            <w:szCs w:val="22"/>
          </w:rPr>
          <w:delText xml:space="preserve"> (</w:delText>
        </w:r>
      </w:del>
      <w:r w:rsidR="00EF7F18" w:rsidRPr="00356CDB">
        <w:rPr>
          <w:rFonts w:asciiTheme="minorHAnsi" w:hAnsiTheme="minorHAnsi" w:cstheme="minorHAnsi"/>
          <w:sz w:val="22"/>
          <w:szCs w:val="22"/>
        </w:rPr>
        <w:t>Figure 3-2</w:t>
      </w:r>
      <w:ins w:id="291" w:author="Teh Stand" w:date="2018-11-29T15:58:00Z">
        <w:r w:rsidR="00356CDB" w:rsidRPr="00356CDB">
          <w:rPr>
            <w:rFonts w:asciiTheme="minorHAnsi" w:hAnsiTheme="minorHAnsi" w:cstheme="minorHAnsi"/>
            <w:sz w:val="22"/>
            <w:szCs w:val="22"/>
          </w:rPr>
          <w:t>;</w:t>
        </w:r>
      </w:ins>
      <w:del w:id="292" w:author="Teh Stand" w:date="2018-11-29T15:58:00Z">
        <w:r w:rsidR="00EF7F18" w:rsidRPr="00356CDB" w:rsidDel="00356CDB">
          <w:rPr>
            <w:rFonts w:asciiTheme="minorHAnsi" w:hAnsiTheme="minorHAnsi" w:cstheme="minorHAnsi"/>
            <w:sz w:val="22"/>
            <w:szCs w:val="22"/>
          </w:rPr>
          <w:delText>),</w:delText>
        </w:r>
      </w:del>
      <w:r w:rsidR="00EF7F18" w:rsidRPr="00356CDB">
        <w:rPr>
          <w:rFonts w:asciiTheme="minorHAnsi" w:hAnsiTheme="minorHAnsi" w:cstheme="minorHAnsi"/>
          <w:sz w:val="22"/>
          <w:szCs w:val="22"/>
        </w:rPr>
        <w:t xml:space="preserve"> or subclasses of a realization. Product specifications may define local root classes from which all their feature and information classes are derived, as shown in the </w:t>
      </w:r>
      <w:del w:id="293" w:author="Teh Stand" w:date="2018-11-29T15:59:00Z">
        <w:r w:rsidR="00EF7F18" w:rsidRPr="00356CDB" w:rsidDel="00356CDB">
          <w:rPr>
            <w:rFonts w:asciiTheme="minorHAnsi" w:hAnsiTheme="minorHAnsi" w:cstheme="minorHAnsi"/>
            <w:sz w:val="22"/>
            <w:szCs w:val="22"/>
          </w:rPr>
          <w:delText xml:space="preserve">figure </w:delText>
        </w:r>
      </w:del>
      <w:ins w:id="294" w:author="Teh Stand" w:date="2018-11-29T15:59:00Z">
        <w:r w:rsidR="00356CDB" w:rsidRPr="00356CDB">
          <w:rPr>
            <w:rFonts w:asciiTheme="minorHAnsi" w:hAnsiTheme="minorHAnsi" w:cstheme="minorHAnsi"/>
            <w:sz w:val="22"/>
            <w:szCs w:val="22"/>
          </w:rPr>
          <w:t xml:space="preserve">Figure </w:t>
        </w:r>
      </w:ins>
      <w:r w:rsidR="00EF7F18" w:rsidRPr="00356CDB">
        <w:rPr>
          <w:rFonts w:asciiTheme="minorHAnsi" w:hAnsiTheme="minorHAnsi" w:cstheme="minorHAnsi"/>
          <w:sz w:val="22"/>
          <w:szCs w:val="22"/>
        </w:rPr>
        <w:t xml:space="preserve">below, or may realize </w:t>
      </w:r>
      <w:r w:rsidR="0034294B" w:rsidRPr="00356CDB">
        <w:rPr>
          <w:rFonts w:asciiTheme="minorHAnsi" w:hAnsiTheme="minorHAnsi" w:cstheme="minorHAnsi"/>
          <w:sz w:val="22"/>
          <w:szCs w:val="22"/>
        </w:rPr>
        <w:t>feature</w:t>
      </w:r>
      <w:del w:id="295" w:author="Teh Stand" w:date="2018-11-29T15:59:00Z">
        <w:r w:rsidR="0034294B" w:rsidRPr="00356CDB" w:rsidDel="00356CDB">
          <w:rPr>
            <w:rFonts w:asciiTheme="minorHAnsi" w:hAnsiTheme="minorHAnsi" w:cstheme="minorHAnsi"/>
            <w:sz w:val="22"/>
            <w:szCs w:val="22"/>
          </w:rPr>
          <w:delText>s</w:delText>
        </w:r>
      </w:del>
      <w:r w:rsidR="0034294B" w:rsidRPr="00356CDB">
        <w:rPr>
          <w:rFonts w:asciiTheme="minorHAnsi" w:hAnsiTheme="minorHAnsi" w:cstheme="minorHAnsi"/>
          <w:sz w:val="22"/>
          <w:szCs w:val="22"/>
        </w:rPr>
        <w:t xml:space="preserve"> and information </w:t>
      </w:r>
      <w:r w:rsidR="0034294B" w:rsidRPr="00356CDB">
        <w:rPr>
          <w:rFonts w:asciiTheme="minorHAnsi" w:hAnsiTheme="minorHAnsi" w:cstheme="minorHAnsi"/>
          <w:sz w:val="22"/>
          <w:szCs w:val="22"/>
        </w:rPr>
        <w:lastRenderedPageBreak/>
        <w:t xml:space="preserve">type classes from S100_GF_FeatureType and S100_InformationType respectively. An optional diagram depicting the realizations may be included in the Application Schema section of the </w:t>
      </w:r>
      <w:r w:rsidR="00356CDB">
        <w:rPr>
          <w:rFonts w:asciiTheme="minorHAnsi" w:hAnsiTheme="minorHAnsi" w:cstheme="minorHAnsi"/>
          <w:sz w:val="22"/>
          <w:szCs w:val="22"/>
        </w:rPr>
        <w:t>P</w:t>
      </w:r>
      <w:r w:rsidR="0034294B" w:rsidRPr="00356CDB">
        <w:rPr>
          <w:rFonts w:asciiTheme="minorHAnsi" w:hAnsiTheme="minorHAnsi" w:cstheme="minorHAnsi"/>
          <w:sz w:val="22"/>
          <w:szCs w:val="22"/>
        </w:rPr>
        <w:t xml:space="preserve">roduct </w:t>
      </w:r>
      <w:r w:rsidR="00356CDB">
        <w:rPr>
          <w:rFonts w:asciiTheme="minorHAnsi" w:hAnsiTheme="minorHAnsi" w:cstheme="minorHAnsi"/>
          <w:sz w:val="22"/>
          <w:szCs w:val="22"/>
        </w:rPr>
        <w:t>S</w:t>
      </w:r>
      <w:r w:rsidR="0034294B" w:rsidRPr="00356CDB">
        <w:rPr>
          <w:rFonts w:asciiTheme="minorHAnsi" w:hAnsiTheme="minorHAnsi" w:cstheme="minorHAnsi"/>
          <w:sz w:val="22"/>
          <w:szCs w:val="22"/>
        </w:rPr>
        <w:t xml:space="preserve">pecification, as depicted in the </w:t>
      </w:r>
      <w:r w:rsidR="003433A9">
        <w:rPr>
          <w:rFonts w:asciiTheme="minorHAnsi" w:hAnsiTheme="minorHAnsi" w:cstheme="minorHAnsi"/>
          <w:sz w:val="22"/>
          <w:szCs w:val="22"/>
        </w:rPr>
        <w:t>F</w:t>
      </w:r>
      <w:r w:rsidR="0034294B" w:rsidRPr="00356CDB">
        <w:rPr>
          <w:rFonts w:asciiTheme="minorHAnsi" w:hAnsiTheme="minorHAnsi" w:cstheme="minorHAnsi"/>
          <w:sz w:val="22"/>
          <w:szCs w:val="22"/>
        </w:rPr>
        <w:t>igure below.</w:t>
      </w:r>
    </w:p>
    <w:p w14:paraId="10BEC7E3" w14:textId="57057015" w:rsidR="0034294B" w:rsidRPr="00FA0C91" w:rsidRDefault="0034294B" w:rsidP="008B5801">
      <w:pPr>
        <w:keepNext/>
        <w:jc w:val="center"/>
      </w:pPr>
      <w:r w:rsidRPr="00FA0C91">
        <w:rPr>
          <w:noProof/>
          <w:lang w:val="fr-FR" w:eastAsia="fr-FR"/>
        </w:rPr>
        <w:drawing>
          <wp:inline distT="0" distB="0" distL="0" distR="0" wp14:anchorId="4E01A9CC" wp14:editId="0447F16C">
            <wp:extent cx="5828030" cy="310515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b="5325"/>
                    <a:stretch/>
                  </pic:blipFill>
                  <pic:spPr bwMode="auto">
                    <a:xfrm>
                      <a:off x="0" y="0"/>
                      <a:ext cx="5828030" cy="3105150"/>
                    </a:xfrm>
                    <a:prstGeom prst="rect">
                      <a:avLst/>
                    </a:prstGeom>
                    <a:noFill/>
                    <a:ln>
                      <a:noFill/>
                    </a:ln>
                    <a:extLst>
                      <a:ext uri="{53640926-AAD7-44D8-BBD7-CCE9431645EC}">
                        <a14:shadowObscured xmlns:a14="http://schemas.microsoft.com/office/drawing/2010/main"/>
                      </a:ext>
                    </a:extLst>
                  </pic:spPr>
                </pic:pic>
              </a:graphicData>
            </a:graphic>
          </wp:inline>
        </w:drawing>
      </w:r>
    </w:p>
    <w:p w14:paraId="3B18BF16" w14:textId="17CF7818" w:rsidR="0034294B" w:rsidRPr="00F03E81" w:rsidRDefault="0034294B" w:rsidP="00F03E81">
      <w:pPr>
        <w:pStyle w:val="Caption"/>
        <w:spacing w:before="0" w:after="200" w:line="240" w:lineRule="auto"/>
        <w:jc w:val="center"/>
        <w:rPr>
          <w:rFonts w:asciiTheme="minorHAnsi" w:hAnsiTheme="minorHAnsi" w:cstheme="minorHAnsi"/>
          <w:b w:val="0"/>
          <w:i/>
          <w:color w:val="44546A" w:themeColor="text2"/>
          <w:sz w:val="18"/>
          <w:szCs w:val="18"/>
        </w:rPr>
      </w:pPr>
      <w:bookmarkStart w:id="296" w:name="_Ref502271252"/>
      <w:r w:rsidRPr="00F03E81">
        <w:rPr>
          <w:rFonts w:asciiTheme="minorHAnsi" w:hAnsiTheme="minorHAnsi" w:cstheme="minorHAnsi"/>
          <w:b w:val="0"/>
          <w:i/>
          <w:color w:val="44546A" w:themeColor="text2"/>
          <w:sz w:val="18"/>
          <w:szCs w:val="18"/>
        </w:rPr>
        <w:t xml:space="preserve">Figure </w:t>
      </w:r>
      <w:r w:rsidR="002E42AD" w:rsidRPr="00F03E81">
        <w:rPr>
          <w:rFonts w:asciiTheme="minorHAnsi" w:hAnsiTheme="minorHAnsi" w:cstheme="minorHAnsi"/>
          <w:b w:val="0"/>
          <w:i/>
          <w:color w:val="44546A" w:themeColor="text2"/>
          <w:sz w:val="18"/>
          <w:szCs w:val="18"/>
        </w:rPr>
        <w:fldChar w:fldCharType="begin"/>
      </w:r>
      <w:r w:rsidR="002E42AD" w:rsidRPr="00F03E81">
        <w:rPr>
          <w:rFonts w:asciiTheme="minorHAnsi" w:hAnsiTheme="minorHAnsi" w:cstheme="minorHAnsi"/>
          <w:b w:val="0"/>
          <w:i/>
          <w:color w:val="44546A" w:themeColor="text2"/>
          <w:sz w:val="18"/>
          <w:szCs w:val="18"/>
        </w:rPr>
        <w:instrText xml:space="preserve"> STYLEREF 1 \s </w:instrText>
      </w:r>
      <w:r w:rsidR="002E42AD" w:rsidRPr="00F03E81">
        <w:rPr>
          <w:rFonts w:asciiTheme="minorHAnsi" w:hAnsiTheme="minorHAnsi" w:cstheme="minorHAnsi"/>
          <w:b w:val="0"/>
          <w:i/>
          <w:color w:val="44546A" w:themeColor="text2"/>
          <w:sz w:val="18"/>
          <w:szCs w:val="18"/>
        </w:rPr>
        <w:fldChar w:fldCharType="separate"/>
      </w:r>
      <w:r w:rsidR="00EE40A9" w:rsidRPr="00F03E81">
        <w:rPr>
          <w:rFonts w:asciiTheme="minorHAnsi" w:hAnsiTheme="minorHAnsi" w:cstheme="minorHAnsi"/>
          <w:b w:val="0"/>
          <w:i/>
          <w:noProof/>
          <w:color w:val="44546A" w:themeColor="text2"/>
          <w:sz w:val="18"/>
          <w:szCs w:val="18"/>
        </w:rPr>
        <w:t>7</w:t>
      </w:r>
      <w:r w:rsidR="002E42AD" w:rsidRPr="00F03E81">
        <w:rPr>
          <w:rFonts w:asciiTheme="minorHAnsi" w:hAnsiTheme="minorHAnsi" w:cstheme="minorHAnsi"/>
          <w:b w:val="0"/>
          <w:i/>
          <w:color w:val="44546A" w:themeColor="text2"/>
          <w:sz w:val="18"/>
          <w:szCs w:val="18"/>
        </w:rPr>
        <w:fldChar w:fldCharType="end"/>
      </w:r>
      <w:r w:rsidR="002E42AD" w:rsidRPr="00F03E81">
        <w:rPr>
          <w:rFonts w:asciiTheme="minorHAnsi" w:hAnsiTheme="minorHAnsi" w:cstheme="minorHAnsi"/>
          <w:b w:val="0"/>
          <w:i/>
          <w:color w:val="44546A" w:themeColor="text2"/>
          <w:sz w:val="18"/>
          <w:szCs w:val="18"/>
        </w:rPr>
        <w:noBreakHyphen/>
      </w:r>
      <w:r w:rsidR="002E42AD" w:rsidRPr="00F03E81">
        <w:rPr>
          <w:rFonts w:asciiTheme="minorHAnsi" w:hAnsiTheme="minorHAnsi" w:cstheme="minorHAnsi"/>
          <w:b w:val="0"/>
          <w:i/>
          <w:color w:val="44546A" w:themeColor="text2"/>
          <w:sz w:val="18"/>
          <w:szCs w:val="18"/>
        </w:rPr>
        <w:fldChar w:fldCharType="begin"/>
      </w:r>
      <w:r w:rsidR="002E42AD" w:rsidRPr="00F03E81">
        <w:rPr>
          <w:rFonts w:asciiTheme="minorHAnsi" w:hAnsiTheme="minorHAnsi" w:cstheme="minorHAnsi"/>
          <w:b w:val="0"/>
          <w:i/>
          <w:color w:val="44546A" w:themeColor="text2"/>
          <w:sz w:val="18"/>
          <w:szCs w:val="18"/>
        </w:rPr>
        <w:instrText xml:space="preserve"> SEQ Figure \* ARABIC \s 1 </w:instrText>
      </w:r>
      <w:r w:rsidR="002E42AD" w:rsidRPr="00F03E81">
        <w:rPr>
          <w:rFonts w:asciiTheme="minorHAnsi" w:hAnsiTheme="minorHAnsi" w:cstheme="minorHAnsi"/>
          <w:b w:val="0"/>
          <w:i/>
          <w:color w:val="44546A" w:themeColor="text2"/>
          <w:sz w:val="18"/>
          <w:szCs w:val="18"/>
        </w:rPr>
        <w:fldChar w:fldCharType="separate"/>
      </w:r>
      <w:r w:rsidR="00EE40A9" w:rsidRPr="00F03E81">
        <w:rPr>
          <w:rFonts w:asciiTheme="minorHAnsi" w:hAnsiTheme="minorHAnsi" w:cstheme="minorHAnsi"/>
          <w:b w:val="0"/>
          <w:i/>
          <w:noProof/>
          <w:color w:val="44546A" w:themeColor="text2"/>
          <w:sz w:val="18"/>
          <w:szCs w:val="18"/>
        </w:rPr>
        <w:t>2</w:t>
      </w:r>
      <w:r w:rsidR="002E42AD" w:rsidRPr="00F03E81">
        <w:rPr>
          <w:rFonts w:asciiTheme="minorHAnsi" w:hAnsiTheme="minorHAnsi" w:cstheme="minorHAnsi"/>
          <w:b w:val="0"/>
          <w:i/>
          <w:color w:val="44546A" w:themeColor="text2"/>
          <w:sz w:val="18"/>
          <w:szCs w:val="18"/>
        </w:rPr>
        <w:fldChar w:fldCharType="end"/>
      </w:r>
      <w:bookmarkEnd w:id="296"/>
      <w:ins w:id="297" w:author="Teh Stand" w:date="2018-12-03T09:48:00Z">
        <w:r w:rsidR="00F03E81">
          <w:rPr>
            <w:rFonts w:asciiTheme="minorHAnsi" w:hAnsiTheme="minorHAnsi" w:cstheme="minorHAnsi"/>
            <w:b w:val="0"/>
            <w:i/>
            <w:color w:val="44546A" w:themeColor="text2"/>
            <w:sz w:val="18"/>
            <w:szCs w:val="18"/>
          </w:rPr>
          <w:t xml:space="preserve"> -</w:t>
        </w:r>
      </w:ins>
      <w:del w:id="298" w:author="Teh Stand" w:date="2018-12-03T09:48:00Z">
        <w:r w:rsidRPr="00F03E81" w:rsidDel="00F03E81">
          <w:rPr>
            <w:rFonts w:asciiTheme="minorHAnsi" w:hAnsiTheme="minorHAnsi" w:cstheme="minorHAnsi"/>
            <w:b w:val="0"/>
            <w:i/>
            <w:color w:val="44546A" w:themeColor="text2"/>
            <w:sz w:val="18"/>
            <w:szCs w:val="18"/>
          </w:rPr>
          <w:delText>.</w:delText>
        </w:r>
      </w:del>
      <w:r w:rsidRPr="00F03E81">
        <w:rPr>
          <w:rFonts w:asciiTheme="minorHAnsi" w:hAnsiTheme="minorHAnsi" w:cstheme="minorHAnsi"/>
          <w:b w:val="0"/>
          <w:i/>
          <w:color w:val="44546A" w:themeColor="text2"/>
          <w:sz w:val="18"/>
          <w:szCs w:val="18"/>
        </w:rPr>
        <w:t xml:space="preserve"> Example of realization from S-100 GFM</w:t>
      </w:r>
    </w:p>
    <w:p w14:paraId="3C621702" w14:textId="6131BB95" w:rsidR="00F03E81" w:rsidRPr="00FA0C91" w:rsidRDefault="00F03E81" w:rsidP="002F04AF">
      <w:pPr>
        <w:pStyle w:val="Heading2"/>
        <w:numPr>
          <w:ilvl w:val="1"/>
          <w:numId w:val="137"/>
        </w:numPr>
        <w:spacing w:line="240" w:lineRule="auto"/>
        <w:ind w:hanging="720"/>
        <w:rPr>
          <w:lang w:val="en-GB"/>
        </w:rPr>
      </w:pPr>
      <w:bookmarkStart w:id="299" w:name="_Toc532213675"/>
      <w:r>
        <w:rPr>
          <w:lang w:val="en-GB"/>
        </w:rPr>
        <w:t xml:space="preserve">Rules for </w:t>
      </w:r>
      <w:r w:rsidR="00D32955">
        <w:rPr>
          <w:lang w:val="en-GB"/>
        </w:rPr>
        <w:t>A</w:t>
      </w:r>
      <w:r>
        <w:rPr>
          <w:lang w:val="en-GB"/>
        </w:rPr>
        <w:t xml:space="preserve">pplication </w:t>
      </w:r>
      <w:r w:rsidR="00D32955">
        <w:rPr>
          <w:lang w:val="en-GB"/>
        </w:rPr>
        <w:t>S</w:t>
      </w:r>
      <w:r>
        <w:rPr>
          <w:lang w:val="en-GB"/>
        </w:rPr>
        <w:t>chemas</w:t>
      </w:r>
      <w:bookmarkEnd w:id="299"/>
    </w:p>
    <w:p w14:paraId="7B0F96C3" w14:textId="6A8EFB4B" w:rsidR="002A77CB" w:rsidRPr="00F7098E" w:rsidRDefault="002A77CB" w:rsidP="00F7098E">
      <w:pPr>
        <w:spacing w:after="160" w:line="240" w:lineRule="auto"/>
        <w:rPr>
          <w:rFonts w:asciiTheme="minorHAnsi" w:hAnsiTheme="minorHAnsi" w:cstheme="minorHAnsi"/>
          <w:sz w:val="22"/>
          <w:szCs w:val="22"/>
        </w:rPr>
      </w:pPr>
      <w:r w:rsidRPr="00F7098E">
        <w:rPr>
          <w:rFonts w:asciiTheme="minorHAnsi" w:hAnsiTheme="minorHAnsi" w:cstheme="minorHAnsi"/>
          <w:sz w:val="22"/>
          <w:szCs w:val="22"/>
        </w:rPr>
        <w:t xml:space="preserve">S-100 rules for </w:t>
      </w:r>
      <w:r w:rsidR="00D32955">
        <w:rPr>
          <w:rFonts w:asciiTheme="minorHAnsi" w:hAnsiTheme="minorHAnsi" w:cstheme="minorHAnsi"/>
          <w:sz w:val="22"/>
          <w:szCs w:val="22"/>
        </w:rPr>
        <w:t>A</w:t>
      </w:r>
      <w:r w:rsidRPr="00F7098E">
        <w:rPr>
          <w:rFonts w:asciiTheme="minorHAnsi" w:hAnsiTheme="minorHAnsi" w:cstheme="minorHAnsi"/>
          <w:sz w:val="22"/>
          <w:szCs w:val="22"/>
        </w:rPr>
        <w:t xml:space="preserve">pplication </w:t>
      </w:r>
      <w:r w:rsidR="00D32955">
        <w:rPr>
          <w:rFonts w:asciiTheme="minorHAnsi" w:hAnsiTheme="minorHAnsi" w:cstheme="minorHAnsi"/>
          <w:sz w:val="22"/>
          <w:szCs w:val="22"/>
        </w:rPr>
        <w:t>S</w:t>
      </w:r>
      <w:r w:rsidRPr="00F7098E">
        <w:rPr>
          <w:rFonts w:asciiTheme="minorHAnsi" w:hAnsiTheme="minorHAnsi" w:cstheme="minorHAnsi"/>
          <w:sz w:val="22"/>
          <w:szCs w:val="22"/>
        </w:rPr>
        <w:t xml:space="preserve">chemas are based on ISO 19109. The S-100 rules for </w:t>
      </w:r>
      <w:r w:rsidR="00D32955">
        <w:rPr>
          <w:rFonts w:asciiTheme="minorHAnsi" w:hAnsiTheme="minorHAnsi" w:cstheme="minorHAnsi"/>
          <w:sz w:val="22"/>
          <w:szCs w:val="22"/>
        </w:rPr>
        <w:t>A</w:t>
      </w:r>
      <w:r w:rsidRPr="00F7098E">
        <w:rPr>
          <w:rFonts w:asciiTheme="minorHAnsi" w:hAnsiTheme="minorHAnsi" w:cstheme="minorHAnsi"/>
          <w:sz w:val="22"/>
          <w:szCs w:val="22"/>
        </w:rPr>
        <w:t xml:space="preserve">pplication </w:t>
      </w:r>
      <w:r w:rsidR="00D32955">
        <w:rPr>
          <w:rFonts w:asciiTheme="minorHAnsi" w:hAnsiTheme="minorHAnsi" w:cstheme="minorHAnsi"/>
          <w:sz w:val="22"/>
          <w:szCs w:val="22"/>
        </w:rPr>
        <w:t>S</w:t>
      </w:r>
      <w:r w:rsidRPr="00F7098E">
        <w:rPr>
          <w:rFonts w:asciiTheme="minorHAnsi" w:hAnsiTheme="minorHAnsi" w:cstheme="minorHAnsi"/>
          <w:sz w:val="22"/>
          <w:szCs w:val="22"/>
        </w:rPr>
        <w:t>chemas are given in S-100 Part 3</w:t>
      </w:r>
      <w:ins w:id="300" w:author="Teh Stand" w:date="2018-12-03T10:13:00Z">
        <w:r w:rsidR="007549EC">
          <w:rPr>
            <w:rFonts w:asciiTheme="minorHAnsi" w:hAnsiTheme="minorHAnsi" w:cstheme="minorHAnsi"/>
            <w:sz w:val="22"/>
            <w:szCs w:val="22"/>
          </w:rPr>
          <w:t>,</w:t>
        </w:r>
      </w:ins>
      <w:r w:rsidRPr="00F7098E">
        <w:rPr>
          <w:rFonts w:asciiTheme="minorHAnsi" w:hAnsiTheme="minorHAnsi" w:cstheme="minorHAnsi"/>
          <w:sz w:val="22"/>
          <w:szCs w:val="22"/>
        </w:rPr>
        <w:t xml:space="preserve"> </w:t>
      </w:r>
      <w:del w:id="301" w:author="Teh Stand" w:date="2018-12-03T10:13:00Z">
        <w:r w:rsidRPr="00F7098E" w:rsidDel="007549EC">
          <w:rPr>
            <w:rFonts w:asciiTheme="minorHAnsi" w:hAnsiTheme="minorHAnsi" w:cstheme="minorHAnsi"/>
            <w:sz w:val="22"/>
            <w:szCs w:val="22"/>
          </w:rPr>
          <w:delText>(</w:delText>
        </w:r>
      </w:del>
      <w:r w:rsidRPr="00F7098E">
        <w:rPr>
          <w:rFonts w:asciiTheme="minorHAnsi" w:hAnsiTheme="minorHAnsi" w:cstheme="minorHAnsi"/>
          <w:sz w:val="22"/>
          <w:szCs w:val="22"/>
        </w:rPr>
        <w:t>clauses 3-6 and 3-7</w:t>
      </w:r>
      <w:del w:id="302" w:author="Teh Stand" w:date="2018-12-03T10:13:00Z">
        <w:r w:rsidRPr="00F7098E" w:rsidDel="007549EC">
          <w:rPr>
            <w:rFonts w:asciiTheme="minorHAnsi" w:hAnsiTheme="minorHAnsi" w:cstheme="minorHAnsi"/>
            <w:sz w:val="22"/>
            <w:szCs w:val="22"/>
          </w:rPr>
          <w:delText>)</w:delText>
        </w:r>
      </w:del>
      <w:r w:rsidRPr="00F7098E">
        <w:rPr>
          <w:rFonts w:asciiTheme="minorHAnsi" w:hAnsiTheme="minorHAnsi" w:cstheme="minorHAnsi"/>
          <w:sz w:val="22"/>
          <w:szCs w:val="22"/>
        </w:rPr>
        <w:t>.</w:t>
      </w:r>
    </w:p>
    <w:p w14:paraId="5681B916" w14:textId="075ECE0D" w:rsidR="00990A0D" w:rsidRPr="00FA0C91" w:rsidRDefault="00990A0D" w:rsidP="002F04AF">
      <w:pPr>
        <w:pStyle w:val="Heading3"/>
        <w:numPr>
          <w:ilvl w:val="2"/>
          <w:numId w:val="140"/>
        </w:numPr>
        <w:tabs>
          <w:tab w:val="clear" w:pos="660"/>
          <w:tab w:val="clear" w:pos="880"/>
          <w:tab w:val="left" w:pos="709"/>
          <w:tab w:val="left" w:pos="851"/>
        </w:tabs>
        <w:ind w:left="709" w:hanging="709"/>
      </w:pPr>
      <w:bookmarkStart w:id="303" w:name="_Toc532213676"/>
      <w:r w:rsidRPr="00FA0C91">
        <w:t xml:space="preserve">Application </w:t>
      </w:r>
      <w:r w:rsidR="00D32955">
        <w:t>S</w:t>
      </w:r>
      <w:r w:rsidRPr="00FA0C91">
        <w:t>chemas for vector data</w:t>
      </w:r>
      <w:bookmarkEnd w:id="303"/>
    </w:p>
    <w:p w14:paraId="13EB8DAB" w14:textId="28F1D8F3" w:rsidR="0040250D" w:rsidRPr="008D0225" w:rsidRDefault="00F767C9" w:rsidP="002819C9">
      <w:pPr>
        <w:spacing w:after="60" w:line="240" w:lineRule="auto"/>
        <w:rPr>
          <w:rFonts w:asciiTheme="minorHAnsi" w:hAnsiTheme="minorHAnsi" w:cstheme="minorHAnsi"/>
          <w:sz w:val="22"/>
          <w:szCs w:val="22"/>
        </w:rPr>
      </w:pPr>
      <w:r w:rsidRPr="008D0225">
        <w:rPr>
          <w:rFonts w:asciiTheme="minorHAnsi" w:hAnsiTheme="minorHAnsi" w:cstheme="minorHAnsi"/>
          <w:sz w:val="22"/>
          <w:szCs w:val="22"/>
        </w:rPr>
        <w:t xml:space="preserve">The rules for </w:t>
      </w:r>
      <w:r w:rsidR="00D32955">
        <w:rPr>
          <w:rFonts w:asciiTheme="minorHAnsi" w:hAnsiTheme="minorHAnsi" w:cstheme="minorHAnsi"/>
          <w:sz w:val="22"/>
          <w:szCs w:val="22"/>
        </w:rPr>
        <w:t>A</w:t>
      </w:r>
      <w:r w:rsidRPr="008D0225">
        <w:rPr>
          <w:rFonts w:asciiTheme="minorHAnsi" w:hAnsiTheme="minorHAnsi" w:cstheme="minorHAnsi"/>
          <w:sz w:val="22"/>
          <w:szCs w:val="22"/>
        </w:rPr>
        <w:t xml:space="preserve">pplication </w:t>
      </w:r>
      <w:r w:rsidR="00D32955">
        <w:rPr>
          <w:rFonts w:asciiTheme="minorHAnsi" w:hAnsiTheme="minorHAnsi" w:cstheme="minorHAnsi"/>
          <w:sz w:val="22"/>
          <w:szCs w:val="22"/>
        </w:rPr>
        <w:t>S</w:t>
      </w:r>
      <w:r w:rsidRPr="008D0225">
        <w:rPr>
          <w:rFonts w:asciiTheme="minorHAnsi" w:hAnsiTheme="minorHAnsi" w:cstheme="minorHAnsi"/>
          <w:sz w:val="22"/>
          <w:szCs w:val="22"/>
        </w:rPr>
        <w:t xml:space="preserve">chemas for vector data are given in </w:t>
      </w:r>
      <w:r w:rsidR="00990A0D" w:rsidRPr="008D0225">
        <w:rPr>
          <w:rFonts w:asciiTheme="minorHAnsi" w:hAnsiTheme="minorHAnsi" w:cstheme="minorHAnsi"/>
          <w:sz w:val="22"/>
          <w:szCs w:val="22"/>
        </w:rPr>
        <w:t>S-100</w:t>
      </w:r>
      <w:ins w:id="304" w:author="Teh Stand" w:date="2018-12-03T10:07:00Z">
        <w:r w:rsidR="002819C9">
          <w:rPr>
            <w:rFonts w:asciiTheme="minorHAnsi" w:hAnsiTheme="minorHAnsi" w:cstheme="minorHAnsi"/>
            <w:sz w:val="22"/>
            <w:szCs w:val="22"/>
          </w:rPr>
          <w:t xml:space="preserve"> Part 3,</w:t>
        </w:r>
      </w:ins>
      <w:r w:rsidR="00990A0D" w:rsidRPr="008D0225">
        <w:rPr>
          <w:rFonts w:asciiTheme="minorHAnsi" w:hAnsiTheme="minorHAnsi" w:cstheme="minorHAnsi"/>
          <w:sz w:val="22"/>
          <w:szCs w:val="22"/>
        </w:rPr>
        <w:t xml:space="preserve"> clause 3-6.</w:t>
      </w:r>
      <w:r w:rsidRPr="008D0225">
        <w:rPr>
          <w:rFonts w:asciiTheme="minorHAnsi" w:hAnsiTheme="minorHAnsi" w:cstheme="minorHAnsi"/>
          <w:sz w:val="22"/>
          <w:szCs w:val="22"/>
        </w:rPr>
        <w:t xml:space="preserve"> The main rules are summarized below:</w:t>
      </w:r>
    </w:p>
    <w:p w14:paraId="38335F23" w14:textId="390834EF" w:rsidR="00F767C9" w:rsidRPr="008D0225" w:rsidRDefault="00F767C9" w:rsidP="002819C9">
      <w:pPr>
        <w:numPr>
          <w:ilvl w:val="0"/>
          <w:numId w:val="37"/>
        </w:numPr>
        <w:spacing w:after="60" w:line="240" w:lineRule="auto"/>
        <w:rPr>
          <w:rFonts w:asciiTheme="minorHAnsi" w:hAnsiTheme="minorHAnsi" w:cstheme="minorHAnsi"/>
          <w:sz w:val="22"/>
          <w:szCs w:val="22"/>
        </w:rPr>
      </w:pPr>
      <w:r w:rsidRPr="008D0225">
        <w:rPr>
          <w:rFonts w:asciiTheme="minorHAnsi" w:hAnsiTheme="minorHAnsi" w:cstheme="minorHAnsi"/>
          <w:sz w:val="22"/>
          <w:szCs w:val="22"/>
        </w:rPr>
        <w:t xml:space="preserve">Features, information types, and complex attributes must be </w:t>
      </w:r>
      <w:r w:rsidR="00F97791" w:rsidRPr="008D0225">
        <w:rPr>
          <w:rFonts w:asciiTheme="minorHAnsi" w:hAnsiTheme="minorHAnsi" w:cstheme="minorHAnsi"/>
          <w:sz w:val="22"/>
          <w:szCs w:val="22"/>
        </w:rPr>
        <w:t>modelled</w:t>
      </w:r>
      <w:r w:rsidRPr="008D0225">
        <w:rPr>
          <w:rFonts w:asciiTheme="minorHAnsi" w:hAnsiTheme="minorHAnsi" w:cstheme="minorHAnsi"/>
          <w:sz w:val="22"/>
          <w:szCs w:val="22"/>
        </w:rPr>
        <w:t xml:space="preserve"> as classes.</w:t>
      </w:r>
    </w:p>
    <w:p w14:paraId="7DC06CDB" w14:textId="42555360" w:rsidR="00F767C9" w:rsidRPr="008D0225" w:rsidRDefault="00F767C9" w:rsidP="002819C9">
      <w:pPr>
        <w:numPr>
          <w:ilvl w:val="0"/>
          <w:numId w:val="37"/>
        </w:numPr>
        <w:spacing w:after="60" w:line="240" w:lineRule="auto"/>
        <w:rPr>
          <w:rFonts w:asciiTheme="minorHAnsi" w:hAnsiTheme="minorHAnsi" w:cstheme="minorHAnsi"/>
          <w:sz w:val="22"/>
          <w:szCs w:val="22"/>
        </w:rPr>
      </w:pPr>
      <w:r w:rsidRPr="008D0225">
        <w:rPr>
          <w:rFonts w:asciiTheme="minorHAnsi" w:hAnsiTheme="minorHAnsi" w:cstheme="minorHAnsi"/>
          <w:sz w:val="22"/>
          <w:szCs w:val="22"/>
        </w:rPr>
        <w:t xml:space="preserve">Relationships are </w:t>
      </w:r>
      <w:r w:rsidR="00F97791" w:rsidRPr="008D0225">
        <w:rPr>
          <w:rFonts w:asciiTheme="minorHAnsi" w:hAnsiTheme="minorHAnsi" w:cstheme="minorHAnsi"/>
          <w:sz w:val="22"/>
          <w:szCs w:val="22"/>
        </w:rPr>
        <w:t>modelled</w:t>
      </w:r>
      <w:r w:rsidRPr="008D0225">
        <w:rPr>
          <w:rFonts w:asciiTheme="minorHAnsi" w:hAnsiTheme="minorHAnsi" w:cstheme="minorHAnsi"/>
          <w:sz w:val="22"/>
          <w:szCs w:val="22"/>
        </w:rPr>
        <w:t xml:space="preserve"> by UML associations or association classes (the latter only when the association itself is characterized by attributes – see </w:t>
      </w:r>
      <w:del w:id="305" w:author="Teh Stand" w:date="2018-12-03T10:08:00Z">
        <w:r w:rsidRPr="008D0225" w:rsidDel="002819C9">
          <w:rPr>
            <w:rFonts w:asciiTheme="minorHAnsi" w:hAnsiTheme="minorHAnsi" w:cstheme="minorHAnsi"/>
            <w:sz w:val="22"/>
            <w:szCs w:val="22"/>
          </w:rPr>
          <w:delText>Section</w:delText>
        </w:r>
      </w:del>
      <w:ins w:id="306" w:author="Teh Stand" w:date="2018-12-03T10:08:00Z">
        <w:r w:rsidR="002819C9">
          <w:rPr>
            <w:rFonts w:asciiTheme="minorHAnsi" w:hAnsiTheme="minorHAnsi" w:cstheme="minorHAnsi"/>
            <w:sz w:val="22"/>
            <w:szCs w:val="22"/>
          </w:rPr>
          <w:t xml:space="preserve">clause </w:t>
        </w:r>
      </w:ins>
      <w:ins w:id="307" w:author="Teh Stand" w:date="2018-12-03T10:06:00Z">
        <w:r w:rsidR="002819C9">
          <w:rPr>
            <w:rFonts w:asciiTheme="minorHAnsi" w:hAnsiTheme="minorHAnsi" w:cstheme="minorHAnsi"/>
            <w:sz w:val="22"/>
            <w:szCs w:val="22"/>
          </w:rPr>
          <w:t>7.5.4.2</w:t>
        </w:r>
      </w:ins>
      <w:del w:id="308" w:author="Teh Stand" w:date="2018-12-03T10:06:00Z">
        <w:r w:rsidRPr="008D0225" w:rsidDel="002819C9">
          <w:rPr>
            <w:rFonts w:asciiTheme="minorHAnsi" w:hAnsiTheme="minorHAnsi" w:cstheme="minorHAnsi"/>
            <w:sz w:val="22"/>
            <w:szCs w:val="22"/>
          </w:rPr>
          <w:delText xml:space="preserve"> </w:delText>
        </w:r>
        <w:r w:rsidRPr="008D0225" w:rsidDel="002819C9">
          <w:rPr>
            <w:rFonts w:asciiTheme="minorHAnsi" w:hAnsiTheme="minorHAnsi" w:cstheme="minorHAnsi"/>
            <w:sz w:val="22"/>
            <w:szCs w:val="22"/>
          </w:rPr>
          <w:fldChar w:fldCharType="begin"/>
        </w:r>
        <w:r w:rsidRPr="008D0225" w:rsidDel="002819C9">
          <w:rPr>
            <w:rFonts w:asciiTheme="minorHAnsi" w:hAnsiTheme="minorHAnsi" w:cstheme="minorHAnsi"/>
            <w:sz w:val="22"/>
            <w:szCs w:val="22"/>
          </w:rPr>
          <w:delInstrText xml:space="preserve"> REF _Ref502518140 \r \h </w:delInstrText>
        </w:r>
        <w:r w:rsidR="008D0225" w:rsidRPr="002819C9" w:rsidDel="002819C9">
          <w:rPr>
            <w:rFonts w:asciiTheme="minorHAnsi" w:hAnsiTheme="minorHAnsi" w:cstheme="minorHAnsi"/>
            <w:sz w:val="22"/>
            <w:szCs w:val="22"/>
          </w:rPr>
          <w:delInstrText xml:space="preserve"> \* MERGEFORMAT </w:delInstrText>
        </w:r>
        <w:r w:rsidRPr="008D0225" w:rsidDel="002819C9">
          <w:rPr>
            <w:rFonts w:asciiTheme="minorHAnsi" w:hAnsiTheme="minorHAnsi" w:cstheme="minorHAnsi"/>
            <w:sz w:val="22"/>
            <w:szCs w:val="22"/>
          </w:rPr>
        </w:r>
        <w:r w:rsidRPr="008D0225" w:rsidDel="002819C9">
          <w:rPr>
            <w:rFonts w:asciiTheme="minorHAnsi" w:hAnsiTheme="minorHAnsi" w:cstheme="minorHAnsi"/>
            <w:sz w:val="22"/>
            <w:szCs w:val="22"/>
          </w:rPr>
          <w:fldChar w:fldCharType="separate"/>
        </w:r>
        <w:r w:rsidR="00EE40A9" w:rsidRPr="008D0225" w:rsidDel="002819C9">
          <w:rPr>
            <w:rFonts w:asciiTheme="minorHAnsi" w:hAnsiTheme="minorHAnsi" w:cstheme="minorHAnsi"/>
            <w:sz w:val="22"/>
            <w:szCs w:val="22"/>
          </w:rPr>
          <w:delText>7.5.4.2</w:delText>
        </w:r>
        <w:r w:rsidRPr="008D0225" w:rsidDel="002819C9">
          <w:rPr>
            <w:rFonts w:asciiTheme="minorHAnsi" w:hAnsiTheme="minorHAnsi" w:cstheme="minorHAnsi"/>
            <w:sz w:val="22"/>
            <w:szCs w:val="22"/>
          </w:rPr>
          <w:fldChar w:fldCharType="end"/>
        </w:r>
      </w:del>
      <w:r w:rsidRPr="008D0225">
        <w:rPr>
          <w:rFonts w:asciiTheme="minorHAnsi" w:hAnsiTheme="minorHAnsi" w:cstheme="minorHAnsi"/>
          <w:sz w:val="22"/>
          <w:szCs w:val="22"/>
        </w:rPr>
        <w:t xml:space="preserve"> in this document).</w:t>
      </w:r>
    </w:p>
    <w:p w14:paraId="09B90240" w14:textId="0010C7DC" w:rsidR="00F767C9" w:rsidRPr="008D0225" w:rsidRDefault="00F767C9" w:rsidP="002819C9">
      <w:pPr>
        <w:numPr>
          <w:ilvl w:val="0"/>
          <w:numId w:val="37"/>
        </w:numPr>
        <w:spacing w:after="60" w:line="240" w:lineRule="auto"/>
        <w:rPr>
          <w:rFonts w:asciiTheme="minorHAnsi" w:hAnsiTheme="minorHAnsi" w:cstheme="minorHAnsi"/>
          <w:sz w:val="22"/>
          <w:szCs w:val="22"/>
        </w:rPr>
      </w:pPr>
      <w:r w:rsidRPr="008D0225">
        <w:rPr>
          <w:rFonts w:asciiTheme="minorHAnsi" w:hAnsiTheme="minorHAnsi" w:cstheme="minorHAnsi"/>
          <w:sz w:val="22"/>
          <w:szCs w:val="22"/>
        </w:rPr>
        <w:t xml:space="preserve">Attributes are </w:t>
      </w:r>
      <w:r w:rsidR="00F97791" w:rsidRPr="008D0225">
        <w:rPr>
          <w:rFonts w:asciiTheme="minorHAnsi" w:hAnsiTheme="minorHAnsi" w:cstheme="minorHAnsi"/>
          <w:sz w:val="22"/>
          <w:szCs w:val="22"/>
        </w:rPr>
        <w:t>modelled</w:t>
      </w:r>
      <w:r w:rsidRPr="008D0225">
        <w:rPr>
          <w:rFonts w:asciiTheme="minorHAnsi" w:hAnsiTheme="minorHAnsi" w:cstheme="minorHAnsi"/>
          <w:sz w:val="22"/>
          <w:szCs w:val="22"/>
        </w:rPr>
        <w:t xml:space="preserve"> by </w:t>
      </w:r>
      <w:r w:rsidR="00E959AF" w:rsidRPr="008D0225">
        <w:rPr>
          <w:rFonts w:asciiTheme="minorHAnsi" w:hAnsiTheme="minorHAnsi" w:cstheme="minorHAnsi"/>
          <w:sz w:val="22"/>
          <w:szCs w:val="22"/>
        </w:rPr>
        <w:t>UML attributes in the appropriate class.</w:t>
      </w:r>
    </w:p>
    <w:p w14:paraId="2167603A" w14:textId="2912F0EA" w:rsidR="00E4461E" w:rsidRPr="008D0225" w:rsidRDefault="00E959AF" w:rsidP="007549EC">
      <w:pPr>
        <w:numPr>
          <w:ilvl w:val="0"/>
          <w:numId w:val="37"/>
        </w:numPr>
        <w:spacing w:after="60" w:line="240" w:lineRule="auto"/>
        <w:ind w:left="714" w:hanging="357"/>
        <w:rPr>
          <w:rFonts w:asciiTheme="minorHAnsi" w:hAnsiTheme="minorHAnsi" w:cstheme="minorHAnsi"/>
          <w:sz w:val="22"/>
          <w:szCs w:val="22"/>
        </w:rPr>
      </w:pPr>
      <w:r w:rsidRPr="008D0225">
        <w:rPr>
          <w:rFonts w:asciiTheme="minorHAnsi" w:hAnsiTheme="minorHAnsi" w:cstheme="minorHAnsi"/>
          <w:sz w:val="22"/>
          <w:szCs w:val="22"/>
        </w:rPr>
        <w:t xml:space="preserve">Associations must be </w:t>
      </w:r>
      <w:r w:rsidR="00F97791" w:rsidRPr="008D0225">
        <w:rPr>
          <w:rFonts w:asciiTheme="minorHAnsi" w:hAnsiTheme="minorHAnsi" w:cstheme="minorHAnsi"/>
          <w:sz w:val="22"/>
          <w:szCs w:val="22"/>
        </w:rPr>
        <w:t>labelled</w:t>
      </w:r>
      <w:r w:rsidRPr="008D0225">
        <w:rPr>
          <w:rFonts w:asciiTheme="minorHAnsi" w:hAnsiTheme="minorHAnsi" w:cstheme="minorHAnsi"/>
          <w:sz w:val="22"/>
          <w:szCs w:val="22"/>
        </w:rPr>
        <w:t xml:space="preserve"> (have association names)</w:t>
      </w:r>
      <w:r w:rsidR="00E4461E" w:rsidRPr="008D0225">
        <w:rPr>
          <w:rFonts w:asciiTheme="minorHAnsi" w:hAnsiTheme="minorHAnsi" w:cstheme="minorHAnsi"/>
          <w:sz w:val="22"/>
          <w:szCs w:val="22"/>
        </w:rPr>
        <w:t>. N</w:t>
      </w:r>
      <w:r w:rsidRPr="008D0225">
        <w:rPr>
          <w:rFonts w:asciiTheme="minorHAnsi" w:hAnsiTheme="minorHAnsi" w:cstheme="minorHAnsi"/>
          <w:sz w:val="22"/>
          <w:szCs w:val="22"/>
        </w:rPr>
        <w:t xml:space="preserve">avigable association ends </w:t>
      </w:r>
      <w:r w:rsidR="00E4461E" w:rsidRPr="008D0225">
        <w:rPr>
          <w:rFonts w:asciiTheme="minorHAnsi" w:hAnsiTheme="minorHAnsi" w:cstheme="minorHAnsi"/>
          <w:sz w:val="22"/>
          <w:szCs w:val="22"/>
        </w:rPr>
        <w:t>must</w:t>
      </w:r>
      <w:r w:rsidRPr="008D0225">
        <w:rPr>
          <w:rFonts w:asciiTheme="minorHAnsi" w:hAnsiTheme="minorHAnsi" w:cstheme="minorHAnsi"/>
          <w:sz w:val="22"/>
          <w:szCs w:val="22"/>
        </w:rPr>
        <w:t xml:space="preserve"> also be </w:t>
      </w:r>
      <w:r w:rsidR="00F97791" w:rsidRPr="008D0225">
        <w:rPr>
          <w:rFonts w:asciiTheme="minorHAnsi" w:hAnsiTheme="minorHAnsi" w:cstheme="minorHAnsi"/>
          <w:sz w:val="22"/>
          <w:szCs w:val="22"/>
        </w:rPr>
        <w:t>labelled</w:t>
      </w:r>
      <w:r w:rsidRPr="008D0225">
        <w:rPr>
          <w:rFonts w:asciiTheme="minorHAnsi" w:hAnsiTheme="minorHAnsi" w:cstheme="minorHAnsi"/>
          <w:sz w:val="22"/>
          <w:szCs w:val="22"/>
        </w:rPr>
        <w:t xml:space="preserve"> (should have role names).</w:t>
      </w:r>
    </w:p>
    <w:p w14:paraId="25166707" w14:textId="505AE246" w:rsidR="00066D07" w:rsidRPr="008D0225" w:rsidRDefault="00E4461E" w:rsidP="007549EC">
      <w:pPr>
        <w:spacing w:after="60" w:line="240" w:lineRule="auto"/>
        <w:ind w:left="709"/>
        <w:rPr>
          <w:rFonts w:asciiTheme="minorHAnsi" w:hAnsiTheme="minorHAnsi" w:cstheme="minorHAnsi"/>
          <w:sz w:val="22"/>
          <w:szCs w:val="22"/>
        </w:rPr>
      </w:pPr>
      <w:del w:id="309" w:author="Teh Stand" w:date="2018-12-03T10:13:00Z">
        <w:r w:rsidRPr="008D0225" w:rsidDel="007549EC">
          <w:rPr>
            <w:rFonts w:asciiTheme="minorHAnsi" w:hAnsiTheme="minorHAnsi" w:cstheme="minorHAnsi"/>
            <w:sz w:val="22"/>
            <w:szCs w:val="22"/>
          </w:rPr>
          <w:delText>Note</w:delText>
        </w:r>
      </w:del>
      <w:ins w:id="310" w:author="Teh Stand" w:date="2018-12-03T10:13:00Z">
        <w:r w:rsidR="007549EC" w:rsidRPr="008D0225">
          <w:rPr>
            <w:rFonts w:asciiTheme="minorHAnsi" w:hAnsiTheme="minorHAnsi" w:cstheme="minorHAnsi"/>
            <w:sz w:val="22"/>
            <w:szCs w:val="22"/>
          </w:rPr>
          <w:t>N</w:t>
        </w:r>
        <w:r w:rsidR="007549EC">
          <w:rPr>
            <w:rFonts w:asciiTheme="minorHAnsi" w:hAnsiTheme="minorHAnsi" w:cstheme="minorHAnsi"/>
            <w:sz w:val="22"/>
            <w:szCs w:val="22"/>
          </w:rPr>
          <w:t>OTE</w:t>
        </w:r>
      </w:ins>
      <w:r w:rsidRPr="008D0225">
        <w:rPr>
          <w:rFonts w:asciiTheme="minorHAnsi" w:hAnsiTheme="minorHAnsi" w:cstheme="minorHAnsi"/>
          <w:sz w:val="22"/>
          <w:szCs w:val="22"/>
        </w:rPr>
        <w:t xml:space="preserve">: </w:t>
      </w:r>
      <w:r w:rsidR="00E959AF" w:rsidRPr="008D0225">
        <w:rPr>
          <w:rFonts w:asciiTheme="minorHAnsi" w:hAnsiTheme="minorHAnsi" w:cstheme="minorHAnsi"/>
          <w:sz w:val="22"/>
          <w:szCs w:val="22"/>
        </w:rPr>
        <w:t xml:space="preserve">Diagrams may suppress depiction of labels for clarity and to reduce clutter. Labels may be defined by specific rules </w:t>
      </w:r>
      <w:r w:rsidRPr="008D0225">
        <w:rPr>
          <w:rFonts w:asciiTheme="minorHAnsi" w:hAnsiTheme="minorHAnsi" w:cstheme="minorHAnsi"/>
          <w:sz w:val="22"/>
          <w:szCs w:val="22"/>
        </w:rPr>
        <w:t>given</w:t>
      </w:r>
      <w:r w:rsidR="00E959AF" w:rsidRPr="008D0225">
        <w:rPr>
          <w:rFonts w:asciiTheme="minorHAnsi" w:hAnsiTheme="minorHAnsi" w:cstheme="minorHAnsi"/>
          <w:sz w:val="22"/>
          <w:szCs w:val="22"/>
        </w:rPr>
        <w:t xml:space="preserve"> in the </w:t>
      </w:r>
      <w:r w:rsidR="002819C9">
        <w:rPr>
          <w:rFonts w:asciiTheme="minorHAnsi" w:hAnsiTheme="minorHAnsi" w:cstheme="minorHAnsi"/>
          <w:sz w:val="22"/>
          <w:szCs w:val="22"/>
        </w:rPr>
        <w:t>P</w:t>
      </w:r>
      <w:r w:rsidR="002819C9" w:rsidRPr="008D0225">
        <w:rPr>
          <w:rFonts w:asciiTheme="minorHAnsi" w:hAnsiTheme="minorHAnsi" w:cstheme="minorHAnsi"/>
          <w:sz w:val="22"/>
          <w:szCs w:val="22"/>
        </w:rPr>
        <w:t xml:space="preserve">roduct </w:t>
      </w:r>
      <w:r w:rsidR="002819C9">
        <w:rPr>
          <w:rFonts w:asciiTheme="minorHAnsi" w:hAnsiTheme="minorHAnsi" w:cstheme="minorHAnsi"/>
          <w:sz w:val="22"/>
          <w:szCs w:val="22"/>
        </w:rPr>
        <w:t>S</w:t>
      </w:r>
      <w:r w:rsidR="002819C9" w:rsidRPr="008D0225">
        <w:rPr>
          <w:rFonts w:asciiTheme="minorHAnsi" w:hAnsiTheme="minorHAnsi" w:cstheme="minorHAnsi"/>
          <w:sz w:val="22"/>
          <w:szCs w:val="22"/>
        </w:rPr>
        <w:t xml:space="preserve">pecification </w:t>
      </w:r>
      <w:r w:rsidR="00E959AF" w:rsidRPr="008D0225">
        <w:rPr>
          <w:rFonts w:asciiTheme="minorHAnsi" w:hAnsiTheme="minorHAnsi" w:cstheme="minorHAnsi"/>
          <w:sz w:val="22"/>
          <w:szCs w:val="22"/>
        </w:rPr>
        <w:t xml:space="preserve">text instead of </w:t>
      </w:r>
      <w:r w:rsidRPr="008D0225">
        <w:rPr>
          <w:rFonts w:asciiTheme="minorHAnsi" w:hAnsiTheme="minorHAnsi" w:cstheme="minorHAnsi"/>
          <w:sz w:val="22"/>
          <w:szCs w:val="22"/>
        </w:rPr>
        <w:t>the UML diagram (</w:t>
      </w:r>
      <w:del w:id="311" w:author="Teh Stand" w:date="2018-12-03T10:09:00Z">
        <w:r w:rsidRPr="008D0225" w:rsidDel="002819C9">
          <w:rPr>
            <w:rFonts w:asciiTheme="minorHAnsi" w:hAnsiTheme="minorHAnsi" w:cstheme="minorHAnsi"/>
            <w:sz w:val="22"/>
            <w:szCs w:val="22"/>
          </w:rPr>
          <w:delText>e.g.,</w:delText>
        </w:r>
      </w:del>
      <w:ins w:id="312" w:author="Teh Stand" w:date="2018-12-03T10:09:00Z">
        <w:r w:rsidR="002819C9">
          <w:rPr>
            <w:rFonts w:asciiTheme="minorHAnsi" w:hAnsiTheme="minorHAnsi" w:cstheme="minorHAnsi"/>
            <w:sz w:val="22"/>
            <w:szCs w:val="22"/>
          </w:rPr>
          <w:t>for example</w:t>
        </w:r>
      </w:ins>
      <w:r w:rsidRPr="008D0225">
        <w:rPr>
          <w:rFonts w:asciiTheme="minorHAnsi" w:hAnsiTheme="minorHAnsi" w:cstheme="minorHAnsi"/>
          <w:sz w:val="22"/>
          <w:szCs w:val="22"/>
        </w:rPr>
        <w:t xml:space="preserve"> a </w:t>
      </w:r>
      <w:r w:rsidR="002819C9">
        <w:rPr>
          <w:rFonts w:asciiTheme="minorHAnsi" w:hAnsiTheme="minorHAnsi" w:cstheme="minorHAnsi"/>
          <w:sz w:val="22"/>
          <w:szCs w:val="22"/>
        </w:rPr>
        <w:t>P</w:t>
      </w:r>
      <w:r w:rsidR="002819C9" w:rsidRPr="008D0225">
        <w:rPr>
          <w:rFonts w:asciiTheme="minorHAnsi" w:hAnsiTheme="minorHAnsi" w:cstheme="minorHAnsi"/>
          <w:sz w:val="22"/>
          <w:szCs w:val="22"/>
        </w:rPr>
        <w:t xml:space="preserve">roduct </w:t>
      </w:r>
      <w:r w:rsidR="002819C9">
        <w:rPr>
          <w:rFonts w:asciiTheme="minorHAnsi" w:hAnsiTheme="minorHAnsi" w:cstheme="minorHAnsi"/>
          <w:sz w:val="22"/>
          <w:szCs w:val="22"/>
        </w:rPr>
        <w:t>S</w:t>
      </w:r>
      <w:r w:rsidR="002819C9" w:rsidRPr="008D0225">
        <w:rPr>
          <w:rFonts w:asciiTheme="minorHAnsi" w:hAnsiTheme="minorHAnsi" w:cstheme="minorHAnsi"/>
          <w:sz w:val="22"/>
          <w:szCs w:val="22"/>
        </w:rPr>
        <w:t xml:space="preserve">pecification </w:t>
      </w:r>
      <w:r w:rsidRPr="008D0225">
        <w:rPr>
          <w:rFonts w:asciiTheme="minorHAnsi" w:hAnsiTheme="minorHAnsi" w:cstheme="minorHAnsi"/>
          <w:sz w:val="22"/>
          <w:szCs w:val="22"/>
        </w:rPr>
        <w:t xml:space="preserve">is allowed to ‘label’ an association end using a statement like “The role of </w:t>
      </w:r>
      <w:r w:rsidRPr="008D0225">
        <w:rPr>
          <w:rFonts w:asciiTheme="minorHAnsi" w:hAnsiTheme="minorHAnsi" w:cstheme="minorHAnsi"/>
          <w:i/>
          <w:sz w:val="22"/>
          <w:szCs w:val="22"/>
        </w:rPr>
        <w:t>FeatureX</w:t>
      </w:r>
      <w:r w:rsidRPr="008D0225">
        <w:rPr>
          <w:rFonts w:asciiTheme="minorHAnsi" w:hAnsiTheme="minorHAnsi" w:cstheme="minorHAnsi"/>
          <w:sz w:val="22"/>
          <w:szCs w:val="22"/>
        </w:rPr>
        <w:t xml:space="preserve"> in all its associations is </w:t>
      </w:r>
      <w:r w:rsidRPr="008D0225">
        <w:rPr>
          <w:rFonts w:asciiTheme="minorHAnsi" w:hAnsiTheme="minorHAnsi" w:cstheme="minorHAnsi"/>
          <w:i/>
          <w:sz w:val="22"/>
          <w:szCs w:val="22"/>
        </w:rPr>
        <w:t>theFeatureX</w:t>
      </w:r>
      <w:r w:rsidR="00A7089F" w:rsidRPr="008D0225">
        <w:rPr>
          <w:rFonts w:asciiTheme="minorHAnsi" w:hAnsiTheme="minorHAnsi" w:cstheme="minorHAnsi"/>
          <w:sz w:val="22"/>
          <w:szCs w:val="22"/>
        </w:rPr>
        <w:t>”</w:t>
      </w:r>
      <w:r w:rsidRPr="008D0225">
        <w:rPr>
          <w:rFonts w:asciiTheme="minorHAnsi" w:hAnsiTheme="minorHAnsi" w:cstheme="minorHAnsi"/>
          <w:sz w:val="22"/>
          <w:szCs w:val="22"/>
        </w:rPr>
        <w:t xml:space="preserve"> (see S-100 </w:t>
      </w:r>
      <w:ins w:id="313" w:author="Teh Stand" w:date="2018-12-03T10:10:00Z">
        <w:r w:rsidR="002819C9">
          <w:rPr>
            <w:rFonts w:asciiTheme="minorHAnsi" w:hAnsiTheme="minorHAnsi" w:cstheme="minorHAnsi"/>
            <w:sz w:val="22"/>
            <w:szCs w:val="22"/>
          </w:rPr>
          <w:t xml:space="preserve">Part 3, </w:t>
        </w:r>
      </w:ins>
      <w:r w:rsidRPr="008D0225">
        <w:rPr>
          <w:rFonts w:asciiTheme="minorHAnsi" w:hAnsiTheme="minorHAnsi" w:cstheme="minorHAnsi"/>
          <w:sz w:val="22"/>
          <w:szCs w:val="22"/>
        </w:rPr>
        <w:t>clause 3-5.4.5 on default names for association ends).</w:t>
      </w:r>
    </w:p>
    <w:p w14:paraId="5041167B" w14:textId="3A4EF79B" w:rsidR="00066D07" w:rsidRPr="008D0225" w:rsidRDefault="00066D07" w:rsidP="007549EC">
      <w:pPr>
        <w:pStyle w:val="ListParagraph"/>
        <w:numPr>
          <w:ilvl w:val="0"/>
          <w:numId w:val="37"/>
        </w:numPr>
        <w:spacing w:before="0" w:after="60" w:line="240" w:lineRule="auto"/>
        <w:rPr>
          <w:rFonts w:asciiTheme="minorHAnsi" w:hAnsiTheme="minorHAnsi" w:cstheme="minorHAnsi"/>
          <w:sz w:val="22"/>
          <w:szCs w:val="22"/>
        </w:rPr>
      </w:pPr>
      <w:r w:rsidRPr="008D0225">
        <w:rPr>
          <w:rFonts w:asciiTheme="minorHAnsi" w:hAnsiTheme="minorHAnsi" w:cstheme="minorHAnsi"/>
          <w:sz w:val="22"/>
          <w:szCs w:val="22"/>
        </w:rPr>
        <w:t xml:space="preserve">Spatial attributes must be </w:t>
      </w:r>
      <w:r w:rsidR="00F97791" w:rsidRPr="008D0225">
        <w:rPr>
          <w:rFonts w:asciiTheme="minorHAnsi" w:hAnsiTheme="minorHAnsi" w:cstheme="minorHAnsi"/>
          <w:sz w:val="22"/>
          <w:szCs w:val="22"/>
        </w:rPr>
        <w:t>modelled</w:t>
      </w:r>
      <w:r w:rsidRPr="008D0225">
        <w:rPr>
          <w:rFonts w:asciiTheme="minorHAnsi" w:hAnsiTheme="minorHAnsi" w:cstheme="minorHAnsi"/>
          <w:sz w:val="22"/>
          <w:szCs w:val="22"/>
        </w:rPr>
        <w:t xml:space="preserve"> </w:t>
      </w:r>
      <w:r w:rsidR="00A75828" w:rsidRPr="008D0225">
        <w:rPr>
          <w:rFonts w:asciiTheme="minorHAnsi" w:hAnsiTheme="minorHAnsi" w:cstheme="minorHAnsi"/>
          <w:sz w:val="22"/>
          <w:szCs w:val="22"/>
        </w:rPr>
        <w:t xml:space="preserve">either </w:t>
      </w:r>
      <w:r w:rsidRPr="008D0225">
        <w:rPr>
          <w:rFonts w:asciiTheme="minorHAnsi" w:hAnsiTheme="minorHAnsi" w:cstheme="minorHAnsi"/>
          <w:sz w:val="22"/>
          <w:szCs w:val="22"/>
        </w:rPr>
        <w:t>as attributes with data type one or more</w:t>
      </w:r>
      <w:r w:rsidR="00A75828" w:rsidRPr="008D0225">
        <w:rPr>
          <w:rFonts w:asciiTheme="minorHAnsi" w:hAnsiTheme="minorHAnsi" w:cstheme="minorHAnsi"/>
          <w:sz w:val="22"/>
          <w:szCs w:val="22"/>
        </w:rPr>
        <w:t xml:space="preserve"> (</w:t>
      </w:r>
      <w:del w:id="314" w:author="Teh Stand" w:date="2018-12-03T10:14:00Z">
        <w:r w:rsidR="00A75828" w:rsidRPr="008D0225" w:rsidDel="007549EC">
          <w:rPr>
            <w:rFonts w:asciiTheme="minorHAnsi" w:hAnsiTheme="minorHAnsi" w:cstheme="minorHAnsi"/>
            <w:sz w:val="22"/>
            <w:szCs w:val="22"/>
          </w:rPr>
          <w:delText>i.e.</w:delText>
        </w:r>
      </w:del>
      <w:ins w:id="315" w:author="Teh Stand" w:date="2018-12-03T10:14:00Z">
        <w:r w:rsidR="007549EC">
          <w:rPr>
            <w:rFonts w:asciiTheme="minorHAnsi" w:hAnsiTheme="minorHAnsi" w:cstheme="minorHAnsi"/>
            <w:sz w:val="22"/>
            <w:szCs w:val="22"/>
          </w:rPr>
          <w:t>that is</w:t>
        </w:r>
      </w:ins>
      <w:r w:rsidR="00A75828" w:rsidRPr="008D0225">
        <w:rPr>
          <w:rFonts w:asciiTheme="minorHAnsi" w:hAnsiTheme="minorHAnsi" w:cstheme="minorHAnsi"/>
          <w:sz w:val="22"/>
          <w:szCs w:val="22"/>
        </w:rPr>
        <w:t>, union)</w:t>
      </w:r>
      <w:r w:rsidRPr="008D0225">
        <w:rPr>
          <w:rFonts w:asciiTheme="minorHAnsi" w:hAnsiTheme="minorHAnsi" w:cstheme="minorHAnsi"/>
          <w:sz w:val="22"/>
          <w:szCs w:val="22"/>
        </w:rPr>
        <w:t xml:space="preserve"> of the allowed spatial types in the spatial schema, or an association between the class that represents a feature and one of the spatial objects defined in the spatial schema.</w:t>
      </w:r>
    </w:p>
    <w:p w14:paraId="6A18870F" w14:textId="027DCD94" w:rsidR="00956B5E" w:rsidRPr="008D0225" w:rsidRDefault="00190A37" w:rsidP="007549EC">
      <w:pPr>
        <w:pStyle w:val="ListParagraph"/>
        <w:numPr>
          <w:ilvl w:val="0"/>
          <w:numId w:val="37"/>
        </w:numPr>
        <w:spacing w:before="0" w:after="60" w:line="240" w:lineRule="auto"/>
        <w:rPr>
          <w:rFonts w:asciiTheme="minorHAnsi" w:hAnsiTheme="minorHAnsi" w:cstheme="minorHAnsi"/>
          <w:sz w:val="22"/>
          <w:szCs w:val="22"/>
        </w:rPr>
      </w:pPr>
      <w:r w:rsidRPr="008D0225">
        <w:rPr>
          <w:rFonts w:asciiTheme="minorHAnsi" w:hAnsiTheme="minorHAnsi" w:cstheme="minorHAnsi"/>
          <w:sz w:val="22"/>
          <w:szCs w:val="22"/>
        </w:rPr>
        <w:lastRenderedPageBreak/>
        <w:t>Enumeration types and their listed</w:t>
      </w:r>
      <w:r w:rsidR="00956B5E" w:rsidRPr="008D0225">
        <w:rPr>
          <w:rFonts w:asciiTheme="minorHAnsi" w:hAnsiTheme="minorHAnsi" w:cstheme="minorHAnsi"/>
          <w:sz w:val="22"/>
          <w:szCs w:val="22"/>
        </w:rPr>
        <w:t xml:space="preserve"> values must be </w:t>
      </w:r>
      <w:r w:rsidR="00F97791" w:rsidRPr="008D0225">
        <w:rPr>
          <w:rFonts w:asciiTheme="minorHAnsi" w:hAnsiTheme="minorHAnsi" w:cstheme="minorHAnsi"/>
          <w:sz w:val="22"/>
          <w:szCs w:val="22"/>
        </w:rPr>
        <w:t>modelled</w:t>
      </w:r>
      <w:r w:rsidR="00956B5E" w:rsidRPr="008D0225">
        <w:rPr>
          <w:rFonts w:asciiTheme="minorHAnsi" w:hAnsiTheme="minorHAnsi" w:cstheme="minorHAnsi"/>
          <w:sz w:val="22"/>
          <w:szCs w:val="22"/>
        </w:rPr>
        <w:t xml:space="preserve"> by UML enumerations</w:t>
      </w:r>
      <w:r w:rsidRPr="008D0225">
        <w:rPr>
          <w:rFonts w:asciiTheme="minorHAnsi" w:hAnsiTheme="minorHAnsi" w:cstheme="minorHAnsi"/>
          <w:sz w:val="22"/>
          <w:szCs w:val="22"/>
        </w:rPr>
        <w:t xml:space="preserve">; codelists must be </w:t>
      </w:r>
      <w:r w:rsidR="00F97791" w:rsidRPr="008D0225">
        <w:rPr>
          <w:rFonts w:asciiTheme="minorHAnsi" w:hAnsiTheme="minorHAnsi" w:cstheme="minorHAnsi"/>
          <w:sz w:val="22"/>
          <w:szCs w:val="22"/>
        </w:rPr>
        <w:t>modelled</w:t>
      </w:r>
      <w:r w:rsidRPr="008D0225">
        <w:rPr>
          <w:rFonts w:asciiTheme="minorHAnsi" w:hAnsiTheme="minorHAnsi" w:cstheme="minorHAnsi"/>
          <w:sz w:val="22"/>
          <w:szCs w:val="22"/>
        </w:rPr>
        <w:t xml:space="preserve"> as UML classes with tags specified in S-100</w:t>
      </w:r>
      <w:ins w:id="316" w:author="Teh Stand" w:date="2018-12-03T10:15:00Z">
        <w:r w:rsidR="007549EC">
          <w:rPr>
            <w:rFonts w:asciiTheme="minorHAnsi" w:hAnsiTheme="minorHAnsi" w:cstheme="minorHAnsi"/>
            <w:sz w:val="22"/>
            <w:szCs w:val="22"/>
          </w:rPr>
          <w:t xml:space="preserve"> Part 3,</w:t>
        </w:r>
      </w:ins>
      <w:r w:rsidRPr="008D0225">
        <w:rPr>
          <w:rFonts w:asciiTheme="minorHAnsi" w:hAnsiTheme="minorHAnsi" w:cstheme="minorHAnsi"/>
          <w:sz w:val="22"/>
          <w:szCs w:val="22"/>
        </w:rPr>
        <w:t xml:space="preserve"> clause 3-6.7.</w:t>
      </w:r>
    </w:p>
    <w:p w14:paraId="3361E7C2" w14:textId="259E6AD8" w:rsidR="00E959AF" w:rsidRPr="008D0225" w:rsidRDefault="00E4461E" w:rsidP="007549EC">
      <w:pPr>
        <w:numPr>
          <w:ilvl w:val="0"/>
          <w:numId w:val="37"/>
        </w:numPr>
        <w:spacing w:after="60" w:line="240" w:lineRule="auto"/>
        <w:rPr>
          <w:rFonts w:asciiTheme="minorHAnsi" w:hAnsiTheme="minorHAnsi" w:cstheme="minorHAnsi"/>
          <w:sz w:val="22"/>
          <w:szCs w:val="22"/>
        </w:rPr>
      </w:pPr>
      <w:r w:rsidRPr="008D0225">
        <w:rPr>
          <w:rFonts w:asciiTheme="minorHAnsi" w:hAnsiTheme="minorHAnsi" w:cstheme="minorHAnsi"/>
          <w:sz w:val="22"/>
          <w:szCs w:val="22"/>
        </w:rPr>
        <w:t>Standard schemas (</w:t>
      </w:r>
      <w:del w:id="317" w:author="Teh Stand" w:date="2018-12-03T10:15:00Z">
        <w:r w:rsidRPr="008D0225" w:rsidDel="007549EC">
          <w:rPr>
            <w:rFonts w:asciiTheme="minorHAnsi" w:hAnsiTheme="minorHAnsi" w:cstheme="minorHAnsi"/>
            <w:sz w:val="22"/>
            <w:szCs w:val="22"/>
          </w:rPr>
          <w:delText>e.g.,</w:delText>
        </w:r>
      </w:del>
      <w:ins w:id="318" w:author="Teh Stand" w:date="2018-12-03T10:15:00Z">
        <w:r w:rsidR="007549EC">
          <w:rPr>
            <w:rFonts w:asciiTheme="minorHAnsi" w:hAnsiTheme="minorHAnsi" w:cstheme="minorHAnsi"/>
            <w:sz w:val="22"/>
            <w:szCs w:val="22"/>
          </w:rPr>
          <w:t>for example</w:t>
        </w:r>
      </w:ins>
      <w:r w:rsidRPr="008D0225">
        <w:rPr>
          <w:rFonts w:asciiTheme="minorHAnsi" w:hAnsiTheme="minorHAnsi" w:cstheme="minorHAnsi"/>
          <w:sz w:val="22"/>
          <w:szCs w:val="22"/>
        </w:rPr>
        <w:t xml:space="preserve"> the spatial schema, </w:t>
      </w:r>
      <w:r w:rsidR="004652D1">
        <w:rPr>
          <w:rFonts w:asciiTheme="minorHAnsi" w:hAnsiTheme="minorHAnsi" w:cstheme="minorHAnsi"/>
          <w:sz w:val="22"/>
          <w:szCs w:val="22"/>
        </w:rPr>
        <w:t>F</w:t>
      </w:r>
      <w:r w:rsidRPr="008D0225">
        <w:rPr>
          <w:rFonts w:asciiTheme="minorHAnsi" w:hAnsiTheme="minorHAnsi" w:cstheme="minorHAnsi"/>
          <w:sz w:val="22"/>
          <w:szCs w:val="22"/>
        </w:rPr>
        <w:t xml:space="preserve">eature </w:t>
      </w:r>
      <w:r w:rsidR="004652D1">
        <w:rPr>
          <w:rFonts w:asciiTheme="minorHAnsi" w:hAnsiTheme="minorHAnsi" w:cstheme="minorHAnsi"/>
          <w:sz w:val="22"/>
          <w:szCs w:val="22"/>
        </w:rPr>
        <w:t>C</w:t>
      </w:r>
      <w:r w:rsidRPr="008D0225">
        <w:rPr>
          <w:rFonts w:asciiTheme="minorHAnsi" w:hAnsiTheme="minorHAnsi" w:cstheme="minorHAnsi"/>
          <w:sz w:val="22"/>
          <w:szCs w:val="22"/>
        </w:rPr>
        <w:t xml:space="preserve">atalogue </w:t>
      </w:r>
      <w:r w:rsidR="00A7089F" w:rsidRPr="008D0225">
        <w:rPr>
          <w:rFonts w:asciiTheme="minorHAnsi" w:hAnsiTheme="minorHAnsi" w:cstheme="minorHAnsi"/>
          <w:sz w:val="22"/>
          <w:szCs w:val="22"/>
        </w:rPr>
        <w:t>s</w:t>
      </w:r>
      <w:r w:rsidRPr="008D0225">
        <w:rPr>
          <w:rFonts w:asciiTheme="minorHAnsi" w:hAnsiTheme="minorHAnsi" w:cstheme="minorHAnsi"/>
          <w:sz w:val="22"/>
          <w:szCs w:val="22"/>
        </w:rPr>
        <w:t xml:space="preserve">chema) shall not be extended within </w:t>
      </w:r>
      <w:r w:rsidR="00D32955">
        <w:rPr>
          <w:rFonts w:asciiTheme="minorHAnsi" w:hAnsiTheme="minorHAnsi" w:cstheme="minorHAnsi"/>
          <w:sz w:val="22"/>
          <w:szCs w:val="22"/>
        </w:rPr>
        <w:t>A</w:t>
      </w:r>
      <w:r w:rsidRPr="008D0225">
        <w:rPr>
          <w:rFonts w:asciiTheme="minorHAnsi" w:hAnsiTheme="minorHAnsi" w:cstheme="minorHAnsi"/>
          <w:sz w:val="22"/>
          <w:szCs w:val="22"/>
        </w:rPr>
        <w:t xml:space="preserve">pplication </w:t>
      </w:r>
      <w:r w:rsidR="00D32955">
        <w:rPr>
          <w:rFonts w:asciiTheme="minorHAnsi" w:hAnsiTheme="minorHAnsi" w:cstheme="minorHAnsi"/>
          <w:sz w:val="22"/>
          <w:szCs w:val="22"/>
        </w:rPr>
        <w:t>S</w:t>
      </w:r>
      <w:r w:rsidRPr="008D0225">
        <w:rPr>
          <w:rFonts w:asciiTheme="minorHAnsi" w:hAnsiTheme="minorHAnsi" w:cstheme="minorHAnsi"/>
          <w:sz w:val="22"/>
          <w:szCs w:val="22"/>
        </w:rPr>
        <w:t>chemas.</w:t>
      </w:r>
    </w:p>
    <w:p w14:paraId="0B776B63" w14:textId="3AAA006D" w:rsidR="00E4461E" w:rsidRPr="008D0225" w:rsidRDefault="0040250D" w:rsidP="007549EC">
      <w:pPr>
        <w:numPr>
          <w:ilvl w:val="0"/>
          <w:numId w:val="37"/>
        </w:numPr>
        <w:spacing w:after="60" w:line="240" w:lineRule="auto"/>
        <w:rPr>
          <w:rFonts w:asciiTheme="minorHAnsi" w:hAnsiTheme="minorHAnsi" w:cstheme="minorHAnsi"/>
          <w:sz w:val="22"/>
          <w:szCs w:val="22"/>
        </w:rPr>
      </w:pPr>
      <w:r w:rsidRPr="008D0225">
        <w:rPr>
          <w:rFonts w:asciiTheme="minorHAnsi" w:hAnsiTheme="minorHAnsi" w:cstheme="minorHAnsi"/>
          <w:sz w:val="22"/>
          <w:szCs w:val="22"/>
        </w:rPr>
        <w:t xml:space="preserve">All classes used within an </w:t>
      </w:r>
      <w:r w:rsidR="00BA2E00">
        <w:rPr>
          <w:rFonts w:asciiTheme="minorHAnsi" w:hAnsiTheme="minorHAnsi" w:cstheme="minorHAnsi"/>
          <w:sz w:val="22"/>
          <w:szCs w:val="22"/>
        </w:rPr>
        <w:t>A</w:t>
      </w:r>
      <w:r w:rsidR="00BA2E00" w:rsidRPr="008D0225">
        <w:rPr>
          <w:rFonts w:asciiTheme="minorHAnsi" w:hAnsiTheme="minorHAnsi" w:cstheme="minorHAnsi"/>
          <w:sz w:val="22"/>
          <w:szCs w:val="22"/>
        </w:rPr>
        <w:t xml:space="preserve">pplication </w:t>
      </w:r>
      <w:r w:rsidR="00BA2E00">
        <w:rPr>
          <w:rFonts w:asciiTheme="minorHAnsi" w:hAnsiTheme="minorHAnsi" w:cstheme="minorHAnsi"/>
          <w:sz w:val="22"/>
          <w:szCs w:val="22"/>
        </w:rPr>
        <w:t>S</w:t>
      </w:r>
      <w:r w:rsidR="00BA2E00" w:rsidRPr="008D0225">
        <w:rPr>
          <w:rFonts w:asciiTheme="minorHAnsi" w:hAnsiTheme="minorHAnsi" w:cstheme="minorHAnsi"/>
          <w:sz w:val="22"/>
          <w:szCs w:val="22"/>
        </w:rPr>
        <w:t xml:space="preserve">chema </w:t>
      </w:r>
      <w:r w:rsidRPr="008D0225">
        <w:rPr>
          <w:rFonts w:asciiTheme="minorHAnsi" w:hAnsiTheme="minorHAnsi" w:cstheme="minorHAnsi"/>
          <w:sz w:val="22"/>
          <w:szCs w:val="22"/>
        </w:rPr>
        <w:t>for data transfer shall be instantiable. This implies that the integrated class must not be stereotyped &lt;&lt;interface&gt;&gt;.</w:t>
      </w:r>
    </w:p>
    <w:p w14:paraId="4BEF519D" w14:textId="1AAB87DC" w:rsidR="0040250D" w:rsidRPr="008D0225" w:rsidRDefault="0040250D" w:rsidP="002819C9">
      <w:pPr>
        <w:numPr>
          <w:ilvl w:val="0"/>
          <w:numId w:val="37"/>
        </w:numPr>
        <w:spacing w:after="160" w:line="240" w:lineRule="auto"/>
        <w:rPr>
          <w:rFonts w:asciiTheme="minorHAnsi" w:hAnsiTheme="minorHAnsi" w:cstheme="minorHAnsi"/>
          <w:sz w:val="22"/>
          <w:szCs w:val="22"/>
        </w:rPr>
      </w:pPr>
      <w:r w:rsidRPr="008D0225">
        <w:rPr>
          <w:rFonts w:asciiTheme="minorHAnsi" w:hAnsiTheme="minorHAnsi" w:cstheme="minorHAnsi"/>
          <w:sz w:val="22"/>
          <w:szCs w:val="22"/>
        </w:rPr>
        <w:t>A</w:t>
      </w:r>
      <w:del w:id="319" w:author="Teh Stand" w:date="2018-12-03T10:11:00Z">
        <w:r w:rsidRPr="008D0225" w:rsidDel="007549EC">
          <w:rPr>
            <w:rFonts w:asciiTheme="minorHAnsi" w:hAnsiTheme="minorHAnsi" w:cstheme="minorHAnsi"/>
            <w:sz w:val="22"/>
            <w:szCs w:val="22"/>
          </w:rPr>
          <w:delText>n</w:delText>
        </w:r>
      </w:del>
      <w:r w:rsidRPr="008D0225">
        <w:rPr>
          <w:rFonts w:asciiTheme="minorHAnsi" w:hAnsiTheme="minorHAnsi" w:cstheme="minorHAnsi"/>
          <w:sz w:val="22"/>
          <w:szCs w:val="22"/>
        </w:rPr>
        <w:t xml:space="preserve"> UML </w:t>
      </w:r>
      <w:r w:rsidR="00BA2E00">
        <w:rPr>
          <w:rFonts w:asciiTheme="minorHAnsi" w:hAnsiTheme="minorHAnsi" w:cstheme="minorHAnsi"/>
          <w:sz w:val="22"/>
          <w:szCs w:val="22"/>
        </w:rPr>
        <w:t>A</w:t>
      </w:r>
      <w:r w:rsidR="00BA2E00" w:rsidRPr="008D0225">
        <w:rPr>
          <w:rFonts w:asciiTheme="minorHAnsi" w:hAnsiTheme="minorHAnsi" w:cstheme="minorHAnsi"/>
          <w:sz w:val="22"/>
          <w:szCs w:val="22"/>
        </w:rPr>
        <w:t xml:space="preserve">pplication </w:t>
      </w:r>
      <w:r w:rsidR="00BA2E00">
        <w:rPr>
          <w:rFonts w:asciiTheme="minorHAnsi" w:hAnsiTheme="minorHAnsi" w:cstheme="minorHAnsi"/>
          <w:sz w:val="22"/>
          <w:szCs w:val="22"/>
        </w:rPr>
        <w:t>S</w:t>
      </w:r>
      <w:r w:rsidR="00BA2E00" w:rsidRPr="008D0225">
        <w:rPr>
          <w:rFonts w:asciiTheme="minorHAnsi" w:hAnsiTheme="minorHAnsi" w:cstheme="minorHAnsi"/>
          <w:sz w:val="22"/>
          <w:szCs w:val="22"/>
        </w:rPr>
        <w:t xml:space="preserve">chema </w:t>
      </w:r>
      <w:r w:rsidRPr="008D0225">
        <w:rPr>
          <w:rFonts w:asciiTheme="minorHAnsi" w:hAnsiTheme="minorHAnsi" w:cstheme="minorHAnsi"/>
          <w:sz w:val="22"/>
          <w:szCs w:val="22"/>
        </w:rPr>
        <w:t xml:space="preserve">shall be described within a UML package, which shall carry the name of the </w:t>
      </w:r>
      <w:r w:rsidR="00BA2E00">
        <w:rPr>
          <w:rFonts w:asciiTheme="minorHAnsi" w:hAnsiTheme="minorHAnsi" w:cstheme="minorHAnsi"/>
          <w:sz w:val="22"/>
          <w:szCs w:val="22"/>
        </w:rPr>
        <w:t>A</w:t>
      </w:r>
      <w:r w:rsidR="00BA2E00" w:rsidRPr="008D0225">
        <w:rPr>
          <w:rFonts w:asciiTheme="minorHAnsi" w:hAnsiTheme="minorHAnsi" w:cstheme="minorHAnsi"/>
          <w:sz w:val="22"/>
          <w:szCs w:val="22"/>
        </w:rPr>
        <w:t xml:space="preserve">pplication </w:t>
      </w:r>
      <w:r w:rsidR="00BA2E00">
        <w:rPr>
          <w:rFonts w:asciiTheme="minorHAnsi" w:hAnsiTheme="minorHAnsi" w:cstheme="minorHAnsi"/>
          <w:sz w:val="22"/>
          <w:szCs w:val="22"/>
        </w:rPr>
        <w:t>S</w:t>
      </w:r>
      <w:r w:rsidR="00BA2E00" w:rsidRPr="008D0225">
        <w:rPr>
          <w:rFonts w:asciiTheme="minorHAnsi" w:hAnsiTheme="minorHAnsi" w:cstheme="minorHAnsi"/>
          <w:sz w:val="22"/>
          <w:szCs w:val="22"/>
        </w:rPr>
        <w:t xml:space="preserve">chema </w:t>
      </w:r>
      <w:r w:rsidRPr="008D0225">
        <w:rPr>
          <w:rFonts w:asciiTheme="minorHAnsi" w:hAnsiTheme="minorHAnsi" w:cstheme="minorHAnsi"/>
          <w:sz w:val="22"/>
          <w:szCs w:val="22"/>
        </w:rPr>
        <w:t>and the version stated in the documentation of the package.</w:t>
      </w:r>
    </w:p>
    <w:p w14:paraId="31CF3BC6" w14:textId="310956FB" w:rsidR="00990A0D" w:rsidRPr="008D0225" w:rsidDel="00B234D3" w:rsidRDefault="00F767C9">
      <w:pPr>
        <w:numPr>
          <w:ilvl w:val="0"/>
          <w:numId w:val="140"/>
        </w:numPr>
        <w:tabs>
          <w:tab w:val="left" w:pos="709"/>
        </w:tabs>
        <w:spacing w:after="160" w:line="240" w:lineRule="auto"/>
        <w:rPr>
          <w:del w:id="320" w:author="Teh Stand" w:date="2018-12-03T10:25:00Z"/>
          <w:rFonts w:asciiTheme="minorHAnsi" w:hAnsiTheme="minorHAnsi" w:cstheme="minorHAnsi"/>
          <w:sz w:val="22"/>
          <w:szCs w:val="22"/>
        </w:rPr>
        <w:pPrChange w:id="321" w:author="Teh Stand" w:date="2018-12-04T14:08:00Z">
          <w:pPr>
            <w:tabs>
              <w:tab w:val="left" w:pos="709"/>
            </w:tabs>
            <w:spacing w:after="160" w:line="240" w:lineRule="auto"/>
            <w:ind w:left="709" w:hanging="709"/>
          </w:pPr>
        </w:pPrChange>
      </w:pPr>
      <w:del w:id="322" w:author="Teh Stand" w:date="2018-12-03T10:25:00Z">
        <w:r w:rsidRPr="008D0225" w:rsidDel="00B234D3">
          <w:rPr>
            <w:rFonts w:asciiTheme="minorHAnsi" w:hAnsiTheme="minorHAnsi" w:cstheme="minorHAnsi"/>
            <w:sz w:val="22"/>
            <w:szCs w:val="22"/>
          </w:rPr>
          <w:delText xml:space="preserve">For </w:delText>
        </w:r>
        <w:r w:rsidR="00A7089F" w:rsidRPr="008D0225" w:rsidDel="00B234D3">
          <w:rPr>
            <w:rFonts w:asciiTheme="minorHAnsi" w:hAnsiTheme="minorHAnsi" w:cstheme="minorHAnsi"/>
            <w:sz w:val="22"/>
            <w:szCs w:val="22"/>
          </w:rPr>
          <w:delText>detailed</w:delText>
        </w:r>
        <w:r w:rsidRPr="008D0225" w:rsidDel="00B234D3">
          <w:rPr>
            <w:rFonts w:asciiTheme="minorHAnsi" w:hAnsiTheme="minorHAnsi" w:cstheme="minorHAnsi"/>
            <w:sz w:val="22"/>
            <w:szCs w:val="22"/>
          </w:rPr>
          <w:delText xml:space="preserve"> rules, see S-100 clause 3-6.</w:delText>
        </w:r>
        <w:bookmarkStart w:id="323" w:name="_Toc532213677"/>
        <w:bookmarkEnd w:id="323"/>
      </w:del>
    </w:p>
    <w:p w14:paraId="6F1B603E" w14:textId="77777777" w:rsidR="00990A0D" w:rsidRPr="00FA0C91" w:rsidRDefault="00990A0D" w:rsidP="002F04AF">
      <w:pPr>
        <w:pStyle w:val="Heading3"/>
        <w:numPr>
          <w:ilvl w:val="2"/>
          <w:numId w:val="140"/>
        </w:numPr>
        <w:tabs>
          <w:tab w:val="clear" w:pos="660"/>
          <w:tab w:val="left" w:pos="709"/>
        </w:tabs>
        <w:spacing w:line="240" w:lineRule="auto"/>
        <w:ind w:left="709" w:hanging="709"/>
      </w:pPr>
      <w:bookmarkStart w:id="324" w:name="_Toc532213678"/>
      <w:r w:rsidRPr="00FA0C91">
        <w:t>Application schemas for coverage data</w:t>
      </w:r>
      <w:bookmarkEnd w:id="324"/>
    </w:p>
    <w:p w14:paraId="1AF78F43" w14:textId="1E020996" w:rsidR="00990A0D" w:rsidRPr="0073606A" w:rsidRDefault="00F767C9" w:rsidP="0073606A">
      <w:pPr>
        <w:spacing w:after="160" w:line="240" w:lineRule="auto"/>
        <w:rPr>
          <w:rFonts w:asciiTheme="minorHAnsi" w:hAnsiTheme="minorHAnsi" w:cstheme="minorHAnsi"/>
          <w:sz w:val="22"/>
          <w:szCs w:val="22"/>
        </w:rPr>
      </w:pPr>
      <w:r w:rsidRPr="0073606A">
        <w:rPr>
          <w:rFonts w:asciiTheme="minorHAnsi" w:hAnsiTheme="minorHAnsi" w:cstheme="minorHAnsi"/>
          <w:sz w:val="22"/>
          <w:szCs w:val="22"/>
        </w:rPr>
        <w:t xml:space="preserve">The rules for </w:t>
      </w:r>
      <w:r w:rsidR="00D32955">
        <w:rPr>
          <w:rFonts w:asciiTheme="minorHAnsi" w:hAnsiTheme="minorHAnsi" w:cstheme="minorHAnsi"/>
          <w:sz w:val="22"/>
          <w:szCs w:val="22"/>
        </w:rPr>
        <w:t>A</w:t>
      </w:r>
      <w:r w:rsidRPr="0073606A">
        <w:rPr>
          <w:rFonts w:asciiTheme="minorHAnsi" w:hAnsiTheme="minorHAnsi" w:cstheme="minorHAnsi"/>
          <w:sz w:val="22"/>
          <w:szCs w:val="22"/>
        </w:rPr>
        <w:t xml:space="preserve">pplication </w:t>
      </w:r>
      <w:r w:rsidR="00D32955">
        <w:rPr>
          <w:rFonts w:asciiTheme="minorHAnsi" w:hAnsiTheme="minorHAnsi" w:cstheme="minorHAnsi"/>
          <w:sz w:val="22"/>
          <w:szCs w:val="22"/>
        </w:rPr>
        <w:t>S</w:t>
      </w:r>
      <w:r w:rsidRPr="0073606A">
        <w:rPr>
          <w:rFonts w:asciiTheme="minorHAnsi" w:hAnsiTheme="minorHAnsi" w:cstheme="minorHAnsi"/>
          <w:sz w:val="22"/>
          <w:szCs w:val="22"/>
        </w:rPr>
        <w:t xml:space="preserve">chemas for </w:t>
      </w:r>
      <w:r w:rsidR="00FA5F50" w:rsidRPr="0073606A">
        <w:rPr>
          <w:rFonts w:asciiTheme="minorHAnsi" w:hAnsiTheme="minorHAnsi" w:cstheme="minorHAnsi"/>
          <w:sz w:val="22"/>
          <w:szCs w:val="22"/>
        </w:rPr>
        <w:t xml:space="preserve">coverage </w:t>
      </w:r>
      <w:r w:rsidRPr="0073606A">
        <w:rPr>
          <w:rFonts w:asciiTheme="minorHAnsi" w:hAnsiTheme="minorHAnsi" w:cstheme="minorHAnsi"/>
          <w:sz w:val="22"/>
          <w:szCs w:val="22"/>
        </w:rPr>
        <w:t xml:space="preserve">data are given in </w:t>
      </w:r>
      <w:r w:rsidR="00990A0D" w:rsidRPr="0073606A">
        <w:rPr>
          <w:rFonts w:asciiTheme="minorHAnsi" w:hAnsiTheme="minorHAnsi" w:cstheme="minorHAnsi"/>
          <w:sz w:val="22"/>
          <w:szCs w:val="22"/>
        </w:rPr>
        <w:t>S-100</w:t>
      </w:r>
      <w:ins w:id="325" w:author="Teh Stand" w:date="2018-12-03T10:31:00Z">
        <w:r w:rsidR="0073606A">
          <w:rPr>
            <w:rFonts w:asciiTheme="minorHAnsi" w:hAnsiTheme="minorHAnsi" w:cstheme="minorHAnsi"/>
            <w:sz w:val="22"/>
            <w:szCs w:val="22"/>
          </w:rPr>
          <w:t xml:space="preserve"> Part 3,</w:t>
        </w:r>
      </w:ins>
      <w:r w:rsidR="00990A0D" w:rsidRPr="0073606A">
        <w:rPr>
          <w:rFonts w:asciiTheme="minorHAnsi" w:hAnsiTheme="minorHAnsi" w:cstheme="minorHAnsi"/>
          <w:sz w:val="22"/>
          <w:szCs w:val="22"/>
        </w:rPr>
        <w:t xml:space="preserve"> clause 3-7</w:t>
      </w:r>
      <w:ins w:id="326" w:author="Teh Stand" w:date="2018-12-03T10:31:00Z">
        <w:r w:rsidR="0073606A">
          <w:rPr>
            <w:rFonts w:asciiTheme="minorHAnsi" w:hAnsiTheme="minorHAnsi" w:cstheme="minorHAnsi"/>
            <w:sz w:val="22"/>
            <w:szCs w:val="22"/>
          </w:rPr>
          <w:t>;</w:t>
        </w:r>
      </w:ins>
      <w:r w:rsidR="00990A0D" w:rsidRPr="0073606A">
        <w:rPr>
          <w:rFonts w:asciiTheme="minorHAnsi" w:hAnsiTheme="minorHAnsi" w:cstheme="minorHAnsi"/>
          <w:sz w:val="22"/>
          <w:szCs w:val="22"/>
        </w:rPr>
        <w:t xml:space="preserve"> and Part 8.</w:t>
      </w:r>
    </w:p>
    <w:p w14:paraId="4159B7AC" w14:textId="02764140" w:rsidR="00990A0D" w:rsidRPr="0073606A" w:rsidRDefault="00190A37" w:rsidP="00A55C0D">
      <w:pPr>
        <w:spacing w:after="60" w:line="240" w:lineRule="auto"/>
        <w:rPr>
          <w:rFonts w:asciiTheme="minorHAnsi" w:hAnsiTheme="minorHAnsi" w:cstheme="minorHAnsi"/>
          <w:sz w:val="22"/>
          <w:szCs w:val="22"/>
        </w:rPr>
      </w:pPr>
      <w:r w:rsidRPr="0073606A">
        <w:rPr>
          <w:rFonts w:asciiTheme="minorHAnsi" w:hAnsiTheme="minorHAnsi" w:cstheme="minorHAnsi"/>
          <w:sz w:val="22"/>
          <w:szCs w:val="22"/>
        </w:rPr>
        <w:t>The rules are similar to the rules for vector data, with the following difference</w:t>
      </w:r>
      <w:del w:id="327" w:author="Teh Stand" w:date="2018-12-03T10:31:00Z">
        <w:r w:rsidRPr="0073606A" w:rsidDel="00A55C0D">
          <w:rPr>
            <w:rFonts w:asciiTheme="minorHAnsi" w:hAnsiTheme="minorHAnsi" w:cstheme="minorHAnsi"/>
            <w:sz w:val="22"/>
            <w:szCs w:val="22"/>
          </w:rPr>
          <w:delText>s</w:delText>
        </w:r>
      </w:del>
      <w:r w:rsidRPr="0073606A">
        <w:rPr>
          <w:rFonts w:asciiTheme="minorHAnsi" w:hAnsiTheme="minorHAnsi" w:cstheme="minorHAnsi"/>
          <w:sz w:val="22"/>
          <w:szCs w:val="22"/>
        </w:rPr>
        <w:t>:</w:t>
      </w:r>
    </w:p>
    <w:p w14:paraId="75942771" w14:textId="786EC795" w:rsidR="00190A37" w:rsidRPr="0073606A" w:rsidRDefault="00190A37" w:rsidP="0073606A">
      <w:pPr>
        <w:numPr>
          <w:ilvl w:val="0"/>
          <w:numId w:val="38"/>
        </w:numPr>
        <w:spacing w:after="160" w:line="240" w:lineRule="auto"/>
        <w:rPr>
          <w:rFonts w:asciiTheme="minorHAnsi" w:hAnsiTheme="minorHAnsi" w:cstheme="minorHAnsi"/>
          <w:sz w:val="22"/>
          <w:szCs w:val="22"/>
        </w:rPr>
      </w:pPr>
      <w:r w:rsidRPr="0073606A">
        <w:rPr>
          <w:rFonts w:asciiTheme="minorHAnsi" w:hAnsiTheme="minorHAnsi" w:cstheme="minorHAnsi"/>
          <w:sz w:val="22"/>
          <w:szCs w:val="22"/>
        </w:rPr>
        <w:t xml:space="preserve">Spatial types for coverage features are </w:t>
      </w:r>
      <w:r w:rsidR="00F97791" w:rsidRPr="0073606A">
        <w:rPr>
          <w:rFonts w:asciiTheme="minorHAnsi" w:hAnsiTheme="minorHAnsi" w:cstheme="minorHAnsi"/>
          <w:sz w:val="22"/>
          <w:szCs w:val="22"/>
        </w:rPr>
        <w:t>modelled</w:t>
      </w:r>
      <w:r w:rsidRPr="0073606A">
        <w:rPr>
          <w:rFonts w:asciiTheme="minorHAnsi" w:hAnsiTheme="minorHAnsi" w:cstheme="minorHAnsi"/>
          <w:sz w:val="22"/>
          <w:szCs w:val="22"/>
        </w:rPr>
        <w:t xml:space="preserve"> by the appropriate </w:t>
      </w:r>
      <w:r w:rsidR="00002604" w:rsidRPr="0073606A">
        <w:rPr>
          <w:rFonts w:asciiTheme="minorHAnsi" w:hAnsiTheme="minorHAnsi" w:cstheme="minorHAnsi"/>
          <w:sz w:val="22"/>
          <w:szCs w:val="22"/>
        </w:rPr>
        <w:t>point set, grid, or TIN</w:t>
      </w:r>
      <w:r w:rsidRPr="0073606A">
        <w:rPr>
          <w:rFonts w:asciiTheme="minorHAnsi" w:hAnsiTheme="minorHAnsi" w:cstheme="minorHAnsi"/>
          <w:sz w:val="22"/>
          <w:szCs w:val="22"/>
        </w:rPr>
        <w:t xml:space="preserve"> type defined in S-100 Part 8.</w:t>
      </w:r>
    </w:p>
    <w:p w14:paraId="2465CC4E" w14:textId="0DEB1D32" w:rsidR="005D3CC6" w:rsidRPr="00FA0C91" w:rsidRDefault="005D3CC6" w:rsidP="002F04AF">
      <w:pPr>
        <w:pStyle w:val="Heading3"/>
        <w:numPr>
          <w:ilvl w:val="2"/>
          <w:numId w:val="140"/>
        </w:numPr>
        <w:tabs>
          <w:tab w:val="clear" w:pos="660"/>
          <w:tab w:val="left" w:pos="709"/>
        </w:tabs>
        <w:spacing w:line="240" w:lineRule="auto"/>
        <w:ind w:left="709" w:hanging="709"/>
      </w:pPr>
      <w:bookmarkStart w:id="328" w:name="_Toc532213679"/>
      <w:r w:rsidRPr="00FA0C91">
        <w:t>Additional rules</w:t>
      </w:r>
      <w:bookmarkEnd w:id="328"/>
    </w:p>
    <w:p w14:paraId="0FCBBF5D" w14:textId="40393456" w:rsidR="005D3CC6" w:rsidRPr="00A55C0D" w:rsidRDefault="005D3CC6" w:rsidP="00A55C0D">
      <w:pPr>
        <w:spacing w:after="160" w:line="240" w:lineRule="auto"/>
        <w:rPr>
          <w:rFonts w:asciiTheme="minorHAnsi" w:hAnsiTheme="minorHAnsi" w:cstheme="minorHAnsi"/>
          <w:sz w:val="22"/>
          <w:szCs w:val="22"/>
        </w:rPr>
      </w:pPr>
      <w:r w:rsidRPr="00A55C0D">
        <w:rPr>
          <w:rFonts w:asciiTheme="minorHAnsi" w:hAnsiTheme="minorHAnsi" w:cstheme="minorHAnsi"/>
          <w:sz w:val="22"/>
          <w:szCs w:val="22"/>
        </w:rPr>
        <w:t>Names of features and information types must be their camel case codes.</w:t>
      </w:r>
    </w:p>
    <w:p w14:paraId="6FC86B24" w14:textId="77777777" w:rsidR="00143CCA" w:rsidRPr="00A55C0D" w:rsidRDefault="000D651C" w:rsidP="00A55C0D">
      <w:pPr>
        <w:spacing w:after="160" w:line="240" w:lineRule="auto"/>
        <w:rPr>
          <w:rFonts w:asciiTheme="minorHAnsi" w:hAnsiTheme="minorHAnsi" w:cstheme="minorHAnsi"/>
          <w:sz w:val="22"/>
          <w:szCs w:val="22"/>
        </w:rPr>
      </w:pPr>
      <w:r w:rsidRPr="00A55C0D">
        <w:rPr>
          <w:rFonts w:asciiTheme="minorHAnsi" w:hAnsiTheme="minorHAnsi" w:cstheme="minorHAnsi"/>
          <w:sz w:val="22"/>
          <w:szCs w:val="22"/>
        </w:rPr>
        <w:t>Vector f</w:t>
      </w:r>
      <w:r w:rsidR="00DC512E" w:rsidRPr="00A55C0D">
        <w:rPr>
          <w:rFonts w:asciiTheme="minorHAnsi" w:hAnsiTheme="minorHAnsi" w:cstheme="minorHAnsi"/>
          <w:sz w:val="22"/>
          <w:szCs w:val="22"/>
        </w:rPr>
        <w:t>eature classes must use the stereotype &lt;&lt;FeatureType&gt;&gt; and information classes must use the stereotype &lt;&lt;InformationType&gt;&gt;.</w:t>
      </w:r>
    </w:p>
    <w:p w14:paraId="765E7DAB" w14:textId="7F997C28" w:rsidR="00143CCA" w:rsidRPr="00A55C0D" w:rsidRDefault="000D651C" w:rsidP="00A55C0D">
      <w:pPr>
        <w:spacing w:after="160" w:line="240" w:lineRule="auto"/>
        <w:rPr>
          <w:rFonts w:asciiTheme="minorHAnsi" w:hAnsiTheme="minorHAnsi" w:cstheme="minorHAnsi"/>
          <w:sz w:val="22"/>
          <w:szCs w:val="22"/>
        </w:rPr>
      </w:pPr>
      <w:r w:rsidRPr="00A55C0D">
        <w:rPr>
          <w:rFonts w:asciiTheme="minorHAnsi" w:hAnsiTheme="minorHAnsi" w:cstheme="minorHAnsi"/>
          <w:sz w:val="22"/>
          <w:szCs w:val="22"/>
        </w:rPr>
        <w:t xml:space="preserve">Coverage </w:t>
      </w:r>
      <w:r w:rsidR="00C57AF4" w:rsidRPr="00A55C0D">
        <w:rPr>
          <w:rFonts w:asciiTheme="minorHAnsi" w:hAnsiTheme="minorHAnsi" w:cstheme="minorHAnsi"/>
          <w:i/>
          <w:sz w:val="22"/>
          <w:szCs w:val="22"/>
        </w:rPr>
        <w:t>type</w:t>
      </w:r>
      <w:r w:rsidR="00E11B83" w:rsidRPr="00A55C0D">
        <w:rPr>
          <w:rFonts w:asciiTheme="minorHAnsi" w:hAnsiTheme="minorHAnsi" w:cstheme="minorHAnsi"/>
          <w:sz w:val="22"/>
          <w:szCs w:val="22"/>
        </w:rPr>
        <w:t xml:space="preserve"> elements</w:t>
      </w:r>
      <w:r w:rsidR="00143CCA" w:rsidRPr="00A55C0D">
        <w:rPr>
          <w:rFonts w:asciiTheme="minorHAnsi" w:hAnsiTheme="minorHAnsi" w:cstheme="minorHAnsi"/>
          <w:sz w:val="22"/>
          <w:szCs w:val="22"/>
        </w:rPr>
        <w:t xml:space="preserve"> (describing the coverage geometry)</w:t>
      </w:r>
      <w:r w:rsidR="00C57AF4" w:rsidRPr="00A55C0D">
        <w:rPr>
          <w:rFonts w:asciiTheme="minorHAnsi" w:hAnsiTheme="minorHAnsi" w:cstheme="minorHAnsi"/>
          <w:sz w:val="22"/>
          <w:szCs w:val="22"/>
        </w:rPr>
        <w:t xml:space="preserve"> </w:t>
      </w:r>
      <w:r w:rsidR="005200A7" w:rsidRPr="00A55C0D">
        <w:rPr>
          <w:rFonts w:asciiTheme="minorHAnsi" w:hAnsiTheme="minorHAnsi" w:cstheme="minorHAnsi"/>
          <w:sz w:val="22"/>
          <w:szCs w:val="22"/>
        </w:rPr>
        <w:t xml:space="preserve">compliant to S-100 </w:t>
      </w:r>
      <w:r w:rsidR="00790F6F" w:rsidRPr="00A55C0D">
        <w:rPr>
          <w:rFonts w:asciiTheme="minorHAnsi" w:hAnsiTheme="minorHAnsi" w:cstheme="minorHAnsi"/>
          <w:sz w:val="22"/>
          <w:szCs w:val="22"/>
        </w:rPr>
        <w:t xml:space="preserve">should </w:t>
      </w:r>
      <w:r w:rsidRPr="00A55C0D">
        <w:rPr>
          <w:rFonts w:asciiTheme="minorHAnsi" w:hAnsiTheme="minorHAnsi" w:cstheme="minorHAnsi"/>
          <w:sz w:val="22"/>
          <w:szCs w:val="22"/>
        </w:rPr>
        <w:t>use the appropriate stereotype from S-100 Part 8</w:t>
      </w:r>
      <w:r w:rsidR="00E11B83" w:rsidRPr="00A55C0D">
        <w:rPr>
          <w:rFonts w:asciiTheme="minorHAnsi" w:hAnsiTheme="minorHAnsi" w:cstheme="minorHAnsi"/>
          <w:sz w:val="22"/>
          <w:szCs w:val="22"/>
        </w:rPr>
        <w:t xml:space="preserve">, and </w:t>
      </w:r>
      <w:r w:rsidR="00D32955">
        <w:rPr>
          <w:rFonts w:asciiTheme="minorHAnsi" w:hAnsiTheme="minorHAnsi" w:cstheme="minorHAnsi"/>
          <w:sz w:val="22"/>
          <w:szCs w:val="22"/>
        </w:rPr>
        <w:t>A</w:t>
      </w:r>
      <w:r w:rsidR="00E11B83" w:rsidRPr="00A55C0D">
        <w:rPr>
          <w:rFonts w:asciiTheme="minorHAnsi" w:hAnsiTheme="minorHAnsi" w:cstheme="minorHAnsi"/>
          <w:sz w:val="22"/>
          <w:szCs w:val="22"/>
        </w:rPr>
        <w:t xml:space="preserve">pplication </w:t>
      </w:r>
      <w:r w:rsidR="00D32955">
        <w:rPr>
          <w:rFonts w:asciiTheme="minorHAnsi" w:hAnsiTheme="minorHAnsi" w:cstheme="minorHAnsi"/>
          <w:sz w:val="22"/>
          <w:szCs w:val="22"/>
        </w:rPr>
        <w:t>S</w:t>
      </w:r>
      <w:r w:rsidR="00E11B83" w:rsidRPr="00A55C0D">
        <w:rPr>
          <w:rFonts w:asciiTheme="minorHAnsi" w:hAnsiTheme="minorHAnsi" w:cstheme="minorHAnsi"/>
          <w:sz w:val="22"/>
          <w:szCs w:val="22"/>
        </w:rPr>
        <w:t>chemas for coverage data may depict the data attributes by defining a &lt;&lt;FeatureType&gt;&gt; element with the thematic data attributes and associating it with the coverage type element</w:t>
      </w:r>
      <w:r w:rsidR="005200A7" w:rsidRPr="00A55C0D">
        <w:rPr>
          <w:rFonts w:asciiTheme="minorHAnsi" w:hAnsiTheme="minorHAnsi" w:cstheme="minorHAnsi"/>
          <w:sz w:val="22"/>
          <w:szCs w:val="22"/>
        </w:rPr>
        <w:t>.</w:t>
      </w:r>
    </w:p>
    <w:p w14:paraId="404CE385" w14:textId="77777777" w:rsidR="00652FEF" w:rsidRPr="00FA0C91" w:rsidRDefault="00652FEF" w:rsidP="004F28CB">
      <w:pPr>
        <w:keepNext/>
        <w:jc w:val="center"/>
      </w:pPr>
      <w:r w:rsidRPr="00FA0C91">
        <w:rPr>
          <w:noProof/>
          <w:lang w:val="fr-FR" w:eastAsia="fr-FR"/>
        </w:rPr>
        <w:drawing>
          <wp:inline distT="0" distB="0" distL="0" distR="0" wp14:anchorId="7E3960D3" wp14:editId="3AF01618">
            <wp:extent cx="4137660" cy="9543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verages.jpg"/>
                    <pic:cNvPicPr/>
                  </pic:nvPicPr>
                  <pic:blipFill>
                    <a:blip r:embed="rId18">
                      <a:extLst>
                        <a:ext uri="{28A0092B-C50C-407E-A947-70E740481C1C}">
                          <a14:useLocalDpi xmlns:a14="http://schemas.microsoft.com/office/drawing/2010/main" val="0"/>
                        </a:ext>
                      </a:extLst>
                    </a:blip>
                    <a:stretch>
                      <a:fillRect/>
                    </a:stretch>
                  </pic:blipFill>
                  <pic:spPr>
                    <a:xfrm>
                      <a:off x="0" y="0"/>
                      <a:ext cx="4171528" cy="962120"/>
                    </a:xfrm>
                    <a:prstGeom prst="rect">
                      <a:avLst/>
                    </a:prstGeom>
                  </pic:spPr>
                </pic:pic>
              </a:graphicData>
            </a:graphic>
          </wp:inline>
        </w:drawing>
      </w:r>
    </w:p>
    <w:p w14:paraId="6C6857E9" w14:textId="028D0F2C" w:rsidR="00652FEF" w:rsidRPr="00A55C0D" w:rsidRDefault="00652FEF" w:rsidP="00A55C0D">
      <w:pPr>
        <w:spacing w:after="200" w:line="240" w:lineRule="auto"/>
        <w:jc w:val="center"/>
        <w:rPr>
          <w:rFonts w:asciiTheme="minorHAnsi" w:hAnsiTheme="minorHAnsi" w:cstheme="minorHAnsi"/>
          <w:i/>
          <w:color w:val="44546A" w:themeColor="text2"/>
          <w:sz w:val="18"/>
          <w:szCs w:val="18"/>
        </w:rPr>
      </w:pPr>
      <w:r w:rsidRPr="00A55C0D">
        <w:rPr>
          <w:rFonts w:asciiTheme="minorHAnsi" w:hAnsiTheme="minorHAnsi" w:cstheme="minorHAnsi"/>
          <w:i/>
          <w:color w:val="44546A" w:themeColor="text2"/>
          <w:sz w:val="18"/>
          <w:szCs w:val="18"/>
        </w:rPr>
        <w:t xml:space="preserve">Figure </w:t>
      </w:r>
      <w:r w:rsidR="002E42AD" w:rsidRPr="00A55C0D">
        <w:rPr>
          <w:rFonts w:asciiTheme="minorHAnsi" w:hAnsiTheme="minorHAnsi" w:cstheme="minorHAnsi"/>
          <w:i/>
          <w:color w:val="44546A" w:themeColor="text2"/>
          <w:sz w:val="18"/>
          <w:szCs w:val="18"/>
        </w:rPr>
        <w:fldChar w:fldCharType="begin"/>
      </w:r>
      <w:r w:rsidR="002E42AD" w:rsidRPr="00A55C0D">
        <w:rPr>
          <w:rFonts w:asciiTheme="minorHAnsi" w:hAnsiTheme="minorHAnsi" w:cstheme="minorHAnsi"/>
          <w:i/>
          <w:color w:val="44546A" w:themeColor="text2"/>
          <w:sz w:val="18"/>
          <w:szCs w:val="18"/>
        </w:rPr>
        <w:instrText xml:space="preserve"> STYLEREF 1 \s </w:instrText>
      </w:r>
      <w:r w:rsidR="002E42AD" w:rsidRPr="00A55C0D">
        <w:rPr>
          <w:rFonts w:asciiTheme="minorHAnsi" w:hAnsiTheme="minorHAnsi" w:cstheme="minorHAnsi"/>
          <w:i/>
          <w:color w:val="44546A" w:themeColor="text2"/>
          <w:sz w:val="18"/>
          <w:szCs w:val="18"/>
        </w:rPr>
        <w:fldChar w:fldCharType="separate"/>
      </w:r>
      <w:r w:rsidR="00EE40A9" w:rsidRPr="00A55C0D">
        <w:rPr>
          <w:rFonts w:asciiTheme="minorHAnsi" w:hAnsiTheme="minorHAnsi" w:cstheme="minorHAnsi"/>
          <w:i/>
          <w:noProof/>
          <w:color w:val="44546A" w:themeColor="text2"/>
          <w:sz w:val="18"/>
          <w:szCs w:val="18"/>
        </w:rPr>
        <w:t>7</w:t>
      </w:r>
      <w:r w:rsidR="002E42AD" w:rsidRPr="00A55C0D">
        <w:rPr>
          <w:rFonts w:asciiTheme="minorHAnsi" w:hAnsiTheme="minorHAnsi" w:cstheme="minorHAnsi"/>
          <w:i/>
          <w:color w:val="44546A" w:themeColor="text2"/>
          <w:sz w:val="18"/>
          <w:szCs w:val="18"/>
        </w:rPr>
        <w:fldChar w:fldCharType="end"/>
      </w:r>
      <w:r w:rsidR="002E42AD" w:rsidRPr="00A55C0D">
        <w:rPr>
          <w:rFonts w:asciiTheme="minorHAnsi" w:hAnsiTheme="minorHAnsi" w:cstheme="minorHAnsi"/>
          <w:i/>
          <w:color w:val="44546A" w:themeColor="text2"/>
          <w:sz w:val="18"/>
          <w:szCs w:val="18"/>
        </w:rPr>
        <w:noBreakHyphen/>
      </w:r>
      <w:r w:rsidR="002E42AD" w:rsidRPr="00A55C0D">
        <w:rPr>
          <w:rFonts w:asciiTheme="minorHAnsi" w:hAnsiTheme="minorHAnsi" w:cstheme="minorHAnsi"/>
          <w:i/>
          <w:color w:val="44546A" w:themeColor="text2"/>
          <w:sz w:val="18"/>
          <w:szCs w:val="18"/>
        </w:rPr>
        <w:fldChar w:fldCharType="begin"/>
      </w:r>
      <w:r w:rsidR="002E42AD" w:rsidRPr="00A55C0D">
        <w:rPr>
          <w:rFonts w:asciiTheme="minorHAnsi" w:hAnsiTheme="minorHAnsi" w:cstheme="minorHAnsi"/>
          <w:i/>
          <w:color w:val="44546A" w:themeColor="text2"/>
          <w:sz w:val="18"/>
          <w:szCs w:val="18"/>
        </w:rPr>
        <w:instrText xml:space="preserve"> SEQ Figure \* ARABIC \s 1 </w:instrText>
      </w:r>
      <w:r w:rsidR="002E42AD" w:rsidRPr="00A55C0D">
        <w:rPr>
          <w:rFonts w:asciiTheme="minorHAnsi" w:hAnsiTheme="minorHAnsi" w:cstheme="minorHAnsi"/>
          <w:i/>
          <w:color w:val="44546A" w:themeColor="text2"/>
          <w:sz w:val="18"/>
          <w:szCs w:val="18"/>
        </w:rPr>
        <w:fldChar w:fldCharType="separate"/>
      </w:r>
      <w:r w:rsidR="00EE40A9" w:rsidRPr="00A55C0D">
        <w:rPr>
          <w:rFonts w:asciiTheme="minorHAnsi" w:hAnsiTheme="minorHAnsi" w:cstheme="minorHAnsi"/>
          <w:i/>
          <w:noProof/>
          <w:color w:val="44546A" w:themeColor="text2"/>
          <w:sz w:val="18"/>
          <w:szCs w:val="18"/>
        </w:rPr>
        <w:t>3</w:t>
      </w:r>
      <w:r w:rsidR="002E42AD" w:rsidRPr="00A55C0D">
        <w:rPr>
          <w:rFonts w:asciiTheme="minorHAnsi" w:hAnsiTheme="minorHAnsi" w:cstheme="minorHAnsi"/>
          <w:i/>
          <w:color w:val="44546A" w:themeColor="text2"/>
          <w:sz w:val="18"/>
          <w:szCs w:val="18"/>
        </w:rPr>
        <w:fldChar w:fldCharType="end"/>
      </w:r>
      <w:ins w:id="329" w:author="Teh Stand" w:date="2018-12-03T10:35:00Z">
        <w:r w:rsidR="00A55C0D">
          <w:rPr>
            <w:rFonts w:asciiTheme="minorHAnsi" w:hAnsiTheme="minorHAnsi" w:cstheme="minorHAnsi"/>
            <w:i/>
            <w:color w:val="44546A" w:themeColor="text2"/>
            <w:sz w:val="18"/>
            <w:szCs w:val="18"/>
          </w:rPr>
          <w:t xml:space="preserve"> -</w:t>
        </w:r>
      </w:ins>
      <w:del w:id="330" w:author="Teh Stand" w:date="2018-12-03T10:35:00Z">
        <w:r w:rsidRPr="00A55C0D" w:rsidDel="00A55C0D">
          <w:rPr>
            <w:rFonts w:asciiTheme="minorHAnsi" w:hAnsiTheme="minorHAnsi" w:cstheme="minorHAnsi"/>
            <w:i/>
            <w:color w:val="44546A" w:themeColor="text2"/>
            <w:sz w:val="18"/>
            <w:szCs w:val="18"/>
          </w:rPr>
          <w:delText>.</w:delText>
        </w:r>
      </w:del>
      <w:r w:rsidRPr="00A55C0D">
        <w:rPr>
          <w:rFonts w:asciiTheme="minorHAnsi" w:hAnsiTheme="minorHAnsi" w:cstheme="minorHAnsi"/>
          <w:i/>
          <w:color w:val="44546A" w:themeColor="text2"/>
          <w:sz w:val="18"/>
          <w:szCs w:val="18"/>
        </w:rPr>
        <w:t xml:space="preserve"> Example of coverage feature and type</w:t>
      </w:r>
      <w:r w:rsidR="0017782D" w:rsidRPr="00A55C0D">
        <w:rPr>
          <w:rFonts w:asciiTheme="minorHAnsi" w:hAnsiTheme="minorHAnsi" w:cstheme="minorHAnsi"/>
          <w:i/>
          <w:color w:val="44546A" w:themeColor="text2"/>
          <w:sz w:val="18"/>
          <w:szCs w:val="18"/>
        </w:rPr>
        <w:t xml:space="preserve"> elements</w:t>
      </w:r>
      <w:r w:rsidRPr="00A55C0D">
        <w:rPr>
          <w:rFonts w:asciiTheme="minorHAnsi" w:hAnsiTheme="minorHAnsi" w:cstheme="minorHAnsi"/>
          <w:i/>
          <w:color w:val="44546A" w:themeColor="text2"/>
          <w:sz w:val="18"/>
          <w:szCs w:val="18"/>
        </w:rPr>
        <w:t xml:space="preserve"> </w:t>
      </w:r>
      <w:r w:rsidR="0017782D" w:rsidRPr="00A55C0D">
        <w:rPr>
          <w:rFonts w:asciiTheme="minorHAnsi" w:hAnsiTheme="minorHAnsi" w:cstheme="minorHAnsi"/>
          <w:i/>
          <w:color w:val="44546A" w:themeColor="text2"/>
          <w:sz w:val="18"/>
          <w:szCs w:val="18"/>
        </w:rPr>
        <w:t xml:space="preserve">conforming to S-100 </w:t>
      </w:r>
      <w:r w:rsidRPr="00A55C0D">
        <w:rPr>
          <w:rFonts w:asciiTheme="minorHAnsi" w:hAnsiTheme="minorHAnsi" w:cstheme="minorHAnsi"/>
          <w:i/>
          <w:color w:val="44546A" w:themeColor="text2"/>
          <w:sz w:val="18"/>
          <w:szCs w:val="18"/>
        </w:rPr>
        <w:t>(from S-111)</w:t>
      </w:r>
    </w:p>
    <w:p w14:paraId="6D9997CA" w14:textId="794FD204" w:rsidR="00DC512E" w:rsidRPr="00A55C0D" w:rsidRDefault="000D651C" w:rsidP="00A55C0D">
      <w:pPr>
        <w:spacing w:after="160" w:line="240" w:lineRule="auto"/>
        <w:rPr>
          <w:rFonts w:asciiTheme="minorHAnsi" w:hAnsiTheme="minorHAnsi" w:cstheme="minorHAnsi"/>
          <w:sz w:val="22"/>
          <w:szCs w:val="22"/>
        </w:rPr>
      </w:pPr>
      <w:r w:rsidRPr="00A55C0D">
        <w:rPr>
          <w:rFonts w:asciiTheme="minorHAnsi" w:hAnsiTheme="minorHAnsi" w:cstheme="minorHAnsi"/>
          <w:sz w:val="22"/>
          <w:szCs w:val="22"/>
        </w:rPr>
        <w:t xml:space="preserve">If necessary, </w:t>
      </w:r>
      <w:r w:rsidR="00C62E69">
        <w:rPr>
          <w:rFonts w:asciiTheme="minorHAnsi" w:hAnsiTheme="minorHAnsi" w:cstheme="minorHAnsi"/>
          <w:sz w:val="22"/>
          <w:szCs w:val="22"/>
        </w:rPr>
        <w:t>P</w:t>
      </w:r>
      <w:r w:rsidRPr="00A55C0D">
        <w:rPr>
          <w:rFonts w:asciiTheme="minorHAnsi" w:hAnsiTheme="minorHAnsi" w:cstheme="minorHAnsi"/>
          <w:sz w:val="22"/>
          <w:szCs w:val="22"/>
        </w:rPr>
        <w:t xml:space="preserve">roduct </w:t>
      </w:r>
      <w:r w:rsidR="00C62E69">
        <w:rPr>
          <w:rFonts w:asciiTheme="minorHAnsi" w:hAnsiTheme="minorHAnsi" w:cstheme="minorHAnsi"/>
          <w:sz w:val="22"/>
          <w:szCs w:val="22"/>
        </w:rPr>
        <w:t>S</w:t>
      </w:r>
      <w:r w:rsidRPr="00A55C0D">
        <w:rPr>
          <w:rFonts w:asciiTheme="minorHAnsi" w:hAnsiTheme="minorHAnsi" w:cstheme="minorHAnsi"/>
          <w:sz w:val="22"/>
          <w:szCs w:val="22"/>
        </w:rPr>
        <w:t xml:space="preserve">pecifications may use domain-specific stereotypes in addition to the standard stereotypes. </w:t>
      </w:r>
    </w:p>
    <w:p w14:paraId="522E451C" w14:textId="0A45FABD" w:rsidR="000D651C" w:rsidRPr="00A55C0D" w:rsidRDefault="000D651C" w:rsidP="00A55C0D">
      <w:pPr>
        <w:spacing w:after="160" w:line="240" w:lineRule="auto"/>
        <w:rPr>
          <w:rFonts w:asciiTheme="minorHAnsi" w:hAnsiTheme="minorHAnsi" w:cstheme="minorHAnsi"/>
          <w:sz w:val="22"/>
          <w:szCs w:val="22"/>
        </w:rPr>
      </w:pPr>
      <w:r w:rsidRPr="00A55C0D">
        <w:rPr>
          <w:rFonts w:asciiTheme="minorHAnsi" w:hAnsiTheme="minorHAnsi" w:cstheme="minorHAnsi"/>
          <w:sz w:val="22"/>
          <w:szCs w:val="22"/>
        </w:rPr>
        <w:t>Abstract classes must be indicated as such by italicizing the class name (Enterprise Architect does this automatically if the “Abstract” checkbox is checked in the UI).</w:t>
      </w:r>
    </w:p>
    <w:p w14:paraId="39B0CF72" w14:textId="62A2B723" w:rsidR="00657530" w:rsidRPr="00A55C0D" w:rsidRDefault="00657530" w:rsidP="00A55C0D">
      <w:pPr>
        <w:spacing w:after="160" w:line="240" w:lineRule="auto"/>
        <w:rPr>
          <w:rFonts w:asciiTheme="minorHAnsi" w:hAnsiTheme="minorHAnsi" w:cstheme="minorHAnsi"/>
          <w:sz w:val="22"/>
          <w:szCs w:val="22"/>
        </w:rPr>
      </w:pPr>
      <w:r w:rsidRPr="00A55C0D">
        <w:rPr>
          <w:rFonts w:asciiTheme="minorHAnsi" w:hAnsiTheme="minorHAnsi" w:cstheme="minorHAnsi"/>
          <w:sz w:val="22"/>
          <w:szCs w:val="22"/>
        </w:rPr>
        <w:t xml:space="preserve">S-100 states that “the use of multiple inheritance shall be minimized, because it tends to increase model complexity”. Multiple inheritance is the situation where a class has more than one immediate superclass. </w:t>
      </w:r>
      <w:r w:rsidR="007B6BE2" w:rsidRPr="00A55C0D">
        <w:rPr>
          <w:rFonts w:asciiTheme="minorHAnsi" w:hAnsiTheme="minorHAnsi" w:cstheme="minorHAnsi"/>
          <w:sz w:val="22"/>
          <w:szCs w:val="22"/>
        </w:rPr>
        <w:t xml:space="preserve">Application </w:t>
      </w:r>
      <w:r w:rsidR="0079718B">
        <w:rPr>
          <w:rFonts w:asciiTheme="minorHAnsi" w:hAnsiTheme="minorHAnsi" w:cstheme="minorHAnsi"/>
          <w:sz w:val="22"/>
          <w:szCs w:val="22"/>
        </w:rPr>
        <w:t>S</w:t>
      </w:r>
      <w:r w:rsidR="0079718B" w:rsidRPr="00A55C0D">
        <w:rPr>
          <w:rFonts w:asciiTheme="minorHAnsi" w:hAnsiTheme="minorHAnsi" w:cstheme="minorHAnsi"/>
          <w:sz w:val="22"/>
          <w:szCs w:val="22"/>
        </w:rPr>
        <w:t xml:space="preserve">chema </w:t>
      </w:r>
      <w:r w:rsidR="007B6BE2" w:rsidRPr="00A55C0D">
        <w:rPr>
          <w:rFonts w:asciiTheme="minorHAnsi" w:hAnsiTheme="minorHAnsi" w:cstheme="minorHAnsi"/>
          <w:sz w:val="22"/>
          <w:szCs w:val="22"/>
        </w:rPr>
        <w:t>developers should note that multiple inheritance contravenes the S-100 GFM, which allows feature and information types to have at most one super-type.</w:t>
      </w:r>
    </w:p>
    <w:p w14:paraId="6C4E13D1" w14:textId="45001C52" w:rsidR="003A520E" w:rsidRPr="00FA0C91" w:rsidRDefault="005927FF" w:rsidP="002F04AF">
      <w:pPr>
        <w:pStyle w:val="Heading2"/>
        <w:numPr>
          <w:ilvl w:val="1"/>
          <w:numId w:val="140"/>
        </w:numPr>
        <w:spacing w:line="240" w:lineRule="auto"/>
        <w:ind w:hanging="720"/>
        <w:rPr>
          <w:lang w:val="en-GB"/>
        </w:rPr>
      </w:pPr>
      <w:bookmarkStart w:id="331" w:name="_Ref502264363"/>
      <w:bookmarkStart w:id="332" w:name="_Toc532213680"/>
      <w:r w:rsidRPr="00FA0C91">
        <w:rPr>
          <w:lang w:val="en-GB"/>
        </w:rPr>
        <w:lastRenderedPageBreak/>
        <w:t>Other</w:t>
      </w:r>
      <w:r w:rsidR="003A520E" w:rsidRPr="00FA0C91">
        <w:rPr>
          <w:lang w:val="en-GB"/>
        </w:rPr>
        <w:t xml:space="preserve"> conventions and recommendations</w:t>
      </w:r>
      <w:bookmarkEnd w:id="331"/>
      <w:bookmarkEnd w:id="332"/>
    </w:p>
    <w:p w14:paraId="21EB61E9" w14:textId="304B3E19" w:rsidR="008F6264" w:rsidRPr="00FA0C91" w:rsidRDefault="008F6264" w:rsidP="002F04AF">
      <w:pPr>
        <w:pStyle w:val="Heading3"/>
        <w:numPr>
          <w:ilvl w:val="2"/>
          <w:numId w:val="142"/>
        </w:numPr>
        <w:tabs>
          <w:tab w:val="clear" w:pos="660"/>
          <w:tab w:val="left" w:pos="709"/>
        </w:tabs>
        <w:spacing w:line="240" w:lineRule="auto"/>
        <w:ind w:left="709" w:hanging="709"/>
      </w:pPr>
      <w:bookmarkStart w:id="333" w:name="_Toc532213681"/>
      <w:r w:rsidRPr="00FA0C91">
        <w:t>Reuse and harmonization</w:t>
      </w:r>
      <w:bookmarkEnd w:id="333"/>
    </w:p>
    <w:p w14:paraId="519A036C" w14:textId="4002D966" w:rsidR="005927FF" w:rsidRPr="0079718B" w:rsidRDefault="005927FF" w:rsidP="0079718B">
      <w:pPr>
        <w:spacing w:after="160" w:line="240" w:lineRule="auto"/>
        <w:rPr>
          <w:rFonts w:asciiTheme="minorHAnsi" w:hAnsiTheme="minorHAnsi" w:cstheme="minorHAnsi"/>
          <w:sz w:val="22"/>
          <w:szCs w:val="22"/>
        </w:rPr>
      </w:pPr>
      <w:r w:rsidRPr="0079718B">
        <w:rPr>
          <w:rFonts w:asciiTheme="minorHAnsi" w:hAnsiTheme="minorHAnsi" w:cstheme="minorHAnsi"/>
          <w:sz w:val="22"/>
          <w:szCs w:val="22"/>
        </w:rPr>
        <w:t xml:space="preserve">The </w:t>
      </w:r>
      <w:del w:id="334" w:author="Teh Stand" w:date="2018-12-03T10:39:00Z">
        <w:r w:rsidRPr="0079718B" w:rsidDel="0079718B">
          <w:rPr>
            <w:rFonts w:asciiTheme="minorHAnsi" w:hAnsiTheme="minorHAnsi" w:cstheme="minorHAnsi"/>
            <w:sz w:val="22"/>
            <w:szCs w:val="22"/>
          </w:rPr>
          <w:delText xml:space="preserve">registry </w:delText>
        </w:r>
      </w:del>
      <w:ins w:id="335" w:author="Teh Stand" w:date="2018-12-03T10:39:00Z">
        <w:r w:rsidR="0079718B" w:rsidRPr="0079718B">
          <w:rPr>
            <w:rFonts w:asciiTheme="minorHAnsi" w:hAnsiTheme="minorHAnsi" w:cstheme="minorHAnsi"/>
            <w:sz w:val="22"/>
            <w:szCs w:val="22"/>
          </w:rPr>
          <w:t xml:space="preserve">IHO GI </w:t>
        </w:r>
      </w:ins>
      <w:r w:rsidR="0079718B" w:rsidRPr="0079718B">
        <w:rPr>
          <w:rFonts w:asciiTheme="minorHAnsi" w:hAnsiTheme="minorHAnsi" w:cstheme="minorHAnsi"/>
          <w:sz w:val="22"/>
          <w:szCs w:val="22"/>
        </w:rPr>
        <w:t xml:space="preserve">Registry </w:t>
      </w:r>
      <w:r w:rsidRPr="0079718B">
        <w:rPr>
          <w:rFonts w:asciiTheme="minorHAnsi" w:hAnsiTheme="minorHAnsi" w:cstheme="minorHAnsi"/>
          <w:sz w:val="22"/>
          <w:szCs w:val="22"/>
        </w:rPr>
        <w:t xml:space="preserve">should be checked for existing elements that can be re-used before new elements are defined. Features, information types, and attributes should be re-used whenever possible. Structure and associations should be harmonized with S-101 and other existing related or complementary products. Defining similar but slightly different items should be avoided unless absolutely essential. </w:t>
      </w:r>
      <w:r w:rsidR="00844184" w:rsidRPr="0079718B">
        <w:rPr>
          <w:rFonts w:asciiTheme="minorHAnsi" w:hAnsiTheme="minorHAnsi" w:cstheme="minorHAnsi"/>
          <w:sz w:val="22"/>
          <w:szCs w:val="22"/>
        </w:rPr>
        <w:t xml:space="preserve">Extensions such as additional listed values in an enumeration can be proposed to the </w:t>
      </w:r>
      <w:r w:rsidR="0079718B">
        <w:rPr>
          <w:rFonts w:asciiTheme="minorHAnsi" w:hAnsiTheme="minorHAnsi" w:cstheme="minorHAnsi"/>
          <w:sz w:val="22"/>
          <w:szCs w:val="22"/>
        </w:rPr>
        <w:t>R</w:t>
      </w:r>
      <w:r w:rsidR="0079718B" w:rsidRPr="0079718B">
        <w:rPr>
          <w:rFonts w:asciiTheme="minorHAnsi" w:hAnsiTheme="minorHAnsi" w:cstheme="minorHAnsi"/>
          <w:sz w:val="22"/>
          <w:szCs w:val="22"/>
        </w:rPr>
        <w:t>egistry</w:t>
      </w:r>
      <w:r w:rsidR="00844184" w:rsidRPr="0079718B">
        <w:rPr>
          <w:rFonts w:asciiTheme="minorHAnsi" w:hAnsiTheme="minorHAnsi" w:cstheme="minorHAnsi"/>
          <w:sz w:val="22"/>
          <w:szCs w:val="22"/>
        </w:rPr>
        <w:t>, but conflicts such as different definitions for the same terms must be avoided if at all possible. Existing items may be re-usable with the addition of product specific constraints, such as limiting the set of allowed values for an enumeration or codelist type. Such harmonization</w:t>
      </w:r>
      <w:r w:rsidRPr="0079718B">
        <w:rPr>
          <w:rFonts w:asciiTheme="minorHAnsi" w:hAnsiTheme="minorHAnsi" w:cstheme="minorHAnsi"/>
          <w:sz w:val="22"/>
          <w:szCs w:val="22"/>
        </w:rPr>
        <w:t xml:space="preserve"> includes, for example, re-using complex</w:t>
      </w:r>
      <w:r w:rsidR="00844184" w:rsidRPr="0079718B">
        <w:rPr>
          <w:rFonts w:asciiTheme="minorHAnsi" w:hAnsiTheme="minorHAnsi" w:cstheme="minorHAnsi"/>
          <w:sz w:val="22"/>
          <w:szCs w:val="22"/>
        </w:rPr>
        <w:t xml:space="preserve"> attributes defined in other </w:t>
      </w:r>
      <w:r w:rsidR="00C62E69">
        <w:rPr>
          <w:rFonts w:asciiTheme="minorHAnsi" w:hAnsiTheme="minorHAnsi" w:cstheme="minorHAnsi"/>
          <w:sz w:val="22"/>
          <w:szCs w:val="22"/>
        </w:rPr>
        <w:t>P</w:t>
      </w:r>
      <w:r w:rsidR="00844184" w:rsidRPr="0079718B">
        <w:rPr>
          <w:rFonts w:asciiTheme="minorHAnsi" w:hAnsiTheme="minorHAnsi" w:cstheme="minorHAnsi"/>
          <w:sz w:val="22"/>
          <w:szCs w:val="22"/>
        </w:rPr>
        <w:t xml:space="preserve">roduct </w:t>
      </w:r>
      <w:r w:rsidR="00C62E69">
        <w:rPr>
          <w:rFonts w:asciiTheme="minorHAnsi" w:hAnsiTheme="minorHAnsi" w:cstheme="minorHAnsi"/>
          <w:sz w:val="22"/>
          <w:szCs w:val="22"/>
        </w:rPr>
        <w:t>S</w:t>
      </w:r>
      <w:r w:rsidR="00844184" w:rsidRPr="0079718B">
        <w:rPr>
          <w:rFonts w:asciiTheme="minorHAnsi" w:hAnsiTheme="minorHAnsi" w:cstheme="minorHAnsi"/>
          <w:sz w:val="22"/>
          <w:szCs w:val="22"/>
        </w:rPr>
        <w:t>pecifications with restrictions that exclude some of their sub-attributes.</w:t>
      </w:r>
    </w:p>
    <w:p w14:paraId="610E7D01" w14:textId="17C063AB" w:rsidR="003A520E" w:rsidRPr="00FA0C91" w:rsidRDefault="003A520E" w:rsidP="002F04AF">
      <w:pPr>
        <w:pStyle w:val="Heading3"/>
        <w:numPr>
          <w:ilvl w:val="2"/>
          <w:numId w:val="142"/>
        </w:numPr>
        <w:tabs>
          <w:tab w:val="clear" w:pos="660"/>
          <w:tab w:val="left" w:pos="709"/>
        </w:tabs>
        <w:spacing w:line="240" w:lineRule="auto"/>
        <w:ind w:left="709" w:hanging="709"/>
        <w:rPr>
          <w:rFonts w:eastAsiaTheme="minorEastAsia"/>
          <w:lang w:eastAsia="ko-KR"/>
        </w:rPr>
      </w:pPr>
      <w:bookmarkStart w:id="336" w:name="_Toc532213682"/>
      <w:r w:rsidRPr="00FA0C91">
        <w:t>Feature</w:t>
      </w:r>
      <w:r w:rsidR="003E19F1" w:rsidRPr="00FA0C91">
        <w:t>s</w:t>
      </w:r>
      <w:r w:rsidR="00D407E3" w:rsidRPr="00FA0C91">
        <w:t xml:space="preserve"> </w:t>
      </w:r>
      <w:r w:rsidRPr="00FA0C91">
        <w:t>and information types</w:t>
      </w:r>
      <w:bookmarkEnd w:id="336"/>
    </w:p>
    <w:p w14:paraId="02B7819C" w14:textId="3413E049" w:rsidR="0095420D" w:rsidRPr="00B7544F" w:rsidRDefault="0095420D" w:rsidP="00B7544F">
      <w:pPr>
        <w:spacing w:after="60" w:line="240" w:lineRule="auto"/>
        <w:rPr>
          <w:rFonts w:asciiTheme="minorHAnsi" w:eastAsiaTheme="minorEastAsia" w:hAnsiTheme="minorHAnsi" w:cstheme="minorHAnsi"/>
          <w:sz w:val="22"/>
          <w:szCs w:val="22"/>
          <w:lang w:eastAsia="ko-KR"/>
        </w:rPr>
      </w:pPr>
      <w:r w:rsidRPr="00B7544F">
        <w:rPr>
          <w:rFonts w:asciiTheme="minorHAnsi" w:eastAsiaTheme="minorEastAsia" w:hAnsiTheme="minorHAnsi" w:cstheme="minorHAnsi"/>
          <w:sz w:val="22"/>
          <w:szCs w:val="22"/>
          <w:lang w:eastAsia="ko-KR"/>
        </w:rPr>
        <w:t>A f</w:t>
      </w:r>
      <w:r w:rsidR="0049076D" w:rsidRPr="00B7544F">
        <w:rPr>
          <w:rFonts w:asciiTheme="minorHAnsi" w:eastAsiaTheme="minorEastAsia" w:hAnsiTheme="minorHAnsi" w:cstheme="minorHAnsi"/>
          <w:sz w:val="22"/>
          <w:szCs w:val="22"/>
          <w:lang w:eastAsia="ko-KR"/>
        </w:rPr>
        <w:t xml:space="preserve">eature </w:t>
      </w:r>
      <w:r w:rsidRPr="00B7544F">
        <w:rPr>
          <w:rFonts w:asciiTheme="minorHAnsi" w:eastAsiaTheme="minorEastAsia" w:hAnsiTheme="minorHAnsi" w:cstheme="minorHAnsi"/>
          <w:sz w:val="22"/>
          <w:szCs w:val="22"/>
          <w:lang w:eastAsia="ko-KR"/>
        </w:rPr>
        <w:t>class is</w:t>
      </w:r>
      <w:r w:rsidR="00E85350" w:rsidRPr="00B7544F">
        <w:rPr>
          <w:rFonts w:asciiTheme="minorHAnsi" w:eastAsiaTheme="minorEastAsia" w:hAnsiTheme="minorHAnsi" w:cstheme="minorHAnsi"/>
          <w:sz w:val="22"/>
          <w:szCs w:val="22"/>
          <w:lang w:eastAsia="ko-KR"/>
        </w:rPr>
        <w:t xml:space="preserve"> “an abstract representation </w:t>
      </w:r>
      <w:r w:rsidR="0049076D" w:rsidRPr="00B7544F">
        <w:rPr>
          <w:rFonts w:asciiTheme="minorHAnsi" w:eastAsiaTheme="minorEastAsia" w:hAnsiTheme="minorHAnsi" w:cstheme="minorHAnsi"/>
          <w:sz w:val="22"/>
          <w:szCs w:val="22"/>
          <w:lang w:eastAsia="ko-KR"/>
        </w:rPr>
        <w:t xml:space="preserve">of real-world phenomena” </w:t>
      </w:r>
      <w:r w:rsidRPr="00B7544F">
        <w:rPr>
          <w:rFonts w:asciiTheme="minorHAnsi" w:eastAsiaTheme="minorEastAsia" w:hAnsiTheme="minorHAnsi" w:cstheme="minorHAnsi"/>
          <w:sz w:val="22"/>
          <w:szCs w:val="22"/>
          <w:lang w:eastAsia="ko-KR"/>
        </w:rPr>
        <w:t>(S-100</w:t>
      </w:r>
      <w:ins w:id="337" w:author="Teh Stand" w:date="2018-12-03T11:50:00Z">
        <w:r w:rsidR="00B7544F">
          <w:rPr>
            <w:rFonts w:asciiTheme="minorHAnsi" w:eastAsiaTheme="minorEastAsia" w:hAnsiTheme="minorHAnsi" w:cstheme="minorHAnsi"/>
            <w:sz w:val="22"/>
            <w:szCs w:val="22"/>
            <w:lang w:eastAsia="ko-KR"/>
          </w:rPr>
          <w:t xml:space="preserve"> Part 3,</w:t>
        </w:r>
      </w:ins>
      <w:r w:rsidRPr="00B7544F">
        <w:rPr>
          <w:rFonts w:asciiTheme="minorHAnsi" w:eastAsiaTheme="minorEastAsia" w:hAnsiTheme="minorHAnsi" w:cstheme="minorHAnsi"/>
          <w:sz w:val="22"/>
          <w:szCs w:val="22"/>
          <w:lang w:eastAsia="ko-KR"/>
        </w:rPr>
        <w:t xml:space="preserve"> clause 3-5.1.1). </w:t>
      </w:r>
      <w:r w:rsidR="003E19F1" w:rsidRPr="00B7544F">
        <w:rPr>
          <w:rFonts w:asciiTheme="minorHAnsi" w:eastAsiaTheme="minorEastAsia" w:hAnsiTheme="minorHAnsi" w:cstheme="minorHAnsi"/>
          <w:sz w:val="22"/>
          <w:szCs w:val="22"/>
          <w:lang w:eastAsia="ko-KR"/>
        </w:rPr>
        <w:t xml:space="preserve">The </w:t>
      </w:r>
      <w:r w:rsidR="00B7544F">
        <w:rPr>
          <w:rFonts w:asciiTheme="minorHAnsi" w:eastAsiaTheme="minorEastAsia" w:hAnsiTheme="minorHAnsi" w:cstheme="minorHAnsi"/>
          <w:sz w:val="22"/>
          <w:szCs w:val="22"/>
          <w:lang w:eastAsia="ko-KR"/>
        </w:rPr>
        <w:t>A</w:t>
      </w:r>
      <w:r w:rsidR="00B7544F" w:rsidRPr="00B7544F">
        <w:rPr>
          <w:rFonts w:asciiTheme="minorHAnsi" w:eastAsiaTheme="minorEastAsia" w:hAnsiTheme="minorHAnsi" w:cstheme="minorHAnsi"/>
          <w:sz w:val="22"/>
          <w:szCs w:val="22"/>
          <w:lang w:eastAsia="ko-KR"/>
        </w:rPr>
        <w:t xml:space="preserve">pplication </w:t>
      </w:r>
      <w:r w:rsidR="00B7544F">
        <w:rPr>
          <w:rFonts w:asciiTheme="minorHAnsi" w:eastAsiaTheme="minorEastAsia" w:hAnsiTheme="minorHAnsi" w:cstheme="minorHAnsi"/>
          <w:sz w:val="22"/>
          <w:szCs w:val="22"/>
          <w:lang w:eastAsia="ko-KR"/>
        </w:rPr>
        <w:t>S</w:t>
      </w:r>
      <w:r w:rsidR="00B7544F" w:rsidRPr="00B7544F">
        <w:rPr>
          <w:rFonts w:asciiTheme="minorHAnsi" w:eastAsiaTheme="minorEastAsia" w:hAnsiTheme="minorHAnsi" w:cstheme="minorHAnsi"/>
          <w:sz w:val="22"/>
          <w:szCs w:val="22"/>
          <w:lang w:eastAsia="ko-KR"/>
        </w:rPr>
        <w:t xml:space="preserve">chema </w:t>
      </w:r>
      <w:r w:rsidR="003E19F1" w:rsidRPr="00B7544F">
        <w:rPr>
          <w:rFonts w:asciiTheme="minorHAnsi" w:eastAsiaTheme="minorEastAsia" w:hAnsiTheme="minorHAnsi" w:cstheme="minorHAnsi"/>
          <w:sz w:val="22"/>
          <w:szCs w:val="22"/>
          <w:lang w:eastAsia="ko-KR"/>
        </w:rPr>
        <w:t xml:space="preserve">should define a feature class </w:t>
      </w:r>
      <w:r w:rsidR="0049076D" w:rsidRPr="00B7544F">
        <w:rPr>
          <w:rFonts w:asciiTheme="minorHAnsi" w:eastAsiaTheme="minorEastAsia" w:hAnsiTheme="minorHAnsi" w:cstheme="minorHAnsi"/>
          <w:sz w:val="22"/>
          <w:szCs w:val="22"/>
          <w:lang w:eastAsia="ko-KR"/>
        </w:rPr>
        <w:t>for describing</w:t>
      </w:r>
      <w:r w:rsidRPr="00B7544F">
        <w:rPr>
          <w:rFonts w:asciiTheme="minorHAnsi" w:eastAsiaTheme="minorEastAsia" w:hAnsiTheme="minorHAnsi" w:cstheme="minorHAnsi"/>
          <w:sz w:val="22"/>
          <w:szCs w:val="22"/>
          <w:lang w:eastAsia="ko-KR"/>
        </w:rPr>
        <w:t>:</w:t>
      </w:r>
    </w:p>
    <w:p w14:paraId="3D9543ED" w14:textId="77C66563" w:rsidR="0095420D" w:rsidRPr="00B7544F" w:rsidRDefault="0095420D" w:rsidP="00B7544F">
      <w:pPr>
        <w:pStyle w:val="ListParagraph"/>
        <w:numPr>
          <w:ilvl w:val="0"/>
          <w:numId w:val="121"/>
        </w:numPr>
        <w:spacing w:before="0" w:after="60" w:line="240" w:lineRule="auto"/>
        <w:rPr>
          <w:rFonts w:asciiTheme="minorHAnsi" w:hAnsiTheme="minorHAnsi" w:cstheme="minorHAnsi"/>
          <w:sz w:val="22"/>
          <w:szCs w:val="22"/>
          <w:lang w:eastAsia="ko-KR"/>
        </w:rPr>
      </w:pPr>
      <w:r w:rsidRPr="00B7544F">
        <w:rPr>
          <w:rFonts w:asciiTheme="minorHAnsi" w:hAnsiTheme="minorHAnsi" w:cstheme="minorHAnsi"/>
          <w:sz w:val="22"/>
          <w:szCs w:val="22"/>
          <w:lang w:eastAsia="ko-KR"/>
        </w:rPr>
        <w:t xml:space="preserve">A concept whose instances have a </w:t>
      </w:r>
      <w:r w:rsidR="008E1F97" w:rsidRPr="00B7544F">
        <w:rPr>
          <w:rFonts w:asciiTheme="minorHAnsi" w:hAnsiTheme="minorHAnsi" w:cstheme="minorHAnsi"/>
          <w:sz w:val="22"/>
          <w:szCs w:val="22"/>
          <w:lang w:eastAsia="ko-KR"/>
        </w:rPr>
        <w:t>spatial (geographic)</w:t>
      </w:r>
      <w:r w:rsidRPr="00B7544F">
        <w:rPr>
          <w:rFonts w:asciiTheme="minorHAnsi" w:hAnsiTheme="minorHAnsi" w:cstheme="minorHAnsi"/>
          <w:sz w:val="22"/>
          <w:szCs w:val="22"/>
          <w:lang w:eastAsia="ko-KR"/>
        </w:rPr>
        <w:t xml:space="preserve"> location</w:t>
      </w:r>
      <w:r w:rsidR="008E1F97" w:rsidRPr="00B7544F">
        <w:rPr>
          <w:rFonts w:asciiTheme="minorHAnsi" w:hAnsiTheme="minorHAnsi" w:cstheme="minorHAnsi"/>
          <w:sz w:val="22"/>
          <w:szCs w:val="22"/>
          <w:lang w:eastAsia="ko-KR"/>
        </w:rPr>
        <w:t xml:space="preserve">. Such a class represents a </w:t>
      </w:r>
      <w:r w:rsidR="008E1F97" w:rsidRPr="00B7544F">
        <w:rPr>
          <w:rFonts w:asciiTheme="minorHAnsi" w:hAnsiTheme="minorHAnsi" w:cstheme="minorHAnsi"/>
          <w:b/>
          <w:sz w:val="22"/>
          <w:szCs w:val="22"/>
          <w:lang w:eastAsia="ko-KR"/>
        </w:rPr>
        <w:t xml:space="preserve">geographic </w:t>
      </w:r>
      <w:r w:rsidR="008E1F97" w:rsidRPr="00B7544F">
        <w:rPr>
          <w:rFonts w:asciiTheme="minorHAnsi" w:hAnsiTheme="minorHAnsi" w:cstheme="minorHAnsi"/>
          <w:sz w:val="22"/>
          <w:szCs w:val="22"/>
          <w:lang w:eastAsia="ko-KR"/>
        </w:rPr>
        <w:t>feature.</w:t>
      </w:r>
    </w:p>
    <w:p w14:paraId="0F38E6A5" w14:textId="762215DA" w:rsidR="00CF7A7B" w:rsidRPr="00B7544F" w:rsidRDefault="0095420D" w:rsidP="00B7544F">
      <w:pPr>
        <w:pStyle w:val="ListParagraph"/>
        <w:numPr>
          <w:ilvl w:val="0"/>
          <w:numId w:val="121"/>
        </w:numPr>
        <w:spacing w:before="0" w:after="60" w:line="240" w:lineRule="auto"/>
        <w:rPr>
          <w:rFonts w:asciiTheme="minorHAnsi" w:hAnsiTheme="minorHAnsi" w:cstheme="minorHAnsi"/>
          <w:sz w:val="22"/>
          <w:szCs w:val="22"/>
          <w:lang w:eastAsia="ko-KR"/>
        </w:rPr>
      </w:pPr>
      <w:r w:rsidRPr="00B7544F">
        <w:rPr>
          <w:rFonts w:asciiTheme="minorHAnsi" w:hAnsiTheme="minorHAnsi" w:cstheme="minorHAnsi"/>
          <w:sz w:val="22"/>
          <w:szCs w:val="22"/>
          <w:lang w:eastAsia="ko-KR"/>
        </w:rPr>
        <w:t>A concept whose instances are collections of the above</w:t>
      </w:r>
      <w:r w:rsidR="008E1F97" w:rsidRPr="00B7544F">
        <w:rPr>
          <w:rFonts w:asciiTheme="minorHAnsi" w:hAnsiTheme="minorHAnsi" w:cstheme="minorHAnsi"/>
          <w:sz w:val="22"/>
          <w:szCs w:val="22"/>
          <w:lang w:eastAsia="ko-KR"/>
        </w:rPr>
        <w:t xml:space="preserve">. The collection may consist of instances of one such class or several such classes. Depending on the nature of the collection, the concept will be either an </w:t>
      </w:r>
      <w:r w:rsidR="008E1F97" w:rsidRPr="00B7544F">
        <w:rPr>
          <w:rFonts w:asciiTheme="minorHAnsi" w:hAnsiTheme="minorHAnsi" w:cstheme="minorHAnsi"/>
          <w:b/>
          <w:sz w:val="22"/>
          <w:szCs w:val="22"/>
          <w:lang w:eastAsia="ko-KR"/>
        </w:rPr>
        <w:t>aggregation</w:t>
      </w:r>
      <w:r w:rsidR="008E1F97" w:rsidRPr="00B7544F">
        <w:rPr>
          <w:rFonts w:asciiTheme="minorHAnsi" w:hAnsiTheme="minorHAnsi" w:cstheme="minorHAnsi"/>
          <w:sz w:val="22"/>
          <w:szCs w:val="22"/>
          <w:lang w:eastAsia="ko-KR"/>
        </w:rPr>
        <w:t xml:space="preserve"> feature or a </w:t>
      </w:r>
      <w:r w:rsidR="008E1F97" w:rsidRPr="00B7544F">
        <w:rPr>
          <w:rFonts w:asciiTheme="minorHAnsi" w:hAnsiTheme="minorHAnsi" w:cstheme="minorHAnsi"/>
          <w:b/>
          <w:sz w:val="22"/>
          <w:szCs w:val="22"/>
          <w:lang w:eastAsia="ko-KR"/>
        </w:rPr>
        <w:t>composition</w:t>
      </w:r>
      <w:r w:rsidR="008E1F97" w:rsidRPr="00B7544F">
        <w:rPr>
          <w:rFonts w:asciiTheme="minorHAnsi" w:hAnsiTheme="minorHAnsi" w:cstheme="minorHAnsi"/>
          <w:sz w:val="22"/>
          <w:szCs w:val="22"/>
          <w:lang w:eastAsia="ko-KR"/>
        </w:rPr>
        <w:t xml:space="preserve"> feature.</w:t>
      </w:r>
      <w:r w:rsidR="009E1E10" w:rsidRPr="00B7544F">
        <w:rPr>
          <w:rFonts w:asciiTheme="minorHAnsi" w:hAnsiTheme="minorHAnsi" w:cstheme="minorHAnsi"/>
          <w:sz w:val="22"/>
          <w:szCs w:val="22"/>
          <w:lang w:eastAsia="ko-KR"/>
        </w:rPr>
        <w:t xml:space="preserve"> In </w:t>
      </w:r>
      <w:r w:rsidR="00D32955">
        <w:rPr>
          <w:rFonts w:asciiTheme="minorHAnsi" w:hAnsiTheme="minorHAnsi" w:cstheme="minorHAnsi"/>
          <w:sz w:val="22"/>
          <w:szCs w:val="22"/>
          <w:lang w:eastAsia="ko-KR"/>
        </w:rPr>
        <w:t>A</w:t>
      </w:r>
      <w:r w:rsidR="009E1E10" w:rsidRPr="00B7544F">
        <w:rPr>
          <w:rFonts w:asciiTheme="minorHAnsi" w:hAnsiTheme="minorHAnsi" w:cstheme="minorHAnsi"/>
          <w:sz w:val="22"/>
          <w:szCs w:val="22"/>
          <w:lang w:eastAsia="ko-KR"/>
        </w:rPr>
        <w:t xml:space="preserve">pplication </w:t>
      </w:r>
      <w:r w:rsidR="00D32955">
        <w:rPr>
          <w:rFonts w:asciiTheme="minorHAnsi" w:hAnsiTheme="minorHAnsi" w:cstheme="minorHAnsi"/>
          <w:sz w:val="22"/>
          <w:szCs w:val="22"/>
          <w:lang w:eastAsia="ko-KR"/>
        </w:rPr>
        <w:t>S</w:t>
      </w:r>
      <w:r w:rsidR="009E1E10" w:rsidRPr="00B7544F">
        <w:rPr>
          <w:rFonts w:asciiTheme="minorHAnsi" w:hAnsiTheme="minorHAnsi" w:cstheme="minorHAnsi"/>
          <w:sz w:val="22"/>
          <w:szCs w:val="22"/>
          <w:lang w:eastAsia="ko-KR"/>
        </w:rPr>
        <w:t>chemas they are treated like geographic features but may or may not have a spatial attribute.</w:t>
      </w:r>
    </w:p>
    <w:p w14:paraId="18A018B7" w14:textId="03F046C6" w:rsidR="008E1F97" w:rsidRPr="00B7544F" w:rsidRDefault="008E1F97" w:rsidP="00B7544F">
      <w:pPr>
        <w:pStyle w:val="ListParagraph"/>
        <w:numPr>
          <w:ilvl w:val="0"/>
          <w:numId w:val="121"/>
        </w:numPr>
        <w:spacing w:before="0" w:after="60" w:line="240" w:lineRule="auto"/>
        <w:rPr>
          <w:rFonts w:asciiTheme="minorHAnsi" w:hAnsiTheme="minorHAnsi" w:cstheme="minorHAnsi"/>
          <w:sz w:val="22"/>
          <w:szCs w:val="22"/>
          <w:lang w:eastAsia="ko-KR"/>
        </w:rPr>
      </w:pPr>
      <w:r w:rsidRPr="00B7544F">
        <w:rPr>
          <w:rFonts w:asciiTheme="minorHAnsi" w:hAnsiTheme="minorHAnsi" w:cstheme="minorHAnsi"/>
          <w:sz w:val="22"/>
          <w:szCs w:val="22"/>
          <w:lang w:eastAsia="ko-KR"/>
        </w:rPr>
        <w:t xml:space="preserve">Cartographic information </w:t>
      </w:r>
      <w:r w:rsidR="009E1E10" w:rsidRPr="00B7544F">
        <w:rPr>
          <w:rFonts w:asciiTheme="minorHAnsi" w:hAnsiTheme="minorHAnsi" w:cstheme="minorHAnsi"/>
          <w:sz w:val="22"/>
          <w:szCs w:val="22"/>
          <w:lang w:eastAsia="ko-KR"/>
        </w:rPr>
        <w:t>(</w:t>
      </w:r>
      <w:del w:id="338" w:author="Teh Stand" w:date="2018-12-03T11:51:00Z">
        <w:r w:rsidR="009E1E10" w:rsidRPr="00B7544F" w:rsidDel="00B7544F">
          <w:rPr>
            <w:rFonts w:asciiTheme="minorHAnsi" w:hAnsiTheme="minorHAnsi" w:cstheme="minorHAnsi"/>
            <w:sz w:val="22"/>
            <w:szCs w:val="22"/>
            <w:lang w:eastAsia="ko-KR"/>
          </w:rPr>
          <w:delText>e.g.,</w:delText>
        </w:r>
      </w:del>
      <w:ins w:id="339" w:author="Teh Stand" w:date="2018-12-03T11:51:00Z">
        <w:r w:rsidR="00B7544F">
          <w:rPr>
            <w:rFonts w:asciiTheme="minorHAnsi" w:hAnsiTheme="minorHAnsi" w:cstheme="minorHAnsi"/>
            <w:sz w:val="22"/>
            <w:szCs w:val="22"/>
            <w:lang w:eastAsia="ko-KR"/>
          </w:rPr>
          <w:t>for example</w:t>
        </w:r>
      </w:ins>
      <w:r w:rsidR="009E1E10" w:rsidRPr="00B7544F">
        <w:rPr>
          <w:rFonts w:asciiTheme="minorHAnsi" w:hAnsiTheme="minorHAnsi" w:cstheme="minorHAnsi"/>
          <w:sz w:val="22"/>
          <w:szCs w:val="22"/>
          <w:lang w:eastAsia="ko-KR"/>
        </w:rPr>
        <w:t xml:space="preserve"> </w:t>
      </w:r>
      <w:r w:rsidR="000660A2" w:rsidRPr="00B7544F">
        <w:rPr>
          <w:rFonts w:asciiTheme="minorHAnsi" w:eastAsiaTheme="minorEastAsia" w:hAnsiTheme="minorHAnsi" w:cstheme="minorHAnsi"/>
          <w:sz w:val="22"/>
          <w:szCs w:val="22"/>
          <w:lang w:eastAsia="ko-KR"/>
        </w:rPr>
        <w:t>feature names</w:t>
      </w:r>
      <w:r w:rsidR="00AB6B63" w:rsidRPr="00B7544F">
        <w:rPr>
          <w:rFonts w:asciiTheme="minorHAnsi" w:eastAsiaTheme="minorEastAsia" w:hAnsiTheme="minorHAnsi" w:cstheme="minorHAnsi"/>
          <w:sz w:val="22"/>
          <w:szCs w:val="22"/>
          <w:lang w:eastAsia="ko-KR"/>
        </w:rPr>
        <w:t xml:space="preserve">, </w:t>
      </w:r>
      <w:r w:rsidR="000660A2" w:rsidRPr="00B7544F">
        <w:rPr>
          <w:rFonts w:asciiTheme="minorHAnsi" w:eastAsiaTheme="minorEastAsia" w:hAnsiTheme="minorHAnsi" w:cstheme="minorHAnsi"/>
          <w:sz w:val="22"/>
          <w:szCs w:val="22"/>
          <w:lang w:eastAsia="ko-KR"/>
        </w:rPr>
        <w:t xml:space="preserve">labels, </w:t>
      </w:r>
      <w:r w:rsidR="00AB6B63" w:rsidRPr="00B7544F">
        <w:rPr>
          <w:rFonts w:asciiTheme="minorHAnsi" w:eastAsiaTheme="minorEastAsia" w:hAnsiTheme="minorHAnsi" w:cstheme="minorHAnsi"/>
          <w:sz w:val="22"/>
          <w:szCs w:val="22"/>
          <w:lang w:eastAsia="ko-KR"/>
        </w:rPr>
        <w:t>compass roses</w:t>
      </w:r>
      <w:r w:rsidR="000660A2" w:rsidRPr="00B7544F">
        <w:rPr>
          <w:rFonts w:asciiTheme="minorHAnsi" w:eastAsiaTheme="minorEastAsia" w:hAnsiTheme="minorHAnsi" w:cstheme="minorHAnsi"/>
          <w:sz w:val="22"/>
          <w:szCs w:val="22"/>
          <w:lang w:eastAsia="ko-KR"/>
        </w:rPr>
        <w:t>, legends</w:t>
      </w:r>
      <w:r w:rsidR="009E1E10" w:rsidRPr="00B7544F">
        <w:rPr>
          <w:rFonts w:asciiTheme="minorHAnsi" w:hAnsiTheme="minorHAnsi" w:cstheme="minorHAnsi"/>
          <w:sz w:val="22"/>
          <w:szCs w:val="22"/>
          <w:lang w:eastAsia="ko-KR"/>
        </w:rPr>
        <w:t xml:space="preserve">) </w:t>
      </w:r>
      <w:r w:rsidR="00CC3D60" w:rsidRPr="00B7544F">
        <w:rPr>
          <w:rFonts w:asciiTheme="minorHAnsi" w:hAnsiTheme="minorHAnsi" w:cstheme="minorHAnsi"/>
          <w:sz w:val="22"/>
          <w:szCs w:val="22"/>
          <w:lang w:eastAsia="ko-KR"/>
        </w:rPr>
        <w:t>that is intended to be</w:t>
      </w:r>
      <w:r w:rsidRPr="00B7544F">
        <w:rPr>
          <w:rFonts w:asciiTheme="minorHAnsi" w:hAnsiTheme="minorHAnsi" w:cstheme="minorHAnsi"/>
          <w:sz w:val="22"/>
          <w:szCs w:val="22"/>
          <w:lang w:eastAsia="ko-KR"/>
        </w:rPr>
        <w:t xml:space="preserve"> </w:t>
      </w:r>
      <w:r w:rsidR="00CC3D60" w:rsidRPr="00B7544F">
        <w:rPr>
          <w:rFonts w:asciiTheme="minorHAnsi" w:hAnsiTheme="minorHAnsi" w:cstheme="minorHAnsi"/>
          <w:sz w:val="22"/>
          <w:szCs w:val="22"/>
          <w:lang w:eastAsia="ko-KR"/>
        </w:rPr>
        <w:t>positioned at a specified location</w:t>
      </w:r>
      <w:r w:rsidR="000660A2" w:rsidRPr="00B7544F">
        <w:rPr>
          <w:rFonts w:asciiTheme="minorHAnsi" w:eastAsiaTheme="minorEastAsia" w:hAnsiTheme="minorHAnsi" w:cstheme="minorHAnsi"/>
          <w:sz w:val="22"/>
          <w:szCs w:val="22"/>
          <w:lang w:eastAsia="ko-KR"/>
        </w:rPr>
        <w:t xml:space="preserve"> (or must be re-positioned from its default position relative to a feature) to avoid obscuring other features</w:t>
      </w:r>
      <w:r w:rsidRPr="00B7544F">
        <w:rPr>
          <w:rFonts w:asciiTheme="minorHAnsi" w:hAnsiTheme="minorHAnsi" w:cstheme="minorHAnsi"/>
          <w:sz w:val="22"/>
          <w:szCs w:val="22"/>
          <w:lang w:eastAsia="ko-KR"/>
        </w:rPr>
        <w:t>.</w:t>
      </w:r>
      <w:r w:rsidR="00CC3D60" w:rsidRPr="00B7544F">
        <w:rPr>
          <w:rFonts w:asciiTheme="minorHAnsi" w:hAnsiTheme="minorHAnsi" w:cstheme="minorHAnsi"/>
          <w:sz w:val="22"/>
          <w:szCs w:val="22"/>
          <w:lang w:eastAsia="ko-KR"/>
        </w:rPr>
        <w:t xml:space="preserve"> Though not a representation of any real-world phenomenon, such information is also </w:t>
      </w:r>
      <w:r w:rsidR="00F97791" w:rsidRPr="00B7544F">
        <w:rPr>
          <w:rFonts w:asciiTheme="minorHAnsi" w:eastAsiaTheme="minorEastAsia" w:hAnsiTheme="minorHAnsi" w:cstheme="minorHAnsi"/>
          <w:sz w:val="22"/>
          <w:szCs w:val="22"/>
          <w:lang w:eastAsia="ko-KR"/>
        </w:rPr>
        <w:t>modelled</w:t>
      </w:r>
      <w:r w:rsidR="00CC3D60" w:rsidRPr="00B7544F">
        <w:rPr>
          <w:rFonts w:asciiTheme="minorHAnsi" w:hAnsiTheme="minorHAnsi" w:cstheme="minorHAnsi"/>
          <w:sz w:val="22"/>
          <w:szCs w:val="22"/>
          <w:lang w:eastAsia="ko-KR"/>
        </w:rPr>
        <w:t xml:space="preserve"> as a feature and treated as a feature in the </w:t>
      </w:r>
      <w:r w:rsidR="00B7544F">
        <w:rPr>
          <w:rFonts w:asciiTheme="minorHAnsi" w:hAnsiTheme="minorHAnsi" w:cstheme="minorHAnsi"/>
          <w:sz w:val="22"/>
          <w:szCs w:val="22"/>
          <w:lang w:eastAsia="ko-KR"/>
        </w:rPr>
        <w:t>F</w:t>
      </w:r>
      <w:r w:rsidR="00B7544F" w:rsidRPr="00B7544F">
        <w:rPr>
          <w:rFonts w:asciiTheme="minorHAnsi" w:hAnsiTheme="minorHAnsi" w:cstheme="minorHAnsi"/>
          <w:sz w:val="22"/>
          <w:szCs w:val="22"/>
          <w:lang w:eastAsia="ko-KR"/>
        </w:rPr>
        <w:t xml:space="preserve">eature </w:t>
      </w:r>
      <w:r w:rsidR="00B7544F">
        <w:rPr>
          <w:rFonts w:asciiTheme="minorHAnsi" w:hAnsiTheme="minorHAnsi" w:cstheme="minorHAnsi"/>
          <w:sz w:val="22"/>
          <w:szCs w:val="22"/>
          <w:lang w:eastAsia="ko-KR"/>
        </w:rPr>
        <w:t>C</w:t>
      </w:r>
      <w:r w:rsidR="00B7544F" w:rsidRPr="00B7544F">
        <w:rPr>
          <w:rFonts w:asciiTheme="minorHAnsi" w:hAnsiTheme="minorHAnsi" w:cstheme="minorHAnsi"/>
          <w:sz w:val="22"/>
          <w:szCs w:val="22"/>
          <w:lang w:eastAsia="ko-KR"/>
        </w:rPr>
        <w:t>atalogue</w:t>
      </w:r>
      <w:r w:rsidR="00CC3D60" w:rsidRPr="00B7544F">
        <w:rPr>
          <w:rFonts w:asciiTheme="minorHAnsi" w:hAnsiTheme="minorHAnsi" w:cstheme="minorHAnsi"/>
          <w:sz w:val="22"/>
          <w:szCs w:val="22"/>
          <w:lang w:eastAsia="ko-KR"/>
        </w:rPr>
        <w:t xml:space="preserve">. Such features are called </w:t>
      </w:r>
      <w:r w:rsidR="00CC3D60" w:rsidRPr="00B7544F">
        <w:rPr>
          <w:rFonts w:asciiTheme="minorHAnsi" w:hAnsiTheme="minorHAnsi" w:cstheme="minorHAnsi"/>
          <w:b/>
          <w:sz w:val="22"/>
          <w:szCs w:val="22"/>
          <w:lang w:eastAsia="ko-KR"/>
        </w:rPr>
        <w:t>cartographic</w:t>
      </w:r>
      <w:r w:rsidR="00CC3D60" w:rsidRPr="00B7544F">
        <w:rPr>
          <w:rFonts w:asciiTheme="minorHAnsi" w:hAnsiTheme="minorHAnsi" w:cstheme="minorHAnsi"/>
          <w:sz w:val="22"/>
          <w:szCs w:val="22"/>
          <w:lang w:eastAsia="ko-KR"/>
        </w:rPr>
        <w:t xml:space="preserve"> features.</w:t>
      </w:r>
      <w:r w:rsidR="009E1E10" w:rsidRPr="00B7544F">
        <w:rPr>
          <w:rFonts w:asciiTheme="minorHAnsi" w:hAnsiTheme="minorHAnsi" w:cstheme="minorHAnsi"/>
          <w:sz w:val="22"/>
          <w:szCs w:val="22"/>
          <w:lang w:eastAsia="ko-KR"/>
        </w:rPr>
        <w:t xml:space="preserve"> The information to be displayed may be encoded in an attribute of the cartographic feature class or identified by reference to another feature class.</w:t>
      </w:r>
    </w:p>
    <w:p w14:paraId="32C1DF62" w14:textId="347A0B8F" w:rsidR="009E1E10" w:rsidRPr="00B7544F" w:rsidRDefault="00C56943" w:rsidP="00B7544F">
      <w:pPr>
        <w:pStyle w:val="ListParagraph"/>
        <w:numPr>
          <w:ilvl w:val="0"/>
          <w:numId w:val="121"/>
        </w:numPr>
        <w:spacing w:before="0" w:after="160" w:line="240" w:lineRule="auto"/>
        <w:rPr>
          <w:rFonts w:asciiTheme="minorHAnsi" w:hAnsiTheme="minorHAnsi" w:cstheme="minorHAnsi"/>
          <w:sz w:val="22"/>
          <w:szCs w:val="22"/>
          <w:lang w:eastAsia="ko-KR"/>
        </w:rPr>
      </w:pPr>
      <w:r w:rsidRPr="00B7544F">
        <w:rPr>
          <w:rFonts w:asciiTheme="minorHAnsi" w:hAnsiTheme="minorHAnsi" w:cstheme="minorHAnsi"/>
          <w:sz w:val="22"/>
          <w:szCs w:val="22"/>
          <w:lang w:eastAsia="ko-KR"/>
        </w:rPr>
        <w:t xml:space="preserve">Meta-information or metadata pertaining to all features (or </w:t>
      </w:r>
      <w:r w:rsidR="00150C84" w:rsidRPr="00B7544F">
        <w:rPr>
          <w:rFonts w:asciiTheme="minorHAnsi" w:hAnsiTheme="minorHAnsi" w:cstheme="minorHAnsi"/>
          <w:sz w:val="22"/>
          <w:szCs w:val="22"/>
          <w:lang w:eastAsia="ko-KR"/>
        </w:rPr>
        <w:t xml:space="preserve">defined subsets or defined attributes of features) in a particular area. These are called </w:t>
      </w:r>
      <w:r w:rsidR="00150C84" w:rsidRPr="00B7544F">
        <w:rPr>
          <w:rFonts w:asciiTheme="minorHAnsi" w:hAnsiTheme="minorHAnsi" w:cstheme="minorHAnsi"/>
          <w:b/>
          <w:sz w:val="22"/>
          <w:szCs w:val="22"/>
          <w:lang w:eastAsia="ko-KR"/>
        </w:rPr>
        <w:t>meta</w:t>
      </w:r>
      <w:r w:rsidR="00150C84" w:rsidRPr="00B7544F">
        <w:rPr>
          <w:rFonts w:asciiTheme="minorHAnsi" w:hAnsiTheme="minorHAnsi" w:cstheme="minorHAnsi"/>
          <w:sz w:val="22"/>
          <w:szCs w:val="22"/>
          <w:lang w:eastAsia="ko-KR"/>
        </w:rPr>
        <w:t xml:space="preserve"> features.</w:t>
      </w:r>
    </w:p>
    <w:p w14:paraId="491A4969" w14:textId="01B5AF70" w:rsidR="00150C84" w:rsidRPr="00B7544F" w:rsidRDefault="00150C84" w:rsidP="00B7544F">
      <w:pPr>
        <w:spacing w:after="160" w:line="240" w:lineRule="auto"/>
        <w:rPr>
          <w:rFonts w:asciiTheme="minorHAnsi" w:eastAsiaTheme="minorEastAsia" w:hAnsiTheme="minorHAnsi" w:cstheme="minorHAnsi"/>
          <w:sz w:val="22"/>
          <w:szCs w:val="22"/>
          <w:lang w:eastAsia="ko-KR"/>
        </w:rPr>
      </w:pPr>
      <w:r w:rsidRPr="00B7544F">
        <w:rPr>
          <w:rFonts w:asciiTheme="minorHAnsi" w:eastAsiaTheme="minorEastAsia" w:hAnsiTheme="minorHAnsi" w:cstheme="minorHAnsi"/>
          <w:sz w:val="22"/>
          <w:szCs w:val="22"/>
          <w:lang w:eastAsia="ko-KR"/>
        </w:rPr>
        <w:t xml:space="preserve">The S-100 </w:t>
      </w:r>
      <w:r w:rsidR="00D77978">
        <w:rPr>
          <w:rFonts w:asciiTheme="minorHAnsi" w:eastAsiaTheme="minorEastAsia" w:hAnsiTheme="minorHAnsi" w:cstheme="minorHAnsi"/>
          <w:sz w:val="22"/>
          <w:szCs w:val="22"/>
          <w:lang w:eastAsia="ko-KR"/>
        </w:rPr>
        <w:t>F</w:t>
      </w:r>
      <w:r w:rsidR="00D77978" w:rsidRPr="00B7544F">
        <w:rPr>
          <w:rFonts w:asciiTheme="minorHAnsi" w:eastAsiaTheme="minorEastAsia" w:hAnsiTheme="minorHAnsi" w:cstheme="minorHAnsi"/>
          <w:sz w:val="22"/>
          <w:szCs w:val="22"/>
          <w:lang w:eastAsia="ko-KR"/>
        </w:rPr>
        <w:t xml:space="preserve">eature </w:t>
      </w:r>
      <w:r w:rsidR="00D77978">
        <w:rPr>
          <w:rFonts w:asciiTheme="minorHAnsi" w:eastAsiaTheme="minorEastAsia" w:hAnsiTheme="minorHAnsi" w:cstheme="minorHAnsi"/>
          <w:sz w:val="22"/>
          <w:szCs w:val="22"/>
          <w:lang w:eastAsia="ko-KR"/>
        </w:rPr>
        <w:t>C</w:t>
      </w:r>
      <w:r w:rsidR="00D77978" w:rsidRPr="00B7544F">
        <w:rPr>
          <w:rFonts w:asciiTheme="minorHAnsi" w:eastAsiaTheme="minorEastAsia" w:hAnsiTheme="minorHAnsi" w:cstheme="minorHAnsi"/>
          <w:sz w:val="22"/>
          <w:szCs w:val="22"/>
          <w:lang w:eastAsia="ko-KR"/>
        </w:rPr>
        <w:t xml:space="preserve">atalogue </w:t>
      </w:r>
      <w:r w:rsidRPr="00B7544F">
        <w:rPr>
          <w:rFonts w:asciiTheme="minorHAnsi" w:eastAsiaTheme="minorEastAsia" w:hAnsiTheme="minorHAnsi" w:cstheme="minorHAnsi"/>
          <w:sz w:val="22"/>
          <w:szCs w:val="22"/>
          <w:lang w:eastAsia="ko-KR"/>
        </w:rPr>
        <w:t xml:space="preserve">model provides a </w:t>
      </w:r>
      <w:r w:rsidRPr="00B7544F">
        <w:rPr>
          <w:rFonts w:asciiTheme="minorHAnsi" w:eastAsiaTheme="minorEastAsia" w:hAnsiTheme="minorHAnsi" w:cstheme="minorHAnsi"/>
          <w:i/>
          <w:sz w:val="22"/>
          <w:szCs w:val="22"/>
          <w:lang w:eastAsia="ko-KR"/>
        </w:rPr>
        <w:t>featureUseType</w:t>
      </w:r>
      <w:r w:rsidRPr="00B7544F">
        <w:rPr>
          <w:rFonts w:asciiTheme="minorHAnsi" w:eastAsiaTheme="minorEastAsia" w:hAnsiTheme="minorHAnsi" w:cstheme="minorHAnsi"/>
          <w:sz w:val="22"/>
          <w:szCs w:val="22"/>
          <w:lang w:eastAsia="ko-KR"/>
        </w:rPr>
        <w:t xml:space="preserve"> element for designating feature types as “geographic”, “cartographic”, or “meta”. Aggregation and composition feature types are designated as being of “geographic” </w:t>
      </w:r>
      <w:r w:rsidRPr="00B7544F">
        <w:rPr>
          <w:rFonts w:asciiTheme="minorHAnsi" w:eastAsiaTheme="minorEastAsia" w:hAnsiTheme="minorHAnsi" w:cstheme="minorHAnsi"/>
          <w:i/>
          <w:sz w:val="22"/>
          <w:szCs w:val="22"/>
          <w:lang w:eastAsia="ko-KR"/>
        </w:rPr>
        <w:t>featureUseType</w:t>
      </w:r>
      <w:r w:rsidRPr="00B7544F">
        <w:rPr>
          <w:rFonts w:asciiTheme="minorHAnsi" w:eastAsiaTheme="minorEastAsia" w:hAnsiTheme="minorHAnsi" w:cstheme="minorHAnsi"/>
          <w:sz w:val="22"/>
          <w:szCs w:val="22"/>
          <w:lang w:eastAsia="ko-KR"/>
        </w:rPr>
        <w:t>.</w:t>
      </w:r>
    </w:p>
    <w:p w14:paraId="68B8BB1C" w14:textId="77CBAA64" w:rsidR="000660A2" w:rsidRPr="00B7544F" w:rsidRDefault="009C139F" w:rsidP="00B7544F">
      <w:pPr>
        <w:spacing w:after="160" w:line="240" w:lineRule="auto"/>
        <w:rPr>
          <w:rFonts w:asciiTheme="minorHAnsi" w:eastAsiaTheme="minorEastAsia" w:hAnsiTheme="minorHAnsi" w:cstheme="minorHAnsi"/>
          <w:sz w:val="22"/>
          <w:szCs w:val="22"/>
          <w:lang w:eastAsia="ko-KR"/>
        </w:rPr>
      </w:pPr>
      <w:r w:rsidRPr="00B7544F">
        <w:rPr>
          <w:rFonts w:asciiTheme="minorHAnsi" w:eastAsiaTheme="minorEastAsia" w:hAnsiTheme="minorHAnsi" w:cstheme="minorHAnsi"/>
          <w:sz w:val="22"/>
          <w:szCs w:val="22"/>
          <w:lang w:eastAsia="ko-KR"/>
        </w:rPr>
        <w:t xml:space="preserve">Information types are identifiable objects that can be associated with features or other information types, in order to carry information particular to the associated objects. </w:t>
      </w:r>
      <w:r w:rsidR="00173F71" w:rsidRPr="00B7544F">
        <w:rPr>
          <w:rFonts w:asciiTheme="minorHAnsi" w:eastAsiaTheme="minorEastAsia" w:hAnsiTheme="minorHAnsi" w:cstheme="minorHAnsi"/>
          <w:sz w:val="22"/>
          <w:szCs w:val="22"/>
          <w:lang w:eastAsia="ko-KR"/>
        </w:rPr>
        <w:t xml:space="preserve">Information types </w:t>
      </w:r>
      <w:r w:rsidR="004A449A" w:rsidRPr="00B7544F">
        <w:rPr>
          <w:rFonts w:asciiTheme="minorHAnsi" w:eastAsiaTheme="minorEastAsia" w:hAnsiTheme="minorHAnsi" w:cstheme="minorHAnsi"/>
          <w:sz w:val="22"/>
          <w:szCs w:val="22"/>
          <w:lang w:eastAsia="ko-KR"/>
        </w:rPr>
        <w:t xml:space="preserve">can be considered classes that </w:t>
      </w:r>
      <w:r w:rsidR="00173F71" w:rsidRPr="00B7544F">
        <w:rPr>
          <w:rFonts w:asciiTheme="minorHAnsi" w:eastAsiaTheme="minorEastAsia" w:hAnsiTheme="minorHAnsi" w:cstheme="minorHAnsi"/>
          <w:sz w:val="22"/>
          <w:szCs w:val="22"/>
          <w:lang w:eastAsia="ko-KR"/>
        </w:rPr>
        <w:t xml:space="preserve">are </w:t>
      </w:r>
      <w:r w:rsidRPr="00B7544F">
        <w:rPr>
          <w:rFonts w:asciiTheme="minorHAnsi" w:eastAsiaTheme="minorEastAsia" w:hAnsiTheme="minorHAnsi" w:cstheme="minorHAnsi"/>
          <w:sz w:val="22"/>
          <w:szCs w:val="22"/>
          <w:lang w:eastAsia="ko-KR"/>
        </w:rPr>
        <w:t xml:space="preserve">typically </w:t>
      </w:r>
      <w:r w:rsidR="00173F71" w:rsidRPr="00B7544F">
        <w:rPr>
          <w:rFonts w:asciiTheme="minorHAnsi" w:eastAsiaTheme="minorEastAsia" w:hAnsiTheme="minorHAnsi" w:cstheme="minorHAnsi"/>
          <w:sz w:val="22"/>
          <w:szCs w:val="22"/>
          <w:lang w:eastAsia="ko-KR"/>
        </w:rPr>
        <w:t>used to share information among features and other information types. Information types have only thematic attribute properties.</w:t>
      </w:r>
    </w:p>
    <w:p w14:paraId="0968F60B" w14:textId="790B4C08" w:rsidR="003A520E" w:rsidRPr="00FA0C91" w:rsidRDefault="003A520E" w:rsidP="002F04AF">
      <w:pPr>
        <w:pStyle w:val="Heading3"/>
        <w:numPr>
          <w:ilvl w:val="2"/>
          <w:numId w:val="142"/>
        </w:numPr>
        <w:tabs>
          <w:tab w:val="clear" w:pos="660"/>
          <w:tab w:val="left" w:pos="709"/>
        </w:tabs>
        <w:spacing w:line="240" w:lineRule="auto"/>
        <w:ind w:left="709" w:hanging="709"/>
      </w:pPr>
      <w:bookmarkStart w:id="340" w:name="_Toc532213683"/>
      <w:r w:rsidRPr="00FA0C91">
        <w:t>Superclasses</w:t>
      </w:r>
      <w:r w:rsidR="00AF21B8" w:rsidRPr="00FA0C91">
        <w:t xml:space="preserve"> and subclasses</w:t>
      </w:r>
      <w:bookmarkEnd w:id="340"/>
    </w:p>
    <w:p w14:paraId="078E780D" w14:textId="4C4549B2" w:rsidR="008F6264" w:rsidRPr="00AD701E" w:rsidRDefault="00174A77" w:rsidP="00AD701E">
      <w:pPr>
        <w:spacing w:after="160" w:line="240" w:lineRule="auto"/>
        <w:rPr>
          <w:rFonts w:asciiTheme="minorHAnsi" w:hAnsiTheme="minorHAnsi" w:cstheme="minorHAnsi"/>
          <w:sz w:val="22"/>
          <w:szCs w:val="22"/>
        </w:rPr>
      </w:pPr>
      <w:r w:rsidRPr="00AD701E">
        <w:rPr>
          <w:rFonts w:asciiTheme="minorHAnsi" w:hAnsiTheme="minorHAnsi" w:cstheme="minorHAnsi"/>
          <w:sz w:val="22"/>
          <w:szCs w:val="22"/>
        </w:rPr>
        <w:t>Defining a</w:t>
      </w:r>
      <w:r w:rsidR="008F6264" w:rsidRPr="00AD701E">
        <w:rPr>
          <w:rFonts w:asciiTheme="minorHAnsi" w:hAnsiTheme="minorHAnsi" w:cstheme="minorHAnsi"/>
          <w:sz w:val="22"/>
          <w:szCs w:val="22"/>
        </w:rPr>
        <w:t xml:space="preserve">bstract </w:t>
      </w:r>
      <w:r w:rsidR="00390C00" w:rsidRPr="00AD701E">
        <w:rPr>
          <w:rFonts w:asciiTheme="minorHAnsi" w:hAnsiTheme="minorHAnsi" w:cstheme="minorHAnsi"/>
          <w:sz w:val="22"/>
          <w:szCs w:val="22"/>
        </w:rPr>
        <w:t>super</w:t>
      </w:r>
      <w:r w:rsidRPr="00AD701E">
        <w:rPr>
          <w:rFonts w:asciiTheme="minorHAnsi" w:hAnsiTheme="minorHAnsi" w:cstheme="minorHAnsi"/>
          <w:sz w:val="22"/>
          <w:szCs w:val="22"/>
        </w:rPr>
        <w:t>classes is recommended when 3 or more conceptually similar classes exist in the model</w:t>
      </w:r>
      <w:ins w:id="341" w:author="Teh Stand" w:date="2018-12-03T11:58:00Z">
        <w:r w:rsidR="00AD701E">
          <w:rPr>
            <w:rFonts w:asciiTheme="minorHAnsi" w:hAnsiTheme="minorHAnsi" w:cstheme="minorHAnsi"/>
            <w:sz w:val="22"/>
            <w:szCs w:val="22"/>
          </w:rPr>
          <w:t>;</w:t>
        </w:r>
      </w:ins>
      <w:del w:id="342" w:author="Teh Stand" w:date="2018-12-03T11:58:00Z">
        <w:r w:rsidRPr="00AD701E" w:rsidDel="00AD701E">
          <w:rPr>
            <w:rFonts w:asciiTheme="minorHAnsi" w:hAnsiTheme="minorHAnsi" w:cstheme="minorHAnsi"/>
            <w:sz w:val="22"/>
            <w:szCs w:val="22"/>
          </w:rPr>
          <w:delText>,</w:delText>
        </w:r>
      </w:del>
      <w:r w:rsidRPr="00AD701E">
        <w:rPr>
          <w:rFonts w:asciiTheme="minorHAnsi" w:hAnsiTheme="minorHAnsi" w:cstheme="minorHAnsi"/>
          <w:sz w:val="22"/>
          <w:szCs w:val="22"/>
        </w:rPr>
        <w:t xml:space="preserve"> the similar classes have some of the same attributes or relationships</w:t>
      </w:r>
      <w:ins w:id="343" w:author="Teh Stand" w:date="2018-12-03T11:59:00Z">
        <w:r w:rsidR="00AD701E">
          <w:rPr>
            <w:rFonts w:asciiTheme="minorHAnsi" w:hAnsiTheme="minorHAnsi" w:cstheme="minorHAnsi"/>
            <w:sz w:val="22"/>
            <w:szCs w:val="22"/>
          </w:rPr>
          <w:t>;</w:t>
        </w:r>
      </w:ins>
      <w:del w:id="344" w:author="Teh Stand" w:date="2018-12-03T11:59:00Z">
        <w:r w:rsidRPr="00AD701E" w:rsidDel="00AD701E">
          <w:rPr>
            <w:rFonts w:asciiTheme="minorHAnsi" w:hAnsiTheme="minorHAnsi" w:cstheme="minorHAnsi"/>
            <w:sz w:val="22"/>
            <w:szCs w:val="22"/>
          </w:rPr>
          <w:delText>,</w:delText>
        </w:r>
      </w:del>
      <w:r w:rsidRPr="00AD701E">
        <w:rPr>
          <w:rFonts w:asciiTheme="minorHAnsi" w:hAnsiTheme="minorHAnsi" w:cstheme="minorHAnsi"/>
          <w:sz w:val="22"/>
          <w:szCs w:val="22"/>
        </w:rPr>
        <w:t xml:space="preserve"> and the allowed values of shared attributes are the same. It is not necessary that the classes bind exactly the same sets of attributes or have exactly the same relationships.</w:t>
      </w:r>
    </w:p>
    <w:p w14:paraId="2143E49B" w14:textId="4560F788" w:rsidR="000632F9" w:rsidRPr="00AD701E" w:rsidRDefault="000632F9" w:rsidP="00AD701E">
      <w:pPr>
        <w:spacing w:after="160" w:line="240" w:lineRule="auto"/>
        <w:rPr>
          <w:rFonts w:asciiTheme="minorHAnsi" w:hAnsiTheme="minorHAnsi" w:cstheme="minorHAnsi"/>
          <w:sz w:val="22"/>
          <w:szCs w:val="22"/>
        </w:rPr>
      </w:pPr>
      <w:r w:rsidRPr="00AD701E">
        <w:rPr>
          <w:rFonts w:asciiTheme="minorHAnsi" w:hAnsiTheme="minorHAnsi" w:cstheme="minorHAnsi"/>
          <w:sz w:val="22"/>
          <w:szCs w:val="22"/>
        </w:rPr>
        <w:lastRenderedPageBreak/>
        <w:t>Note that both associations and attributes are inherited by sub</w:t>
      </w:r>
      <w:del w:id="345" w:author="Teh Stand" w:date="2018-12-03T12:01:00Z">
        <w:r w:rsidRPr="00AD701E" w:rsidDel="00AD701E">
          <w:rPr>
            <w:rFonts w:asciiTheme="minorHAnsi" w:hAnsiTheme="minorHAnsi" w:cstheme="minorHAnsi"/>
            <w:sz w:val="22"/>
            <w:szCs w:val="22"/>
          </w:rPr>
          <w:delText>-</w:delText>
        </w:r>
      </w:del>
      <w:r w:rsidRPr="00AD701E">
        <w:rPr>
          <w:rFonts w:asciiTheme="minorHAnsi" w:hAnsiTheme="minorHAnsi" w:cstheme="minorHAnsi"/>
          <w:sz w:val="22"/>
          <w:szCs w:val="22"/>
        </w:rPr>
        <w:t>classes, unless explicitly overridden.</w:t>
      </w:r>
      <w:r w:rsidR="00F15FA2" w:rsidRPr="00AD701E">
        <w:rPr>
          <w:rFonts w:asciiTheme="minorHAnsi" w:hAnsiTheme="minorHAnsi" w:cstheme="minorHAnsi"/>
          <w:sz w:val="22"/>
          <w:szCs w:val="22"/>
        </w:rPr>
        <w:t xml:space="preserve"> </w:t>
      </w:r>
      <w:r w:rsidR="00B5189C" w:rsidRPr="00AD701E">
        <w:rPr>
          <w:rFonts w:asciiTheme="minorHAnsi" w:hAnsiTheme="minorHAnsi" w:cstheme="minorHAnsi"/>
          <w:sz w:val="22"/>
          <w:szCs w:val="22"/>
        </w:rPr>
        <w:t>While overriding is permitted, its use is discouraged because of the additional complexity it introduces, conceptually as well as in data formats and implementations</w:t>
      </w:r>
      <w:r w:rsidR="00F15FA2" w:rsidRPr="00AD701E">
        <w:rPr>
          <w:rFonts w:asciiTheme="minorHAnsi" w:hAnsiTheme="minorHAnsi" w:cstheme="minorHAnsi"/>
          <w:sz w:val="22"/>
          <w:szCs w:val="22"/>
        </w:rPr>
        <w:t>.</w:t>
      </w:r>
      <w:r w:rsidR="00B5189C" w:rsidRPr="00AD701E">
        <w:rPr>
          <w:rFonts w:asciiTheme="minorHAnsi" w:hAnsiTheme="minorHAnsi" w:cstheme="minorHAnsi"/>
          <w:sz w:val="22"/>
          <w:szCs w:val="22"/>
        </w:rPr>
        <w:t xml:space="preserve"> Instead of overriding, the model should be changed to move the attribute or association down in the hierarchy and assign it only to classes where its use is permitted.</w:t>
      </w:r>
    </w:p>
    <w:p w14:paraId="388D5E90" w14:textId="7E88FBF4" w:rsidR="003A520E" w:rsidRPr="00FA0C91" w:rsidRDefault="003A520E">
      <w:pPr>
        <w:pStyle w:val="Heading4"/>
        <w:numPr>
          <w:ilvl w:val="3"/>
          <w:numId w:val="149"/>
        </w:numPr>
        <w:tabs>
          <w:tab w:val="clear" w:pos="940"/>
          <w:tab w:val="clear" w:pos="1140"/>
          <w:tab w:val="clear" w:pos="1360"/>
          <w:tab w:val="left" w:pos="851"/>
        </w:tabs>
        <w:spacing w:line="240" w:lineRule="auto"/>
        <w:ind w:left="851" w:hanging="851"/>
        <w:pPrChange w:id="346" w:author="Teh Stand" w:date="2018-12-05T15:45:00Z">
          <w:pPr>
            <w:pStyle w:val="Heading4"/>
            <w:tabs>
              <w:tab w:val="clear" w:pos="940"/>
              <w:tab w:val="clear" w:pos="1140"/>
              <w:tab w:val="clear" w:pos="1360"/>
              <w:tab w:val="left" w:pos="993"/>
              <w:tab w:val="left" w:pos="1134"/>
            </w:tabs>
            <w:spacing w:line="240" w:lineRule="auto"/>
            <w:ind w:left="851" w:hanging="851"/>
          </w:pPr>
        </w:pPrChange>
      </w:pPr>
      <w:r w:rsidRPr="00FA0C91">
        <w:t>Subclasses versus category attribute</w:t>
      </w:r>
    </w:p>
    <w:p w14:paraId="15624AB4" w14:textId="5FD7665B" w:rsidR="009E66EE" w:rsidRPr="00C37CDD" w:rsidRDefault="009E66EE" w:rsidP="00C37CDD">
      <w:pPr>
        <w:spacing w:after="160" w:line="240" w:lineRule="auto"/>
        <w:rPr>
          <w:rFonts w:asciiTheme="minorHAnsi" w:hAnsiTheme="minorHAnsi" w:cstheme="minorHAnsi"/>
          <w:sz w:val="22"/>
          <w:szCs w:val="22"/>
        </w:rPr>
      </w:pPr>
      <w:r w:rsidRPr="00C37CDD">
        <w:rPr>
          <w:rFonts w:asciiTheme="minorHAnsi" w:hAnsiTheme="minorHAnsi" w:cstheme="minorHAnsi"/>
          <w:sz w:val="22"/>
          <w:szCs w:val="22"/>
        </w:rPr>
        <w:t xml:space="preserve">One common problem </w:t>
      </w:r>
      <w:r w:rsidR="005A61C4" w:rsidRPr="00C37CDD">
        <w:rPr>
          <w:rFonts w:asciiTheme="minorHAnsi" w:hAnsiTheme="minorHAnsi" w:cstheme="minorHAnsi"/>
          <w:sz w:val="22"/>
          <w:szCs w:val="22"/>
        </w:rPr>
        <w:t xml:space="preserve">arises when a class can be partitioned into disjoint subsets distinguished by a type characteristic. For example, the class “Buoy” can be partitioned into different types of buoys: cardinal buoys, lateral buoys, isolated danger buoys, safe water buoys, special-purpose buoys, emergency wreck markers, and installation buoys. S-101 defines a </w:t>
      </w:r>
      <w:r w:rsidR="0035324A" w:rsidRPr="00C37CDD">
        <w:rPr>
          <w:rFonts w:asciiTheme="minorHAnsi" w:hAnsiTheme="minorHAnsi" w:cstheme="minorHAnsi"/>
          <w:sz w:val="22"/>
          <w:szCs w:val="22"/>
        </w:rPr>
        <w:t xml:space="preserve">feature </w:t>
      </w:r>
      <w:r w:rsidR="005A61C4" w:rsidRPr="00C37CDD">
        <w:rPr>
          <w:rFonts w:asciiTheme="minorHAnsi" w:hAnsiTheme="minorHAnsi" w:cstheme="minorHAnsi"/>
          <w:sz w:val="22"/>
          <w:szCs w:val="22"/>
        </w:rPr>
        <w:t xml:space="preserve">class for each of the </w:t>
      </w:r>
      <w:r w:rsidR="0035324A" w:rsidRPr="00C37CDD">
        <w:rPr>
          <w:rFonts w:asciiTheme="minorHAnsi" w:hAnsiTheme="minorHAnsi" w:cstheme="minorHAnsi"/>
          <w:sz w:val="22"/>
          <w:szCs w:val="22"/>
        </w:rPr>
        <w:t xml:space="preserve">7 types. An alternative approach might be to model a </w:t>
      </w:r>
      <w:r w:rsidR="0035324A" w:rsidRPr="00C37CDD">
        <w:rPr>
          <w:rFonts w:asciiTheme="minorHAnsi" w:hAnsiTheme="minorHAnsi" w:cstheme="minorHAnsi"/>
          <w:b/>
          <w:sz w:val="22"/>
          <w:szCs w:val="22"/>
        </w:rPr>
        <w:t>Buoy</w:t>
      </w:r>
      <w:r w:rsidR="0035324A" w:rsidRPr="00C37CDD">
        <w:rPr>
          <w:rFonts w:asciiTheme="minorHAnsi" w:hAnsiTheme="minorHAnsi" w:cstheme="minorHAnsi"/>
          <w:sz w:val="22"/>
          <w:szCs w:val="22"/>
        </w:rPr>
        <w:t xml:space="preserve"> feature class with a </w:t>
      </w:r>
      <w:r w:rsidR="0035324A" w:rsidRPr="00C37CDD">
        <w:rPr>
          <w:rFonts w:asciiTheme="minorHAnsi" w:hAnsiTheme="minorHAnsi" w:cstheme="minorHAnsi"/>
          <w:b/>
          <w:sz w:val="22"/>
          <w:szCs w:val="22"/>
        </w:rPr>
        <w:t>categoryOfBuoy</w:t>
      </w:r>
      <w:r w:rsidR="0035324A" w:rsidRPr="00C37CDD">
        <w:rPr>
          <w:rFonts w:asciiTheme="minorHAnsi" w:hAnsiTheme="minorHAnsi" w:cstheme="minorHAnsi"/>
          <w:sz w:val="22"/>
          <w:szCs w:val="22"/>
        </w:rPr>
        <w:t xml:space="preserve"> attribute that can take one of 7 values (cardinal, lateral, etc.)</w:t>
      </w:r>
      <w:r w:rsidR="00013563" w:rsidRPr="00C37CDD">
        <w:rPr>
          <w:rFonts w:asciiTheme="minorHAnsi" w:hAnsiTheme="minorHAnsi" w:cstheme="minorHAnsi"/>
          <w:sz w:val="22"/>
          <w:szCs w:val="22"/>
        </w:rPr>
        <w:t xml:space="preserve"> as depicted in</w:t>
      </w:r>
      <w:r w:rsidR="00721640">
        <w:rPr>
          <w:rFonts w:asciiTheme="minorHAnsi" w:hAnsiTheme="minorHAnsi" w:cstheme="minorHAnsi"/>
          <w:sz w:val="22"/>
          <w:szCs w:val="22"/>
        </w:rPr>
        <w:t xml:space="preserve"> Figure 7-4</w:t>
      </w:r>
      <w:r w:rsidR="00013563" w:rsidRPr="00C37CDD">
        <w:rPr>
          <w:rFonts w:asciiTheme="minorHAnsi" w:hAnsiTheme="minorHAnsi" w:cstheme="minorHAnsi"/>
          <w:sz w:val="22"/>
          <w:szCs w:val="22"/>
        </w:rPr>
        <w:t>.</w:t>
      </w:r>
    </w:p>
    <w:p w14:paraId="6DB21089" w14:textId="77777777" w:rsidR="00013563" w:rsidRPr="00FA0C91" w:rsidRDefault="00704603" w:rsidP="004F28CB">
      <w:pPr>
        <w:keepNext/>
        <w:jc w:val="center"/>
      </w:pPr>
      <w:r w:rsidRPr="00FA0C91">
        <w:rPr>
          <w:noProof/>
          <w:lang w:val="fr-FR" w:eastAsia="fr-FR"/>
        </w:rPr>
        <w:drawing>
          <wp:inline distT="0" distB="0" distL="0" distR="0" wp14:anchorId="212FB3D8" wp14:editId="461BD3FF">
            <wp:extent cx="4518660" cy="1939258"/>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uoys.png"/>
                    <pic:cNvPicPr/>
                  </pic:nvPicPr>
                  <pic:blipFill>
                    <a:blip r:embed="rId19">
                      <a:extLst>
                        <a:ext uri="{28A0092B-C50C-407E-A947-70E740481C1C}">
                          <a14:useLocalDpi xmlns:a14="http://schemas.microsoft.com/office/drawing/2010/main" val="0"/>
                        </a:ext>
                      </a:extLst>
                    </a:blip>
                    <a:stretch>
                      <a:fillRect/>
                    </a:stretch>
                  </pic:blipFill>
                  <pic:spPr>
                    <a:xfrm>
                      <a:off x="0" y="0"/>
                      <a:ext cx="4538432" cy="1947744"/>
                    </a:xfrm>
                    <a:prstGeom prst="rect">
                      <a:avLst/>
                    </a:prstGeom>
                  </pic:spPr>
                </pic:pic>
              </a:graphicData>
            </a:graphic>
          </wp:inline>
        </w:drawing>
      </w:r>
    </w:p>
    <w:p w14:paraId="431C0BEC" w14:textId="494BFB25" w:rsidR="00013563" w:rsidRPr="00721640" w:rsidRDefault="00013563" w:rsidP="00721640">
      <w:pPr>
        <w:spacing w:after="200" w:line="240" w:lineRule="auto"/>
        <w:jc w:val="center"/>
        <w:rPr>
          <w:rFonts w:asciiTheme="minorHAnsi" w:hAnsiTheme="minorHAnsi" w:cstheme="minorHAnsi"/>
          <w:i/>
          <w:color w:val="44546A" w:themeColor="text2"/>
          <w:sz w:val="18"/>
          <w:szCs w:val="18"/>
        </w:rPr>
      </w:pPr>
      <w:bookmarkStart w:id="347" w:name="_Ref502448097"/>
      <w:r w:rsidRPr="00721640">
        <w:rPr>
          <w:rFonts w:asciiTheme="minorHAnsi" w:hAnsiTheme="minorHAnsi" w:cstheme="minorHAnsi"/>
          <w:i/>
          <w:color w:val="44546A" w:themeColor="text2"/>
          <w:sz w:val="18"/>
          <w:szCs w:val="18"/>
        </w:rPr>
        <w:t xml:space="preserve">Figure </w:t>
      </w:r>
      <w:r w:rsidR="002E42AD" w:rsidRPr="00721640">
        <w:rPr>
          <w:rFonts w:asciiTheme="minorHAnsi" w:hAnsiTheme="minorHAnsi" w:cstheme="minorHAnsi"/>
          <w:i/>
          <w:color w:val="44546A" w:themeColor="text2"/>
          <w:sz w:val="18"/>
          <w:szCs w:val="18"/>
        </w:rPr>
        <w:fldChar w:fldCharType="begin"/>
      </w:r>
      <w:r w:rsidR="002E42AD" w:rsidRPr="00721640">
        <w:rPr>
          <w:rFonts w:asciiTheme="minorHAnsi" w:hAnsiTheme="minorHAnsi" w:cstheme="minorHAnsi"/>
          <w:i/>
          <w:color w:val="44546A" w:themeColor="text2"/>
          <w:sz w:val="18"/>
          <w:szCs w:val="18"/>
        </w:rPr>
        <w:instrText xml:space="preserve"> STYLEREF 1 \s </w:instrText>
      </w:r>
      <w:r w:rsidR="002E42AD" w:rsidRPr="00721640">
        <w:rPr>
          <w:rFonts w:asciiTheme="minorHAnsi" w:hAnsiTheme="minorHAnsi" w:cstheme="minorHAnsi"/>
          <w:i/>
          <w:color w:val="44546A" w:themeColor="text2"/>
          <w:sz w:val="18"/>
          <w:szCs w:val="18"/>
        </w:rPr>
        <w:fldChar w:fldCharType="separate"/>
      </w:r>
      <w:r w:rsidR="00EE40A9" w:rsidRPr="00721640">
        <w:rPr>
          <w:rFonts w:asciiTheme="minorHAnsi" w:hAnsiTheme="minorHAnsi" w:cstheme="minorHAnsi"/>
          <w:i/>
          <w:noProof/>
          <w:color w:val="44546A" w:themeColor="text2"/>
          <w:sz w:val="18"/>
          <w:szCs w:val="18"/>
        </w:rPr>
        <w:t>7</w:t>
      </w:r>
      <w:r w:rsidR="002E42AD" w:rsidRPr="00721640">
        <w:rPr>
          <w:rFonts w:asciiTheme="minorHAnsi" w:hAnsiTheme="minorHAnsi" w:cstheme="minorHAnsi"/>
          <w:i/>
          <w:color w:val="44546A" w:themeColor="text2"/>
          <w:sz w:val="18"/>
          <w:szCs w:val="18"/>
        </w:rPr>
        <w:fldChar w:fldCharType="end"/>
      </w:r>
      <w:r w:rsidR="002E42AD" w:rsidRPr="00721640">
        <w:rPr>
          <w:rFonts w:asciiTheme="minorHAnsi" w:hAnsiTheme="minorHAnsi" w:cstheme="minorHAnsi"/>
          <w:i/>
          <w:color w:val="44546A" w:themeColor="text2"/>
          <w:sz w:val="18"/>
          <w:szCs w:val="18"/>
        </w:rPr>
        <w:noBreakHyphen/>
      </w:r>
      <w:r w:rsidR="002E42AD" w:rsidRPr="00721640">
        <w:rPr>
          <w:rFonts w:asciiTheme="minorHAnsi" w:hAnsiTheme="minorHAnsi" w:cstheme="minorHAnsi"/>
          <w:i/>
          <w:color w:val="44546A" w:themeColor="text2"/>
          <w:sz w:val="18"/>
          <w:szCs w:val="18"/>
        </w:rPr>
        <w:fldChar w:fldCharType="begin"/>
      </w:r>
      <w:r w:rsidR="002E42AD" w:rsidRPr="00721640">
        <w:rPr>
          <w:rFonts w:asciiTheme="minorHAnsi" w:hAnsiTheme="minorHAnsi" w:cstheme="minorHAnsi"/>
          <w:i/>
          <w:color w:val="44546A" w:themeColor="text2"/>
          <w:sz w:val="18"/>
          <w:szCs w:val="18"/>
        </w:rPr>
        <w:instrText xml:space="preserve"> SEQ Figure \* ARABIC \s 1 </w:instrText>
      </w:r>
      <w:r w:rsidR="002E42AD" w:rsidRPr="00721640">
        <w:rPr>
          <w:rFonts w:asciiTheme="minorHAnsi" w:hAnsiTheme="minorHAnsi" w:cstheme="minorHAnsi"/>
          <w:i/>
          <w:color w:val="44546A" w:themeColor="text2"/>
          <w:sz w:val="18"/>
          <w:szCs w:val="18"/>
        </w:rPr>
        <w:fldChar w:fldCharType="separate"/>
      </w:r>
      <w:r w:rsidR="00EE40A9" w:rsidRPr="00721640">
        <w:rPr>
          <w:rFonts w:asciiTheme="minorHAnsi" w:hAnsiTheme="minorHAnsi" w:cstheme="minorHAnsi"/>
          <w:i/>
          <w:noProof/>
          <w:color w:val="44546A" w:themeColor="text2"/>
          <w:sz w:val="18"/>
          <w:szCs w:val="18"/>
        </w:rPr>
        <w:t>4</w:t>
      </w:r>
      <w:r w:rsidR="002E42AD" w:rsidRPr="00721640">
        <w:rPr>
          <w:rFonts w:asciiTheme="minorHAnsi" w:hAnsiTheme="minorHAnsi" w:cstheme="minorHAnsi"/>
          <w:i/>
          <w:color w:val="44546A" w:themeColor="text2"/>
          <w:sz w:val="18"/>
          <w:szCs w:val="18"/>
        </w:rPr>
        <w:fldChar w:fldCharType="end"/>
      </w:r>
      <w:bookmarkEnd w:id="347"/>
      <w:ins w:id="348" w:author="Teh Stand" w:date="2018-12-03T12:11:00Z">
        <w:r w:rsidR="00721640">
          <w:rPr>
            <w:rFonts w:asciiTheme="minorHAnsi" w:hAnsiTheme="minorHAnsi" w:cstheme="minorHAnsi"/>
            <w:i/>
            <w:color w:val="44546A" w:themeColor="text2"/>
            <w:sz w:val="18"/>
            <w:szCs w:val="18"/>
          </w:rPr>
          <w:t xml:space="preserve"> -</w:t>
        </w:r>
      </w:ins>
      <w:del w:id="349" w:author="Teh Stand" w:date="2018-12-03T12:11:00Z">
        <w:r w:rsidRPr="00721640" w:rsidDel="00721640">
          <w:rPr>
            <w:rFonts w:asciiTheme="minorHAnsi" w:hAnsiTheme="minorHAnsi" w:cstheme="minorHAnsi"/>
            <w:i/>
            <w:color w:val="44546A" w:themeColor="text2"/>
            <w:sz w:val="18"/>
            <w:szCs w:val="18"/>
          </w:rPr>
          <w:delText>.</w:delText>
        </w:r>
      </w:del>
      <w:r w:rsidRPr="00721640">
        <w:rPr>
          <w:rFonts w:asciiTheme="minorHAnsi" w:hAnsiTheme="minorHAnsi" w:cstheme="minorHAnsi"/>
          <w:i/>
          <w:color w:val="44546A" w:themeColor="text2"/>
          <w:sz w:val="18"/>
          <w:szCs w:val="18"/>
        </w:rPr>
        <w:t xml:space="preserve"> Illustration of alternative models using category attribute and sibling subclasses</w:t>
      </w:r>
    </w:p>
    <w:p w14:paraId="59BDFFBE" w14:textId="60A6AA06" w:rsidR="00013563" w:rsidRPr="00721640" w:rsidDel="00721640" w:rsidRDefault="00013563">
      <w:pPr>
        <w:spacing w:after="160" w:line="240" w:lineRule="auto"/>
        <w:rPr>
          <w:del w:id="350" w:author="Teh Stand" w:date="2018-12-03T12:12:00Z"/>
          <w:rFonts w:asciiTheme="minorHAnsi" w:hAnsiTheme="minorHAnsi" w:cstheme="minorHAnsi"/>
          <w:sz w:val="22"/>
          <w:szCs w:val="22"/>
        </w:rPr>
        <w:pPrChange w:id="351" w:author="Teh Stand" w:date="2018-12-03T12:12:00Z">
          <w:pPr/>
        </w:pPrChange>
      </w:pPr>
    </w:p>
    <w:p w14:paraId="22AE84B5" w14:textId="77777777" w:rsidR="003273BE" w:rsidRPr="00721640" w:rsidRDefault="003273BE" w:rsidP="00721640">
      <w:pPr>
        <w:spacing w:after="60" w:line="240" w:lineRule="auto"/>
        <w:rPr>
          <w:rFonts w:asciiTheme="minorHAnsi" w:hAnsiTheme="minorHAnsi" w:cstheme="minorHAnsi"/>
          <w:sz w:val="22"/>
          <w:szCs w:val="22"/>
        </w:rPr>
      </w:pPr>
      <w:r w:rsidRPr="00721640">
        <w:rPr>
          <w:rFonts w:asciiTheme="minorHAnsi" w:hAnsiTheme="minorHAnsi" w:cstheme="minorHAnsi"/>
          <w:sz w:val="22"/>
          <w:szCs w:val="22"/>
        </w:rPr>
        <w:t>If the subclass approach is adopted, it may result in</w:t>
      </w:r>
      <w:r w:rsidR="009E66EE" w:rsidRPr="00721640">
        <w:rPr>
          <w:rFonts w:asciiTheme="minorHAnsi" w:hAnsiTheme="minorHAnsi" w:cstheme="minorHAnsi"/>
          <w:sz w:val="22"/>
          <w:szCs w:val="22"/>
        </w:rPr>
        <w:t xml:space="preserve"> sibling classes </w:t>
      </w:r>
      <w:r w:rsidRPr="00721640">
        <w:rPr>
          <w:rFonts w:asciiTheme="minorHAnsi" w:hAnsiTheme="minorHAnsi" w:cstheme="minorHAnsi"/>
          <w:sz w:val="22"/>
          <w:szCs w:val="22"/>
        </w:rPr>
        <w:t xml:space="preserve">that have the same attributes but </w:t>
      </w:r>
      <w:r w:rsidR="009E66EE" w:rsidRPr="00721640">
        <w:rPr>
          <w:rFonts w:asciiTheme="minorHAnsi" w:hAnsiTheme="minorHAnsi" w:cstheme="minorHAnsi"/>
          <w:sz w:val="22"/>
          <w:szCs w:val="22"/>
        </w:rPr>
        <w:t>differ in the class name</w:t>
      </w:r>
      <w:r w:rsidRPr="00721640">
        <w:rPr>
          <w:rFonts w:asciiTheme="minorHAnsi" w:hAnsiTheme="minorHAnsi" w:cstheme="minorHAnsi"/>
          <w:sz w:val="22"/>
          <w:szCs w:val="22"/>
        </w:rPr>
        <w:t xml:space="preserve"> and definition</w:t>
      </w:r>
      <w:r w:rsidR="009E66EE" w:rsidRPr="00721640">
        <w:rPr>
          <w:rFonts w:asciiTheme="minorHAnsi" w:hAnsiTheme="minorHAnsi" w:cstheme="minorHAnsi"/>
          <w:sz w:val="22"/>
          <w:szCs w:val="22"/>
        </w:rPr>
        <w:t xml:space="preserve">. In theory such siblings can be removed and a "categoryOf..." attribute added to the superclass. </w:t>
      </w:r>
      <w:r w:rsidRPr="00721640">
        <w:rPr>
          <w:rFonts w:asciiTheme="minorHAnsi" w:hAnsiTheme="minorHAnsi" w:cstheme="minorHAnsi"/>
          <w:sz w:val="22"/>
          <w:szCs w:val="22"/>
        </w:rPr>
        <w:t>Consideration of the following issues may help resolve the question of which approach is better:</w:t>
      </w:r>
    </w:p>
    <w:p w14:paraId="211AE489" w14:textId="77777777" w:rsidR="003273BE" w:rsidRPr="00721640" w:rsidRDefault="003273BE" w:rsidP="00721640">
      <w:pPr>
        <w:pStyle w:val="ListParagraph"/>
        <w:numPr>
          <w:ilvl w:val="0"/>
          <w:numId w:val="27"/>
        </w:numPr>
        <w:spacing w:before="0" w:after="60" w:line="240" w:lineRule="auto"/>
        <w:rPr>
          <w:rFonts w:asciiTheme="minorHAnsi" w:hAnsiTheme="minorHAnsi" w:cstheme="minorHAnsi"/>
          <w:sz w:val="22"/>
          <w:szCs w:val="22"/>
        </w:rPr>
      </w:pPr>
      <w:r w:rsidRPr="00721640">
        <w:rPr>
          <w:rFonts w:asciiTheme="minorHAnsi" w:hAnsiTheme="minorHAnsi" w:cstheme="minorHAnsi"/>
          <w:sz w:val="22"/>
          <w:szCs w:val="22"/>
        </w:rPr>
        <w:t>Will either approach</w:t>
      </w:r>
      <w:r w:rsidR="009E66EE" w:rsidRPr="00721640">
        <w:rPr>
          <w:rFonts w:asciiTheme="minorHAnsi" w:hAnsiTheme="minorHAnsi" w:cstheme="minorHAnsi"/>
          <w:sz w:val="22"/>
          <w:szCs w:val="22"/>
        </w:rPr>
        <w:t xml:space="preserve"> </w:t>
      </w:r>
      <w:r w:rsidRPr="00721640">
        <w:rPr>
          <w:rFonts w:asciiTheme="minorHAnsi" w:hAnsiTheme="minorHAnsi" w:cstheme="minorHAnsi"/>
          <w:sz w:val="22"/>
          <w:szCs w:val="22"/>
        </w:rPr>
        <w:t>result in</w:t>
      </w:r>
      <w:r w:rsidR="009E66EE" w:rsidRPr="00721640">
        <w:rPr>
          <w:rFonts w:asciiTheme="minorHAnsi" w:hAnsiTheme="minorHAnsi" w:cstheme="minorHAnsi"/>
          <w:sz w:val="22"/>
          <w:szCs w:val="22"/>
        </w:rPr>
        <w:t xml:space="preserve"> a </w:t>
      </w:r>
      <w:r w:rsidRPr="00721640">
        <w:rPr>
          <w:rFonts w:asciiTheme="minorHAnsi" w:hAnsiTheme="minorHAnsi" w:cstheme="minorHAnsi"/>
          <w:sz w:val="22"/>
          <w:szCs w:val="22"/>
        </w:rPr>
        <w:t>significant</w:t>
      </w:r>
      <w:r w:rsidR="009E66EE" w:rsidRPr="00721640">
        <w:rPr>
          <w:rFonts w:asciiTheme="minorHAnsi" w:hAnsiTheme="minorHAnsi" w:cstheme="minorHAnsi"/>
          <w:sz w:val="22"/>
          <w:szCs w:val="22"/>
        </w:rPr>
        <w:t xml:space="preserve"> divergence from some external source?</w:t>
      </w:r>
    </w:p>
    <w:p w14:paraId="76D886FF" w14:textId="530A9C5A" w:rsidR="009E66EE" w:rsidRPr="00721640" w:rsidRDefault="003273BE" w:rsidP="00721640">
      <w:pPr>
        <w:pStyle w:val="ListParagraph"/>
        <w:numPr>
          <w:ilvl w:val="0"/>
          <w:numId w:val="27"/>
        </w:numPr>
        <w:spacing w:before="0" w:after="60" w:line="240" w:lineRule="auto"/>
        <w:rPr>
          <w:rFonts w:asciiTheme="minorHAnsi" w:hAnsiTheme="minorHAnsi" w:cstheme="minorHAnsi"/>
          <w:sz w:val="22"/>
          <w:szCs w:val="22"/>
        </w:rPr>
      </w:pPr>
      <w:r w:rsidRPr="00721640">
        <w:rPr>
          <w:rFonts w:asciiTheme="minorHAnsi" w:hAnsiTheme="minorHAnsi" w:cstheme="minorHAnsi"/>
          <w:sz w:val="22"/>
          <w:szCs w:val="22"/>
        </w:rPr>
        <w:t>Will the “category attribute” approach</w:t>
      </w:r>
      <w:r w:rsidR="009E66EE" w:rsidRPr="00721640">
        <w:rPr>
          <w:rFonts w:asciiTheme="minorHAnsi" w:hAnsiTheme="minorHAnsi" w:cstheme="minorHAnsi"/>
          <w:sz w:val="22"/>
          <w:szCs w:val="22"/>
        </w:rPr>
        <w:t xml:space="preserve"> cause issues for portrayal </w:t>
      </w:r>
      <w:r w:rsidRPr="00721640">
        <w:rPr>
          <w:rFonts w:asciiTheme="minorHAnsi" w:hAnsiTheme="minorHAnsi" w:cstheme="minorHAnsi"/>
          <w:sz w:val="22"/>
          <w:szCs w:val="22"/>
        </w:rPr>
        <w:t>because</w:t>
      </w:r>
      <w:r w:rsidR="009E66EE" w:rsidRPr="00721640">
        <w:rPr>
          <w:rFonts w:asciiTheme="minorHAnsi" w:hAnsiTheme="minorHAnsi" w:cstheme="minorHAnsi"/>
          <w:sz w:val="22"/>
          <w:szCs w:val="22"/>
        </w:rPr>
        <w:t xml:space="preserve"> the symbols for the different types are presumably different</w:t>
      </w:r>
      <w:r w:rsidRPr="00721640">
        <w:rPr>
          <w:rFonts w:asciiTheme="minorHAnsi" w:hAnsiTheme="minorHAnsi" w:cstheme="minorHAnsi"/>
          <w:sz w:val="22"/>
          <w:szCs w:val="22"/>
        </w:rPr>
        <w:t>? Or will the subclass approach result in unnecessary portrayal rules because the symbols are the same?</w:t>
      </w:r>
    </w:p>
    <w:p w14:paraId="6BBFD9E6" w14:textId="68E895C4" w:rsidR="009E66EE" w:rsidRPr="00721640" w:rsidRDefault="003273BE" w:rsidP="00721640">
      <w:pPr>
        <w:pStyle w:val="ListParagraph"/>
        <w:numPr>
          <w:ilvl w:val="0"/>
          <w:numId w:val="27"/>
        </w:numPr>
        <w:spacing w:before="0" w:after="60" w:line="240" w:lineRule="auto"/>
        <w:rPr>
          <w:rFonts w:asciiTheme="minorHAnsi" w:hAnsiTheme="minorHAnsi" w:cstheme="minorHAnsi"/>
          <w:sz w:val="22"/>
          <w:szCs w:val="22"/>
        </w:rPr>
      </w:pPr>
      <w:bookmarkStart w:id="352" w:name="_Ref502448216"/>
      <w:r w:rsidRPr="00721640">
        <w:rPr>
          <w:rFonts w:asciiTheme="minorHAnsi" w:hAnsiTheme="minorHAnsi" w:cstheme="minorHAnsi"/>
          <w:sz w:val="22"/>
          <w:szCs w:val="22"/>
        </w:rPr>
        <w:t>Will</w:t>
      </w:r>
      <w:r w:rsidR="009E66EE" w:rsidRPr="00721640">
        <w:rPr>
          <w:rFonts w:asciiTheme="minorHAnsi" w:hAnsiTheme="minorHAnsi" w:cstheme="minorHAnsi"/>
          <w:sz w:val="22"/>
          <w:szCs w:val="22"/>
        </w:rPr>
        <w:t xml:space="preserve"> any of the sub</w:t>
      </w:r>
      <w:del w:id="353" w:author="Teh Stand" w:date="2018-12-03T12:14:00Z">
        <w:r w:rsidR="009E66EE" w:rsidRPr="00721640" w:rsidDel="00947593">
          <w:rPr>
            <w:rFonts w:asciiTheme="minorHAnsi" w:hAnsiTheme="minorHAnsi" w:cstheme="minorHAnsi"/>
            <w:sz w:val="22"/>
            <w:szCs w:val="22"/>
          </w:rPr>
          <w:delText>-</w:delText>
        </w:r>
      </w:del>
      <w:r w:rsidR="009E66EE" w:rsidRPr="00721640">
        <w:rPr>
          <w:rFonts w:asciiTheme="minorHAnsi" w:hAnsiTheme="minorHAnsi" w:cstheme="minorHAnsi"/>
          <w:sz w:val="22"/>
          <w:szCs w:val="22"/>
        </w:rPr>
        <w:t>classes ha</w:t>
      </w:r>
      <w:r w:rsidR="002E5271" w:rsidRPr="00721640">
        <w:rPr>
          <w:rFonts w:asciiTheme="minorHAnsi" w:hAnsiTheme="minorHAnsi" w:cstheme="minorHAnsi"/>
          <w:sz w:val="22"/>
          <w:szCs w:val="22"/>
        </w:rPr>
        <w:t xml:space="preserve">ve </w:t>
      </w:r>
      <w:r w:rsidR="009E66EE" w:rsidRPr="00721640">
        <w:rPr>
          <w:rFonts w:asciiTheme="minorHAnsi" w:hAnsiTheme="minorHAnsi" w:cstheme="minorHAnsi"/>
          <w:sz w:val="22"/>
          <w:szCs w:val="22"/>
        </w:rPr>
        <w:t>its own specific attributes or relationships</w:t>
      </w:r>
      <w:r w:rsidR="002E5271" w:rsidRPr="00721640">
        <w:rPr>
          <w:rFonts w:asciiTheme="minorHAnsi" w:hAnsiTheme="minorHAnsi" w:cstheme="minorHAnsi"/>
          <w:sz w:val="22"/>
          <w:szCs w:val="22"/>
        </w:rPr>
        <w:t xml:space="preserve">? If so, the </w:t>
      </w:r>
      <w:r w:rsidR="009E66EE" w:rsidRPr="00721640">
        <w:rPr>
          <w:rFonts w:asciiTheme="minorHAnsi" w:hAnsiTheme="minorHAnsi" w:cstheme="minorHAnsi"/>
          <w:sz w:val="22"/>
          <w:szCs w:val="22"/>
        </w:rPr>
        <w:t>sub-class</w:t>
      </w:r>
      <w:r w:rsidR="002E5271" w:rsidRPr="00721640">
        <w:rPr>
          <w:rFonts w:asciiTheme="minorHAnsi" w:hAnsiTheme="minorHAnsi" w:cstheme="minorHAnsi"/>
          <w:sz w:val="22"/>
          <w:szCs w:val="22"/>
        </w:rPr>
        <w:t xml:space="preserve"> approach is preferable.</w:t>
      </w:r>
      <w:bookmarkEnd w:id="352"/>
    </w:p>
    <w:p w14:paraId="3A1730BC" w14:textId="7138BA11" w:rsidR="009E66EE" w:rsidRPr="00721640" w:rsidRDefault="009E66EE" w:rsidP="00721640">
      <w:pPr>
        <w:pStyle w:val="ListParagraph"/>
        <w:numPr>
          <w:ilvl w:val="0"/>
          <w:numId w:val="27"/>
        </w:numPr>
        <w:spacing w:before="0" w:after="60" w:line="240" w:lineRule="auto"/>
        <w:rPr>
          <w:rFonts w:asciiTheme="minorHAnsi" w:hAnsiTheme="minorHAnsi" w:cstheme="minorHAnsi"/>
          <w:sz w:val="22"/>
          <w:szCs w:val="22"/>
        </w:rPr>
      </w:pPr>
      <w:r w:rsidRPr="00721640">
        <w:rPr>
          <w:rFonts w:asciiTheme="minorHAnsi" w:hAnsiTheme="minorHAnsi" w:cstheme="minorHAnsi"/>
          <w:sz w:val="22"/>
          <w:szCs w:val="22"/>
        </w:rPr>
        <w:t xml:space="preserve">Are the different categories/subclasses in (or likely to be placed in) different viewing groups, or have different drawing order? </w:t>
      </w:r>
      <w:r w:rsidR="002E5271" w:rsidRPr="00721640">
        <w:rPr>
          <w:rFonts w:asciiTheme="minorHAnsi" w:hAnsiTheme="minorHAnsi" w:cstheme="minorHAnsi"/>
          <w:sz w:val="22"/>
          <w:szCs w:val="22"/>
        </w:rPr>
        <w:t xml:space="preserve">If so, there is a </w:t>
      </w:r>
      <w:r w:rsidRPr="00721640">
        <w:rPr>
          <w:rFonts w:asciiTheme="minorHAnsi" w:hAnsiTheme="minorHAnsi" w:cstheme="minorHAnsi"/>
          <w:sz w:val="22"/>
          <w:szCs w:val="22"/>
        </w:rPr>
        <w:t>slight preference for making subclasses.</w:t>
      </w:r>
      <w:r w:rsidR="002E5271" w:rsidRPr="00721640">
        <w:rPr>
          <w:rFonts w:asciiTheme="minorHAnsi" w:hAnsiTheme="minorHAnsi" w:cstheme="minorHAnsi"/>
          <w:sz w:val="22"/>
          <w:szCs w:val="22"/>
        </w:rPr>
        <w:t xml:space="preserve"> (Only “slight” because the portrayal rules and </w:t>
      </w:r>
      <w:r w:rsidR="00947593">
        <w:rPr>
          <w:rFonts w:asciiTheme="minorHAnsi" w:hAnsiTheme="minorHAnsi" w:cstheme="minorHAnsi"/>
          <w:sz w:val="22"/>
          <w:szCs w:val="22"/>
        </w:rPr>
        <w:t>I</w:t>
      </w:r>
      <w:r w:rsidR="00947593" w:rsidRPr="00721640">
        <w:rPr>
          <w:rFonts w:asciiTheme="minorHAnsi" w:hAnsiTheme="minorHAnsi" w:cstheme="minorHAnsi"/>
          <w:sz w:val="22"/>
          <w:szCs w:val="22"/>
        </w:rPr>
        <w:t xml:space="preserve">nteroperability </w:t>
      </w:r>
      <w:r w:rsidR="00947593">
        <w:rPr>
          <w:rFonts w:asciiTheme="minorHAnsi" w:hAnsiTheme="minorHAnsi" w:cstheme="minorHAnsi"/>
          <w:sz w:val="22"/>
          <w:szCs w:val="22"/>
        </w:rPr>
        <w:t>C</w:t>
      </w:r>
      <w:r w:rsidR="00947593" w:rsidRPr="00721640">
        <w:rPr>
          <w:rFonts w:asciiTheme="minorHAnsi" w:hAnsiTheme="minorHAnsi" w:cstheme="minorHAnsi"/>
          <w:sz w:val="22"/>
          <w:szCs w:val="22"/>
        </w:rPr>
        <w:t xml:space="preserve">atalogue </w:t>
      </w:r>
      <w:r w:rsidR="002E5271" w:rsidRPr="00721640">
        <w:rPr>
          <w:rFonts w:asciiTheme="minorHAnsi" w:hAnsiTheme="minorHAnsi" w:cstheme="minorHAnsi"/>
          <w:sz w:val="22"/>
          <w:szCs w:val="22"/>
        </w:rPr>
        <w:t xml:space="preserve">can use attribute values in assigning viewing groups to feature instances. </w:t>
      </w:r>
    </w:p>
    <w:p w14:paraId="26B57098" w14:textId="0D52B26F" w:rsidR="009E66EE" w:rsidRPr="00721640" w:rsidRDefault="009E66EE" w:rsidP="00721640">
      <w:pPr>
        <w:pStyle w:val="ListParagraph"/>
        <w:numPr>
          <w:ilvl w:val="0"/>
          <w:numId w:val="27"/>
        </w:numPr>
        <w:spacing w:before="0" w:after="60" w:line="240" w:lineRule="auto"/>
        <w:rPr>
          <w:rFonts w:asciiTheme="minorHAnsi" w:hAnsiTheme="minorHAnsi" w:cstheme="minorHAnsi"/>
          <w:sz w:val="22"/>
          <w:szCs w:val="22"/>
        </w:rPr>
      </w:pPr>
      <w:r w:rsidRPr="00721640">
        <w:rPr>
          <w:rFonts w:asciiTheme="minorHAnsi" w:hAnsiTheme="minorHAnsi" w:cstheme="minorHAnsi"/>
          <w:sz w:val="22"/>
          <w:szCs w:val="22"/>
        </w:rPr>
        <w:t>If sub</w:t>
      </w:r>
      <w:del w:id="354" w:author="Teh Stand" w:date="2018-12-03T12:15:00Z">
        <w:r w:rsidRPr="00721640" w:rsidDel="00947593">
          <w:rPr>
            <w:rFonts w:asciiTheme="minorHAnsi" w:hAnsiTheme="minorHAnsi" w:cstheme="minorHAnsi"/>
            <w:sz w:val="22"/>
            <w:szCs w:val="22"/>
          </w:rPr>
          <w:delText>-</w:delText>
        </w:r>
      </w:del>
      <w:r w:rsidRPr="00721640">
        <w:rPr>
          <w:rFonts w:asciiTheme="minorHAnsi" w:hAnsiTheme="minorHAnsi" w:cstheme="minorHAnsi"/>
          <w:sz w:val="22"/>
          <w:szCs w:val="22"/>
        </w:rPr>
        <w:t xml:space="preserve">classes are </w:t>
      </w:r>
      <w:r w:rsidR="008F7751" w:rsidRPr="00721640">
        <w:rPr>
          <w:rFonts w:asciiTheme="minorHAnsi" w:hAnsiTheme="minorHAnsi" w:cstheme="minorHAnsi"/>
          <w:sz w:val="22"/>
          <w:szCs w:val="22"/>
        </w:rPr>
        <w:t xml:space="preserve">used, will that introduce </w:t>
      </w:r>
      <w:del w:id="355" w:author="Teh Stand" w:date="2018-12-03T12:15:00Z">
        <w:r w:rsidRPr="00721640" w:rsidDel="00947593">
          <w:rPr>
            <w:rFonts w:asciiTheme="minorHAnsi" w:hAnsiTheme="minorHAnsi" w:cstheme="minorHAnsi"/>
            <w:sz w:val="22"/>
            <w:szCs w:val="22"/>
          </w:rPr>
          <w:delText xml:space="preserve"> </w:delText>
        </w:r>
      </w:del>
      <w:r w:rsidRPr="00721640">
        <w:rPr>
          <w:rFonts w:asciiTheme="minorHAnsi" w:hAnsiTheme="minorHAnsi" w:cstheme="minorHAnsi"/>
          <w:sz w:val="22"/>
          <w:szCs w:val="22"/>
        </w:rPr>
        <w:t>situations where it may be necessary to encode coincident objects with different categories</w:t>
      </w:r>
      <w:r w:rsidR="002E5271" w:rsidRPr="00721640">
        <w:rPr>
          <w:rFonts w:asciiTheme="minorHAnsi" w:hAnsiTheme="minorHAnsi" w:cstheme="minorHAnsi"/>
          <w:sz w:val="22"/>
          <w:szCs w:val="22"/>
        </w:rPr>
        <w:t xml:space="preserve">? The answer </w:t>
      </w:r>
      <w:r w:rsidR="00D407E3" w:rsidRPr="00721640">
        <w:rPr>
          <w:rFonts w:asciiTheme="minorHAnsi" w:hAnsiTheme="minorHAnsi" w:cstheme="minorHAnsi"/>
          <w:sz w:val="22"/>
          <w:szCs w:val="22"/>
        </w:rPr>
        <w:t>“</w:t>
      </w:r>
      <w:r w:rsidR="002E5271" w:rsidRPr="00721640">
        <w:rPr>
          <w:rFonts w:asciiTheme="minorHAnsi" w:hAnsiTheme="minorHAnsi" w:cstheme="minorHAnsi"/>
          <w:sz w:val="22"/>
          <w:szCs w:val="22"/>
        </w:rPr>
        <w:t>Yes</w:t>
      </w:r>
      <w:r w:rsidR="00D407E3" w:rsidRPr="00721640">
        <w:rPr>
          <w:rFonts w:asciiTheme="minorHAnsi" w:hAnsiTheme="minorHAnsi" w:cstheme="minorHAnsi"/>
          <w:sz w:val="22"/>
          <w:szCs w:val="22"/>
        </w:rPr>
        <w:t>”</w:t>
      </w:r>
      <w:r w:rsidR="002E5271" w:rsidRPr="00721640">
        <w:rPr>
          <w:rFonts w:asciiTheme="minorHAnsi" w:hAnsiTheme="minorHAnsi" w:cstheme="minorHAnsi"/>
          <w:sz w:val="22"/>
          <w:szCs w:val="22"/>
        </w:rPr>
        <w:t xml:space="preserve"> suggests a </w:t>
      </w:r>
      <w:r w:rsidRPr="00721640">
        <w:rPr>
          <w:rFonts w:asciiTheme="minorHAnsi" w:hAnsiTheme="minorHAnsi" w:cstheme="minorHAnsi"/>
          <w:sz w:val="22"/>
          <w:szCs w:val="22"/>
        </w:rPr>
        <w:t xml:space="preserve">preference for </w:t>
      </w:r>
      <w:r w:rsidR="002E5271" w:rsidRPr="00721640">
        <w:rPr>
          <w:rFonts w:asciiTheme="minorHAnsi" w:hAnsiTheme="minorHAnsi" w:cstheme="minorHAnsi"/>
          <w:sz w:val="22"/>
          <w:szCs w:val="22"/>
        </w:rPr>
        <w:t>the</w:t>
      </w:r>
      <w:r w:rsidRPr="00721640">
        <w:rPr>
          <w:rFonts w:asciiTheme="minorHAnsi" w:hAnsiTheme="minorHAnsi" w:cstheme="minorHAnsi"/>
          <w:sz w:val="22"/>
          <w:szCs w:val="22"/>
        </w:rPr>
        <w:t xml:space="preserve"> category</w:t>
      </w:r>
      <w:r w:rsidR="002E5271" w:rsidRPr="00721640">
        <w:rPr>
          <w:rFonts w:asciiTheme="minorHAnsi" w:hAnsiTheme="minorHAnsi" w:cstheme="minorHAnsi"/>
          <w:sz w:val="22"/>
          <w:szCs w:val="22"/>
        </w:rPr>
        <w:t>Of...</w:t>
      </w:r>
      <w:r w:rsidRPr="00721640">
        <w:rPr>
          <w:rFonts w:asciiTheme="minorHAnsi" w:hAnsiTheme="minorHAnsi" w:cstheme="minorHAnsi"/>
          <w:sz w:val="22"/>
          <w:szCs w:val="22"/>
        </w:rPr>
        <w:t xml:space="preserve"> </w:t>
      </w:r>
      <w:r w:rsidR="002E5271" w:rsidRPr="00721640">
        <w:rPr>
          <w:rFonts w:asciiTheme="minorHAnsi" w:hAnsiTheme="minorHAnsi" w:cstheme="minorHAnsi"/>
          <w:sz w:val="22"/>
          <w:szCs w:val="22"/>
        </w:rPr>
        <w:t>approach</w:t>
      </w:r>
      <w:r w:rsidRPr="00721640">
        <w:rPr>
          <w:rFonts w:asciiTheme="minorHAnsi" w:hAnsiTheme="minorHAnsi" w:cstheme="minorHAnsi"/>
          <w:sz w:val="22"/>
          <w:szCs w:val="22"/>
        </w:rPr>
        <w:t>.</w:t>
      </w:r>
    </w:p>
    <w:p w14:paraId="19AD37F6" w14:textId="3E3FFB48" w:rsidR="009E66EE" w:rsidRPr="00721640" w:rsidRDefault="009E66EE" w:rsidP="00721640">
      <w:pPr>
        <w:pStyle w:val="ListParagraph"/>
        <w:numPr>
          <w:ilvl w:val="0"/>
          <w:numId w:val="27"/>
        </w:numPr>
        <w:spacing w:before="0" w:after="60" w:line="240" w:lineRule="auto"/>
        <w:rPr>
          <w:rFonts w:asciiTheme="minorHAnsi" w:hAnsiTheme="minorHAnsi" w:cstheme="minorHAnsi"/>
          <w:sz w:val="22"/>
          <w:szCs w:val="22"/>
        </w:rPr>
      </w:pPr>
      <w:r w:rsidRPr="00721640">
        <w:rPr>
          <w:rFonts w:asciiTheme="minorHAnsi" w:hAnsiTheme="minorHAnsi" w:cstheme="minorHAnsi"/>
          <w:sz w:val="22"/>
          <w:szCs w:val="22"/>
        </w:rPr>
        <w:t>Are the subclasses conceptually very different</w:t>
      </w:r>
      <w:r w:rsidR="002E5271" w:rsidRPr="00721640">
        <w:rPr>
          <w:rFonts w:asciiTheme="minorHAnsi" w:hAnsiTheme="minorHAnsi" w:cstheme="minorHAnsi"/>
          <w:sz w:val="22"/>
          <w:szCs w:val="22"/>
        </w:rPr>
        <w:t xml:space="preserve">? </w:t>
      </w:r>
      <w:r w:rsidR="00D407E3" w:rsidRPr="00721640">
        <w:rPr>
          <w:rFonts w:asciiTheme="minorHAnsi" w:hAnsiTheme="minorHAnsi" w:cstheme="minorHAnsi"/>
          <w:sz w:val="22"/>
          <w:szCs w:val="22"/>
        </w:rPr>
        <w:t>“</w:t>
      </w:r>
      <w:r w:rsidRPr="00721640">
        <w:rPr>
          <w:rFonts w:asciiTheme="minorHAnsi" w:hAnsiTheme="minorHAnsi" w:cstheme="minorHAnsi"/>
          <w:sz w:val="22"/>
          <w:szCs w:val="22"/>
        </w:rPr>
        <w:t>Yes</w:t>
      </w:r>
      <w:r w:rsidR="00D407E3" w:rsidRPr="00721640">
        <w:rPr>
          <w:rFonts w:asciiTheme="minorHAnsi" w:hAnsiTheme="minorHAnsi" w:cstheme="minorHAnsi"/>
          <w:sz w:val="22"/>
          <w:szCs w:val="22"/>
        </w:rPr>
        <w:t>”</w:t>
      </w:r>
      <w:r w:rsidR="002E5271" w:rsidRPr="00721640">
        <w:rPr>
          <w:rFonts w:asciiTheme="minorHAnsi" w:hAnsiTheme="minorHAnsi" w:cstheme="minorHAnsi"/>
          <w:sz w:val="22"/>
          <w:szCs w:val="22"/>
        </w:rPr>
        <w:t xml:space="preserve"> implies the</w:t>
      </w:r>
      <w:r w:rsidRPr="00721640">
        <w:rPr>
          <w:rFonts w:asciiTheme="minorHAnsi" w:hAnsiTheme="minorHAnsi" w:cstheme="minorHAnsi"/>
          <w:sz w:val="22"/>
          <w:szCs w:val="22"/>
        </w:rPr>
        <w:t xml:space="preserve"> sub-classes</w:t>
      </w:r>
      <w:r w:rsidR="002E5271" w:rsidRPr="00721640">
        <w:rPr>
          <w:rFonts w:asciiTheme="minorHAnsi" w:hAnsiTheme="minorHAnsi" w:cstheme="minorHAnsi"/>
          <w:sz w:val="22"/>
          <w:szCs w:val="22"/>
        </w:rPr>
        <w:t xml:space="preserve"> approach.</w:t>
      </w:r>
      <w:r w:rsidRPr="00721640">
        <w:rPr>
          <w:rFonts w:asciiTheme="minorHAnsi" w:hAnsiTheme="minorHAnsi" w:cstheme="minorHAnsi"/>
          <w:sz w:val="22"/>
          <w:szCs w:val="22"/>
        </w:rPr>
        <w:t xml:space="preserve"> </w:t>
      </w:r>
    </w:p>
    <w:p w14:paraId="25488972" w14:textId="2EE5549B" w:rsidR="009E66EE" w:rsidRPr="00721640" w:rsidRDefault="002E5271" w:rsidP="00721640">
      <w:pPr>
        <w:pStyle w:val="ListParagraph"/>
        <w:numPr>
          <w:ilvl w:val="0"/>
          <w:numId w:val="27"/>
        </w:numPr>
        <w:spacing w:before="0" w:after="60" w:line="240" w:lineRule="auto"/>
        <w:rPr>
          <w:rFonts w:asciiTheme="minorHAnsi" w:hAnsiTheme="minorHAnsi" w:cstheme="minorHAnsi"/>
          <w:sz w:val="22"/>
          <w:szCs w:val="22"/>
        </w:rPr>
      </w:pPr>
      <w:r w:rsidRPr="00721640">
        <w:rPr>
          <w:rFonts w:asciiTheme="minorHAnsi" w:hAnsiTheme="minorHAnsi" w:cstheme="minorHAnsi"/>
          <w:sz w:val="22"/>
          <w:szCs w:val="22"/>
        </w:rPr>
        <w:lastRenderedPageBreak/>
        <w:t>Which approach is likely to be compatible</w:t>
      </w:r>
      <w:r w:rsidR="009E66EE" w:rsidRPr="00721640">
        <w:rPr>
          <w:rFonts w:asciiTheme="minorHAnsi" w:hAnsiTheme="minorHAnsi" w:cstheme="minorHAnsi"/>
          <w:sz w:val="22"/>
          <w:szCs w:val="22"/>
        </w:rPr>
        <w:t xml:space="preserve"> with external resources like existing databases and implementations</w:t>
      </w:r>
      <w:r w:rsidRPr="00721640">
        <w:rPr>
          <w:rFonts w:asciiTheme="minorHAnsi" w:hAnsiTheme="minorHAnsi" w:cstheme="minorHAnsi"/>
          <w:sz w:val="22"/>
          <w:szCs w:val="22"/>
        </w:rPr>
        <w:t>?</w:t>
      </w:r>
    </w:p>
    <w:p w14:paraId="2EEB83B2" w14:textId="21FE080B" w:rsidR="002E5271" w:rsidRPr="00721640" w:rsidRDefault="002E5271" w:rsidP="00721640">
      <w:pPr>
        <w:pStyle w:val="ListParagraph"/>
        <w:numPr>
          <w:ilvl w:val="0"/>
          <w:numId w:val="27"/>
        </w:numPr>
        <w:spacing w:before="0" w:after="60" w:line="240" w:lineRule="auto"/>
        <w:rPr>
          <w:rFonts w:asciiTheme="minorHAnsi" w:hAnsiTheme="minorHAnsi" w:cstheme="minorHAnsi"/>
          <w:sz w:val="22"/>
          <w:szCs w:val="22"/>
        </w:rPr>
      </w:pPr>
      <w:r w:rsidRPr="00721640">
        <w:rPr>
          <w:rFonts w:asciiTheme="minorHAnsi" w:hAnsiTheme="minorHAnsi" w:cstheme="minorHAnsi"/>
          <w:sz w:val="22"/>
          <w:szCs w:val="22"/>
        </w:rPr>
        <w:t>If there are a large number of subtypes, then the categoryOf... approach may be preferable</w:t>
      </w:r>
      <w:r w:rsidR="003649EB" w:rsidRPr="00721640">
        <w:rPr>
          <w:rFonts w:asciiTheme="minorHAnsi" w:hAnsiTheme="minorHAnsi" w:cstheme="minorHAnsi"/>
          <w:sz w:val="22"/>
          <w:szCs w:val="22"/>
        </w:rPr>
        <w:t xml:space="preserve"> because it leads to more compact representations in UML diagrams and more compact DCEGs. (“Large” is obviously subjective, but</w:t>
      </w:r>
      <w:r w:rsidR="000632F9" w:rsidRPr="00721640">
        <w:rPr>
          <w:rFonts w:asciiTheme="minorHAnsi" w:hAnsiTheme="minorHAnsi" w:cstheme="minorHAnsi"/>
          <w:sz w:val="22"/>
          <w:szCs w:val="22"/>
        </w:rPr>
        <w:t xml:space="preserve"> will generally</w:t>
      </w:r>
      <w:r w:rsidR="003649EB" w:rsidRPr="00721640">
        <w:rPr>
          <w:rFonts w:asciiTheme="minorHAnsi" w:hAnsiTheme="minorHAnsi" w:cstheme="minorHAnsi"/>
          <w:sz w:val="22"/>
          <w:szCs w:val="22"/>
        </w:rPr>
        <w:t xml:space="preserve"> between 5 and 9</w:t>
      </w:r>
      <w:r w:rsidR="00BB5BCD" w:rsidRPr="00721640">
        <w:rPr>
          <w:rFonts w:asciiTheme="minorHAnsi" w:hAnsiTheme="minorHAnsi" w:cstheme="minorHAnsi"/>
          <w:sz w:val="22"/>
          <w:szCs w:val="22"/>
        </w:rPr>
        <w:t xml:space="preserve"> based on </w:t>
      </w:r>
      <w:r w:rsidR="009F2849" w:rsidRPr="00721640">
        <w:rPr>
          <w:rFonts w:asciiTheme="minorHAnsi" w:hAnsiTheme="minorHAnsi" w:cstheme="minorHAnsi"/>
          <w:sz w:val="22"/>
          <w:szCs w:val="22"/>
        </w:rPr>
        <w:t xml:space="preserve">research into human cognitive psychology and </w:t>
      </w:r>
      <w:r w:rsidR="000632F9" w:rsidRPr="00721640">
        <w:rPr>
          <w:rFonts w:asciiTheme="minorHAnsi" w:hAnsiTheme="minorHAnsi" w:cstheme="minorHAnsi"/>
          <w:sz w:val="22"/>
          <w:szCs w:val="22"/>
        </w:rPr>
        <w:t>probable implementation methods in user interfaces – there will be variations dependent on concept semantics and similarities).</w:t>
      </w:r>
    </w:p>
    <w:p w14:paraId="6ACDB347" w14:textId="45AB0EAC" w:rsidR="009E66EE" w:rsidRPr="00721640" w:rsidRDefault="009E66EE" w:rsidP="00947593">
      <w:pPr>
        <w:pStyle w:val="ListParagraph"/>
        <w:numPr>
          <w:ilvl w:val="0"/>
          <w:numId w:val="27"/>
        </w:numPr>
        <w:spacing w:before="0" w:after="160" w:line="240" w:lineRule="auto"/>
        <w:rPr>
          <w:rFonts w:asciiTheme="minorHAnsi" w:hAnsiTheme="minorHAnsi" w:cstheme="minorHAnsi"/>
          <w:sz w:val="22"/>
          <w:szCs w:val="22"/>
        </w:rPr>
      </w:pPr>
      <w:r w:rsidRPr="00721640">
        <w:rPr>
          <w:rFonts w:asciiTheme="minorHAnsi" w:hAnsiTheme="minorHAnsi" w:cstheme="minorHAnsi"/>
          <w:sz w:val="22"/>
          <w:szCs w:val="22"/>
        </w:rPr>
        <w:t xml:space="preserve">Overall complexity of the </w:t>
      </w:r>
      <w:r w:rsidR="006E74A6">
        <w:rPr>
          <w:rFonts w:asciiTheme="minorHAnsi" w:hAnsiTheme="minorHAnsi" w:cstheme="minorHAnsi"/>
          <w:sz w:val="22"/>
          <w:szCs w:val="22"/>
        </w:rPr>
        <w:t>A</w:t>
      </w:r>
      <w:r w:rsidR="006E74A6" w:rsidRPr="00721640">
        <w:rPr>
          <w:rFonts w:asciiTheme="minorHAnsi" w:hAnsiTheme="minorHAnsi" w:cstheme="minorHAnsi"/>
          <w:sz w:val="22"/>
          <w:szCs w:val="22"/>
        </w:rPr>
        <w:t xml:space="preserve">pplication </w:t>
      </w:r>
      <w:r w:rsidR="006E74A6">
        <w:rPr>
          <w:rFonts w:asciiTheme="minorHAnsi" w:hAnsiTheme="minorHAnsi" w:cstheme="minorHAnsi"/>
          <w:sz w:val="22"/>
          <w:szCs w:val="22"/>
        </w:rPr>
        <w:t>S</w:t>
      </w:r>
      <w:r w:rsidR="006E74A6" w:rsidRPr="00721640">
        <w:rPr>
          <w:rFonts w:asciiTheme="minorHAnsi" w:hAnsiTheme="minorHAnsi" w:cstheme="minorHAnsi"/>
          <w:sz w:val="22"/>
          <w:szCs w:val="22"/>
        </w:rPr>
        <w:t xml:space="preserve">chema </w:t>
      </w:r>
      <w:r w:rsidRPr="00721640">
        <w:rPr>
          <w:rFonts w:asciiTheme="minorHAnsi" w:hAnsiTheme="minorHAnsi" w:cstheme="minorHAnsi"/>
          <w:sz w:val="22"/>
          <w:szCs w:val="22"/>
        </w:rPr>
        <w:t xml:space="preserve">and </w:t>
      </w:r>
      <w:r w:rsidR="006E74A6">
        <w:rPr>
          <w:rFonts w:asciiTheme="minorHAnsi" w:hAnsiTheme="minorHAnsi" w:cstheme="minorHAnsi"/>
          <w:sz w:val="22"/>
          <w:szCs w:val="22"/>
        </w:rPr>
        <w:t>F</w:t>
      </w:r>
      <w:r w:rsidR="006E74A6" w:rsidRPr="00721640">
        <w:rPr>
          <w:rFonts w:asciiTheme="minorHAnsi" w:hAnsiTheme="minorHAnsi" w:cstheme="minorHAnsi"/>
          <w:sz w:val="22"/>
          <w:szCs w:val="22"/>
        </w:rPr>
        <w:t xml:space="preserve">eature </w:t>
      </w:r>
      <w:r w:rsidR="006E74A6">
        <w:rPr>
          <w:rFonts w:asciiTheme="minorHAnsi" w:hAnsiTheme="minorHAnsi" w:cstheme="minorHAnsi"/>
          <w:sz w:val="22"/>
          <w:szCs w:val="22"/>
        </w:rPr>
        <w:t>C</w:t>
      </w:r>
      <w:r w:rsidR="006E74A6" w:rsidRPr="00721640">
        <w:rPr>
          <w:rFonts w:asciiTheme="minorHAnsi" w:hAnsiTheme="minorHAnsi" w:cstheme="minorHAnsi"/>
          <w:sz w:val="22"/>
          <w:szCs w:val="22"/>
        </w:rPr>
        <w:t>atalogue</w:t>
      </w:r>
      <w:r w:rsidRPr="00721640">
        <w:rPr>
          <w:rFonts w:asciiTheme="minorHAnsi" w:hAnsiTheme="minorHAnsi" w:cstheme="minorHAnsi"/>
          <w:sz w:val="22"/>
          <w:szCs w:val="22"/>
        </w:rPr>
        <w:t xml:space="preserve">. </w:t>
      </w:r>
      <w:r w:rsidR="000632F9" w:rsidRPr="00721640">
        <w:rPr>
          <w:rFonts w:asciiTheme="minorHAnsi" w:hAnsiTheme="minorHAnsi" w:cstheme="minorHAnsi"/>
          <w:sz w:val="22"/>
          <w:szCs w:val="22"/>
        </w:rPr>
        <w:t>S</w:t>
      </w:r>
      <w:r w:rsidRPr="00721640">
        <w:rPr>
          <w:rFonts w:asciiTheme="minorHAnsi" w:hAnsiTheme="minorHAnsi" w:cstheme="minorHAnsi"/>
          <w:sz w:val="22"/>
          <w:szCs w:val="22"/>
        </w:rPr>
        <w:t>ibling sub</w:t>
      </w:r>
      <w:del w:id="356" w:author="Teh Stand" w:date="2018-12-03T12:20:00Z">
        <w:r w:rsidRPr="00721640" w:rsidDel="006E74A6">
          <w:rPr>
            <w:rFonts w:asciiTheme="minorHAnsi" w:hAnsiTheme="minorHAnsi" w:cstheme="minorHAnsi"/>
            <w:sz w:val="22"/>
            <w:szCs w:val="22"/>
          </w:rPr>
          <w:delText>-</w:delText>
        </w:r>
      </w:del>
      <w:r w:rsidRPr="00721640">
        <w:rPr>
          <w:rFonts w:asciiTheme="minorHAnsi" w:hAnsiTheme="minorHAnsi" w:cstheme="minorHAnsi"/>
          <w:sz w:val="22"/>
          <w:szCs w:val="22"/>
        </w:rPr>
        <w:t>classes of features (or information type</w:t>
      </w:r>
      <w:ins w:id="357" w:author="Teh Stand" w:date="2018-12-03T12:20:00Z">
        <w:r w:rsidR="006E74A6">
          <w:rPr>
            <w:rFonts w:asciiTheme="minorHAnsi" w:hAnsiTheme="minorHAnsi" w:cstheme="minorHAnsi"/>
            <w:sz w:val="22"/>
            <w:szCs w:val="22"/>
          </w:rPr>
          <w:t>s</w:t>
        </w:r>
      </w:ins>
      <w:r w:rsidRPr="00721640">
        <w:rPr>
          <w:rFonts w:asciiTheme="minorHAnsi" w:hAnsiTheme="minorHAnsi" w:cstheme="minorHAnsi"/>
          <w:sz w:val="22"/>
          <w:szCs w:val="22"/>
        </w:rPr>
        <w:t xml:space="preserve">) </w:t>
      </w:r>
      <w:r w:rsidR="000632F9" w:rsidRPr="00721640">
        <w:rPr>
          <w:rFonts w:asciiTheme="minorHAnsi" w:hAnsiTheme="minorHAnsi" w:cstheme="minorHAnsi"/>
          <w:sz w:val="22"/>
          <w:szCs w:val="22"/>
        </w:rPr>
        <w:t xml:space="preserve">generate more </w:t>
      </w:r>
      <w:r w:rsidR="00F97791" w:rsidRPr="00721640">
        <w:rPr>
          <w:rFonts w:asciiTheme="minorHAnsi" w:hAnsiTheme="minorHAnsi" w:cstheme="minorHAnsi"/>
          <w:sz w:val="22"/>
          <w:szCs w:val="22"/>
        </w:rPr>
        <w:t>artefacts</w:t>
      </w:r>
      <w:r w:rsidR="000632F9" w:rsidRPr="00721640">
        <w:rPr>
          <w:rFonts w:asciiTheme="minorHAnsi" w:hAnsiTheme="minorHAnsi" w:cstheme="minorHAnsi"/>
          <w:sz w:val="22"/>
          <w:szCs w:val="22"/>
        </w:rPr>
        <w:t xml:space="preserve"> and documentation</w:t>
      </w:r>
      <w:r w:rsidRPr="00721640">
        <w:rPr>
          <w:rFonts w:asciiTheme="minorHAnsi" w:hAnsiTheme="minorHAnsi" w:cstheme="minorHAnsi"/>
          <w:sz w:val="22"/>
          <w:szCs w:val="22"/>
        </w:rPr>
        <w:t xml:space="preserve"> than a category attribute. They certainly mean an additional table for each sub</w:t>
      </w:r>
      <w:del w:id="358" w:author="Teh Stand" w:date="2018-12-03T12:20:00Z">
        <w:r w:rsidRPr="00721640" w:rsidDel="006E74A6">
          <w:rPr>
            <w:rFonts w:asciiTheme="minorHAnsi" w:hAnsiTheme="minorHAnsi" w:cstheme="minorHAnsi"/>
            <w:sz w:val="22"/>
            <w:szCs w:val="22"/>
          </w:rPr>
          <w:delText>-</w:delText>
        </w:r>
      </w:del>
      <w:r w:rsidRPr="00721640">
        <w:rPr>
          <w:rFonts w:asciiTheme="minorHAnsi" w:hAnsiTheme="minorHAnsi" w:cstheme="minorHAnsi"/>
          <w:sz w:val="22"/>
          <w:szCs w:val="22"/>
        </w:rPr>
        <w:t>class in the DCEG</w:t>
      </w:r>
      <w:ins w:id="359" w:author="Teh Stand" w:date="2018-12-03T12:21:00Z">
        <w:r w:rsidR="006E74A6">
          <w:rPr>
            <w:rFonts w:asciiTheme="minorHAnsi" w:hAnsiTheme="minorHAnsi" w:cstheme="minorHAnsi"/>
            <w:sz w:val="22"/>
            <w:szCs w:val="22"/>
          </w:rPr>
          <w:t>;</w:t>
        </w:r>
      </w:ins>
      <w:del w:id="360" w:author="Teh Stand" w:date="2018-12-03T12:21:00Z">
        <w:r w:rsidRPr="00721640" w:rsidDel="006E74A6">
          <w:rPr>
            <w:rFonts w:asciiTheme="minorHAnsi" w:hAnsiTheme="minorHAnsi" w:cstheme="minorHAnsi"/>
            <w:sz w:val="22"/>
            <w:szCs w:val="22"/>
          </w:rPr>
          <w:delText>,</w:delText>
        </w:r>
      </w:del>
      <w:r w:rsidRPr="00721640">
        <w:rPr>
          <w:rFonts w:asciiTheme="minorHAnsi" w:hAnsiTheme="minorHAnsi" w:cstheme="minorHAnsi"/>
          <w:sz w:val="22"/>
          <w:szCs w:val="22"/>
        </w:rPr>
        <w:t xml:space="preserve"> an additional XML element for each in the </w:t>
      </w:r>
      <w:r w:rsidR="006E74A6">
        <w:rPr>
          <w:rFonts w:asciiTheme="minorHAnsi" w:hAnsiTheme="minorHAnsi" w:cstheme="minorHAnsi"/>
          <w:sz w:val="22"/>
          <w:szCs w:val="22"/>
        </w:rPr>
        <w:t>F</w:t>
      </w:r>
      <w:r w:rsidR="006E74A6" w:rsidRPr="00721640">
        <w:rPr>
          <w:rFonts w:asciiTheme="minorHAnsi" w:hAnsiTheme="minorHAnsi" w:cstheme="minorHAnsi"/>
          <w:sz w:val="22"/>
          <w:szCs w:val="22"/>
        </w:rPr>
        <w:t xml:space="preserve">eature </w:t>
      </w:r>
      <w:r w:rsidR="006E74A6">
        <w:rPr>
          <w:rFonts w:asciiTheme="minorHAnsi" w:hAnsiTheme="minorHAnsi" w:cstheme="minorHAnsi"/>
          <w:sz w:val="22"/>
          <w:szCs w:val="22"/>
        </w:rPr>
        <w:t>C</w:t>
      </w:r>
      <w:r w:rsidR="006E74A6" w:rsidRPr="00721640">
        <w:rPr>
          <w:rFonts w:asciiTheme="minorHAnsi" w:hAnsiTheme="minorHAnsi" w:cstheme="minorHAnsi"/>
          <w:sz w:val="22"/>
          <w:szCs w:val="22"/>
        </w:rPr>
        <w:t>atalogue</w:t>
      </w:r>
      <w:del w:id="361" w:author="Teh Stand" w:date="2018-12-03T12:21:00Z">
        <w:r w:rsidRPr="00721640" w:rsidDel="006E74A6">
          <w:rPr>
            <w:rFonts w:asciiTheme="minorHAnsi" w:hAnsiTheme="minorHAnsi" w:cstheme="minorHAnsi"/>
            <w:sz w:val="22"/>
            <w:szCs w:val="22"/>
          </w:rPr>
          <w:delText>,</w:delText>
        </w:r>
      </w:del>
      <w:ins w:id="362" w:author="Teh Stand" w:date="2018-12-03T12:21:00Z">
        <w:r w:rsidR="006E74A6">
          <w:rPr>
            <w:rFonts w:asciiTheme="minorHAnsi" w:hAnsiTheme="minorHAnsi" w:cstheme="minorHAnsi"/>
            <w:sz w:val="22"/>
            <w:szCs w:val="22"/>
          </w:rPr>
          <w:t>;</w:t>
        </w:r>
      </w:ins>
      <w:r w:rsidRPr="00721640">
        <w:rPr>
          <w:rFonts w:asciiTheme="minorHAnsi" w:hAnsiTheme="minorHAnsi" w:cstheme="minorHAnsi"/>
          <w:sz w:val="22"/>
          <w:szCs w:val="22"/>
        </w:rPr>
        <w:t xml:space="preserve"> </w:t>
      </w:r>
      <w:r w:rsidR="000632F9" w:rsidRPr="00721640">
        <w:rPr>
          <w:rFonts w:asciiTheme="minorHAnsi" w:hAnsiTheme="minorHAnsi" w:cstheme="minorHAnsi"/>
          <w:sz w:val="22"/>
          <w:szCs w:val="22"/>
        </w:rPr>
        <w:t>and a</w:t>
      </w:r>
      <w:r w:rsidRPr="00721640">
        <w:rPr>
          <w:rFonts w:asciiTheme="minorHAnsi" w:hAnsiTheme="minorHAnsi" w:cstheme="minorHAnsi"/>
          <w:sz w:val="22"/>
          <w:szCs w:val="22"/>
        </w:rPr>
        <w:t xml:space="preserve"> box in the </w:t>
      </w:r>
      <w:r w:rsidR="000632F9" w:rsidRPr="00721640">
        <w:rPr>
          <w:rFonts w:asciiTheme="minorHAnsi" w:hAnsiTheme="minorHAnsi" w:cstheme="minorHAnsi"/>
          <w:sz w:val="22"/>
          <w:szCs w:val="22"/>
        </w:rPr>
        <w:t xml:space="preserve">UML diagram </w:t>
      </w:r>
      <w:r w:rsidR="006E74A6">
        <w:rPr>
          <w:rFonts w:asciiTheme="minorHAnsi" w:hAnsiTheme="minorHAnsi" w:cstheme="minorHAnsi"/>
          <w:sz w:val="22"/>
          <w:szCs w:val="22"/>
        </w:rPr>
        <w:t>A</w:t>
      </w:r>
      <w:r w:rsidR="006E74A6" w:rsidRPr="00721640">
        <w:rPr>
          <w:rFonts w:asciiTheme="minorHAnsi" w:hAnsiTheme="minorHAnsi" w:cstheme="minorHAnsi"/>
          <w:sz w:val="22"/>
          <w:szCs w:val="22"/>
        </w:rPr>
        <w:t xml:space="preserve">pplication </w:t>
      </w:r>
      <w:r w:rsidR="006E74A6">
        <w:rPr>
          <w:rFonts w:asciiTheme="minorHAnsi" w:hAnsiTheme="minorHAnsi" w:cstheme="minorHAnsi"/>
          <w:sz w:val="22"/>
          <w:szCs w:val="22"/>
        </w:rPr>
        <w:t>S</w:t>
      </w:r>
      <w:r w:rsidR="006E74A6" w:rsidRPr="00721640">
        <w:rPr>
          <w:rFonts w:asciiTheme="minorHAnsi" w:hAnsiTheme="minorHAnsi" w:cstheme="minorHAnsi"/>
          <w:sz w:val="22"/>
          <w:szCs w:val="22"/>
        </w:rPr>
        <w:t xml:space="preserve">chema </w:t>
      </w:r>
      <w:r w:rsidR="000632F9" w:rsidRPr="00721640">
        <w:rPr>
          <w:rFonts w:asciiTheme="minorHAnsi" w:hAnsiTheme="minorHAnsi" w:cstheme="minorHAnsi"/>
          <w:sz w:val="22"/>
          <w:szCs w:val="22"/>
        </w:rPr>
        <w:t>for each class</w:t>
      </w:r>
      <w:r w:rsidRPr="00721640">
        <w:rPr>
          <w:rFonts w:asciiTheme="minorHAnsi" w:hAnsiTheme="minorHAnsi" w:cstheme="minorHAnsi"/>
          <w:sz w:val="22"/>
          <w:szCs w:val="22"/>
        </w:rPr>
        <w:t>. To that extent sibling sub</w:t>
      </w:r>
      <w:del w:id="363" w:author="Teh Stand" w:date="2018-12-03T12:21:00Z">
        <w:r w:rsidRPr="00721640" w:rsidDel="006E74A6">
          <w:rPr>
            <w:rFonts w:asciiTheme="minorHAnsi" w:hAnsiTheme="minorHAnsi" w:cstheme="minorHAnsi"/>
            <w:sz w:val="22"/>
            <w:szCs w:val="22"/>
          </w:rPr>
          <w:delText>-</w:delText>
        </w:r>
      </w:del>
      <w:r w:rsidRPr="00721640">
        <w:rPr>
          <w:rFonts w:asciiTheme="minorHAnsi" w:hAnsiTheme="minorHAnsi" w:cstheme="minorHAnsi"/>
          <w:sz w:val="22"/>
          <w:szCs w:val="22"/>
        </w:rPr>
        <w:t xml:space="preserve">classes </w:t>
      </w:r>
      <w:r w:rsidR="000632F9" w:rsidRPr="00721640">
        <w:rPr>
          <w:rFonts w:asciiTheme="minorHAnsi" w:hAnsiTheme="minorHAnsi" w:cstheme="minorHAnsi"/>
          <w:sz w:val="22"/>
          <w:szCs w:val="22"/>
        </w:rPr>
        <w:t>are</w:t>
      </w:r>
      <w:r w:rsidRPr="00721640">
        <w:rPr>
          <w:rFonts w:asciiTheme="minorHAnsi" w:hAnsiTheme="minorHAnsi" w:cstheme="minorHAnsi"/>
          <w:sz w:val="22"/>
          <w:szCs w:val="22"/>
        </w:rPr>
        <w:t xml:space="preserve"> a </w:t>
      </w:r>
      <w:r w:rsidR="009C35EB" w:rsidRPr="00721640">
        <w:rPr>
          <w:rFonts w:asciiTheme="minorHAnsi" w:hAnsiTheme="minorHAnsi" w:cstheme="minorHAnsi"/>
          <w:sz w:val="22"/>
          <w:szCs w:val="22"/>
        </w:rPr>
        <w:t xml:space="preserve">greater </w:t>
      </w:r>
      <w:r w:rsidRPr="00721640">
        <w:rPr>
          <w:rFonts w:asciiTheme="minorHAnsi" w:hAnsiTheme="minorHAnsi" w:cstheme="minorHAnsi"/>
          <w:sz w:val="22"/>
          <w:szCs w:val="22"/>
        </w:rPr>
        <w:t>cognitive burden on encoders and developers</w:t>
      </w:r>
      <w:r w:rsidR="000632F9" w:rsidRPr="00721640">
        <w:rPr>
          <w:rFonts w:asciiTheme="minorHAnsi" w:hAnsiTheme="minorHAnsi" w:cstheme="minorHAnsi"/>
          <w:sz w:val="22"/>
          <w:szCs w:val="22"/>
        </w:rPr>
        <w:t>.</w:t>
      </w:r>
    </w:p>
    <w:p w14:paraId="6DDC6B7E" w14:textId="6FE4D876" w:rsidR="00013563" w:rsidRPr="00721640" w:rsidRDefault="00013563" w:rsidP="00947593">
      <w:pPr>
        <w:spacing w:after="160" w:line="240" w:lineRule="auto"/>
        <w:ind w:left="360"/>
        <w:rPr>
          <w:rFonts w:asciiTheme="minorHAnsi" w:hAnsiTheme="minorHAnsi" w:cstheme="minorHAnsi"/>
          <w:sz w:val="22"/>
          <w:szCs w:val="22"/>
        </w:rPr>
      </w:pPr>
      <w:r w:rsidRPr="00721640">
        <w:rPr>
          <w:rFonts w:asciiTheme="minorHAnsi" w:hAnsiTheme="minorHAnsi" w:cstheme="minorHAnsi"/>
          <w:sz w:val="22"/>
          <w:szCs w:val="22"/>
        </w:rPr>
        <w:t xml:space="preserve">Note that some of the </w:t>
      </w:r>
      <w:r w:rsidR="001C07AD" w:rsidRPr="00721640">
        <w:rPr>
          <w:rFonts w:asciiTheme="minorHAnsi" w:hAnsiTheme="minorHAnsi" w:cstheme="minorHAnsi"/>
          <w:sz w:val="22"/>
          <w:szCs w:val="22"/>
        </w:rPr>
        <w:t>buoy types</w:t>
      </w:r>
      <w:r w:rsidRPr="00721640">
        <w:rPr>
          <w:rFonts w:asciiTheme="minorHAnsi" w:hAnsiTheme="minorHAnsi" w:cstheme="minorHAnsi"/>
          <w:sz w:val="22"/>
          <w:szCs w:val="22"/>
        </w:rPr>
        <w:t xml:space="preserve"> have unique attributes</w:t>
      </w:r>
      <w:r w:rsidR="001C07AD" w:rsidRPr="00721640">
        <w:rPr>
          <w:rFonts w:asciiTheme="minorHAnsi" w:hAnsiTheme="minorHAnsi" w:cstheme="minorHAnsi"/>
          <w:sz w:val="22"/>
          <w:szCs w:val="22"/>
        </w:rPr>
        <w:t xml:space="preserve"> (cardinal buoys, installation buoys, lateral buoys, and special/general buoys)</w:t>
      </w:r>
      <w:r w:rsidRPr="00721640">
        <w:rPr>
          <w:rFonts w:asciiTheme="minorHAnsi" w:hAnsiTheme="minorHAnsi" w:cstheme="minorHAnsi"/>
          <w:sz w:val="22"/>
          <w:szCs w:val="22"/>
        </w:rPr>
        <w:t>, and applying criterion (</w:t>
      </w:r>
      <w:r w:rsidR="00947593">
        <w:rPr>
          <w:rFonts w:asciiTheme="minorHAnsi" w:hAnsiTheme="minorHAnsi" w:cstheme="minorHAnsi"/>
          <w:sz w:val="22"/>
          <w:szCs w:val="22"/>
        </w:rPr>
        <w:t>3)</w:t>
      </w:r>
      <w:r w:rsidR="001C07AD" w:rsidRPr="00721640">
        <w:rPr>
          <w:rFonts w:asciiTheme="minorHAnsi" w:hAnsiTheme="minorHAnsi" w:cstheme="minorHAnsi"/>
          <w:sz w:val="22"/>
          <w:szCs w:val="22"/>
        </w:rPr>
        <w:t xml:space="preserve"> would lead to the decision to use sibling subclasses. (It is interesting to </w:t>
      </w:r>
      <w:r w:rsidR="006B2F25" w:rsidRPr="00721640">
        <w:rPr>
          <w:rFonts w:asciiTheme="minorHAnsi" w:hAnsiTheme="minorHAnsi" w:cstheme="minorHAnsi"/>
          <w:sz w:val="22"/>
          <w:szCs w:val="22"/>
        </w:rPr>
        <w:t xml:space="preserve">further </w:t>
      </w:r>
      <w:r w:rsidR="001C07AD" w:rsidRPr="00721640">
        <w:rPr>
          <w:rFonts w:asciiTheme="minorHAnsi" w:hAnsiTheme="minorHAnsi" w:cstheme="minorHAnsi"/>
          <w:sz w:val="22"/>
          <w:szCs w:val="22"/>
        </w:rPr>
        <w:t xml:space="preserve">note that </w:t>
      </w:r>
      <w:r w:rsidR="006B2F25" w:rsidRPr="00721640">
        <w:rPr>
          <w:rFonts w:asciiTheme="minorHAnsi" w:hAnsiTheme="minorHAnsi" w:cstheme="minorHAnsi"/>
          <w:sz w:val="22"/>
          <w:szCs w:val="22"/>
        </w:rPr>
        <w:t xml:space="preserve">since </w:t>
      </w:r>
      <w:r w:rsidR="001C07AD" w:rsidRPr="00721640">
        <w:rPr>
          <w:rFonts w:asciiTheme="minorHAnsi" w:hAnsiTheme="minorHAnsi" w:cstheme="minorHAnsi"/>
          <w:sz w:val="22"/>
          <w:szCs w:val="22"/>
        </w:rPr>
        <w:t>the distinct attributes</w:t>
      </w:r>
      <w:r w:rsidR="006B2F25" w:rsidRPr="00721640">
        <w:rPr>
          <w:rFonts w:asciiTheme="minorHAnsi" w:hAnsiTheme="minorHAnsi" w:cstheme="minorHAnsi"/>
          <w:sz w:val="22"/>
          <w:szCs w:val="22"/>
        </w:rPr>
        <w:t xml:space="preserve"> of the subclasses</w:t>
      </w:r>
      <w:r w:rsidR="001C07AD" w:rsidRPr="00721640">
        <w:rPr>
          <w:rFonts w:asciiTheme="minorHAnsi" w:hAnsiTheme="minorHAnsi" w:cstheme="minorHAnsi"/>
          <w:sz w:val="22"/>
          <w:szCs w:val="22"/>
        </w:rPr>
        <w:t xml:space="preserve"> are all “category” attribute</w:t>
      </w:r>
      <w:r w:rsidR="006B2F25" w:rsidRPr="00721640">
        <w:rPr>
          <w:rFonts w:asciiTheme="minorHAnsi" w:hAnsiTheme="minorHAnsi" w:cstheme="minorHAnsi"/>
          <w:sz w:val="22"/>
          <w:szCs w:val="22"/>
        </w:rPr>
        <w:t>s,</w:t>
      </w:r>
      <w:r w:rsidR="001C07AD" w:rsidRPr="00721640">
        <w:rPr>
          <w:rFonts w:asciiTheme="minorHAnsi" w:hAnsiTheme="minorHAnsi" w:cstheme="minorHAnsi"/>
          <w:sz w:val="22"/>
          <w:szCs w:val="22"/>
        </w:rPr>
        <w:t xml:space="preserve"> in theory it is possible to merge those categories into </w:t>
      </w:r>
      <w:r w:rsidR="006B2F25" w:rsidRPr="00721640">
        <w:rPr>
          <w:rFonts w:asciiTheme="minorHAnsi" w:hAnsiTheme="minorHAnsi" w:cstheme="minorHAnsi"/>
          <w:sz w:val="22"/>
          <w:szCs w:val="22"/>
        </w:rPr>
        <w:t>the “categoryOfBuoy” enumeration.)</w:t>
      </w:r>
    </w:p>
    <w:p w14:paraId="7D0395D3" w14:textId="079022C9" w:rsidR="003A520E" w:rsidRPr="00FA0C91" w:rsidRDefault="00F7230F" w:rsidP="00D614BB">
      <w:pPr>
        <w:pStyle w:val="Heading3"/>
        <w:numPr>
          <w:ilvl w:val="2"/>
          <w:numId w:val="142"/>
        </w:numPr>
        <w:tabs>
          <w:tab w:val="clear" w:pos="660"/>
          <w:tab w:val="left" w:pos="709"/>
        </w:tabs>
        <w:spacing w:line="240" w:lineRule="auto"/>
        <w:ind w:left="709" w:hanging="709"/>
      </w:pPr>
      <w:bookmarkStart w:id="364" w:name="_Toc532213684"/>
      <w:r w:rsidRPr="00FA0C91">
        <w:t>A</w:t>
      </w:r>
      <w:r w:rsidR="003A520E" w:rsidRPr="00FA0C91">
        <w:t>ssociations and association classes</w:t>
      </w:r>
      <w:bookmarkEnd w:id="364"/>
    </w:p>
    <w:p w14:paraId="374A7098" w14:textId="2DFDE74F" w:rsidR="00F7230F" w:rsidRPr="00FA0C91" w:rsidRDefault="00F7230F">
      <w:pPr>
        <w:pStyle w:val="Heading4"/>
        <w:numPr>
          <w:ilvl w:val="3"/>
          <w:numId w:val="150"/>
        </w:numPr>
        <w:tabs>
          <w:tab w:val="clear" w:pos="940"/>
          <w:tab w:val="left" w:pos="851"/>
        </w:tabs>
        <w:spacing w:line="240" w:lineRule="auto"/>
        <w:ind w:left="851" w:hanging="851"/>
        <w:pPrChange w:id="365" w:author="Teh Stand" w:date="2018-12-05T15:46:00Z">
          <w:pPr>
            <w:pStyle w:val="Heading4"/>
            <w:tabs>
              <w:tab w:val="clear" w:pos="940"/>
              <w:tab w:val="left" w:pos="851"/>
            </w:tabs>
            <w:spacing w:line="240" w:lineRule="auto"/>
            <w:ind w:left="851" w:hanging="851"/>
          </w:pPr>
        </w:pPrChange>
      </w:pPr>
      <w:r w:rsidRPr="00FA0C91">
        <w:t>Navigability, source, and target</w:t>
      </w:r>
    </w:p>
    <w:p w14:paraId="7A8F1C51" w14:textId="38D7271B" w:rsidR="00957BB5" w:rsidRPr="00F56DC8" w:rsidRDefault="00957BB5" w:rsidP="00F56DC8">
      <w:pPr>
        <w:spacing w:after="160" w:line="240" w:lineRule="auto"/>
        <w:rPr>
          <w:rFonts w:asciiTheme="minorHAnsi" w:hAnsiTheme="minorHAnsi" w:cstheme="minorHAnsi"/>
          <w:sz w:val="22"/>
          <w:szCs w:val="22"/>
        </w:rPr>
      </w:pPr>
      <w:r w:rsidRPr="00F56DC8">
        <w:rPr>
          <w:rFonts w:asciiTheme="minorHAnsi" w:hAnsiTheme="minorHAnsi" w:cstheme="minorHAnsi"/>
          <w:sz w:val="22"/>
          <w:szCs w:val="22"/>
        </w:rPr>
        <w:t>Association navigability should be indicated if the association is navigable in only one direction</w:t>
      </w:r>
      <w:del w:id="366" w:author="Teh Stand" w:date="2018-12-03T14:25:00Z">
        <w:r w:rsidRPr="00F56DC8" w:rsidDel="00F56DC8">
          <w:rPr>
            <w:rFonts w:asciiTheme="minorHAnsi" w:hAnsiTheme="minorHAnsi" w:cstheme="minorHAnsi"/>
            <w:sz w:val="22"/>
            <w:szCs w:val="22"/>
          </w:rPr>
          <w:delText>, i.e.</w:delText>
        </w:r>
      </w:del>
      <w:ins w:id="367" w:author="Teh Stand" w:date="2018-12-03T14:25:00Z">
        <w:r w:rsidR="00F56DC8">
          <w:rPr>
            <w:rFonts w:asciiTheme="minorHAnsi" w:hAnsiTheme="minorHAnsi" w:cstheme="minorHAnsi"/>
            <w:sz w:val="22"/>
            <w:szCs w:val="22"/>
          </w:rPr>
          <w:t>; that is</w:t>
        </w:r>
      </w:ins>
      <w:r w:rsidRPr="00F56DC8">
        <w:rPr>
          <w:rFonts w:asciiTheme="minorHAnsi" w:hAnsiTheme="minorHAnsi" w:cstheme="minorHAnsi"/>
          <w:sz w:val="22"/>
          <w:szCs w:val="22"/>
        </w:rPr>
        <w:t xml:space="preserve">, </w:t>
      </w:r>
      <w:r w:rsidR="00B25F36" w:rsidRPr="00F56DC8">
        <w:rPr>
          <w:rFonts w:asciiTheme="minorHAnsi" w:hAnsiTheme="minorHAnsi" w:cstheme="minorHAnsi"/>
          <w:sz w:val="22"/>
          <w:szCs w:val="22"/>
        </w:rPr>
        <w:t>the model designer expects applications</w:t>
      </w:r>
      <w:r w:rsidRPr="00F56DC8">
        <w:rPr>
          <w:rFonts w:asciiTheme="minorHAnsi" w:hAnsiTheme="minorHAnsi" w:cstheme="minorHAnsi"/>
          <w:sz w:val="22"/>
          <w:szCs w:val="22"/>
        </w:rPr>
        <w:t xml:space="preserve"> to access one object from the other, but not vice versa.</w:t>
      </w:r>
      <w:r w:rsidR="00284E6C" w:rsidRPr="00F56DC8">
        <w:rPr>
          <w:rFonts w:asciiTheme="minorHAnsi" w:hAnsiTheme="minorHAnsi" w:cstheme="minorHAnsi"/>
          <w:sz w:val="22"/>
          <w:szCs w:val="22"/>
        </w:rPr>
        <w:t xml:space="preserve"> Feature/feature and information/information associations are usually navigable in both directions, while feature/information associations must be navigable from the feature end but are </w:t>
      </w:r>
      <w:r w:rsidR="00F908D5" w:rsidRPr="00F56DC8">
        <w:rPr>
          <w:rFonts w:asciiTheme="minorHAnsi" w:hAnsiTheme="minorHAnsi" w:cstheme="minorHAnsi"/>
          <w:sz w:val="22"/>
          <w:szCs w:val="22"/>
        </w:rPr>
        <w:t>not required to be</w:t>
      </w:r>
      <w:r w:rsidR="00284E6C" w:rsidRPr="00F56DC8">
        <w:rPr>
          <w:rFonts w:asciiTheme="minorHAnsi" w:hAnsiTheme="minorHAnsi" w:cstheme="minorHAnsi"/>
          <w:sz w:val="22"/>
          <w:szCs w:val="22"/>
        </w:rPr>
        <w:t xml:space="preserve"> modelled as navigable in the other direction. UML regards navigability information in UML diagrams as hints to implementations rather than hard requirements, and implementations and data formats are free to implement navigability in </w:t>
      </w:r>
      <w:r w:rsidR="002330A8" w:rsidRPr="00F56DC8">
        <w:rPr>
          <w:rFonts w:asciiTheme="minorHAnsi" w:hAnsiTheme="minorHAnsi" w:cstheme="minorHAnsi"/>
          <w:sz w:val="22"/>
          <w:szCs w:val="22"/>
        </w:rPr>
        <w:t>the most efficient manner.</w:t>
      </w:r>
    </w:p>
    <w:p w14:paraId="08A769BD" w14:textId="655EA28E" w:rsidR="00957BB5" w:rsidRPr="00F56DC8" w:rsidRDefault="00957BB5" w:rsidP="00F56DC8">
      <w:pPr>
        <w:spacing w:after="160" w:line="240" w:lineRule="auto"/>
        <w:rPr>
          <w:rFonts w:asciiTheme="minorHAnsi" w:hAnsiTheme="minorHAnsi" w:cstheme="minorHAnsi"/>
          <w:sz w:val="22"/>
          <w:szCs w:val="22"/>
        </w:rPr>
      </w:pPr>
      <w:r w:rsidRPr="00F56DC8">
        <w:rPr>
          <w:rFonts w:asciiTheme="minorHAnsi" w:hAnsiTheme="minorHAnsi" w:cstheme="minorHAnsi"/>
          <w:sz w:val="22"/>
          <w:szCs w:val="22"/>
        </w:rPr>
        <w:t>Unidirectional navigability will normally also determine the source and target of the association.</w:t>
      </w:r>
    </w:p>
    <w:p w14:paraId="713C4B25" w14:textId="03B7A537" w:rsidR="00B54AB8" w:rsidRPr="00F56DC8" w:rsidRDefault="00957BB5" w:rsidP="00F56DC8">
      <w:pPr>
        <w:spacing w:after="160" w:line="240" w:lineRule="auto"/>
        <w:rPr>
          <w:rFonts w:asciiTheme="minorHAnsi" w:hAnsiTheme="minorHAnsi" w:cstheme="minorHAnsi"/>
          <w:sz w:val="22"/>
          <w:szCs w:val="22"/>
        </w:rPr>
      </w:pPr>
      <w:r w:rsidRPr="00F56DC8">
        <w:rPr>
          <w:rFonts w:asciiTheme="minorHAnsi" w:hAnsiTheme="minorHAnsi" w:cstheme="minorHAnsi"/>
          <w:sz w:val="22"/>
          <w:szCs w:val="22"/>
        </w:rPr>
        <w:t>An association’s source and target should be grammatically and semantically compatible with the name and definition of the association</w:t>
      </w:r>
      <w:del w:id="368" w:author="Teh Stand" w:date="2018-12-03T14:26:00Z">
        <w:r w:rsidRPr="00F56DC8" w:rsidDel="00F56DC8">
          <w:rPr>
            <w:rFonts w:asciiTheme="minorHAnsi" w:hAnsiTheme="minorHAnsi" w:cstheme="minorHAnsi"/>
            <w:sz w:val="22"/>
            <w:szCs w:val="22"/>
          </w:rPr>
          <w:delText>, e.g.</w:delText>
        </w:r>
      </w:del>
      <w:ins w:id="369" w:author="Teh Stand" w:date="2018-12-03T14:26:00Z">
        <w:r w:rsidR="00F56DC8">
          <w:rPr>
            <w:rFonts w:asciiTheme="minorHAnsi" w:hAnsiTheme="minorHAnsi" w:cstheme="minorHAnsi"/>
            <w:sz w:val="22"/>
            <w:szCs w:val="22"/>
          </w:rPr>
          <w:t>; for example</w:t>
        </w:r>
      </w:ins>
      <w:r w:rsidRPr="00F56DC8">
        <w:rPr>
          <w:rFonts w:asciiTheme="minorHAnsi" w:hAnsiTheme="minorHAnsi" w:cstheme="minorHAnsi"/>
          <w:sz w:val="22"/>
          <w:szCs w:val="22"/>
        </w:rPr>
        <w:t>, for the association Person/subscribes/Magazine the source should be Person and the target Magazine</w:t>
      </w:r>
      <w:del w:id="370" w:author="Teh Stand" w:date="2018-12-03T14:27:00Z">
        <w:r w:rsidRPr="00F56DC8" w:rsidDel="0082380A">
          <w:rPr>
            <w:rFonts w:asciiTheme="minorHAnsi" w:hAnsiTheme="minorHAnsi" w:cstheme="minorHAnsi"/>
            <w:sz w:val="22"/>
            <w:szCs w:val="22"/>
          </w:rPr>
          <w:delText>.</w:delText>
        </w:r>
      </w:del>
      <w:del w:id="371" w:author="Teh Stand" w:date="2018-12-03T14:30:00Z">
        <w:r w:rsidRPr="00F56DC8" w:rsidDel="0082380A">
          <w:rPr>
            <w:rFonts w:asciiTheme="minorHAnsi" w:hAnsiTheme="minorHAnsi" w:cstheme="minorHAnsi"/>
            <w:sz w:val="22"/>
            <w:szCs w:val="22"/>
          </w:rPr>
          <w:delText>)</w:delText>
        </w:r>
      </w:del>
      <w:r w:rsidRPr="00F56DC8">
        <w:rPr>
          <w:rFonts w:asciiTheme="minorHAnsi" w:hAnsiTheme="minorHAnsi" w:cstheme="minorHAnsi"/>
          <w:sz w:val="22"/>
          <w:szCs w:val="22"/>
        </w:rPr>
        <w:t>.</w:t>
      </w:r>
    </w:p>
    <w:p w14:paraId="73A2DC43" w14:textId="78CB2EFE" w:rsidR="00B54AB8" w:rsidRPr="00F56DC8" w:rsidRDefault="00957BB5" w:rsidP="00F56DC8">
      <w:pPr>
        <w:spacing w:after="160" w:line="240" w:lineRule="auto"/>
        <w:rPr>
          <w:rFonts w:asciiTheme="minorHAnsi" w:hAnsiTheme="minorHAnsi" w:cstheme="minorHAnsi"/>
          <w:sz w:val="22"/>
          <w:szCs w:val="22"/>
        </w:rPr>
      </w:pPr>
      <w:r w:rsidRPr="00F56DC8">
        <w:rPr>
          <w:rFonts w:asciiTheme="minorHAnsi" w:hAnsiTheme="minorHAnsi" w:cstheme="minorHAnsi"/>
          <w:sz w:val="22"/>
          <w:szCs w:val="22"/>
        </w:rPr>
        <w:t>Enterprise Architect always has a source and target for associations (see</w:t>
      </w:r>
      <w:r w:rsidR="00F56DC8">
        <w:rPr>
          <w:rFonts w:asciiTheme="minorHAnsi" w:hAnsiTheme="minorHAnsi" w:cstheme="minorHAnsi"/>
          <w:sz w:val="22"/>
          <w:szCs w:val="22"/>
        </w:rPr>
        <w:t xml:space="preserve"> Figure 7-5</w:t>
      </w:r>
      <w:r w:rsidRPr="00F56DC8">
        <w:rPr>
          <w:rFonts w:asciiTheme="minorHAnsi" w:hAnsiTheme="minorHAnsi" w:cstheme="minorHAnsi"/>
          <w:sz w:val="22"/>
          <w:szCs w:val="22"/>
        </w:rPr>
        <w:t>).</w:t>
      </w:r>
      <w:r w:rsidR="00B54AB8" w:rsidRPr="00F56DC8">
        <w:rPr>
          <w:rFonts w:asciiTheme="minorHAnsi" w:hAnsiTheme="minorHAnsi" w:cstheme="minorHAnsi"/>
          <w:sz w:val="22"/>
          <w:szCs w:val="22"/>
        </w:rPr>
        <w:t xml:space="preserve"> </w:t>
      </w:r>
    </w:p>
    <w:p w14:paraId="19903960" w14:textId="42D7F0C3" w:rsidR="00957BB5" w:rsidRPr="00F56DC8" w:rsidRDefault="00957BB5" w:rsidP="00F56DC8">
      <w:pPr>
        <w:spacing w:after="160" w:line="240" w:lineRule="auto"/>
        <w:rPr>
          <w:rFonts w:asciiTheme="minorHAnsi" w:hAnsiTheme="minorHAnsi" w:cstheme="minorHAnsi"/>
          <w:sz w:val="22"/>
          <w:szCs w:val="22"/>
        </w:rPr>
      </w:pPr>
    </w:p>
    <w:p w14:paraId="796EB844" w14:textId="77777777" w:rsidR="00D67538" w:rsidRPr="00FA0C91" w:rsidRDefault="00957BB5" w:rsidP="00673A3A">
      <w:pPr>
        <w:keepNext/>
        <w:jc w:val="center"/>
      </w:pPr>
      <w:r w:rsidRPr="00FA0C91">
        <w:rPr>
          <w:noProof/>
          <w:lang w:val="fr-FR" w:eastAsia="fr-FR"/>
        </w:rPr>
        <w:lastRenderedPageBreak/>
        <w:drawing>
          <wp:inline distT="0" distB="0" distL="0" distR="0" wp14:anchorId="101DD120" wp14:editId="6C7E2074">
            <wp:extent cx="5394960" cy="34744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AScreen.JPG"/>
                    <pic:cNvPicPr/>
                  </pic:nvPicPr>
                  <pic:blipFill>
                    <a:blip r:embed="rId20">
                      <a:extLst>
                        <a:ext uri="{28A0092B-C50C-407E-A947-70E740481C1C}">
                          <a14:useLocalDpi xmlns:a14="http://schemas.microsoft.com/office/drawing/2010/main" val="0"/>
                        </a:ext>
                      </a:extLst>
                    </a:blip>
                    <a:stretch>
                      <a:fillRect/>
                    </a:stretch>
                  </pic:blipFill>
                  <pic:spPr>
                    <a:xfrm>
                      <a:off x="0" y="0"/>
                      <a:ext cx="5428483" cy="3496036"/>
                    </a:xfrm>
                    <a:prstGeom prst="rect">
                      <a:avLst/>
                    </a:prstGeom>
                  </pic:spPr>
                </pic:pic>
              </a:graphicData>
            </a:graphic>
          </wp:inline>
        </w:drawing>
      </w:r>
    </w:p>
    <w:p w14:paraId="71CA0487" w14:textId="61CE1034" w:rsidR="00957BB5" w:rsidRPr="004E550C" w:rsidRDefault="00D67538">
      <w:pPr>
        <w:pStyle w:val="Caption"/>
        <w:spacing w:before="0" w:after="200" w:line="240" w:lineRule="auto"/>
        <w:jc w:val="center"/>
        <w:rPr>
          <w:rFonts w:asciiTheme="minorHAnsi" w:hAnsiTheme="minorHAnsi" w:cstheme="minorHAnsi"/>
          <w:b w:val="0"/>
          <w:i/>
          <w:color w:val="44546A" w:themeColor="text2"/>
          <w:sz w:val="18"/>
          <w:szCs w:val="18"/>
        </w:rPr>
        <w:pPrChange w:id="372" w:author="Teh Stand" w:date="2018-12-03T15:10:00Z">
          <w:pPr>
            <w:pStyle w:val="Caption"/>
            <w:jc w:val="center"/>
          </w:pPr>
        </w:pPrChange>
      </w:pPr>
      <w:bookmarkStart w:id="373" w:name="_Ref523491411"/>
      <w:bookmarkStart w:id="374" w:name="_Ref502289480"/>
      <w:r w:rsidRPr="004E550C">
        <w:rPr>
          <w:rFonts w:asciiTheme="minorHAnsi" w:hAnsiTheme="minorHAnsi" w:cstheme="minorHAnsi"/>
          <w:b w:val="0"/>
          <w:i/>
          <w:color w:val="44546A" w:themeColor="text2"/>
          <w:sz w:val="18"/>
          <w:szCs w:val="18"/>
        </w:rPr>
        <w:t xml:space="preserve">Figure </w:t>
      </w:r>
      <w:r w:rsidR="002E42AD" w:rsidRPr="004E550C">
        <w:rPr>
          <w:rFonts w:asciiTheme="minorHAnsi" w:hAnsiTheme="minorHAnsi" w:cstheme="minorHAnsi"/>
          <w:b w:val="0"/>
          <w:i/>
          <w:color w:val="44546A" w:themeColor="text2"/>
          <w:sz w:val="18"/>
          <w:szCs w:val="18"/>
        </w:rPr>
        <w:fldChar w:fldCharType="begin"/>
      </w:r>
      <w:r w:rsidR="002E42AD" w:rsidRPr="004E550C">
        <w:rPr>
          <w:rFonts w:asciiTheme="minorHAnsi" w:hAnsiTheme="minorHAnsi" w:cstheme="minorHAnsi"/>
          <w:b w:val="0"/>
          <w:i/>
          <w:color w:val="44546A" w:themeColor="text2"/>
          <w:sz w:val="18"/>
          <w:szCs w:val="18"/>
        </w:rPr>
        <w:instrText xml:space="preserve"> STYLEREF 1 \s </w:instrText>
      </w:r>
      <w:r w:rsidR="002E42AD" w:rsidRPr="004E550C">
        <w:rPr>
          <w:rFonts w:asciiTheme="minorHAnsi" w:hAnsiTheme="minorHAnsi" w:cstheme="minorHAnsi"/>
          <w:b w:val="0"/>
          <w:i/>
          <w:color w:val="44546A" w:themeColor="text2"/>
          <w:sz w:val="18"/>
          <w:szCs w:val="18"/>
        </w:rPr>
        <w:fldChar w:fldCharType="separate"/>
      </w:r>
      <w:r w:rsidR="00EE40A9" w:rsidRPr="004E550C">
        <w:rPr>
          <w:rFonts w:asciiTheme="minorHAnsi" w:hAnsiTheme="minorHAnsi" w:cstheme="minorHAnsi"/>
          <w:b w:val="0"/>
          <w:i/>
          <w:noProof/>
          <w:color w:val="44546A" w:themeColor="text2"/>
          <w:sz w:val="18"/>
          <w:szCs w:val="18"/>
        </w:rPr>
        <w:t>7</w:t>
      </w:r>
      <w:r w:rsidR="002E42AD" w:rsidRPr="004E550C">
        <w:rPr>
          <w:rFonts w:asciiTheme="minorHAnsi" w:hAnsiTheme="minorHAnsi" w:cstheme="minorHAnsi"/>
          <w:b w:val="0"/>
          <w:i/>
          <w:color w:val="44546A" w:themeColor="text2"/>
          <w:sz w:val="18"/>
          <w:szCs w:val="18"/>
        </w:rPr>
        <w:fldChar w:fldCharType="end"/>
      </w:r>
      <w:r w:rsidR="002E42AD" w:rsidRPr="004E550C">
        <w:rPr>
          <w:rFonts w:asciiTheme="minorHAnsi" w:hAnsiTheme="minorHAnsi" w:cstheme="minorHAnsi"/>
          <w:b w:val="0"/>
          <w:i/>
          <w:color w:val="44546A" w:themeColor="text2"/>
          <w:sz w:val="18"/>
          <w:szCs w:val="18"/>
        </w:rPr>
        <w:noBreakHyphen/>
      </w:r>
      <w:r w:rsidR="002E42AD" w:rsidRPr="004E550C">
        <w:rPr>
          <w:rFonts w:asciiTheme="minorHAnsi" w:hAnsiTheme="minorHAnsi" w:cstheme="minorHAnsi"/>
          <w:b w:val="0"/>
          <w:i/>
          <w:color w:val="44546A" w:themeColor="text2"/>
          <w:sz w:val="18"/>
          <w:szCs w:val="18"/>
        </w:rPr>
        <w:fldChar w:fldCharType="begin"/>
      </w:r>
      <w:r w:rsidR="002E42AD" w:rsidRPr="004E550C">
        <w:rPr>
          <w:rFonts w:asciiTheme="minorHAnsi" w:hAnsiTheme="minorHAnsi" w:cstheme="minorHAnsi"/>
          <w:b w:val="0"/>
          <w:i/>
          <w:color w:val="44546A" w:themeColor="text2"/>
          <w:sz w:val="18"/>
          <w:szCs w:val="18"/>
        </w:rPr>
        <w:instrText xml:space="preserve"> SEQ Figure \* ARABIC \s 1 </w:instrText>
      </w:r>
      <w:r w:rsidR="002E42AD" w:rsidRPr="004E550C">
        <w:rPr>
          <w:rFonts w:asciiTheme="minorHAnsi" w:hAnsiTheme="minorHAnsi" w:cstheme="minorHAnsi"/>
          <w:b w:val="0"/>
          <w:i/>
          <w:color w:val="44546A" w:themeColor="text2"/>
          <w:sz w:val="18"/>
          <w:szCs w:val="18"/>
        </w:rPr>
        <w:fldChar w:fldCharType="separate"/>
      </w:r>
      <w:r w:rsidR="00EE40A9" w:rsidRPr="004E550C">
        <w:rPr>
          <w:rFonts w:asciiTheme="minorHAnsi" w:hAnsiTheme="minorHAnsi" w:cstheme="minorHAnsi"/>
          <w:b w:val="0"/>
          <w:i/>
          <w:noProof/>
          <w:color w:val="44546A" w:themeColor="text2"/>
          <w:sz w:val="18"/>
          <w:szCs w:val="18"/>
        </w:rPr>
        <w:t>5</w:t>
      </w:r>
      <w:r w:rsidR="002E42AD" w:rsidRPr="004E550C">
        <w:rPr>
          <w:rFonts w:asciiTheme="minorHAnsi" w:hAnsiTheme="minorHAnsi" w:cstheme="minorHAnsi"/>
          <w:b w:val="0"/>
          <w:i/>
          <w:color w:val="44546A" w:themeColor="text2"/>
          <w:sz w:val="18"/>
          <w:szCs w:val="18"/>
        </w:rPr>
        <w:fldChar w:fldCharType="end"/>
      </w:r>
      <w:bookmarkEnd w:id="373"/>
      <w:bookmarkEnd w:id="374"/>
      <w:del w:id="375" w:author="Teh Stand" w:date="2018-12-03T15:10:00Z">
        <w:r w:rsidRPr="004E550C" w:rsidDel="004E550C">
          <w:rPr>
            <w:rFonts w:asciiTheme="minorHAnsi" w:hAnsiTheme="minorHAnsi" w:cstheme="minorHAnsi"/>
            <w:b w:val="0"/>
            <w:i/>
            <w:color w:val="44546A" w:themeColor="text2"/>
            <w:sz w:val="18"/>
            <w:szCs w:val="18"/>
          </w:rPr>
          <w:delText>.</w:delText>
        </w:r>
      </w:del>
      <w:ins w:id="376" w:author="Teh Stand" w:date="2018-12-03T15:10:00Z">
        <w:r w:rsidR="004E550C">
          <w:rPr>
            <w:rFonts w:asciiTheme="minorHAnsi" w:hAnsiTheme="minorHAnsi" w:cstheme="minorHAnsi"/>
            <w:b w:val="0"/>
            <w:i/>
            <w:color w:val="44546A" w:themeColor="text2"/>
            <w:sz w:val="18"/>
            <w:szCs w:val="18"/>
          </w:rPr>
          <w:t xml:space="preserve"> -</w:t>
        </w:r>
      </w:ins>
      <w:r w:rsidRPr="004E550C">
        <w:rPr>
          <w:rFonts w:asciiTheme="minorHAnsi" w:hAnsiTheme="minorHAnsi" w:cstheme="minorHAnsi"/>
          <w:b w:val="0"/>
          <w:i/>
          <w:color w:val="44546A" w:themeColor="text2"/>
          <w:sz w:val="18"/>
          <w:szCs w:val="18"/>
        </w:rPr>
        <w:t xml:space="preserve"> Association data screen in Enterprise Architect showing roles</w:t>
      </w:r>
    </w:p>
    <w:p w14:paraId="5E2ECE77" w14:textId="09A6A461" w:rsidR="00735AEA" w:rsidRPr="004E550C" w:rsidRDefault="004E550C" w:rsidP="004E550C">
      <w:pPr>
        <w:spacing w:after="160" w:line="240" w:lineRule="auto"/>
        <w:rPr>
          <w:rFonts w:asciiTheme="minorHAnsi" w:hAnsiTheme="minorHAnsi" w:cstheme="minorHAnsi"/>
          <w:sz w:val="22"/>
          <w:szCs w:val="22"/>
        </w:rPr>
      </w:pPr>
      <w:r>
        <w:rPr>
          <w:rFonts w:asciiTheme="minorHAnsi" w:hAnsiTheme="minorHAnsi" w:cstheme="minorHAnsi"/>
          <w:sz w:val="22"/>
          <w:szCs w:val="22"/>
        </w:rPr>
        <w:t>Figure 7-5</w:t>
      </w:r>
      <w:r w:rsidR="005257E9" w:rsidRPr="004E550C">
        <w:rPr>
          <w:rFonts w:asciiTheme="minorHAnsi" w:hAnsiTheme="minorHAnsi" w:cstheme="minorHAnsi"/>
          <w:sz w:val="22"/>
          <w:szCs w:val="22"/>
        </w:rPr>
        <w:t xml:space="preserve"> </w:t>
      </w:r>
      <w:r w:rsidR="007661F0" w:rsidRPr="004E550C">
        <w:rPr>
          <w:rFonts w:asciiTheme="minorHAnsi" w:hAnsiTheme="minorHAnsi" w:cstheme="minorHAnsi"/>
          <w:sz w:val="22"/>
          <w:szCs w:val="22"/>
        </w:rPr>
        <w:t xml:space="preserve">depicts one of the data entry screens for </w:t>
      </w:r>
      <w:r w:rsidR="00735AEA" w:rsidRPr="004E550C">
        <w:rPr>
          <w:rFonts w:asciiTheme="minorHAnsi" w:hAnsiTheme="minorHAnsi" w:cstheme="minorHAnsi"/>
          <w:sz w:val="22"/>
          <w:szCs w:val="22"/>
        </w:rPr>
        <w:t>an association in Enterprise Architect, depicting information entry for association ends. The association name would be entered on the “General” tab in the data entry panel.</w:t>
      </w:r>
    </w:p>
    <w:p w14:paraId="12290923" w14:textId="259E4397" w:rsidR="003D4B1C" w:rsidRPr="004E550C" w:rsidRDefault="00957BB5" w:rsidP="004E550C">
      <w:pPr>
        <w:spacing w:after="160" w:line="240" w:lineRule="auto"/>
        <w:rPr>
          <w:rFonts w:asciiTheme="minorHAnsi" w:hAnsiTheme="minorHAnsi" w:cstheme="minorHAnsi"/>
          <w:sz w:val="22"/>
          <w:szCs w:val="22"/>
        </w:rPr>
      </w:pPr>
      <w:r w:rsidRPr="004E550C">
        <w:rPr>
          <w:rFonts w:asciiTheme="minorHAnsi" w:hAnsiTheme="minorHAnsi" w:cstheme="minorHAnsi"/>
          <w:sz w:val="22"/>
          <w:szCs w:val="22"/>
        </w:rPr>
        <w:t>For feature/feature associations both ends should be named; for feature/info</w:t>
      </w:r>
      <w:ins w:id="377" w:author="Teh Stand" w:date="2018-12-03T15:12:00Z">
        <w:r w:rsidR="004E550C">
          <w:rPr>
            <w:rFonts w:asciiTheme="minorHAnsi" w:hAnsiTheme="minorHAnsi" w:cstheme="minorHAnsi"/>
            <w:sz w:val="22"/>
            <w:szCs w:val="22"/>
          </w:rPr>
          <w:t>rmation</w:t>
        </w:r>
      </w:ins>
      <w:r w:rsidRPr="004E550C">
        <w:rPr>
          <w:rFonts w:asciiTheme="minorHAnsi" w:hAnsiTheme="minorHAnsi" w:cstheme="minorHAnsi"/>
          <w:sz w:val="22"/>
          <w:szCs w:val="22"/>
        </w:rPr>
        <w:t xml:space="preserve"> associations the info</w:t>
      </w:r>
      <w:ins w:id="378" w:author="Teh Stand" w:date="2018-12-03T15:12:00Z">
        <w:r w:rsidR="004E550C">
          <w:rPr>
            <w:rFonts w:asciiTheme="minorHAnsi" w:hAnsiTheme="minorHAnsi" w:cstheme="minorHAnsi"/>
            <w:sz w:val="22"/>
            <w:szCs w:val="22"/>
          </w:rPr>
          <w:t>rmation</w:t>
        </w:r>
      </w:ins>
      <w:r w:rsidRPr="004E550C">
        <w:rPr>
          <w:rFonts w:asciiTheme="minorHAnsi" w:hAnsiTheme="minorHAnsi" w:cstheme="minorHAnsi"/>
          <w:sz w:val="22"/>
          <w:szCs w:val="22"/>
        </w:rPr>
        <w:t xml:space="preserve"> end should be named and the feature end may be named. This is an S-100 requirement, not a UML requirement.</w:t>
      </w:r>
    </w:p>
    <w:p w14:paraId="32671597" w14:textId="1B14EDFC" w:rsidR="00F7230F" w:rsidRPr="00FA0C91" w:rsidRDefault="00F7230F">
      <w:pPr>
        <w:pStyle w:val="Heading4"/>
        <w:numPr>
          <w:ilvl w:val="3"/>
          <w:numId w:val="150"/>
        </w:numPr>
        <w:tabs>
          <w:tab w:val="clear" w:pos="940"/>
          <w:tab w:val="left" w:pos="851"/>
        </w:tabs>
        <w:spacing w:line="240" w:lineRule="auto"/>
        <w:ind w:left="851" w:hanging="851"/>
        <w:pPrChange w:id="379" w:author="Teh Stand" w:date="2018-12-05T15:46:00Z">
          <w:pPr>
            <w:pStyle w:val="Heading4"/>
            <w:tabs>
              <w:tab w:val="clear" w:pos="940"/>
              <w:tab w:val="left" w:pos="851"/>
            </w:tabs>
            <w:spacing w:line="240" w:lineRule="auto"/>
            <w:ind w:left="851" w:hanging="851"/>
          </w:pPr>
        </w:pPrChange>
      </w:pPr>
      <w:bookmarkStart w:id="380" w:name="_Ref502518140"/>
      <w:r w:rsidRPr="00FA0C91">
        <w:t>Association classes</w:t>
      </w:r>
      <w:bookmarkEnd w:id="380"/>
    </w:p>
    <w:p w14:paraId="00AC2C49" w14:textId="58A7A4B8" w:rsidR="004A5250" w:rsidRPr="004E550C" w:rsidRDefault="004A5250" w:rsidP="004E550C">
      <w:pPr>
        <w:spacing w:after="160" w:line="240" w:lineRule="auto"/>
        <w:rPr>
          <w:rFonts w:asciiTheme="minorHAnsi" w:hAnsiTheme="minorHAnsi" w:cstheme="minorHAnsi"/>
          <w:sz w:val="22"/>
          <w:szCs w:val="22"/>
        </w:rPr>
      </w:pPr>
      <w:r w:rsidRPr="004E550C">
        <w:rPr>
          <w:rFonts w:asciiTheme="minorHAnsi" w:hAnsiTheme="minorHAnsi" w:cstheme="minorHAnsi"/>
          <w:sz w:val="22"/>
          <w:szCs w:val="22"/>
        </w:rPr>
        <w:t xml:space="preserve">Association classes can be regarded as means of adding parameters (characteristics) to associations, rather than either of the classes at the end of an association. An attribute of the association class characterizes the </w:t>
      </w:r>
      <w:r w:rsidRPr="004E550C">
        <w:rPr>
          <w:rFonts w:asciiTheme="minorHAnsi" w:hAnsiTheme="minorHAnsi" w:cstheme="minorHAnsi"/>
          <w:sz w:val="22"/>
          <w:szCs w:val="22"/>
          <w:u w:val="single"/>
        </w:rPr>
        <w:t>relationship</w:t>
      </w:r>
      <w:r w:rsidRPr="004E550C">
        <w:rPr>
          <w:rFonts w:asciiTheme="minorHAnsi" w:hAnsiTheme="minorHAnsi" w:cstheme="minorHAnsi"/>
          <w:sz w:val="22"/>
          <w:szCs w:val="22"/>
        </w:rPr>
        <w:t xml:space="preserve"> between the classes at the ends of the association.</w:t>
      </w:r>
    </w:p>
    <w:p w14:paraId="68B82B85" w14:textId="3788EA53" w:rsidR="004A5250" w:rsidRPr="004E550C" w:rsidRDefault="004A5250" w:rsidP="004E30DC">
      <w:pPr>
        <w:spacing w:after="60" w:line="240" w:lineRule="auto"/>
        <w:rPr>
          <w:rFonts w:asciiTheme="minorHAnsi" w:hAnsiTheme="minorHAnsi" w:cstheme="minorHAnsi"/>
          <w:sz w:val="22"/>
          <w:szCs w:val="22"/>
        </w:rPr>
      </w:pPr>
      <w:r w:rsidRPr="004E550C">
        <w:rPr>
          <w:rFonts w:asciiTheme="minorHAnsi" w:hAnsiTheme="minorHAnsi" w:cstheme="minorHAnsi"/>
          <w:sz w:val="22"/>
          <w:szCs w:val="22"/>
        </w:rPr>
        <w:t>The use case for association classes is basically “whenever a relationship is characterized by one or more</w:t>
      </w:r>
      <w:r w:rsidR="00E91472" w:rsidRPr="004E550C">
        <w:rPr>
          <w:rFonts w:asciiTheme="minorHAnsi" w:hAnsiTheme="minorHAnsi" w:cstheme="minorHAnsi"/>
          <w:sz w:val="22"/>
          <w:szCs w:val="22"/>
        </w:rPr>
        <w:t xml:space="preserve"> </w:t>
      </w:r>
      <w:r w:rsidRPr="004E550C">
        <w:rPr>
          <w:rFonts w:asciiTheme="minorHAnsi" w:hAnsiTheme="minorHAnsi" w:cstheme="minorHAnsi"/>
          <w:sz w:val="22"/>
          <w:szCs w:val="22"/>
        </w:rPr>
        <w:t>attributes.”</w:t>
      </w:r>
    </w:p>
    <w:p w14:paraId="4B1D25D5" w14:textId="6F62355F" w:rsidR="004A5250" w:rsidRPr="004E550C" w:rsidRDefault="004F45FA" w:rsidP="004E30DC">
      <w:pPr>
        <w:spacing w:after="60" w:line="240" w:lineRule="auto"/>
        <w:rPr>
          <w:rFonts w:asciiTheme="minorHAnsi" w:hAnsiTheme="minorHAnsi" w:cstheme="minorHAnsi"/>
          <w:sz w:val="22"/>
          <w:szCs w:val="22"/>
        </w:rPr>
      </w:pPr>
      <w:r w:rsidRPr="004E550C">
        <w:rPr>
          <w:rFonts w:asciiTheme="minorHAnsi" w:hAnsiTheme="minorHAnsi" w:cstheme="minorHAnsi"/>
          <w:sz w:val="22"/>
          <w:szCs w:val="22"/>
        </w:rPr>
        <w:t xml:space="preserve">EXAMPLE 1: </w:t>
      </w:r>
      <w:r w:rsidR="004A5250" w:rsidRPr="004E550C">
        <w:rPr>
          <w:rFonts w:asciiTheme="minorHAnsi" w:hAnsiTheme="minorHAnsi" w:cstheme="minorHAnsi"/>
          <w:sz w:val="22"/>
          <w:szCs w:val="22"/>
        </w:rPr>
        <w:t>A specified set of vessels is COVERED by a regulation and another set of vessels is EXEMPT from the regulation. The</w:t>
      </w:r>
      <w:r w:rsidR="00E412DC" w:rsidRPr="004E550C">
        <w:rPr>
          <w:rFonts w:asciiTheme="minorHAnsi" w:hAnsiTheme="minorHAnsi" w:cstheme="minorHAnsi"/>
          <w:sz w:val="22"/>
          <w:szCs w:val="22"/>
        </w:rPr>
        <w:t xml:space="preserve"> sets of vessels are described by an information type class; the regulation by another information type class; and the relationship between them by an association class which has an attribute characterizing the relationship as </w:t>
      </w:r>
      <w:r w:rsidRPr="004E550C">
        <w:rPr>
          <w:rFonts w:asciiTheme="minorHAnsi" w:hAnsiTheme="minorHAnsi" w:cstheme="minorHAnsi"/>
          <w:sz w:val="22"/>
          <w:szCs w:val="22"/>
        </w:rPr>
        <w:t>inclusion</w:t>
      </w:r>
      <w:r w:rsidR="00E412DC" w:rsidRPr="004E550C">
        <w:rPr>
          <w:rFonts w:asciiTheme="minorHAnsi" w:hAnsiTheme="minorHAnsi" w:cstheme="minorHAnsi"/>
          <w:sz w:val="22"/>
          <w:szCs w:val="22"/>
        </w:rPr>
        <w:t xml:space="preserve"> or </w:t>
      </w:r>
      <w:r w:rsidRPr="004E550C">
        <w:rPr>
          <w:rFonts w:asciiTheme="minorHAnsi" w:hAnsiTheme="minorHAnsi" w:cstheme="minorHAnsi"/>
          <w:sz w:val="22"/>
          <w:szCs w:val="22"/>
        </w:rPr>
        <w:t>exclusion (of the specified subset in the specific regulation)</w:t>
      </w:r>
      <w:r w:rsidR="00E412DC" w:rsidRPr="004E550C">
        <w:rPr>
          <w:rFonts w:asciiTheme="minorHAnsi" w:hAnsiTheme="minorHAnsi" w:cstheme="minorHAnsi"/>
          <w:sz w:val="22"/>
          <w:szCs w:val="22"/>
        </w:rPr>
        <w:t>.</w:t>
      </w:r>
    </w:p>
    <w:p w14:paraId="41B64361" w14:textId="49B40194" w:rsidR="004A5250" w:rsidRPr="004E550C" w:rsidRDefault="004F45FA" w:rsidP="004E550C">
      <w:pPr>
        <w:spacing w:after="160" w:line="240" w:lineRule="auto"/>
        <w:rPr>
          <w:rFonts w:asciiTheme="minorHAnsi" w:hAnsiTheme="minorHAnsi" w:cstheme="minorHAnsi"/>
          <w:sz w:val="22"/>
          <w:szCs w:val="22"/>
        </w:rPr>
      </w:pPr>
      <w:r w:rsidRPr="004E550C">
        <w:rPr>
          <w:rFonts w:asciiTheme="minorHAnsi" w:hAnsiTheme="minorHAnsi" w:cstheme="minorHAnsi"/>
          <w:sz w:val="22"/>
          <w:szCs w:val="22"/>
        </w:rPr>
        <w:t xml:space="preserve">EXAMPLE 2: </w:t>
      </w:r>
      <w:r w:rsidR="004A5250" w:rsidRPr="004E550C">
        <w:rPr>
          <w:rFonts w:asciiTheme="minorHAnsi" w:hAnsiTheme="minorHAnsi" w:cstheme="minorHAnsi"/>
          <w:sz w:val="22"/>
          <w:szCs w:val="22"/>
        </w:rPr>
        <w:t xml:space="preserve">Vessels with specified cargo </w:t>
      </w:r>
      <w:r w:rsidRPr="004E550C">
        <w:rPr>
          <w:rFonts w:asciiTheme="minorHAnsi" w:hAnsiTheme="minorHAnsi" w:cstheme="minorHAnsi"/>
          <w:sz w:val="22"/>
          <w:szCs w:val="22"/>
        </w:rPr>
        <w:t>and</w:t>
      </w:r>
      <w:r w:rsidR="004A5250" w:rsidRPr="004E550C">
        <w:rPr>
          <w:rFonts w:asciiTheme="minorHAnsi" w:hAnsiTheme="minorHAnsi" w:cstheme="minorHAnsi"/>
          <w:sz w:val="22"/>
          <w:szCs w:val="22"/>
        </w:rPr>
        <w:t xml:space="preserve"> dimensions must use a specified pilot boarding place</w:t>
      </w:r>
      <w:ins w:id="381" w:author="Teh Stand" w:date="2018-12-03T15:16:00Z">
        <w:r w:rsidR="004E30DC">
          <w:rPr>
            <w:rFonts w:asciiTheme="minorHAnsi" w:hAnsiTheme="minorHAnsi" w:cstheme="minorHAnsi"/>
            <w:sz w:val="22"/>
            <w:szCs w:val="22"/>
          </w:rPr>
          <w:t>;</w:t>
        </w:r>
      </w:ins>
      <w:del w:id="382" w:author="Teh Stand" w:date="2018-12-03T15:16:00Z">
        <w:r w:rsidR="004A5250" w:rsidRPr="004E550C" w:rsidDel="004E30DC">
          <w:rPr>
            <w:rFonts w:asciiTheme="minorHAnsi" w:hAnsiTheme="minorHAnsi" w:cstheme="minorHAnsi"/>
            <w:sz w:val="22"/>
            <w:szCs w:val="22"/>
          </w:rPr>
          <w:delText>,</w:delText>
        </w:r>
      </w:del>
      <w:r w:rsidR="004A5250" w:rsidRPr="004E550C">
        <w:rPr>
          <w:rFonts w:asciiTheme="minorHAnsi" w:hAnsiTheme="minorHAnsi" w:cstheme="minorHAnsi"/>
          <w:sz w:val="22"/>
          <w:szCs w:val="22"/>
        </w:rPr>
        <w:t xml:space="preserve"> vessels of smaller dimensions are recommended to use the boarding place</w:t>
      </w:r>
      <w:ins w:id="383" w:author="Teh Stand" w:date="2018-12-03T15:16:00Z">
        <w:r w:rsidR="004E30DC">
          <w:rPr>
            <w:rFonts w:asciiTheme="minorHAnsi" w:hAnsiTheme="minorHAnsi" w:cstheme="minorHAnsi"/>
            <w:sz w:val="22"/>
            <w:szCs w:val="22"/>
          </w:rPr>
          <w:t>;</w:t>
        </w:r>
      </w:ins>
      <w:del w:id="384" w:author="Teh Stand" w:date="2018-12-03T15:16:00Z">
        <w:r w:rsidR="004A5250" w:rsidRPr="004E550C" w:rsidDel="004E30DC">
          <w:rPr>
            <w:rFonts w:asciiTheme="minorHAnsi" w:hAnsiTheme="minorHAnsi" w:cstheme="minorHAnsi"/>
            <w:sz w:val="22"/>
            <w:szCs w:val="22"/>
          </w:rPr>
          <w:delText>,</w:delText>
        </w:r>
      </w:del>
      <w:r w:rsidR="004A5250" w:rsidRPr="004E550C">
        <w:rPr>
          <w:rFonts w:asciiTheme="minorHAnsi" w:hAnsiTheme="minorHAnsi" w:cstheme="minorHAnsi"/>
          <w:sz w:val="22"/>
          <w:szCs w:val="22"/>
        </w:rPr>
        <w:t xml:space="preserve"> and warships are exempt from using the pilot boarding place.</w:t>
      </w:r>
      <w:r w:rsidR="00E412DC" w:rsidRPr="004E550C">
        <w:rPr>
          <w:rFonts w:asciiTheme="minorHAnsi" w:hAnsiTheme="minorHAnsi" w:cstheme="minorHAnsi"/>
          <w:sz w:val="22"/>
          <w:szCs w:val="22"/>
        </w:rPr>
        <w:t xml:space="preserve"> The sets of vessels are described by an information type class; the pilot boarding place is a feature class; and the relationship between them by an association class which has an attribute </w:t>
      </w:r>
      <w:r w:rsidR="00E412DC" w:rsidRPr="004E550C">
        <w:rPr>
          <w:rFonts w:asciiTheme="minorHAnsi" w:hAnsiTheme="minorHAnsi" w:cstheme="minorHAnsi"/>
          <w:sz w:val="22"/>
          <w:szCs w:val="22"/>
        </w:rPr>
        <w:lastRenderedPageBreak/>
        <w:t>stating whether the specified set of vessels is required/recommended/exempt from use of the pilot boarding place.</w:t>
      </w:r>
    </w:p>
    <w:p w14:paraId="04A69253" w14:textId="77777777" w:rsidR="004F45FA" w:rsidRPr="00FA0C91" w:rsidRDefault="004F45FA" w:rsidP="00C52495">
      <w:pPr>
        <w:keepNext/>
        <w:jc w:val="center"/>
      </w:pPr>
      <w:r w:rsidRPr="00FA0C91">
        <w:rPr>
          <w:noProof/>
          <w:lang w:val="fr-FR" w:eastAsia="fr-FR"/>
        </w:rPr>
        <w:drawing>
          <wp:inline distT="0" distB="0" distL="0" distR="0" wp14:anchorId="568C6B73" wp14:editId="57478F2B">
            <wp:extent cx="5928241" cy="2941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928241" cy="2941320"/>
                    </a:xfrm>
                    <a:prstGeom prst="rect">
                      <a:avLst/>
                    </a:prstGeom>
                    <a:noFill/>
                    <a:ln>
                      <a:noFill/>
                    </a:ln>
                  </pic:spPr>
                </pic:pic>
              </a:graphicData>
            </a:graphic>
          </wp:inline>
        </w:drawing>
      </w:r>
    </w:p>
    <w:p w14:paraId="7B2D7CA2" w14:textId="44261BC5" w:rsidR="004F45FA" w:rsidRPr="004E30DC" w:rsidRDefault="004F45FA" w:rsidP="004E30DC">
      <w:pPr>
        <w:pStyle w:val="Caption"/>
        <w:spacing w:before="0" w:after="200" w:line="240" w:lineRule="auto"/>
        <w:jc w:val="center"/>
        <w:rPr>
          <w:rFonts w:asciiTheme="minorHAnsi" w:hAnsiTheme="minorHAnsi" w:cstheme="minorHAnsi"/>
          <w:b w:val="0"/>
          <w:i/>
          <w:color w:val="44546A" w:themeColor="text2"/>
          <w:sz w:val="18"/>
          <w:szCs w:val="18"/>
        </w:rPr>
      </w:pPr>
      <w:bookmarkStart w:id="385" w:name="_Ref502271121"/>
      <w:r w:rsidRPr="004E30DC">
        <w:rPr>
          <w:rFonts w:asciiTheme="minorHAnsi" w:hAnsiTheme="minorHAnsi" w:cstheme="minorHAnsi"/>
          <w:b w:val="0"/>
          <w:i/>
          <w:color w:val="44546A" w:themeColor="text2"/>
          <w:sz w:val="18"/>
          <w:szCs w:val="18"/>
        </w:rPr>
        <w:t xml:space="preserve">Figure </w:t>
      </w:r>
      <w:r w:rsidR="002E42AD" w:rsidRPr="004E30DC">
        <w:rPr>
          <w:rFonts w:asciiTheme="minorHAnsi" w:hAnsiTheme="minorHAnsi" w:cstheme="minorHAnsi"/>
          <w:b w:val="0"/>
          <w:i/>
          <w:color w:val="44546A" w:themeColor="text2"/>
          <w:sz w:val="18"/>
          <w:szCs w:val="18"/>
        </w:rPr>
        <w:fldChar w:fldCharType="begin"/>
      </w:r>
      <w:r w:rsidR="002E42AD" w:rsidRPr="004E30DC">
        <w:rPr>
          <w:rFonts w:asciiTheme="minorHAnsi" w:hAnsiTheme="minorHAnsi" w:cstheme="minorHAnsi"/>
          <w:b w:val="0"/>
          <w:i/>
          <w:color w:val="44546A" w:themeColor="text2"/>
          <w:sz w:val="18"/>
          <w:szCs w:val="18"/>
        </w:rPr>
        <w:instrText xml:space="preserve"> STYLEREF 1 \s </w:instrText>
      </w:r>
      <w:r w:rsidR="002E42AD" w:rsidRPr="004E30DC">
        <w:rPr>
          <w:rFonts w:asciiTheme="minorHAnsi" w:hAnsiTheme="minorHAnsi" w:cstheme="minorHAnsi"/>
          <w:b w:val="0"/>
          <w:i/>
          <w:color w:val="44546A" w:themeColor="text2"/>
          <w:sz w:val="18"/>
          <w:szCs w:val="18"/>
        </w:rPr>
        <w:fldChar w:fldCharType="separate"/>
      </w:r>
      <w:r w:rsidR="00EE40A9" w:rsidRPr="004E30DC">
        <w:rPr>
          <w:rFonts w:asciiTheme="minorHAnsi" w:hAnsiTheme="minorHAnsi" w:cstheme="minorHAnsi"/>
          <w:b w:val="0"/>
          <w:i/>
          <w:noProof/>
          <w:color w:val="44546A" w:themeColor="text2"/>
          <w:sz w:val="18"/>
          <w:szCs w:val="18"/>
        </w:rPr>
        <w:t>7</w:t>
      </w:r>
      <w:r w:rsidR="002E42AD" w:rsidRPr="004E30DC">
        <w:rPr>
          <w:rFonts w:asciiTheme="minorHAnsi" w:hAnsiTheme="minorHAnsi" w:cstheme="minorHAnsi"/>
          <w:b w:val="0"/>
          <w:i/>
          <w:color w:val="44546A" w:themeColor="text2"/>
          <w:sz w:val="18"/>
          <w:szCs w:val="18"/>
        </w:rPr>
        <w:fldChar w:fldCharType="end"/>
      </w:r>
      <w:r w:rsidR="002E42AD" w:rsidRPr="004E30DC">
        <w:rPr>
          <w:rFonts w:asciiTheme="minorHAnsi" w:hAnsiTheme="minorHAnsi" w:cstheme="minorHAnsi"/>
          <w:b w:val="0"/>
          <w:i/>
          <w:color w:val="44546A" w:themeColor="text2"/>
          <w:sz w:val="18"/>
          <w:szCs w:val="18"/>
        </w:rPr>
        <w:noBreakHyphen/>
      </w:r>
      <w:r w:rsidR="002E42AD" w:rsidRPr="004E30DC">
        <w:rPr>
          <w:rFonts w:asciiTheme="minorHAnsi" w:hAnsiTheme="minorHAnsi" w:cstheme="minorHAnsi"/>
          <w:b w:val="0"/>
          <w:i/>
          <w:color w:val="44546A" w:themeColor="text2"/>
          <w:sz w:val="18"/>
          <w:szCs w:val="18"/>
        </w:rPr>
        <w:fldChar w:fldCharType="begin"/>
      </w:r>
      <w:r w:rsidR="002E42AD" w:rsidRPr="004E30DC">
        <w:rPr>
          <w:rFonts w:asciiTheme="minorHAnsi" w:hAnsiTheme="minorHAnsi" w:cstheme="minorHAnsi"/>
          <w:b w:val="0"/>
          <w:i/>
          <w:color w:val="44546A" w:themeColor="text2"/>
          <w:sz w:val="18"/>
          <w:szCs w:val="18"/>
        </w:rPr>
        <w:instrText xml:space="preserve"> SEQ Figure \* ARABIC \s 1 </w:instrText>
      </w:r>
      <w:r w:rsidR="002E42AD" w:rsidRPr="004E30DC">
        <w:rPr>
          <w:rFonts w:asciiTheme="minorHAnsi" w:hAnsiTheme="minorHAnsi" w:cstheme="minorHAnsi"/>
          <w:b w:val="0"/>
          <w:i/>
          <w:color w:val="44546A" w:themeColor="text2"/>
          <w:sz w:val="18"/>
          <w:szCs w:val="18"/>
        </w:rPr>
        <w:fldChar w:fldCharType="separate"/>
      </w:r>
      <w:r w:rsidR="00EE40A9" w:rsidRPr="004E30DC">
        <w:rPr>
          <w:rFonts w:asciiTheme="minorHAnsi" w:hAnsiTheme="minorHAnsi" w:cstheme="minorHAnsi"/>
          <w:b w:val="0"/>
          <w:i/>
          <w:noProof/>
          <w:color w:val="44546A" w:themeColor="text2"/>
          <w:sz w:val="18"/>
          <w:szCs w:val="18"/>
        </w:rPr>
        <w:t>6</w:t>
      </w:r>
      <w:r w:rsidR="002E42AD" w:rsidRPr="004E30DC">
        <w:rPr>
          <w:rFonts w:asciiTheme="minorHAnsi" w:hAnsiTheme="minorHAnsi" w:cstheme="minorHAnsi"/>
          <w:b w:val="0"/>
          <w:i/>
          <w:color w:val="44546A" w:themeColor="text2"/>
          <w:sz w:val="18"/>
          <w:szCs w:val="18"/>
        </w:rPr>
        <w:fldChar w:fldCharType="end"/>
      </w:r>
      <w:bookmarkEnd w:id="385"/>
      <w:del w:id="386" w:author="Teh Stand" w:date="2018-12-03T15:18:00Z">
        <w:r w:rsidRPr="004E30DC" w:rsidDel="004E30DC">
          <w:rPr>
            <w:rFonts w:asciiTheme="minorHAnsi" w:hAnsiTheme="minorHAnsi" w:cstheme="minorHAnsi"/>
            <w:b w:val="0"/>
            <w:i/>
            <w:color w:val="44546A" w:themeColor="text2"/>
            <w:sz w:val="18"/>
            <w:szCs w:val="18"/>
          </w:rPr>
          <w:delText>.</w:delText>
        </w:r>
      </w:del>
      <w:ins w:id="387" w:author="Teh Stand" w:date="2018-12-03T15:18:00Z">
        <w:r w:rsidR="004E30DC">
          <w:rPr>
            <w:rFonts w:asciiTheme="minorHAnsi" w:hAnsiTheme="minorHAnsi" w:cstheme="minorHAnsi"/>
            <w:b w:val="0"/>
            <w:i/>
            <w:color w:val="44546A" w:themeColor="text2"/>
            <w:sz w:val="18"/>
            <w:szCs w:val="18"/>
          </w:rPr>
          <w:t xml:space="preserve"> -</w:t>
        </w:r>
      </w:ins>
      <w:r w:rsidRPr="004E30DC">
        <w:rPr>
          <w:rFonts w:asciiTheme="minorHAnsi" w:hAnsiTheme="minorHAnsi" w:cstheme="minorHAnsi"/>
          <w:b w:val="0"/>
          <w:i/>
          <w:color w:val="44546A" w:themeColor="text2"/>
          <w:sz w:val="18"/>
          <w:szCs w:val="18"/>
        </w:rPr>
        <w:t xml:space="preserve"> Examples of modelling with association classes</w:t>
      </w:r>
    </w:p>
    <w:p w14:paraId="5F0473F7" w14:textId="5EEC0D16" w:rsidR="004A5250" w:rsidRPr="00FA0C91" w:rsidDel="004E30DC" w:rsidRDefault="004A5250">
      <w:pPr>
        <w:numPr>
          <w:ilvl w:val="0"/>
          <w:numId w:val="140"/>
        </w:numPr>
        <w:tabs>
          <w:tab w:val="left" w:pos="709"/>
        </w:tabs>
        <w:spacing w:line="240" w:lineRule="auto"/>
        <w:rPr>
          <w:del w:id="388" w:author="Teh Stand" w:date="2018-12-03T15:17:00Z"/>
        </w:rPr>
        <w:pPrChange w:id="389" w:author="Teh Stand" w:date="2018-12-04T14:08:00Z">
          <w:pPr>
            <w:tabs>
              <w:tab w:val="left" w:pos="709"/>
            </w:tabs>
            <w:ind w:left="709" w:hanging="709"/>
          </w:pPr>
        </w:pPrChange>
      </w:pPr>
      <w:bookmarkStart w:id="390" w:name="_Toc532213685"/>
      <w:bookmarkEnd w:id="390"/>
    </w:p>
    <w:p w14:paraId="7B48F539" w14:textId="43BC716C" w:rsidR="00D67538" w:rsidRPr="00FA0C91" w:rsidRDefault="00D67538" w:rsidP="00D614BB">
      <w:pPr>
        <w:pStyle w:val="Heading3"/>
        <w:numPr>
          <w:ilvl w:val="2"/>
          <w:numId w:val="142"/>
        </w:numPr>
        <w:tabs>
          <w:tab w:val="clear" w:pos="660"/>
          <w:tab w:val="left" w:pos="709"/>
        </w:tabs>
        <w:spacing w:line="240" w:lineRule="auto"/>
        <w:ind w:left="709" w:hanging="709"/>
      </w:pPr>
      <w:bookmarkStart w:id="391" w:name="_Toc532213686"/>
      <w:r w:rsidRPr="00FA0C91">
        <w:t>Attributes in general</w:t>
      </w:r>
      <w:bookmarkEnd w:id="391"/>
    </w:p>
    <w:p w14:paraId="2F58078A" w14:textId="73E44472" w:rsidR="00D67538" w:rsidRPr="004E30DC" w:rsidRDefault="00673A3A" w:rsidP="004E30DC">
      <w:pPr>
        <w:spacing w:after="160" w:line="240" w:lineRule="auto"/>
        <w:rPr>
          <w:rFonts w:asciiTheme="minorHAnsi" w:hAnsiTheme="minorHAnsi" w:cstheme="minorHAnsi"/>
          <w:sz w:val="22"/>
          <w:szCs w:val="22"/>
        </w:rPr>
      </w:pPr>
      <w:r w:rsidRPr="004E30DC">
        <w:rPr>
          <w:rFonts w:asciiTheme="minorHAnsi" w:hAnsiTheme="minorHAnsi" w:cstheme="minorHAnsi"/>
          <w:sz w:val="22"/>
          <w:szCs w:val="22"/>
        </w:rPr>
        <w:t xml:space="preserve">Certain attributes may use the same set of listed values as other attributes. For example, </w:t>
      </w:r>
      <w:del w:id="392" w:author="Teh Stand" w:date="2018-12-03T15:26:00Z">
        <w:r w:rsidRPr="004E30DC" w:rsidDel="00765407">
          <w:rPr>
            <w:rFonts w:asciiTheme="minorHAnsi" w:hAnsiTheme="minorHAnsi" w:cstheme="minorHAnsi"/>
            <w:sz w:val="22"/>
            <w:szCs w:val="22"/>
          </w:rPr>
          <w:delText xml:space="preserve">the </w:delText>
        </w:r>
      </w:del>
      <w:ins w:id="393" w:author="Teh Stand" w:date="2018-12-03T15:26:00Z">
        <w:r w:rsidR="00765407">
          <w:rPr>
            <w:rFonts w:asciiTheme="minorHAnsi" w:hAnsiTheme="minorHAnsi" w:cstheme="minorHAnsi"/>
            <w:sz w:val="22"/>
            <w:szCs w:val="22"/>
          </w:rPr>
          <w:t>an</w:t>
        </w:r>
        <w:r w:rsidR="00765407" w:rsidRPr="004E30DC">
          <w:rPr>
            <w:rFonts w:asciiTheme="minorHAnsi" w:hAnsiTheme="minorHAnsi" w:cstheme="minorHAnsi"/>
            <w:sz w:val="22"/>
            <w:szCs w:val="22"/>
          </w:rPr>
          <w:t xml:space="preserve"> </w:t>
        </w:r>
      </w:ins>
      <w:r w:rsidRPr="004E30DC">
        <w:rPr>
          <w:rFonts w:asciiTheme="minorHAnsi" w:hAnsiTheme="minorHAnsi" w:cstheme="minorHAnsi"/>
          <w:sz w:val="22"/>
          <w:szCs w:val="22"/>
        </w:rPr>
        <w:t xml:space="preserve">enumeration for compass points may be shared by attribute </w:t>
      </w:r>
      <w:r w:rsidR="00D67538" w:rsidRPr="004E30DC">
        <w:rPr>
          <w:rFonts w:asciiTheme="minorHAnsi" w:hAnsiTheme="minorHAnsi" w:cstheme="minorHAnsi"/>
          <w:b/>
          <w:sz w:val="22"/>
          <w:szCs w:val="22"/>
        </w:rPr>
        <w:t>windDirectionCompassPoint</w:t>
      </w:r>
      <w:r w:rsidR="00D67538" w:rsidRPr="004E30DC">
        <w:rPr>
          <w:rFonts w:asciiTheme="minorHAnsi" w:hAnsiTheme="minorHAnsi" w:cstheme="minorHAnsi"/>
          <w:sz w:val="22"/>
          <w:szCs w:val="22"/>
        </w:rPr>
        <w:t xml:space="preserve"> </w:t>
      </w:r>
      <w:r w:rsidRPr="004E30DC">
        <w:rPr>
          <w:rFonts w:asciiTheme="minorHAnsi" w:hAnsiTheme="minorHAnsi" w:cstheme="minorHAnsi"/>
          <w:sz w:val="22"/>
          <w:szCs w:val="22"/>
        </w:rPr>
        <w:t>being</w:t>
      </w:r>
      <w:r w:rsidR="00D67538" w:rsidRPr="004E30DC">
        <w:rPr>
          <w:rFonts w:asciiTheme="minorHAnsi" w:hAnsiTheme="minorHAnsi" w:cstheme="minorHAnsi"/>
          <w:sz w:val="22"/>
          <w:szCs w:val="22"/>
        </w:rPr>
        <w:t xml:space="preserve"> the direction for where wind is coming from, and </w:t>
      </w:r>
      <w:r w:rsidR="00D67538" w:rsidRPr="004E30DC">
        <w:rPr>
          <w:rFonts w:asciiTheme="minorHAnsi" w:hAnsiTheme="minorHAnsi" w:cstheme="minorHAnsi"/>
          <w:b/>
          <w:sz w:val="22"/>
          <w:szCs w:val="22"/>
        </w:rPr>
        <w:t>directionOfMovement</w:t>
      </w:r>
      <w:r w:rsidR="00D67538" w:rsidRPr="004E30DC">
        <w:rPr>
          <w:rFonts w:asciiTheme="minorHAnsi" w:hAnsiTheme="minorHAnsi" w:cstheme="minorHAnsi"/>
          <w:sz w:val="22"/>
          <w:szCs w:val="22"/>
        </w:rPr>
        <w:t xml:space="preserve"> </w:t>
      </w:r>
      <w:r w:rsidRPr="004E30DC">
        <w:rPr>
          <w:rFonts w:asciiTheme="minorHAnsi" w:hAnsiTheme="minorHAnsi" w:cstheme="minorHAnsi"/>
          <w:sz w:val="22"/>
          <w:szCs w:val="22"/>
        </w:rPr>
        <w:t>the attribute describing</w:t>
      </w:r>
      <w:r w:rsidR="00D67538" w:rsidRPr="004E30DC">
        <w:rPr>
          <w:rFonts w:asciiTheme="minorHAnsi" w:hAnsiTheme="minorHAnsi" w:cstheme="minorHAnsi"/>
          <w:sz w:val="22"/>
          <w:szCs w:val="22"/>
        </w:rPr>
        <w:t xml:space="preserve"> where a weather system is going toward.  </w:t>
      </w:r>
      <w:r w:rsidRPr="004E30DC">
        <w:rPr>
          <w:rFonts w:asciiTheme="minorHAnsi" w:hAnsiTheme="minorHAnsi" w:cstheme="minorHAnsi"/>
          <w:sz w:val="22"/>
          <w:szCs w:val="22"/>
        </w:rPr>
        <w:t>At present this</w:t>
      </w:r>
      <w:r w:rsidR="00D67538" w:rsidRPr="004E30DC">
        <w:rPr>
          <w:rFonts w:asciiTheme="minorHAnsi" w:hAnsiTheme="minorHAnsi" w:cstheme="minorHAnsi"/>
          <w:sz w:val="22"/>
          <w:szCs w:val="22"/>
        </w:rPr>
        <w:t xml:space="preserve"> can be simply handled in the attribute's definition. (</w:t>
      </w:r>
      <w:r w:rsidRPr="004E30DC">
        <w:rPr>
          <w:rFonts w:asciiTheme="minorHAnsi" w:hAnsiTheme="minorHAnsi" w:cstheme="minorHAnsi"/>
          <w:sz w:val="22"/>
          <w:szCs w:val="22"/>
        </w:rPr>
        <w:t xml:space="preserve">The current incarnation of the </w:t>
      </w:r>
      <w:ins w:id="394" w:author="Teh Stand" w:date="2018-12-03T15:26:00Z">
        <w:r w:rsidR="00765407">
          <w:rPr>
            <w:rFonts w:asciiTheme="minorHAnsi" w:hAnsiTheme="minorHAnsi" w:cstheme="minorHAnsi"/>
            <w:sz w:val="22"/>
            <w:szCs w:val="22"/>
          </w:rPr>
          <w:t xml:space="preserve">IHO GI </w:t>
        </w:r>
      </w:ins>
      <w:r w:rsidR="00765407">
        <w:rPr>
          <w:rFonts w:asciiTheme="minorHAnsi" w:hAnsiTheme="minorHAnsi" w:cstheme="minorHAnsi"/>
          <w:sz w:val="22"/>
          <w:szCs w:val="22"/>
        </w:rPr>
        <w:t>R</w:t>
      </w:r>
      <w:r w:rsidR="00765407" w:rsidRPr="004E30DC">
        <w:rPr>
          <w:rFonts w:asciiTheme="minorHAnsi" w:hAnsiTheme="minorHAnsi" w:cstheme="minorHAnsi"/>
          <w:sz w:val="22"/>
          <w:szCs w:val="22"/>
        </w:rPr>
        <w:t xml:space="preserve">egistry </w:t>
      </w:r>
      <w:r w:rsidRPr="004E30DC">
        <w:rPr>
          <w:rFonts w:asciiTheme="minorHAnsi" w:hAnsiTheme="minorHAnsi" w:cstheme="minorHAnsi"/>
          <w:sz w:val="22"/>
          <w:szCs w:val="22"/>
        </w:rPr>
        <w:t xml:space="preserve">does not include a data types </w:t>
      </w:r>
      <w:r w:rsidR="00765407">
        <w:rPr>
          <w:rFonts w:asciiTheme="minorHAnsi" w:hAnsiTheme="minorHAnsi" w:cstheme="minorHAnsi"/>
          <w:sz w:val="22"/>
          <w:szCs w:val="22"/>
        </w:rPr>
        <w:t>R</w:t>
      </w:r>
      <w:r w:rsidR="00765407" w:rsidRPr="004E30DC">
        <w:rPr>
          <w:rFonts w:asciiTheme="minorHAnsi" w:hAnsiTheme="minorHAnsi" w:cstheme="minorHAnsi"/>
          <w:sz w:val="22"/>
          <w:szCs w:val="22"/>
        </w:rPr>
        <w:t>egister</w:t>
      </w:r>
      <w:r w:rsidR="00D67538" w:rsidRPr="004E30DC">
        <w:rPr>
          <w:rFonts w:asciiTheme="minorHAnsi" w:hAnsiTheme="minorHAnsi" w:cstheme="minorHAnsi"/>
          <w:sz w:val="22"/>
          <w:szCs w:val="22"/>
        </w:rPr>
        <w:t>.)</w:t>
      </w:r>
    </w:p>
    <w:p w14:paraId="21F7DD9D" w14:textId="5420DFC6" w:rsidR="008A6FBE" w:rsidRPr="004E30DC" w:rsidRDefault="008A6FBE" w:rsidP="004E30DC">
      <w:pPr>
        <w:spacing w:after="160" w:line="240" w:lineRule="auto"/>
        <w:rPr>
          <w:rFonts w:asciiTheme="minorHAnsi" w:hAnsiTheme="minorHAnsi" w:cstheme="minorHAnsi"/>
          <w:sz w:val="22"/>
          <w:szCs w:val="22"/>
        </w:rPr>
      </w:pPr>
      <w:r w:rsidRPr="004E30DC">
        <w:rPr>
          <w:rFonts w:asciiTheme="minorHAnsi" w:hAnsiTheme="minorHAnsi" w:cstheme="minorHAnsi"/>
          <w:sz w:val="22"/>
          <w:szCs w:val="22"/>
        </w:rPr>
        <w:t xml:space="preserve">Complex and spatial attributes can be </w:t>
      </w:r>
      <w:r w:rsidR="00F97791" w:rsidRPr="004E30DC">
        <w:rPr>
          <w:rFonts w:asciiTheme="minorHAnsi" w:hAnsiTheme="minorHAnsi" w:cstheme="minorHAnsi"/>
          <w:sz w:val="22"/>
          <w:szCs w:val="22"/>
        </w:rPr>
        <w:t>modelled</w:t>
      </w:r>
      <w:r w:rsidRPr="004E30DC">
        <w:rPr>
          <w:rFonts w:asciiTheme="minorHAnsi" w:hAnsiTheme="minorHAnsi" w:cstheme="minorHAnsi"/>
          <w:sz w:val="22"/>
          <w:szCs w:val="22"/>
        </w:rPr>
        <w:t xml:space="preserve"> as either named attributes in the UML model class element with a type corresponding to the spatial primitive or the name of the complex attribute</w:t>
      </w:r>
      <w:ins w:id="395" w:author="Teh Stand" w:date="2018-12-03T15:22:00Z">
        <w:r w:rsidR="00AC6894">
          <w:rPr>
            <w:rFonts w:asciiTheme="minorHAnsi" w:hAnsiTheme="minorHAnsi" w:cstheme="minorHAnsi"/>
            <w:sz w:val="22"/>
            <w:szCs w:val="22"/>
          </w:rPr>
          <w:t>;</w:t>
        </w:r>
      </w:ins>
      <w:del w:id="396" w:author="Teh Stand" w:date="2018-12-03T15:22:00Z">
        <w:r w:rsidRPr="004E30DC" w:rsidDel="00AC6894">
          <w:rPr>
            <w:rFonts w:asciiTheme="minorHAnsi" w:hAnsiTheme="minorHAnsi" w:cstheme="minorHAnsi"/>
            <w:sz w:val="22"/>
            <w:szCs w:val="22"/>
          </w:rPr>
          <w:delText>,</w:delText>
        </w:r>
      </w:del>
      <w:r w:rsidRPr="004E30DC">
        <w:rPr>
          <w:rFonts w:asciiTheme="minorHAnsi" w:hAnsiTheme="minorHAnsi" w:cstheme="minorHAnsi"/>
          <w:sz w:val="22"/>
          <w:szCs w:val="22"/>
        </w:rPr>
        <w:t xml:space="preserve"> or alternatively, separate model elements linked to feature/information class by an association (ordinary association for spatial type, composition for complex attributes). </w:t>
      </w:r>
      <w:r w:rsidR="00FA413A" w:rsidRPr="004E30DC">
        <w:rPr>
          <w:rFonts w:asciiTheme="minorHAnsi" w:hAnsiTheme="minorHAnsi" w:cstheme="minorHAnsi"/>
          <w:sz w:val="22"/>
          <w:szCs w:val="22"/>
        </w:rPr>
        <w:t>The two methods are illustrated in</w:t>
      </w:r>
      <w:r w:rsidR="004E30DC">
        <w:rPr>
          <w:rFonts w:asciiTheme="minorHAnsi" w:hAnsiTheme="minorHAnsi" w:cstheme="minorHAnsi"/>
          <w:sz w:val="22"/>
          <w:szCs w:val="22"/>
        </w:rPr>
        <w:t xml:space="preserve"> Figure 7-7</w:t>
      </w:r>
      <w:r w:rsidR="008E502E" w:rsidRPr="004E30DC">
        <w:rPr>
          <w:rFonts w:asciiTheme="minorHAnsi" w:hAnsiTheme="minorHAnsi" w:cstheme="minorHAnsi"/>
          <w:sz w:val="22"/>
          <w:szCs w:val="22"/>
        </w:rPr>
        <w:t xml:space="preserve"> </w:t>
      </w:r>
      <w:r w:rsidR="00FA413A" w:rsidRPr="004E30DC">
        <w:rPr>
          <w:rFonts w:asciiTheme="minorHAnsi" w:hAnsiTheme="minorHAnsi" w:cstheme="minorHAnsi"/>
          <w:sz w:val="22"/>
          <w:szCs w:val="22"/>
        </w:rPr>
        <w:t xml:space="preserve">below. </w:t>
      </w:r>
      <w:r w:rsidR="008E502E" w:rsidRPr="004E30DC">
        <w:rPr>
          <w:rFonts w:asciiTheme="minorHAnsi" w:hAnsiTheme="minorHAnsi" w:cstheme="minorHAnsi"/>
          <w:sz w:val="22"/>
          <w:szCs w:val="22"/>
        </w:rPr>
        <w:t>T</w:t>
      </w:r>
      <w:r w:rsidR="00FA413A" w:rsidRPr="004E30DC">
        <w:rPr>
          <w:rFonts w:asciiTheme="minorHAnsi" w:hAnsiTheme="minorHAnsi" w:cstheme="minorHAnsi"/>
          <w:sz w:val="22"/>
          <w:szCs w:val="22"/>
        </w:rPr>
        <w:t xml:space="preserve">he second method is </w:t>
      </w:r>
      <w:r w:rsidR="008E502E" w:rsidRPr="004E30DC">
        <w:rPr>
          <w:rFonts w:asciiTheme="minorHAnsi" w:hAnsiTheme="minorHAnsi" w:cstheme="minorHAnsi"/>
          <w:sz w:val="22"/>
          <w:szCs w:val="22"/>
        </w:rPr>
        <w:t xml:space="preserve">not suitable for </w:t>
      </w:r>
      <w:r w:rsidRPr="004E30DC">
        <w:rPr>
          <w:rFonts w:asciiTheme="minorHAnsi" w:hAnsiTheme="minorHAnsi" w:cstheme="minorHAnsi"/>
          <w:sz w:val="22"/>
          <w:szCs w:val="22"/>
        </w:rPr>
        <w:t>complex models due to the additional boxes and association lines.</w:t>
      </w:r>
      <w:r w:rsidR="00FA413A" w:rsidRPr="004E30DC">
        <w:rPr>
          <w:rFonts w:asciiTheme="minorHAnsi" w:hAnsiTheme="minorHAnsi" w:cstheme="minorHAnsi"/>
          <w:sz w:val="22"/>
          <w:szCs w:val="22"/>
        </w:rPr>
        <w:t xml:space="preserve"> The disadvantages of the second method become more apparent if the complex attribute itself contain</w:t>
      </w:r>
      <w:ins w:id="397" w:author="Teh Stand" w:date="2018-12-03T15:25:00Z">
        <w:r w:rsidR="00765407">
          <w:rPr>
            <w:rFonts w:asciiTheme="minorHAnsi" w:hAnsiTheme="minorHAnsi" w:cstheme="minorHAnsi"/>
            <w:sz w:val="22"/>
            <w:szCs w:val="22"/>
          </w:rPr>
          <w:t>s</w:t>
        </w:r>
      </w:ins>
      <w:r w:rsidR="00FA413A" w:rsidRPr="004E30DC">
        <w:rPr>
          <w:rFonts w:asciiTheme="minorHAnsi" w:hAnsiTheme="minorHAnsi" w:cstheme="minorHAnsi"/>
          <w:sz w:val="22"/>
          <w:szCs w:val="22"/>
        </w:rPr>
        <w:t xml:space="preserve"> complex attributes.</w:t>
      </w:r>
    </w:p>
    <w:p w14:paraId="5333E7FB" w14:textId="77777777" w:rsidR="00FA413A" w:rsidRPr="00FA0C91" w:rsidRDefault="00FA413A" w:rsidP="004F28CB">
      <w:pPr>
        <w:keepNext/>
        <w:jc w:val="center"/>
      </w:pPr>
      <w:r w:rsidRPr="00FA0C91">
        <w:rPr>
          <w:noProof/>
          <w:lang w:val="fr-FR" w:eastAsia="fr-FR"/>
        </w:rPr>
        <w:lastRenderedPageBreak/>
        <w:drawing>
          <wp:inline distT="0" distB="0" distL="0" distR="0" wp14:anchorId="09C9EAE0" wp14:editId="04C6B59D">
            <wp:extent cx="4754880" cy="2267452"/>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ternal.png"/>
                    <pic:cNvPicPr/>
                  </pic:nvPicPr>
                  <pic:blipFill>
                    <a:blip r:embed="rId22">
                      <a:extLst>
                        <a:ext uri="{28A0092B-C50C-407E-A947-70E740481C1C}">
                          <a14:useLocalDpi xmlns:a14="http://schemas.microsoft.com/office/drawing/2010/main" val="0"/>
                        </a:ext>
                      </a:extLst>
                    </a:blip>
                    <a:stretch>
                      <a:fillRect/>
                    </a:stretch>
                  </pic:blipFill>
                  <pic:spPr>
                    <a:xfrm>
                      <a:off x="0" y="0"/>
                      <a:ext cx="4761791" cy="2270748"/>
                    </a:xfrm>
                    <a:prstGeom prst="rect">
                      <a:avLst/>
                    </a:prstGeom>
                  </pic:spPr>
                </pic:pic>
              </a:graphicData>
            </a:graphic>
          </wp:inline>
        </w:drawing>
      </w:r>
    </w:p>
    <w:p w14:paraId="02183F93" w14:textId="44AD6848" w:rsidR="00FA413A" w:rsidRPr="00765407" w:rsidRDefault="00FA413A" w:rsidP="00765407">
      <w:pPr>
        <w:spacing w:after="200" w:line="240" w:lineRule="auto"/>
        <w:jc w:val="center"/>
        <w:rPr>
          <w:rFonts w:asciiTheme="minorHAnsi" w:hAnsiTheme="minorHAnsi" w:cstheme="minorHAnsi"/>
          <w:i/>
          <w:color w:val="44546A" w:themeColor="text2"/>
          <w:sz w:val="18"/>
          <w:szCs w:val="18"/>
        </w:rPr>
      </w:pPr>
      <w:bookmarkStart w:id="398" w:name="_Ref502450532"/>
      <w:r w:rsidRPr="00765407">
        <w:rPr>
          <w:rFonts w:asciiTheme="minorHAnsi" w:hAnsiTheme="minorHAnsi" w:cstheme="minorHAnsi"/>
          <w:i/>
          <w:color w:val="44546A" w:themeColor="text2"/>
          <w:sz w:val="18"/>
          <w:szCs w:val="18"/>
        </w:rPr>
        <w:t xml:space="preserve">Figure </w:t>
      </w:r>
      <w:r w:rsidR="002E42AD" w:rsidRPr="00765407">
        <w:rPr>
          <w:rFonts w:asciiTheme="minorHAnsi" w:hAnsiTheme="minorHAnsi" w:cstheme="minorHAnsi"/>
          <w:i/>
          <w:color w:val="44546A" w:themeColor="text2"/>
          <w:sz w:val="18"/>
          <w:szCs w:val="18"/>
        </w:rPr>
        <w:fldChar w:fldCharType="begin"/>
      </w:r>
      <w:r w:rsidR="002E42AD" w:rsidRPr="00765407">
        <w:rPr>
          <w:rFonts w:asciiTheme="minorHAnsi" w:hAnsiTheme="minorHAnsi" w:cstheme="minorHAnsi"/>
          <w:i/>
          <w:color w:val="44546A" w:themeColor="text2"/>
          <w:sz w:val="18"/>
          <w:szCs w:val="18"/>
        </w:rPr>
        <w:instrText xml:space="preserve"> STYLEREF 1 \s </w:instrText>
      </w:r>
      <w:r w:rsidR="002E42AD" w:rsidRPr="00765407">
        <w:rPr>
          <w:rFonts w:asciiTheme="minorHAnsi" w:hAnsiTheme="minorHAnsi" w:cstheme="minorHAnsi"/>
          <w:i/>
          <w:color w:val="44546A" w:themeColor="text2"/>
          <w:sz w:val="18"/>
          <w:szCs w:val="18"/>
        </w:rPr>
        <w:fldChar w:fldCharType="separate"/>
      </w:r>
      <w:r w:rsidR="00EE40A9" w:rsidRPr="00765407">
        <w:rPr>
          <w:rFonts w:asciiTheme="minorHAnsi" w:hAnsiTheme="minorHAnsi" w:cstheme="minorHAnsi"/>
          <w:i/>
          <w:noProof/>
          <w:color w:val="44546A" w:themeColor="text2"/>
          <w:sz w:val="18"/>
          <w:szCs w:val="18"/>
        </w:rPr>
        <w:t>7</w:t>
      </w:r>
      <w:r w:rsidR="002E42AD" w:rsidRPr="00765407">
        <w:rPr>
          <w:rFonts w:asciiTheme="minorHAnsi" w:hAnsiTheme="minorHAnsi" w:cstheme="minorHAnsi"/>
          <w:i/>
          <w:color w:val="44546A" w:themeColor="text2"/>
          <w:sz w:val="18"/>
          <w:szCs w:val="18"/>
        </w:rPr>
        <w:fldChar w:fldCharType="end"/>
      </w:r>
      <w:r w:rsidR="002E42AD" w:rsidRPr="00765407">
        <w:rPr>
          <w:rFonts w:asciiTheme="minorHAnsi" w:hAnsiTheme="minorHAnsi" w:cstheme="minorHAnsi"/>
          <w:i/>
          <w:color w:val="44546A" w:themeColor="text2"/>
          <w:sz w:val="18"/>
          <w:szCs w:val="18"/>
        </w:rPr>
        <w:noBreakHyphen/>
      </w:r>
      <w:r w:rsidR="002E42AD" w:rsidRPr="00765407">
        <w:rPr>
          <w:rFonts w:asciiTheme="minorHAnsi" w:hAnsiTheme="minorHAnsi" w:cstheme="minorHAnsi"/>
          <w:i/>
          <w:color w:val="44546A" w:themeColor="text2"/>
          <w:sz w:val="18"/>
          <w:szCs w:val="18"/>
        </w:rPr>
        <w:fldChar w:fldCharType="begin"/>
      </w:r>
      <w:r w:rsidR="002E42AD" w:rsidRPr="00765407">
        <w:rPr>
          <w:rFonts w:asciiTheme="minorHAnsi" w:hAnsiTheme="minorHAnsi" w:cstheme="minorHAnsi"/>
          <w:i/>
          <w:color w:val="44546A" w:themeColor="text2"/>
          <w:sz w:val="18"/>
          <w:szCs w:val="18"/>
        </w:rPr>
        <w:instrText xml:space="preserve"> SEQ Figure \* ARABIC \s 1 </w:instrText>
      </w:r>
      <w:r w:rsidR="002E42AD" w:rsidRPr="00765407">
        <w:rPr>
          <w:rFonts w:asciiTheme="minorHAnsi" w:hAnsiTheme="minorHAnsi" w:cstheme="minorHAnsi"/>
          <w:i/>
          <w:color w:val="44546A" w:themeColor="text2"/>
          <w:sz w:val="18"/>
          <w:szCs w:val="18"/>
        </w:rPr>
        <w:fldChar w:fldCharType="separate"/>
      </w:r>
      <w:r w:rsidR="00EE40A9" w:rsidRPr="00765407">
        <w:rPr>
          <w:rFonts w:asciiTheme="minorHAnsi" w:hAnsiTheme="minorHAnsi" w:cstheme="minorHAnsi"/>
          <w:i/>
          <w:noProof/>
          <w:color w:val="44546A" w:themeColor="text2"/>
          <w:sz w:val="18"/>
          <w:szCs w:val="18"/>
        </w:rPr>
        <w:t>7</w:t>
      </w:r>
      <w:r w:rsidR="002E42AD" w:rsidRPr="00765407">
        <w:rPr>
          <w:rFonts w:asciiTheme="minorHAnsi" w:hAnsiTheme="minorHAnsi" w:cstheme="minorHAnsi"/>
          <w:i/>
          <w:color w:val="44546A" w:themeColor="text2"/>
          <w:sz w:val="18"/>
          <w:szCs w:val="18"/>
        </w:rPr>
        <w:fldChar w:fldCharType="end"/>
      </w:r>
      <w:bookmarkEnd w:id="398"/>
      <w:del w:id="399" w:author="Teh Stand" w:date="2018-12-03T15:28:00Z">
        <w:r w:rsidRPr="00765407" w:rsidDel="00765407">
          <w:rPr>
            <w:rFonts w:asciiTheme="minorHAnsi" w:hAnsiTheme="minorHAnsi" w:cstheme="minorHAnsi"/>
            <w:i/>
            <w:color w:val="44546A" w:themeColor="text2"/>
            <w:sz w:val="18"/>
            <w:szCs w:val="18"/>
          </w:rPr>
          <w:delText>.</w:delText>
        </w:r>
      </w:del>
      <w:ins w:id="400" w:author="Teh Stand" w:date="2018-12-03T15:28:00Z">
        <w:r w:rsidR="00765407">
          <w:rPr>
            <w:rFonts w:asciiTheme="minorHAnsi" w:hAnsiTheme="minorHAnsi" w:cstheme="minorHAnsi"/>
            <w:i/>
            <w:color w:val="44546A" w:themeColor="text2"/>
            <w:sz w:val="18"/>
            <w:szCs w:val="18"/>
          </w:rPr>
          <w:t xml:space="preserve"> -</w:t>
        </w:r>
      </w:ins>
      <w:r w:rsidRPr="00765407">
        <w:rPr>
          <w:rFonts w:asciiTheme="minorHAnsi" w:hAnsiTheme="minorHAnsi" w:cstheme="minorHAnsi"/>
          <w:i/>
          <w:color w:val="44546A" w:themeColor="text2"/>
          <w:sz w:val="18"/>
          <w:szCs w:val="18"/>
        </w:rPr>
        <w:t xml:space="preserve"> Methods of representing complex attribute bindings</w:t>
      </w:r>
    </w:p>
    <w:p w14:paraId="2174B1B0" w14:textId="2EDB4FBD" w:rsidR="00FA413A" w:rsidRPr="00FA0C91" w:rsidDel="00D87636" w:rsidRDefault="00FA413A">
      <w:pPr>
        <w:numPr>
          <w:ilvl w:val="0"/>
          <w:numId w:val="140"/>
        </w:numPr>
        <w:rPr>
          <w:del w:id="401" w:author="Teh Stand" w:date="2018-12-03T15:33:00Z"/>
        </w:rPr>
        <w:pPrChange w:id="402" w:author="Teh Stand" w:date="2018-12-04T14:08:00Z">
          <w:pPr/>
        </w:pPrChange>
      </w:pPr>
      <w:bookmarkStart w:id="403" w:name="_Toc532213687"/>
      <w:bookmarkEnd w:id="403"/>
    </w:p>
    <w:p w14:paraId="2BE6B2F2" w14:textId="31286C42" w:rsidR="003A520E" w:rsidRPr="00FA0C91" w:rsidRDefault="003A520E" w:rsidP="00D614BB">
      <w:pPr>
        <w:pStyle w:val="Heading3"/>
        <w:numPr>
          <w:ilvl w:val="2"/>
          <w:numId w:val="142"/>
        </w:numPr>
        <w:tabs>
          <w:tab w:val="clear" w:pos="660"/>
          <w:tab w:val="left" w:pos="709"/>
        </w:tabs>
        <w:spacing w:line="240" w:lineRule="auto"/>
        <w:ind w:left="709" w:hanging="709"/>
      </w:pPr>
      <w:bookmarkStart w:id="404" w:name="_Toc502541226"/>
      <w:bookmarkStart w:id="405" w:name="_Toc502541388"/>
      <w:bookmarkStart w:id="406" w:name="_Toc502541754"/>
      <w:bookmarkStart w:id="407" w:name="_Toc502544238"/>
      <w:bookmarkStart w:id="408" w:name="_Toc502546160"/>
      <w:bookmarkStart w:id="409" w:name="_Toc532213688"/>
      <w:bookmarkEnd w:id="404"/>
      <w:bookmarkEnd w:id="405"/>
      <w:bookmarkEnd w:id="406"/>
      <w:bookmarkEnd w:id="407"/>
      <w:bookmarkEnd w:id="408"/>
      <w:r w:rsidRPr="00FA0C91">
        <w:t>Codelist and enumeration</w:t>
      </w:r>
      <w:r w:rsidR="00D67538" w:rsidRPr="00FA0C91">
        <w:t xml:space="preserve"> attributes</w:t>
      </w:r>
      <w:bookmarkEnd w:id="409"/>
    </w:p>
    <w:p w14:paraId="76CDF0BF" w14:textId="0BBB6340" w:rsidR="00D67538" w:rsidRPr="00D87636" w:rsidRDefault="00D67538" w:rsidP="00D87636">
      <w:pPr>
        <w:spacing w:after="160" w:line="240" w:lineRule="auto"/>
        <w:rPr>
          <w:rFonts w:asciiTheme="minorHAnsi" w:hAnsiTheme="minorHAnsi" w:cstheme="minorHAnsi"/>
          <w:sz w:val="22"/>
          <w:szCs w:val="22"/>
        </w:rPr>
      </w:pPr>
      <w:r w:rsidRPr="00D87636">
        <w:rPr>
          <w:rFonts w:asciiTheme="minorHAnsi" w:hAnsiTheme="minorHAnsi" w:cstheme="minorHAnsi"/>
          <w:sz w:val="22"/>
          <w:szCs w:val="22"/>
        </w:rPr>
        <w:t xml:space="preserve">Codelists should be used only when an enumeration is either unusable or inefficient (for example, if the full list of values is not known to the </w:t>
      </w:r>
      <w:del w:id="410" w:author="Teh Stand" w:date="2018-12-03T15:32:00Z">
        <w:r w:rsidRPr="00D87636" w:rsidDel="00D87636">
          <w:rPr>
            <w:rFonts w:asciiTheme="minorHAnsi" w:hAnsiTheme="minorHAnsi" w:cstheme="minorHAnsi"/>
            <w:sz w:val="22"/>
            <w:szCs w:val="22"/>
          </w:rPr>
          <w:delText xml:space="preserve">specification </w:delText>
        </w:r>
      </w:del>
      <w:ins w:id="411" w:author="Teh Stand" w:date="2018-12-03T15:32:00Z">
        <w:r w:rsidR="00D87636">
          <w:rPr>
            <w:rFonts w:asciiTheme="minorHAnsi" w:hAnsiTheme="minorHAnsi" w:cstheme="minorHAnsi"/>
            <w:sz w:val="22"/>
            <w:szCs w:val="22"/>
          </w:rPr>
          <w:t>Product S</w:t>
        </w:r>
      </w:ins>
      <w:r w:rsidR="00D87636" w:rsidRPr="00D87636">
        <w:rPr>
          <w:rFonts w:asciiTheme="minorHAnsi" w:hAnsiTheme="minorHAnsi" w:cstheme="minorHAnsi"/>
          <w:sz w:val="22"/>
          <w:szCs w:val="22"/>
        </w:rPr>
        <w:t xml:space="preserve">pecification </w:t>
      </w:r>
      <w:r w:rsidRPr="00D87636">
        <w:rPr>
          <w:rFonts w:asciiTheme="minorHAnsi" w:hAnsiTheme="minorHAnsi" w:cstheme="minorHAnsi"/>
          <w:sz w:val="22"/>
          <w:szCs w:val="22"/>
        </w:rPr>
        <w:t>authors or the list of allowed values is long, volatile, controlled by another authority, and/or shared by multiple domains). More detail</w:t>
      </w:r>
      <w:r w:rsidR="00284E6C" w:rsidRPr="00D87636">
        <w:rPr>
          <w:rFonts w:asciiTheme="minorHAnsi" w:hAnsiTheme="minorHAnsi" w:cstheme="minorHAnsi"/>
          <w:sz w:val="22"/>
          <w:szCs w:val="22"/>
        </w:rPr>
        <w:t>ed</w:t>
      </w:r>
      <w:r w:rsidRPr="00D87636">
        <w:rPr>
          <w:rFonts w:asciiTheme="minorHAnsi" w:hAnsiTheme="minorHAnsi" w:cstheme="minorHAnsi"/>
          <w:sz w:val="22"/>
          <w:szCs w:val="22"/>
        </w:rPr>
        <w:t xml:space="preserve"> criteria for deciding when to use codelist attributes and when to use enumeration attributes are given in S-100 </w:t>
      </w:r>
      <w:r w:rsidR="004D54D4" w:rsidRPr="00D87636">
        <w:rPr>
          <w:rFonts w:asciiTheme="minorHAnsi" w:hAnsiTheme="minorHAnsi" w:cstheme="minorHAnsi"/>
          <w:sz w:val="22"/>
          <w:szCs w:val="22"/>
        </w:rPr>
        <w:t>Appendix 11-C</w:t>
      </w:r>
      <w:ins w:id="412" w:author="Teh Stand" w:date="2018-12-03T15:31:00Z">
        <w:r w:rsidR="00D87636">
          <w:rPr>
            <w:rFonts w:asciiTheme="minorHAnsi" w:hAnsiTheme="minorHAnsi" w:cstheme="minorHAnsi"/>
            <w:sz w:val="22"/>
            <w:szCs w:val="22"/>
          </w:rPr>
          <w:t xml:space="preserve">, </w:t>
        </w:r>
      </w:ins>
      <w:del w:id="413" w:author="Teh Stand" w:date="2018-12-03T15:31:00Z">
        <w:r w:rsidR="004D54D4" w:rsidRPr="00D87636" w:rsidDel="00D87636">
          <w:rPr>
            <w:rFonts w:asciiTheme="minorHAnsi" w:hAnsiTheme="minorHAnsi" w:cstheme="minorHAnsi"/>
            <w:sz w:val="22"/>
            <w:szCs w:val="22"/>
          </w:rPr>
          <w:delText xml:space="preserve"> (</w:delText>
        </w:r>
      </w:del>
      <w:r w:rsidR="004D54D4" w:rsidRPr="00D87636">
        <w:rPr>
          <w:rFonts w:asciiTheme="minorHAnsi" w:hAnsiTheme="minorHAnsi" w:cstheme="minorHAnsi"/>
          <w:sz w:val="22"/>
          <w:szCs w:val="22"/>
        </w:rPr>
        <w:t>clause 11-C.2</w:t>
      </w:r>
      <w:del w:id="414" w:author="Teh Stand" w:date="2018-12-03T15:31:00Z">
        <w:r w:rsidR="004D54D4" w:rsidRPr="00D87636" w:rsidDel="00D87636">
          <w:rPr>
            <w:rFonts w:asciiTheme="minorHAnsi" w:hAnsiTheme="minorHAnsi" w:cstheme="minorHAnsi"/>
            <w:sz w:val="22"/>
            <w:szCs w:val="22"/>
          </w:rPr>
          <w:delText>)</w:delText>
        </w:r>
      </w:del>
      <w:r w:rsidR="004D54D4" w:rsidRPr="00D87636">
        <w:rPr>
          <w:rFonts w:asciiTheme="minorHAnsi" w:hAnsiTheme="minorHAnsi" w:cstheme="minorHAnsi"/>
          <w:sz w:val="22"/>
          <w:szCs w:val="22"/>
        </w:rPr>
        <w:t>.</w:t>
      </w:r>
    </w:p>
    <w:p w14:paraId="473E4643" w14:textId="007B700F" w:rsidR="00234E8E" w:rsidRPr="00D87636" w:rsidRDefault="00234E8E" w:rsidP="00D87636">
      <w:pPr>
        <w:spacing w:after="160" w:line="240" w:lineRule="auto"/>
        <w:rPr>
          <w:rFonts w:asciiTheme="minorHAnsi" w:hAnsiTheme="minorHAnsi" w:cstheme="minorHAnsi"/>
          <w:sz w:val="22"/>
          <w:szCs w:val="22"/>
        </w:rPr>
      </w:pPr>
      <w:r w:rsidRPr="00D87636">
        <w:rPr>
          <w:rFonts w:asciiTheme="minorHAnsi" w:hAnsiTheme="minorHAnsi" w:cstheme="minorHAnsi"/>
          <w:sz w:val="22"/>
          <w:szCs w:val="22"/>
        </w:rPr>
        <w:t>Individual members o</w:t>
      </w:r>
      <w:r w:rsidR="00D2489F" w:rsidRPr="00D87636">
        <w:rPr>
          <w:rFonts w:asciiTheme="minorHAnsi" w:hAnsiTheme="minorHAnsi" w:cstheme="minorHAnsi"/>
          <w:sz w:val="22"/>
          <w:szCs w:val="22"/>
        </w:rPr>
        <w:t>f</w:t>
      </w:r>
      <w:r w:rsidRPr="00D87636">
        <w:rPr>
          <w:rFonts w:asciiTheme="minorHAnsi" w:hAnsiTheme="minorHAnsi" w:cstheme="minorHAnsi"/>
          <w:sz w:val="22"/>
          <w:szCs w:val="22"/>
        </w:rPr>
        <w:t xml:space="preserve"> a codelist or enumeration (“listed values”) are generally meaningful only in a given context (or “container”), which is a specific (named) enumeration. The context corresponds to an attribute concept.</w:t>
      </w:r>
    </w:p>
    <w:p w14:paraId="5F3D2107" w14:textId="0DB3A917" w:rsidR="003A520E" w:rsidRPr="00FA0C91" w:rsidRDefault="003A520E" w:rsidP="00D614BB">
      <w:pPr>
        <w:pStyle w:val="Heading3"/>
        <w:numPr>
          <w:ilvl w:val="2"/>
          <w:numId w:val="142"/>
        </w:numPr>
        <w:tabs>
          <w:tab w:val="clear" w:pos="660"/>
          <w:tab w:val="left" w:pos="709"/>
        </w:tabs>
        <w:spacing w:line="240" w:lineRule="auto"/>
        <w:ind w:left="709" w:hanging="709"/>
      </w:pPr>
      <w:bookmarkStart w:id="415" w:name="_Toc523493001"/>
      <w:bookmarkStart w:id="416" w:name="_Toc532213689"/>
      <w:bookmarkEnd w:id="415"/>
      <w:r w:rsidRPr="00FA0C91">
        <w:t>Labels and definitions for listed values</w:t>
      </w:r>
      <w:bookmarkEnd w:id="416"/>
    </w:p>
    <w:p w14:paraId="201EB0DF" w14:textId="66739BC8" w:rsidR="00FF70E7" w:rsidRPr="009A78E0" w:rsidRDefault="00FF70E7" w:rsidP="009A78E0">
      <w:pPr>
        <w:spacing w:after="160" w:line="240" w:lineRule="auto"/>
        <w:rPr>
          <w:rFonts w:asciiTheme="minorHAnsi" w:hAnsiTheme="minorHAnsi" w:cstheme="minorHAnsi"/>
          <w:sz w:val="22"/>
          <w:szCs w:val="22"/>
        </w:rPr>
      </w:pPr>
      <w:r w:rsidRPr="009A78E0">
        <w:rPr>
          <w:rFonts w:asciiTheme="minorHAnsi" w:hAnsiTheme="minorHAnsi" w:cstheme="minorHAnsi"/>
          <w:sz w:val="22"/>
          <w:szCs w:val="22"/>
        </w:rPr>
        <w:t>Labels should be short but informative, keeping in mind that both end-users and encoders may view them, given that implement</w:t>
      </w:r>
      <w:r w:rsidR="00351163" w:rsidRPr="009A78E0">
        <w:rPr>
          <w:rFonts w:asciiTheme="minorHAnsi" w:hAnsiTheme="minorHAnsi" w:cstheme="minorHAnsi"/>
          <w:sz w:val="22"/>
          <w:szCs w:val="22"/>
        </w:rPr>
        <w:t>e</w:t>
      </w:r>
      <w:r w:rsidRPr="009A78E0">
        <w:rPr>
          <w:rFonts w:asciiTheme="minorHAnsi" w:hAnsiTheme="minorHAnsi" w:cstheme="minorHAnsi"/>
          <w:sz w:val="22"/>
          <w:szCs w:val="22"/>
        </w:rPr>
        <w:t>rs of end</w:t>
      </w:r>
      <w:r w:rsidR="00351163" w:rsidRPr="009A78E0">
        <w:rPr>
          <w:rFonts w:asciiTheme="minorHAnsi" w:hAnsiTheme="minorHAnsi" w:cstheme="minorHAnsi"/>
          <w:sz w:val="22"/>
          <w:szCs w:val="22"/>
        </w:rPr>
        <w:t>-user</w:t>
      </w:r>
      <w:r w:rsidRPr="009A78E0">
        <w:rPr>
          <w:rFonts w:asciiTheme="minorHAnsi" w:hAnsiTheme="minorHAnsi" w:cstheme="minorHAnsi"/>
          <w:sz w:val="22"/>
          <w:szCs w:val="22"/>
        </w:rPr>
        <w:t xml:space="preserve"> display and production</w:t>
      </w:r>
      <w:r w:rsidR="00351163" w:rsidRPr="009A78E0">
        <w:rPr>
          <w:rFonts w:asciiTheme="minorHAnsi" w:hAnsiTheme="minorHAnsi" w:cstheme="minorHAnsi"/>
          <w:sz w:val="22"/>
          <w:szCs w:val="22"/>
        </w:rPr>
        <w:t xml:space="preserve"> tools are likely to use listed value labels as ‘tooltips’ or explanatory text, or as the ‘display text’ of the attribute numeric code value for end users</w:t>
      </w:r>
      <w:r w:rsidRPr="009A78E0">
        <w:rPr>
          <w:rFonts w:asciiTheme="minorHAnsi" w:hAnsiTheme="minorHAnsi" w:cstheme="minorHAnsi"/>
          <w:sz w:val="22"/>
          <w:szCs w:val="22"/>
        </w:rPr>
        <w:t>. End-users are more likely to see labels than full definitions</w:t>
      </w:r>
      <w:r w:rsidR="00351163" w:rsidRPr="009A78E0">
        <w:rPr>
          <w:rFonts w:asciiTheme="minorHAnsi" w:hAnsiTheme="minorHAnsi" w:cstheme="minorHAnsi"/>
          <w:sz w:val="22"/>
          <w:szCs w:val="22"/>
        </w:rPr>
        <w:t xml:space="preserve"> due to other demands on their attention and screen display constraints.</w:t>
      </w:r>
    </w:p>
    <w:p w14:paraId="31163104" w14:textId="2DF44D54" w:rsidR="003471BA" w:rsidRPr="00FA0C91" w:rsidRDefault="003471BA" w:rsidP="00D614BB">
      <w:pPr>
        <w:pStyle w:val="Heading3"/>
        <w:numPr>
          <w:ilvl w:val="2"/>
          <w:numId w:val="142"/>
        </w:numPr>
        <w:tabs>
          <w:tab w:val="clear" w:pos="660"/>
          <w:tab w:val="left" w:pos="709"/>
        </w:tabs>
        <w:spacing w:line="240" w:lineRule="auto"/>
        <w:ind w:left="709" w:hanging="709"/>
      </w:pPr>
      <w:bookmarkStart w:id="417" w:name="_Toc532213690"/>
      <w:r w:rsidRPr="00FA0C91">
        <w:t>Data types</w:t>
      </w:r>
      <w:bookmarkEnd w:id="417"/>
    </w:p>
    <w:p w14:paraId="4346F4A7" w14:textId="4BBF5285" w:rsidR="005E137E" w:rsidRPr="009A78E0" w:rsidRDefault="002177DC" w:rsidP="009A78E0">
      <w:pPr>
        <w:spacing w:after="160" w:line="240" w:lineRule="auto"/>
        <w:rPr>
          <w:rFonts w:asciiTheme="minorHAnsi" w:hAnsiTheme="minorHAnsi" w:cstheme="minorHAnsi"/>
          <w:sz w:val="22"/>
          <w:szCs w:val="22"/>
        </w:rPr>
      </w:pPr>
      <w:r w:rsidRPr="009A78E0">
        <w:rPr>
          <w:rFonts w:asciiTheme="minorHAnsi" w:hAnsiTheme="minorHAnsi" w:cstheme="minorHAnsi"/>
          <w:sz w:val="22"/>
          <w:szCs w:val="22"/>
        </w:rPr>
        <w:t>S-100 defines a set of primitive and derived data types (</w:t>
      </w:r>
      <w:r w:rsidR="006511CB" w:rsidRPr="009A78E0">
        <w:rPr>
          <w:rFonts w:asciiTheme="minorHAnsi" w:hAnsiTheme="minorHAnsi" w:cstheme="minorHAnsi"/>
          <w:sz w:val="22"/>
          <w:szCs w:val="22"/>
        </w:rPr>
        <w:t>Part 2a</w:t>
      </w:r>
      <w:ins w:id="418" w:author="Teh Stand" w:date="2018-12-03T15:39:00Z">
        <w:r w:rsidR="009A78E0">
          <w:rPr>
            <w:rFonts w:asciiTheme="minorHAnsi" w:hAnsiTheme="minorHAnsi" w:cstheme="minorHAnsi"/>
            <w:sz w:val="22"/>
            <w:szCs w:val="22"/>
          </w:rPr>
          <w:t>,</w:t>
        </w:r>
      </w:ins>
      <w:r w:rsidR="006511CB" w:rsidRPr="009A78E0">
        <w:rPr>
          <w:rFonts w:asciiTheme="minorHAnsi" w:hAnsiTheme="minorHAnsi" w:cstheme="minorHAnsi"/>
          <w:sz w:val="22"/>
          <w:szCs w:val="22"/>
        </w:rPr>
        <w:t xml:space="preserve"> clause </w:t>
      </w:r>
      <w:r w:rsidRPr="009A78E0">
        <w:rPr>
          <w:rFonts w:asciiTheme="minorHAnsi" w:hAnsiTheme="minorHAnsi" w:cstheme="minorHAnsi"/>
          <w:sz w:val="22"/>
          <w:szCs w:val="22"/>
        </w:rPr>
        <w:t xml:space="preserve">2a-4-10). Attribute values of thematic attributes should be one of the types listed in that table. If restrictions on the values are needed, </w:t>
      </w:r>
      <w:r w:rsidR="00C62E69">
        <w:rPr>
          <w:rFonts w:asciiTheme="minorHAnsi" w:hAnsiTheme="minorHAnsi" w:cstheme="minorHAnsi"/>
          <w:sz w:val="22"/>
          <w:szCs w:val="22"/>
        </w:rPr>
        <w:t>P</w:t>
      </w:r>
      <w:r w:rsidRPr="009A78E0">
        <w:rPr>
          <w:rFonts w:asciiTheme="minorHAnsi" w:hAnsiTheme="minorHAnsi" w:cstheme="minorHAnsi"/>
          <w:sz w:val="22"/>
          <w:szCs w:val="22"/>
        </w:rPr>
        <w:t xml:space="preserve">roduct </w:t>
      </w:r>
      <w:r w:rsidR="00C62E69">
        <w:rPr>
          <w:rFonts w:asciiTheme="minorHAnsi" w:hAnsiTheme="minorHAnsi" w:cstheme="minorHAnsi"/>
          <w:sz w:val="22"/>
          <w:szCs w:val="22"/>
        </w:rPr>
        <w:t>S</w:t>
      </w:r>
      <w:r w:rsidRPr="009A78E0">
        <w:rPr>
          <w:rFonts w:asciiTheme="minorHAnsi" w:hAnsiTheme="minorHAnsi" w:cstheme="minorHAnsi"/>
          <w:sz w:val="22"/>
          <w:szCs w:val="22"/>
        </w:rPr>
        <w:t>pecifications may define constraints</w:t>
      </w:r>
      <w:r w:rsidR="00CA3E02" w:rsidRPr="009A78E0">
        <w:rPr>
          <w:rFonts w:asciiTheme="minorHAnsi" w:hAnsiTheme="minorHAnsi" w:cstheme="minorHAnsi"/>
          <w:sz w:val="22"/>
          <w:szCs w:val="22"/>
        </w:rPr>
        <w:t>, if possible encoded using one or more of the elements in S100_CD_Constraints (length, range, pattern, and precision). Constraints which cannot be thus encoded must be documented as a ‘Remark’ or note.</w:t>
      </w:r>
    </w:p>
    <w:p w14:paraId="707FB554" w14:textId="4D128921" w:rsidR="00E968BB" w:rsidRPr="009A78E0" w:rsidRDefault="005E137E" w:rsidP="009A78E0">
      <w:pPr>
        <w:spacing w:after="160" w:line="240" w:lineRule="auto"/>
        <w:rPr>
          <w:rFonts w:asciiTheme="minorHAnsi" w:hAnsiTheme="minorHAnsi" w:cstheme="minorHAnsi"/>
          <w:sz w:val="22"/>
          <w:szCs w:val="22"/>
        </w:rPr>
      </w:pPr>
      <w:r w:rsidRPr="009A78E0">
        <w:rPr>
          <w:rFonts w:asciiTheme="minorHAnsi" w:hAnsiTheme="minorHAnsi" w:cstheme="minorHAnsi"/>
          <w:sz w:val="22"/>
          <w:szCs w:val="22"/>
        </w:rPr>
        <w:t xml:space="preserve">The data types defined in S-100 can in principle be extended by </w:t>
      </w:r>
      <w:r w:rsidR="00D32955">
        <w:rPr>
          <w:rFonts w:asciiTheme="minorHAnsi" w:hAnsiTheme="minorHAnsi" w:cstheme="minorHAnsi"/>
          <w:sz w:val="22"/>
          <w:szCs w:val="22"/>
        </w:rPr>
        <w:t>A</w:t>
      </w:r>
      <w:r w:rsidRPr="009A78E0">
        <w:rPr>
          <w:rFonts w:asciiTheme="minorHAnsi" w:hAnsiTheme="minorHAnsi" w:cstheme="minorHAnsi"/>
          <w:sz w:val="22"/>
          <w:szCs w:val="22"/>
        </w:rPr>
        <w:t xml:space="preserve">pplication </w:t>
      </w:r>
      <w:r w:rsidR="00D32955">
        <w:rPr>
          <w:rFonts w:asciiTheme="minorHAnsi" w:hAnsiTheme="minorHAnsi" w:cstheme="minorHAnsi"/>
          <w:sz w:val="22"/>
          <w:szCs w:val="22"/>
        </w:rPr>
        <w:t>S</w:t>
      </w:r>
      <w:r w:rsidRPr="009A78E0">
        <w:rPr>
          <w:rFonts w:asciiTheme="minorHAnsi" w:hAnsiTheme="minorHAnsi" w:cstheme="minorHAnsi"/>
          <w:sz w:val="22"/>
          <w:szCs w:val="22"/>
        </w:rPr>
        <w:t xml:space="preserve">chemas but if this is done the </w:t>
      </w:r>
      <w:r w:rsidR="0083070F">
        <w:rPr>
          <w:rFonts w:asciiTheme="minorHAnsi" w:hAnsiTheme="minorHAnsi" w:cstheme="minorHAnsi"/>
          <w:sz w:val="22"/>
          <w:szCs w:val="22"/>
        </w:rPr>
        <w:t>P</w:t>
      </w:r>
      <w:r w:rsidR="0083070F" w:rsidRPr="009A78E0">
        <w:rPr>
          <w:rFonts w:asciiTheme="minorHAnsi" w:hAnsiTheme="minorHAnsi" w:cstheme="minorHAnsi"/>
          <w:sz w:val="22"/>
          <w:szCs w:val="22"/>
        </w:rPr>
        <w:t xml:space="preserve">roduct </w:t>
      </w:r>
      <w:r w:rsidR="0083070F">
        <w:rPr>
          <w:rFonts w:asciiTheme="minorHAnsi" w:hAnsiTheme="minorHAnsi" w:cstheme="minorHAnsi"/>
          <w:sz w:val="22"/>
          <w:szCs w:val="22"/>
        </w:rPr>
        <w:t>S</w:t>
      </w:r>
      <w:r w:rsidR="0083070F" w:rsidRPr="009A78E0">
        <w:rPr>
          <w:rFonts w:asciiTheme="minorHAnsi" w:hAnsiTheme="minorHAnsi" w:cstheme="minorHAnsi"/>
          <w:sz w:val="22"/>
          <w:szCs w:val="22"/>
        </w:rPr>
        <w:t xml:space="preserve">pecification </w:t>
      </w:r>
      <w:r w:rsidRPr="009A78E0">
        <w:rPr>
          <w:rFonts w:asciiTheme="minorHAnsi" w:hAnsiTheme="minorHAnsi" w:cstheme="minorHAnsi"/>
          <w:sz w:val="22"/>
          <w:szCs w:val="22"/>
        </w:rPr>
        <w:t xml:space="preserve">must define the extended data type in terms of the predefined data types in S-100 and use the predefined data type in the </w:t>
      </w:r>
      <w:r w:rsidR="0083070F">
        <w:rPr>
          <w:rFonts w:asciiTheme="minorHAnsi" w:hAnsiTheme="minorHAnsi" w:cstheme="minorHAnsi"/>
          <w:sz w:val="22"/>
          <w:szCs w:val="22"/>
        </w:rPr>
        <w:t>F</w:t>
      </w:r>
      <w:r w:rsidR="0083070F" w:rsidRPr="009A78E0">
        <w:rPr>
          <w:rFonts w:asciiTheme="minorHAnsi" w:hAnsiTheme="minorHAnsi" w:cstheme="minorHAnsi"/>
          <w:sz w:val="22"/>
          <w:szCs w:val="22"/>
        </w:rPr>
        <w:t xml:space="preserve">eature </w:t>
      </w:r>
      <w:r w:rsidR="0083070F">
        <w:rPr>
          <w:rFonts w:asciiTheme="minorHAnsi" w:hAnsiTheme="minorHAnsi" w:cstheme="minorHAnsi"/>
          <w:sz w:val="22"/>
          <w:szCs w:val="22"/>
        </w:rPr>
        <w:t>C</w:t>
      </w:r>
      <w:r w:rsidR="0083070F" w:rsidRPr="009A78E0">
        <w:rPr>
          <w:rFonts w:asciiTheme="minorHAnsi" w:hAnsiTheme="minorHAnsi" w:cstheme="minorHAnsi"/>
          <w:sz w:val="22"/>
          <w:szCs w:val="22"/>
        </w:rPr>
        <w:t>atalogue</w:t>
      </w:r>
      <w:r w:rsidR="001D3F2C" w:rsidRPr="009A78E0">
        <w:rPr>
          <w:rFonts w:asciiTheme="minorHAnsi" w:hAnsiTheme="minorHAnsi" w:cstheme="minorHAnsi"/>
          <w:sz w:val="22"/>
          <w:szCs w:val="22"/>
        </w:rPr>
        <w:t>,</w:t>
      </w:r>
      <w:r w:rsidRPr="009A78E0">
        <w:rPr>
          <w:rFonts w:asciiTheme="minorHAnsi" w:hAnsiTheme="minorHAnsi" w:cstheme="minorHAnsi"/>
          <w:sz w:val="22"/>
          <w:szCs w:val="22"/>
        </w:rPr>
        <w:t xml:space="preserve"> since the </w:t>
      </w:r>
      <w:r w:rsidR="0083070F">
        <w:rPr>
          <w:rFonts w:asciiTheme="minorHAnsi" w:hAnsiTheme="minorHAnsi" w:cstheme="minorHAnsi"/>
          <w:sz w:val="22"/>
          <w:szCs w:val="22"/>
        </w:rPr>
        <w:t>F</w:t>
      </w:r>
      <w:r w:rsidR="0083070F" w:rsidRPr="009A78E0">
        <w:rPr>
          <w:rFonts w:asciiTheme="minorHAnsi" w:hAnsiTheme="minorHAnsi" w:cstheme="minorHAnsi"/>
          <w:sz w:val="22"/>
          <w:szCs w:val="22"/>
        </w:rPr>
        <w:t xml:space="preserve">eature </w:t>
      </w:r>
      <w:r w:rsidR="0083070F">
        <w:rPr>
          <w:rFonts w:asciiTheme="minorHAnsi" w:hAnsiTheme="minorHAnsi" w:cstheme="minorHAnsi"/>
          <w:sz w:val="22"/>
          <w:szCs w:val="22"/>
        </w:rPr>
        <w:t>C</w:t>
      </w:r>
      <w:r w:rsidR="0083070F" w:rsidRPr="009A78E0">
        <w:rPr>
          <w:rFonts w:asciiTheme="minorHAnsi" w:hAnsiTheme="minorHAnsi" w:cstheme="minorHAnsi"/>
          <w:sz w:val="22"/>
          <w:szCs w:val="22"/>
        </w:rPr>
        <w:t xml:space="preserve">atalogue </w:t>
      </w:r>
      <w:r w:rsidR="0083070F">
        <w:rPr>
          <w:rFonts w:asciiTheme="minorHAnsi" w:hAnsiTheme="minorHAnsi" w:cstheme="minorHAnsi"/>
          <w:sz w:val="22"/>
          <w:szCs w:val="22"/>
        </w:rPr>
        <w:t>S</w:t>
      </w:r>
      <w:r w:rsidR="0083070F" w:rsidRPr="009A78E0">
        <w:rPr>
          <w:rFonts w:asciiTheme="minorHAnsi" w:hAnsiTheme="minorHAnsi" w:cstheme="minorHAnsi"/>
          <w:sz w:val="22"/>
          <w:szCs w:val="22"/>
        </w:rPr>
        <w:t xml:space="preserve">chema </w:t>
      </w:r>
      <w:r w:rsidRPr="009A78E0">
        <w:rPr>
          <w:rFonts w:asciiTheme="minorHAnsi" w:hAnsiTheme="minorHAnsi" w:cstheme="minorHAnsi"/>
          <w:sz w:val="22"/>
          <w:szCs w:val="22"/>
        </w:rPr>
        <w:t xml:space="preserve">does not currently permit user-defined data types. Data formats may use </w:t>
      </w:r>
      <w:r w:rsidR="001D3F2C" w:rsidRPr="009A78E0">
        <w:rPr>
          <w:rFonts w:asciiTheme="minorHAnsi" w:hAnsiTheme="minorHAnsi" w:cstheme="minorHAnsi"/>
          <w:sz w:val="22"/>
          <w:szCs w:val="22"/>
        </w:rPr>
        <w:t xml:space="preserve">their </w:t>
      </w:r>
      <w:r w:rsidRPr="009A78E0">
        <w:rPr>
          <w:rFonts w:asciiTheme="minorHAnsi" w:hAnsiTheme="minorHAnsi" w:cstheme="minorHAnsi"/>
          <w:sz w:val="22"/>
          <w:szCs w:val="22"/>
        </w:rPr>
        <w:t xml:space="preserve">equivalent built-in types which are defined in the underlying </w:t>
      </w:r>
      <w:r w:rsidR="001D3F2C" w:rsidRPr="009A78E0">
        <w:rPr>
          <w:rFonts w:asciiTheme="minorHAnsi" w:hAnsiTheme="minorHAnsi" w:cstheme="minorHAnsi"/>
          <w:sz w:val="22"/>
          <w:szCs w:val="22"/>
        </w:rPr>
        <w:t xml:space="preserve">format </w:t>
      </w:r>
      <w:r w:rsidRPr="009A78E0">
        <w:rPr>
          <w:rFonts w:asciiTheme="minorHAnsi" w:hAnsiTheme="minorHAnsi" w:cstheme="minorHAnsi"/>
          <w:sz w:val="22"/>
          <w:szCs w:val="22"/>
        </w:rPr>
        <w:t xml:space="preserve">standard </w:t>
      </w:r>
      <w:r w:rsidR="001D3F2C" w:rsidRPr="009A78E0">
        <w:rPr>
          <w:rFonts w:asciiTheme="minorHAnsi" w:hAnsiTheme="minorHAnsi" w:cstheme="minorHAnsi"/>
          <w:sz w:val="22"/>
          <w:szCs w:val="22"/>
        </w:rPr>
        <w:t>(</w:t>
      </w:r>
      <w:del w:id="419" w:author="Teh Stand" w:date="2018-12-03T15:41:00Z">
        <w:r w:rsidR="001D3F2C" w:rsidRPr="009A78E0" w:rsidDel="0083070F">
          <w:rPr>
            <w:rFonts w:asciiTheme="minorHAnsi" w:hAnsiTheme="minorHAnsi" w:cstheme="minorHAnsi"/>
            <w:sz w:val="22"/>
            <w:szCs w:val="22"/>
          </w:rPr>
          <w:delText>e.g.,</w:delText>
        </w:r>
      </w:del>
      <w:ins w:id="420" w:author="Teh Stand" w:date="2018-12-03T15:41:00Z">
        <w:r w:rsidR="0083070F">
          <w:rPr>
            <w:rFonts w:asciiTheme="minorHAnsi" w:hAnsiTheme="minorHAnsi" w:cstheme="minorHAnsi"/>
            <w:sz w:val="22"/>
            <w:szCs w:val="22"/>
          </w:rPr>
          <w:t>for example</w:t>
        </w:r>
      </w:ins>
      <w:r w:rsidR="001D3F2C" w:rsidRPr="009A78E0">
        <w:rPr>
          <w:rFonts w:asciiTheme="minorHAnsi" w:hAnsiTheme="minorHAnsi" w:cstheme="minorHAnsi"/>
          <w:sz w:val="22"/>
          <w:szCs w:val="22"/>
        </w:rPr>
        <w:t xml:space="preserve"> HDF5 and XML built-in types) </w:t>
      </w:r>
      <w:r w:rsidRPr="009A78E0">
        <w:rPr>
          <w:rFonts w:asciiTheme="minorHAnsi" w:hAnsiTheme="minorHAnsi" w:cstheme="minorHAnsi"/>
          <w:sz w:val="22"/>
          <w:szCs w:val="22"/>
        </w:rPr>
        <w:t xml:space="preserve">in order to </w:t>
      </w:r>
      <w:r w:rsidRPr="009A78E0">
        <w:rPr>
          <w:rFonts w:asciiTheme="minorHAnsi" w:hAnsiTheme="minorHAnsi" w:cstheme="minorHAnsi"/>
          <w:sz w:val="22"/>
          <w:szCs w:val="22"/>
        </w:rPr>
        <w:lastRenderedPageBreak/>
        <w:t>leverage standard data validation software</w:t>
      </w:r>
      <w:r w:rsidR="001D3F2C" w:rsidRPr="009A78E0">
        <w:rPr>
          <w:rFonts w:asciiTheme="minorHAnsi" w:hAnsiTheme="minorHAnsi" w:cstheme="minorHAnsi"/>
          <w:sz w:val="22"/>
          <w:szCs w:val="22"/>
        </w:rPr>
        <w:t xml:space="preserve"> provided the equivalence is documented either in the </w:t>
      </w:r>
      <w:r w:rsidR="0083070F">
        <w:rPr>
          <w:rFonts w:asciiTheme="minorHAnsi" w:hAnsiTheme="minorHAnsi" w:cstheme="minorHAnsi"/>
          <w:sz w:val="22"/>
          <w:szCs w:val="22"/>
        </w:rPr>
        <w:t>P</w:t>
      </w:r>
      <w:r w:rsidR="0083070F" w:rsidRPr="009A78E0">
        <w:rPr>
          <w:rFonts w:asciiTheme="minorHAnsi" w:hAnsiTheme="minorHAnsi" w:cstheme="minorHAnsi"/>
          <w:sz w:val="22"/>
          <w:szCs w:val="22"/>
        </w:rPr>
        <w:t xml:space="preserve">roduct </w:t>
      </w:r>
      <w:r w:rsidR="0083070F">
        <w:rPr>
          <w:rFonts w:asciiTheme="minorHAnsi" w:hAnsiTheme="minorHAnsi" w:cstheme="minorHAnsi"/>
          <w:sz w:val="22"/>
          <w:szCs w:val="22"/>
        </w:rPr>
        <w:t>S</w:t>
      </w:r>
      <w:r w:rsidR="0083070F" w:rsidRPr="009A78E0">
        <w:rPr>
          <w:rFonts w:asciiTheme="minorHAnsi" w:hAnsiTheme="minorHAnsi" w:cstheme="minorHAnsi"/>
          <w:sz w:val="22"/>
          <w:szCs w:val="22"/>
        </w:rPr>
        <w:t xml:space="preserve">pecification </w:t>
      </w:r>
      <w:r w:rsidR="001D3F2C" w:rsidRPr="009A78E0">
        <w:rPr>
          <w:rFonts w:asciiTheme="minorHAnsi" w:hAnsiTheme="minorHAnsi" w:cstheme="minorHAnsi"/>
          <w:sz w:val="22"/>
          <w:szCs w:val="22"/>
        </w:rPr>
        <w:t>or the underlying format standard</w:t>
      </w:r>
      <w:r w:rsidRPr="009A78E0">
        <w:rPr>
          <w:rFonts w:asciiTheme="minorHAnsi" w:hAnsiTheme="minorHAnsi" w:cstheme="minorHAnsi"/>
          <w:sz w:val="22"/>
          <w:szCs w:val="22"/>
        </w:rPr>
        <w:t>.</w:t>
      </w:r>
    </w:p>
    <w:p w14:paraId="67F840FF" w14:textId="1FDFA239" w:rsidR="00933924" w:rsidRPr="00FA0C91" w:rsidRDefault="00933924" w:rsidP="00D614BB">
      <w:pPr>
        <w:pStyle w:val="Heading3"/>
        <w:numPr>
          <w:ilvl w:val="2"/>
          <w:numId w:val="142"/>
        </w:numPr>
        <w:tabs>
          <w:tab w:val="clear" w:pos="660"/>
          <w:tab w:val="left" w:pos="709"/>
        </w:tabs>
        <w:spacing w:line="240" w:lineRule="auto"/>
        <w:ind w:left="709" w:hanging="709"/>
      </w:pPr>
      <w:bookmarkStart w:id="421" w:name="_Toc532213691"/>
      <w:r w:rsidRPr="00FA0C91">
        <w:t>Codes for listed values</w:t>
      </w:r>
      <w:bookmarkEnd w:id="421"/>
    </w:p>
    <w:p w14:paraId="615F2BF6" w14:textId="07FF6D0E" w:rsidR="00933924" w:rsidRPr="0083070F" w:rsidRDefault="00933924" w:rsidP="0083070F">
      <w:pPr>
        <w:spacing w:after="160" w:line="240" w:lineRule="auto"/>
        <w:rPr>
          <w:rFonts w:asciiTheme="minorHAnsi" w:hAnsiTheme="minorHAnsi" w:cstheme="minorHAnsi"/>
          <w:sz w:val="22"/>
          <w:szCs w:val="22"/>
        </w:rPr>
      </w:pPr>
      <w:r w:rsidRPr="0083070F">
        <w:rPr>
          <w:rFonts w:asciiTheme="minorHAnsi" w:hAnsiTheme="minorHAnsi" w:cstheme="minorHAnsi"/>
          <w:sz w:val="22"/>
          <w:szCs w:val="22"/>
        </w:rPr>
        <w:t xml:space="preserve">The </w:t>
      </w:r>
      <w:ins w:id="422" w:author="Teh Stand" w:date="2018-12-03T15:44:00Z">
        <w:r w:rsidR="0083070F">
          <w:rPr>
            <w:rFonts w:asciiTheme="minorHAnsi" w:hAnsiTheme="minorHAnsi" w:cstheme="minorHAnsi"/>
            <w:sz w:val="22"/>
            <w:szCs w:val="22"/>
          </w:rPr>
          <w:t xml:space="preserve">IHO </w:t>
        </w:r>
      </w:ins>
      <w:r w:rsidRPr="0083070F">
        <w:rPr>
          <w:rFonts w:asciiTheme="minorHAnsi" w:hAnsiTheme="minorHAnsi" w:cstheme="minorHAnsi"/>
          <w:sz w:val="22"/>
          <w:szCs w:val="22"/>
        </w:rPr>
        <w:t xml:space="preserve">GI </w:t>
      </w:r>
      <w:r w:rsidR="0083070F">
        <w:rPr>
          <w:rFonts w:asciiTheme="minorHAnsi" w:hAnsiTheme="minorHAnsi" w:cstheme="minorHAnsi"/>
          <w:sz w:val="22"/>
          <w:szCs w:val="22"/>
        </w:rPr>
        <w:t>R</w:t>
      </w:r>
      <w:r w:rsidR="0083070F" w:rsidRPr="0083070F">
        <w:rPr>
          <w:rFonts w:asciiTheme="minorHAnsi" w:hAnsiTheme="minorHAnsi" w:cstheme="minorHAnsi"/>
          <w:sz w:val="22"/>
          <w:szCs w:val="22"/>
        </w:rPr>
        <w:t xml:space="preserve">egistry </w:t>
      </w:r>
      <w:r w:rsidR="00400C8A" w:rsidRPr="0083070F">
        <w:rPr>
          <w:rFonts w:asciiTheme="minorHAnsi" w:hAnsiTheme="minorHAnsi" w:cstheme="minorHAnsi"/>
          <w:sz w:val="22"/>
          <w:szCs w:val="22"/>
        </w:rPr>
        <w:t xml:space="preserve">proposal form for </w:t>
      </w:r>
      <w:r w:rsidR="00964D5F" w:rsidRPr="0083070F">
        <w:rPr>
          <w:rFonts w:asciiTheme="minorHAnsi" w:hAnsiTheme="minorHAnsi" w:cstheme="minorHAnsi"/>
          <w:sz w:val="22"/>
          <w:szCs w:val="22"/>
        </w:rPr>
        <w:t xml:space="preserve">listed values </w:t>
      </w:r>
      <w:r w:rsidRPr="0083070F">
        <w:rPr>
          <w:rFonts w:asciiTheme="minorHAnsi" w:hAnsiTheme="minorHAnsi" w:cstheme="minorHAnsi"/>
          <w:sz w:val="22"/>
          <w:szCs w:val="22"/>
        </w:rPr>
        <w:t xml:space="preserve">also has fields for numeric and camel case codes for individual listed values. </w:t>
      </w:r>
      <w:r w:rsidR="006C7A31" w:rsidRPr="0083070F">
        <w:rPr>
          <w:rFonts w:asciiTheme="minorHAnsi" w:hAnsiTheme="minorHAnsi" w:cstheme="minorHAnsi"/>
          <w:sz w:val="22"/>
          <w:szCs w:val="22"/>
        </w:rPr>
        <w:t xml:space="preserve">Numeric codes </w:t>
      </w:r>
      <w:r w:rsidR="006C7A31" w:rsidRPr="0083070F">
        <w:rPr>
          <w:rFonts w:asciiTheme="minorHAnsi" w:hAnsiTheme="minorHAnsi" w:cstheme="minorHAnsi"/>
          <w:i/>
          <w:sz w:val="22"/>
          <w:szCs w:val="22"/>
        </w:rPr>
        <w:t>must</w:t>
      </w:r>
      <w:r w:rsidR="006C7A31" w:rsidRPr="0083070F">
        <w:rPr>
          <w:rFonts w:asciiTheme="minorHAnsi" w:hAnsiTheme="minorHAnsi" w:cstheme="minorHAnsi"/>
          <w:sz w:val="22"/>
          <w:szCs w:val="22"/>
        </w:rPr>
        <w:t xml:space="preserve"> be positive integers, </w:t>
      </w:r>
      <w:r w:rsidR="006C7A31" w:rsidRPr="0083070F">
        <w:rPr>
          <w:rFonts w:asciiTheme="minorHAnsi" w:hAnsiTheme="minorHAnsi" w:cstheme="minorHAnsi"/>
          <w:i/>
          <w:sz w:val="22"/>
          <w:szCs w:val="22"/>
        </w:rPr>
        <w:t>should</w:t>
      </w:r>
      <w:r w:rsidR="006C7A31" w:rsidRPr="0083070F">
        <w:rPr>
          <w:rFonts w:asciiTheme="minorHAnsi" w:hAnsiTheme="minorHAnsi" w:cstheme="minorHAnsi"/>
          <w:sz w:val="22"/>
          <w:szCs w:val="22"/>
        </w:rPr>
        <w:t xml:space="preserve"> be in the range 1-254 if possible (</w:t>
      </w:r>
      <w:r w:rsidR="00266A8A" w:rsidRPr="0083070F">
        <w:rPr>
          <w:rFonts w:asciiTheme="minorHAnsi" w:hAnsiTheme="minorHAnsi" w:cstheme="minorHAnsi"/>
          <w:sz w:val="22"/>
          <w:szCs w:val="22"/>
        </w:rPr>
        <w:t xml:space="preserve">to allow data formats and implementations to use compact representations – but </w:t>
      </w:r>
      <w:r w:rsidR="006C7A31" w:rsidRPr="0083070F">
        <w:rPr>
          <w:rFonts w:asciiTheme="minorHAnsi" w:hAnsiTheme="minorHAnsi" w:cstheme="minorHAnsi"/>
          <w:sz w:val="22"/>
          <w:szCs w:val="22"/>
        </w:rPr>
        <w:t>codes up to 65535 are allowed)</w:t>
      </w:r>
      <w:r w:rsidR="00266A8A" w:rsidRPr="0083070F">
        <w:rPr>
          <w:rFonts w:asciiTheme="minorHAnsi" w:hAnsiTheme="minorHAnsi" w:cstheme="minorHAnsi"/>
          <w:sz w:val="22"/>
          <w:szCs w:val="22"/>
        </w:rPr>
        <w:t xml:space="preserve">. Codes used for retired listed values can only be used if the </w:t>
      </w:r>
      <w:r w:rsidR="00585B89" w:rsidRPr="0083070F">
        <w:rPr>
          <w:rFonts w:asciiTheme="minorHAnsi" w:hAnsiTheme="minorHAnsi" w:cstheme="minorHAnsi"/>
          <w:sz w:val="22"/>
          <w:szCs w:val="22"/>
        </w:rPr>
        <w:t>proposal</w:t>
      </w:r>
      <w:r w:rsidR="00266A8A" w:rsidRPr="0083070F">
        <w:rPr>
          <w:rFonts w:asciiTheme="minorHAnsi" w:hAnsiTheme="minorHAnsi" w:cstheme="minorHAnsi"/>
          <w:sz w:val="22"/>
          <w:szCs w:val="22"/>
        </w:rPr>
        <w:t xml:space="preserve"> is a revision</w:t>
      </w:r>
      <w:r w:rsidR="006511CB" w:rsidRPr="0083070F">
        <w:rPr>
          <w:rFonts w:asciiTheme="minorHAnsi" w:hAnsiTheme="minorHAnsi" w:cstheme="minorHAnsi"/>
          <w:sz w:val="22"/>
          <w:szCs w:val="22"/>
        </w:rPr>
        <w:t xml:space="preserve"> (supersession)</w:t>
      </w:r>
      <w:r w:rsidR="00266A8A" w:rsidRPr="0083070F">
        <w:rPr>
          <w:rFonts w:asciiTheme="minorHAnsi" w:hAnsiTheme="minorHAnsi" w:cstheme="minorHAnsi"/>
          <w:sz w:val="22"/>
          <w:szCs w:val="22"/>
        </w:rPr>
        <w:t xml:space="preserve"> of the retired listed value.</w:t>
      </w:r>
    </w:p>
    <w:p w14:paraId="2E466B47" w14:textId="49112EFE" w:rsidR="00182A9F" w:rsidRPr="0083070F" w:rsidRDefault="00585B89" w:rsidP="0083070F">
      <w:pPr>
        <w:spacing w:after="160" w:line="240" w:lineRule="auto"/>
        <w:rPr>
          <w:rFonts w:asciiTheme="minorHAnsi" w:hAnsiTheme="minorHAnsi" w:cstheme="minorHAnsi"/>
          <w:sz w:val="22"/>
          <w:szCs w:val="22"/>
        </w:rPr>
      </w:pPr>
      <w:r w:rsidRPr="0083070F">
        <w:rPr>
          <w:rFonts w:asciiTheme="minorHAnsi" w:hAnsiTheme="minorHAnsi" w:cstheme="minorHAnsi"/>
          <w:sz w:val="22"/>
          <w:szCs w:val="22"/>
        </w:rPr>
        <w:t xml:space="preserve">The </w:t>
      </w:r>
      <w:r w:rsidR="00756620">
        <w:rPr>
          <w:rFonts w:asciiTheme="minorHAnsi" w:hAnsiTheme="minorHAnsi" w:cstheme="minorHAnsi"/>
          <w:sz w:val="22"/>
          <w:szCs w:val="22"/>
        </w:rPr>
        <w:t>R</w:t>
      </w:r>
      <w:r w:rsidR="00756620" w:rsidRPr="0083070F">
        <w:rPr>
          <w:rFonts w:asciiTheme="minorHAnsi" w:hAnsiTheme="minorHAnsi" w:cstheme="minorHAnsi"/>
          <w:sz w:val="22"/>
          <w:szCs w:val="22"/>
        </w:rPr>
        <w:t xml:space="preserve">egistry </w:t>
      </w:r>
      <w:r w:rsidRPr="0083070F">
        <w:rPr>
          <w:rFonts w:asciiTheme="minorHAnsi" w:hAnsiTheme="minorHAnsi" w:cstheme="minorHAnsi"/>
          <w:sz w:val="22"/>
          <w:szCs w:val="22"/>
        </w:rPr>
        <w:t>proposal form also allows specification of alias and camel case codes for listed values. The camel case field should be completed with a camel case code derived from the label</w:t>
      </w:r>
      <w:r w:rsidR="00377641" w:rsidRPr="0083070F">
        <w:rPr>
          <w:rFonts w:asciiTheme="minorHAnsi" w:hAnsiTheme="minorHAnsi" w:cstheme="minorHAnsi"/>
          <w:sz w:val="22"/>
          <w:szCs w:val="22"/>
        </w:rPr>
        <w:t xml:space="preserve">, beginning with a lowercase letter. The </w:t>
      </w:r>
      <w:del w:id="423" w:author="Teh Stand" w:date="2018-12-03T15:47:00Z">
        <w:r w:rsidR="00377641" w:rsidRPr="0083070F" w:rsidDel="00756620">
          <w:rPr>
            <w:rFonts w:asciiTheme="minorHAnsi" w:hAnsiTheme="minorHAnsi" w:cstheme="minorHAnsi"/>
            <w:sz w:val="22"/>
            <w:szCs w:val="22"/>
          </w:rPr>
          <w:delText xml:space="preserve">rules </w:delText>
        </w:r>
      </w:del>
      <w:ins w:id="424" w:author="Teh Stand" w:date="2018-12-03T15:47:00Z">
        <w:r w:rsidR="00756620">
          <w:rPr>
            <w:rFonts w:asciiTheme="minorHAnsi" w:hAnsiTheme="minorHAnsi" w:cstheme="minorHAnsi"/>
            <w:sz w:val="22"/>
            <w:szCs w:val="22"/>
          </w:rPr>
          <w:t>guidelines</w:t>
        </w:r>
        <w:r w:rsidR="00756620" w:rsidRPr="0083070F">
          <w:rPr>
            <w:rFonts w:asciiTheme="minorHAnsi" w:hAnsiTheme="minorHAnsi" w:cstheme="minorHAnsi"/>
            <w:sz w:val="22"/>
            <w:szCs w:val="22"/>
          </w:rPr>
          <w:t xml:space="preserve"> </w:t>
        </w:r>
      </w:ins>
      <w:r w:rsidR="00377641" w:rsidRPr="0083070F">
        <w:rPr>
          <w:rFonts w:asciiTheme="minorHAnsi" w:hAnsiTheme="minorHAnsi" w:cstheme="minorHAnsi"/>
          <w:sz w:val="22"/>
          <w:szCs w:val="22"/>
        </w:rPr>
        <w:t xml:space="preserve">for </w:t>
      </w:r>
      <w:r w:rsidR="00182A9F" w:rsidRPr="0083070F">
        <w:rPr>
          <w:rFonts w:asciiTheme="minorHAnsi" w:hAnsiTheme="minorHAnsi" w:cstheme="minorHAnsi"/>
          <w:sz w:val="22"/>
          <w:szCs w:val="22"/>
        </w:rPr>
        <w:t>camel case codes</w:t>
      </w:r>
      <w:r w:rsidR="00377641" w:rsidRPr="0083070F">
        <w:rPr>
          <w:rFonts w:asciiTheme="minorHAnsi" w:hAnsiTheme="minorHAnsi" w:cstheme="minorHAnsi"/>
          <w:sz w:val="22"/>
          <w:szCs w:val="22"/>
        </w:rPr>
        <w:t xml:space="preserve"> </w:t>
      </w:r>
      <w:r w:rsidR="00182A9F" w:rsidRPr="0083070F">
        <w:rPr>
          <w:rFonts w:asciiTheme="minorHAnsi" w:hAnsiTheme="minorHAnsi" w:cstheme="minorHAnsi"/>
          <w:sz w:val="22"/>
          <w:szCs w:val="22"/>
        </w:rPr>
        <w:t>are specified in S-99</w:t>
      </w:r>
      <w:ins w:id="425" w:author="Teh Stand" w:date="2018-12-03T15:46:00Z">
        <w:r w:rsidR="00756620">
          <w:rPr>
            <w:rFonts w:asciiTheme="minorHAnsi" w:hAnsiTheme="minorHAnsi" w:cstheme="minorHAnsi"/>
            <w:sz w:val="22"/>
            <w:szCs w:val="22"/>
          </w:rPr>
          <w:t xml:space="preserve"> </w:t>
        </w:r>
      </w:ins>
      <w:r w:rsidR="00182A9F" w:rsidRPr="0083070F">
        <w:rPr>
          <w:rFonts w:asciiTheme="minorHAnsi" w:hAnsiTheme="minorHAnsi" w:cstheme="minorHAnsi"/>
          <w:sz w:val="22"/>
          <w:szCs w:val="22"/>
        </w:rPr>
        <w:t>A</w:t>
      </w:r>
      <w:ins w:id="426" w:author="Teh Stand" w:date="2018-12-03T15:46:00Z">
        <w:r w:rsidR="00756620">
          <w:rPr>
            <w:rFonts w:asciiTheme="minorHAnsi" w:hAnsiTheme="minorHAnsi" w:cstheme="minorHAnsi"/>
            <w:sz w:val="22"/>
            <w:szCs w:val="22"/>
          </w:rPr>
          <w:t>nnex A</w:t>
        </w:r>
      </w:ins>
      <w:r w:rsidR="00182A9F" w:rsidRPr="0083070F">
        <w:rPr>
          <w:rFonts w:asciiTheme="minorHAnsi" w:hAnsiTheme="minorHAnsi" w:cstheme="minorHAnsi"/>
          <w:sz w:val="22"/>
          <w:szCs w:val="22"/>
        </w:rPr>
        <w:t>.</w:t>
      </w:r>
    </w:p>
    <w:p w14:paraId="12B3FA71" w14:textId="58C07B45" w:rsidR="00BD46B9" w:rsidRPr="00FA0C91" w:rsidRDefault="00086795" w:rsidP="00D614BB">
      <w:pPr>
        <w:pStyle w:val="Heading2"/>
        <w:numPr>
          <w:ilvl w:val="1"/>
          <w:numId w:val="142"/>
        </w:numPr>
        <w:tabs>
          <w:tab w:val="clear" w:pos="540"/>
          <w:tab w:val="left" w:pos="567"/>
        </w:tabs>
        <w:spacing w:line="240" w:lineRule="auto"/>
        <w:ind w:left="567" w:hanging="567"/>
        <w:rPr>
          <w:lang w:val="en-GB"/>
        </w:rPr>
      </w:pPr>
      <w:bookmarkStart w:id="427" w:name="_Ref502538369"/>
      <w:bookmarkStart w:id="428" w:name="_Toc532213692"/>
      <w:r w:rsidRPr="00FA0C91">
        <w:rPr>
          <w:lang w:val="en-GB"/>
        </w:rPr>
        <w:t>R</w:t>
      </w:r>
      <w:r w:rsidR="003A520E" w:rsidRPr="00FA0C91">
        <w:rPr>
          <w:lang w:val="en-GB"/>
        </w:rPr>
        <w:t>ecommended practices</w:t>
      </w:r>
      <w:bookmarkEnd w:id="427"/>
      <w:bookmarkEnd w:id="428"/>
    </w:p>
    <w:p w14:paraId="25B5BE4D" w14:textId="762D9BDD" w:rsidR="00821050" w:rsidRPr="00FA0C91" w:rsidRDefault="00821050" w:rsidP="00D614BB">
      <w:pPr>
        <w:pStyle w:val="Heading3"/>
        <w:numPr>
          <w:ilvl w:val="2"/>
          <w:numId w:val="145"/>
        </w:numPr>
        <w:tabs>
          <w:tab w:val="clear" w:pos="660"/>
          <w:tab w:val="left" w:pos="709"/>
        </w:tabs>
        <w:spacing w:line="240" w:lineRule="auto"/>
        <w:ind w:left="709" w:hanging="709"/>
      </w:pPr>
      <w:bookmarkStart w:id="429" w:name="_Toc532213693"/>
      <w:r w:rsidRPr="00FA0C91">
        <w:t>Reviews of model elements and structure</w:t>
      </w:r>
      <w:bookmarkEnd w:id="429"/>
    </w:p>
    <w:p w14:paraId="2E02986F" w14:textId="67367988" w:rsidR="00821050" w:rsidRPr="00086CFF" w:rsidRDefault="008F6264" w:rsidP="00086CFF">
      <w:pPr>
        <w:spacing w:after="160" w:line="240" w:lineRule="auto"/>
        <w:rPr>
          <w:rFonts w:asciiTheme="minorHAnsi" w:hAnsiTheme="minorHAnsi" w:cstheme="minorHAnsi"/>
          <w:sz w:val="22"/>
          <w:szCs w:val="22"/>
        </w:rPr>
      </w:pPr>
      <w:r w:rsidRPr="00086CFF">
        <w:rPr>
          <w:rFonts w:asciiTheme="minorHAnsi" w:hAnsiTheme="minorHAnsi" w:cstheme="minorHAnsi"/>
          <w:sz w:val="22"/>
          <w:szCs w:val="22"/>
        </w:rPr>
        <w:t>Models should be frequently reviewed while under development, with reviews involving d</w:t>
      </w:r>
      <w:r w:rsidR="00821050" w:rsidRPr="00086CFF">
        <w:rPr>
          <w:rFonts w:asciiTheme="minorHAnsi" w:hAnsiTheme="minorHAnsi" w:cstheme="minorHAnsi"/>
          <w:sz w:val="22"/>
          <w:szCs w:val="22"/>
        </w:rPr>
        <w:t xml:space="preserve">omain experts as well as information </w:t>
      </w:r>
      <w:r w:rsidR="00F97791" w:rsidRPr="00086CFF">
        <w:rPr>
          <w:rFonts w:asciiTheme="minorHAnsi" w:hAnsiTheme="minorHAnsi" w:cstheme="minorHAnsi"/>
          <w:sz w:val="22"/>
          <w:szCs w:val="22"/>
        </w:rPr>
        <w:t>modelling</w:t>
      </w:r>
      <w:r w:rsidR="00821050" w:rsidRPr="00086CFF">
        <w:rPr>
          <w:rFonts w:asciiTheme="minorHAnsi" w:hAnsiTheme="minorHAnsi" w:cstheme="minorHAnsi"/>
          <w:sz w:val="22"/>
          <w:szCs w:val="22"/>
        </w:rPr>
        <w:t xml:space="preserve"> experts.</w:t>
      </w:r>
    </w:p>
    <w:p w14:paraId="05D26DDD" w14:textId="7DC472C3" w:rsidR="003A520E" w:rsidRPr="00FA0C91" w:rsidRDefault="008F6264" w:rsidP="00D614BB">
      <w:pPr>
        <w:pStyle w:val="Heading3"/>
        <w:numPr>
          <w:ilvl w:val="2"/>
          <w:numId w:val="145"/>
        </w:numPr>
        <w:tabs>
          <w:tab w:val="clear" w:pos="660"/>
          <w:tab w:val="left" w:pos="709"/>
        </w:tabs>
        <w:spacing w:line="240" w:lineRule="auto"/>
        <w:ind w:left="709" w:hanging="709"/>
      </w:pPr>
      <w:bookmarkStart w:id="430" w:name="_Toc532213694"/>
      <w:r w:rsidRPr="00FA0C91">
        <w:t>Diagram l</w:t>
      </w:r>
      <w:r w:rsidR="003A520E" w:rsidRPr="00FA0C91">
        <w:t>ayout</w:t>
      </w:r>
      <w:bookmarkEnd w:id="430"/>
    </w:p>
    <w:p w14:paraId="74739C98" w14:textId="197E1820" w:rsidR="004E60CA" w:rsidRPr="00086CFF" w:rsidRDefault="00DC512E" w:rsidP="00086CFF">
      <w:pPr>
        <w:spacing w:after="160" w:line="240" w:lineRule="auto"/>
        <w:rPr>
          <w:rFonts w:asciiTheme="minorHAnsi" w:hAnsiTheme="minorHAnsi" w:cstheme="minorHAnsi"/>
          <w:sz w:val="22"/>
          <w:szCs w:val="22"/>
        </w:rPr>
      </w:pPr>
      <w:r w:rsidRPr="00086CFF">
        <w:rPr>
          <w:rFonts w:asciiTheme="minorHAnsi" w:hAnsiTheme="minorHAnsi" w:cstheme="minorHAnsi"/>
          <w:sz w:val="22"/>
          <w:szCs w:val="22"/>
        </w:rPr>
        <w:t>Common ‘best</w:t>
      </w:r>
      <w:r w:rsidR="004E60CA" w:rsidRPr="00086CFF">
        <w:rPr>
          <w:rFonts w:asciiTheme="minorHAnsi" w:hAnsiTheme="minorHAnsi" w:cstheme="minorHAnsi"/>
          <w:sz w:val="22"/>
          <w:szCs w:val="22"/>
        </w:rPr>
        <w:t xml:space="preserve"> practice</w:t>
      </w:r>
      <w:r w:rsidRPr="00086CFF">
        <w:rPr>
          <w:rFonts w:asciiTheme="minorHAnsi" w:hAnsiTheme="minorHAnsi" w:cstheme="minorHAnsi"/>
          <w:sz w:val="22"/>
          <w:szCs w:val="22"/>
        </w:rPr>
        <w:t>s’</w:t>
      </w:r>
      <w:r w:rsidR="004E60CA" w:rsidRPr="00086CFF">
        <w:rPr>
          <w:rFonts w:asciiTheme="minorHAnsi" w:hAnsiTheme="minorHAnsi" w:cstheme="minorHAnsi"/>
          <w:sz w:val="22"/>
          <w:szCs w:val="22"/>
        </w:rPr>
        <w:t xml:space="preserve"> for layout of UML diagrams should be followed</w:t>
      </w:r>
      <w:r w:rsidRPr="00086CFF">
        <w:rPr>
          <w:rFonts w:asciiTheme="minorHAnsi" w:hAnsiTheme="minorHAnsi" w:cstheme="minorHAnsi"/>
          <w:sz w:val="22"/>
          <w:szCs w:val="22"/>
        </w:rPr>
        <w:t>. In particular, diagram</w:t>
      </w:r>
      <w:ins w:id="431" w:author="Teh Stand" w:date="2018-12-03T15:55:00Z">
        <w:r w:rsidR="00103672">
          <w:rPr>
            <w:rFonts w:asciiTheme="minorHAnsi" w:hAnsiTheme="minorHAnsi" w:cstheme="minorHAnsi"/>
            <w:sz w:val="22"/>
            <w:szCs w:val="22"/>
          </w:rPr>
          <w:t>s</w:t>
        </w:r>
      </w:ins>
      <w:r w:rsidRPr="00086CFF">
        <w:rPr>
          <w:rFonts w:asciiTheme="minorHAnsi" w:hAnsiTheme="minorHAnsi" w:cstheme="minorHAnsi"/>
          <w:sz w:val="22"/>
          <w:szCs w:val="22"/>
        </w:rPr>
        <w:t xml:space="preserve"> should not contain too many elements</w:t>
      </w:r>
      <w:ins w:id="432" w:author="Teh Stand" w:date="2018-12-03T15:55:00Z">
        <w:r w:rsidR="00103672">
          <w:rPr>
            <w:rFonts w:asciiTheme="minorHAnsi" w:hAnsiTheme="minorHAnsi" w:cstheme="minorHAnsi"/>
            <w:sz w:val="22"/>
            <w:szCs w:val="22"/>
          </w:rPr>
          <w:t>;</w:t>
        </w:r>
      </w:ins>
      <w:del w:id="433" w:author="Teh Stand" w:date="2018-12-03T15:55:00Z">
        <w:r w:rsidRPr="00086CFF" w:rsidDel="00103672">
          <w:rPr>
            <w:rFonts w:asciiTheme="minorHAnsi" w:hAnsiTheme="minorHAnsi" w:cstheme="minorHAnsi"/>
            <w:sz w:val="22"/>
            <w:szCs w:val="22"/>
          </w:rPr>
          <w:delText>,</w:delText>
        </w:r>
      </w:del>
      <w:r w:rsidRPr="00086CFF">
        <w:rPr>
          <w:rFonts w:asciiTheme="minorHAnsi" w:hAnsiTheme="minorHAnsi" w:cstheme="minorHAnsi"/>
          <w:sz w:val="22"/>
          <w:szCs w:val="22"/>
        </w:rPr>
        <w:t xml:space="preserve"> should minimize line crossings</w:t>
      </w:r>
      <w:ins w:id="434" w:author="Teh Stand" w:date="2018-12-03T15:55:00Z">
        <w:r w:rsidR="00103672">
          <w:rPr>
            <w:rFonts w:asciiTheme="minorHAnsi" w:hAnsiTheme="minorHAnsi" w:cstheme="minorHAnsi"/>
            <w:sz w:val="22"/>
            <w:szCs w:val="22"/>
          </w:rPr>
          <w:t>;</w:t>
        </w:r>
      </w:ins>
      <w:del w:id="435" w:author="Teh Stand" w:date="2018-12-03T15:55:00Z">
        <w:r w:rsidRPr="00086CFF" w:rsidDel="00103672">
          <w:rPr>
            <w:rFonts w:asciiTheme="minorHAnsi" w:hAnsiTheme="minorHAnsi" w:cstheme="minorHAnsi"/>
            <w:sz w:val="22"/>
            <w:szCs w:val="22"/>
          </w:rPr>
          <w:delText>,</w:delText>
        </w:r>
      </w:del>
      <w:r w:rsidRPr="00086CFF">
        <w:rPr>
          <w:rFonts w:asciiTheme="minorHAnsi" w:hAnsiTheme="minorHAnsi" w:cstheme="minorHAnsi"/>
          <w:sz w:val="22"/>
          <w:szCs w:val="22"/>
        </w:rPr>
        <w:t xml:space="preserve"> and use vertical layouts for hierarchies (or left-right horizontal layouts if a vertical layout does not work). Lines representing associations should minimize the use of curved segments.</w:t>
      </w:r>
    </w:p>
    <w:p w14:paraId="34F843A9" w14:textId="2FE14082" w:rsidR="003A520E" w:rsidRPr="00FA0C91" w:rsidRDefault="00B61D6A" w:rsidP="00D614BB">
      <w:pPr>
        <w:pStyle w:val="Heading3"/>
        <w:numPr>
          <w:ilvl w:val="2"/>
          <w:numId w:val="145"/>
        </w:numPr>
        <w:tabs>
          <w:tab w:val="clear" w:pos="660"/>
          <w:tab w:val="left" w:pos="709"/>
        </w:tabs>
        <w:spacing w:line="240" w:lineRule="auto"/>
        <w:ind w:left="709" w:hanging="709"/>
      </w:pPr>
      <w:bookmarkStart w:id="436" w:name="_Toc532213695"/>
      <w:r w:rsidRPr="00FA0C91">
        <w:t>Colour</w:t>
      </w:r>
      <w:r w:rsidR="00821050" w:rsidRPr="00FA0C91">
        <w:t xml:space="preserve"> coding of model elements</w:t>
      </w:r>
      <w:bookmarkEnd w:id="436"/>
    </w:p>
    <w:p w14:paraId="410A3704" w14:textId="1817FDE1" w:rsidR="00AC5D0E" w:rsidRPr="00103672" w:rsidRDefault="00B61D6A" w:rsidP="00103672">
      <w:pPr>
        <w:spacing w:after="160" w:line="240" w:lineRule="auto"/>
        <w:rPr>
          <w:rFonts w:asciiTheme="minorHAnsi" w:hAnsiTheme="minorHAnsi" w:cstheme="minorHAnsi"/>
          <w:sz w:val="22"/>
          <w:szCs w:val="22"/>
        </w:rPr>
      </w:pPr>
      <w:r w:rsidRPr="00103672">
        <w:rPr>
          <w:rFonts w:asciiTheme="minorHAnsi" w:hAnsiTheme="minorHAnsi" w:cstheme="minorHAnsi"/>
          <w:sz w:val="22"/>
          <w:szCs w:val="22"/>
        </w:rPr>
        <w:t>Colour</w:t>
      </w:r>
      <w:r w:rsidR="00AC5D0E" w:rsidRPr="00103672">
        <w:rPr>
          <w:rFonts w:asciiTheme="minorHAnsi" w:hAnsiTheme="minorHAnsi" w:cstheme="minorHAnsi"/>
          <w:sz w:val="22"/>
          <w:szCs w:val="22"/>
        </w:rPr>
        <w:t xml:space="preserve"> coding should be used to distinguish diagram elements for features, information types, </w:t>
      </w:r>
      <w:r w:rsidR="006B392F" w:rsidRPr="00103672">
        <w:rPr>
          <w:rFonts w:asciiTheme="minorHAnsi" w:hAnsiTheme="minorHAnsi" w:cstheme="minorHAnsi"/>
          <w:sz w:val="22"/>
          <w:szCs w:val="22"/>
        </w:rPr>
        <w:t>enumerations and codelists, complex attributes, association classes, and constraints and notes. Abstract types should be indicated by darker shades.</w:t>
      </w:r>
    </w:p>
    <w:p w14:paraId="38C8DA0B" w14:textId="37469B6C" w:rsidR="006B392F" w:rsidRPr="00103672" w:rsidRDefault="00103672" w:rsidP="00103672">
      <w:pPr>
        <w:spacing w:after="160" w:line="240" w:lineRule="auto"/>
        <w:rPr>
          <w:rFonts w:asciiTheme="minorHAnsi" w:hAnsiTheme="minorHAnsi" w:cstheme="minorHAnsi"/>
          <w:sz w:val="22"/>
          <w:szCs w:val="22"/>
        </w:rPr>
      </w:pPr>
      <w:r>
        <w:rPr>
          <w:rFonts w:asciiTheme="minorHAnsi" w:hAnsiTheme="minorHAnsi" w:cstheme="minorHAnsi"/>
          <w:sz w:val="22"/>
          <w:szCs w:val="22"/>
        </w:rPr>
        <w:t>Figure 7-1</w:t>
      </w:r>
      <w:r w:rsidR="00BD1114" w:rsidRPr="00103672">
        <w:rPr>
          <w:rFonts w:asciiTheme="minorHAnsi" w:hAnsiTheme="minorHAnsi" w:cstheme="minorHAnsi"/>
          <w:sz w:val="22"/>
          <w:szCs w:val="22"/>
        </w:rPr>
        <w:t xml:space="preserve"> and</w:t>
      </w:r>
      <w:r>
        <w:rPr>
          <w:rFonts w:asciiTheme="minorHAnsi" w:hAnsiTheme="minorHAnsi" w:cstheme="minorHAnsi"/>
          <w:sz w:val="22"/>
          <w:szCs w:val="22"/>
        </w:rPr>
        <w:t xml:space="preserve"> Figure 7-6</w:t>
      </w:r>
      <w:r w:rsidR="00BD1114" w:rsidRPr="00103672">
        <w:rPr>
          <w:rFonts w:asciiTheme="minorHAnsi" w:hAnsiTheme="minorHAnsi" w:cstheme="minorHAnsi"/>
          <w:sz w:val="22"/>
          <w:szCs w:val="22"/>
        </w:rPr>
        <w:t xml:space="preserve"> illustrate the use of </w:t>
      </w:r>
      <w:r w:rsidR="00B61D6A" w:rsidRPr="00103672">
        <w:rPr>
          <w:rFonts w:asciiTheme="minorHAnsi" w:hAnsiTheme="minorHAnsi" w:cstheme="minorHAnsi"/>
          <w:sz w:val="22"/>
          <w:szCs w:val="22"/>
        </w:rPr>
        <w:t>colour</w:t>
      </w:r>
      <w:r w:rsidR="00BD1114" w:rsidRPr="00103672">
        <w:rPr>
          <w:rFonts w:asciiTheme="minorHAnsi" w:hAnsiTheme="minorHAnsi" w:cstheme="minorHAnsi"/>
          <w:sz w:val="22"/>
          <w:szCs w:val="22"/>
        </w:rPr>
        <w:t xml:space="preserve"> coding to depict different kinds of UML elements. Compare the shades of the non-abstract feature and information classes in these figures to the abstract feature and information classes in</w:t>
      </w:r>
      <w:r>
        <w:rPr>
          <w:rFonts w:asciiTheme="minorHAnsi" w:hAnsiTheme="minorHAnsi" w:cstheme="minorHAnsi"/>
          <w:sz w:val="22"/>
          <w:szCs w:val="22"/>
        </w:rPr>
        <w:t xml:space="preserve"> Figure 7-2</w:t>
      </w:r>
      <w:r w:rsidR="00BD1114" w:rsidRPr="00103672">
        <w:rPr>
          <w:rFonts w:asciiTheme="minorHAnsi" w:hAnsiTheme="minorHAnsi" w:cstheme="minorHAnsi"/>
          <w:sz w:val="22"/>
          <w:szCs w:val="22"/>
        </w:rPr>
        <w:t>.</w:t>
      </w:r>
    </w:p>
    <w:p w14:paraId="1A3D63D1" w14:textId="2AC54E1C" w:rsidR="00BD1114" w:rsidRPr="00103672" w:rsidRDefault="00BD1114" w:rsidP="00103672">
      <w:pPr>
        <w:spacing w:after="160" w:line="240" w:lineRule="auto"/>
        <w:rPr>
          <w:rFonts w:asciiTheme="minorHAnsi" w:hAnsiTheme="minorHAnsi" w:cstheme="minorHAnsi"/>
          <w:sz w:val="22"/>
          <w:szCs w:val="22"/>
        </w:rPr>
      </w:pPr>
      <w:r w:rsidRPr="00103672">
        <w:rPr>
          <w:rFonts w:asciiTheme="minorHAnsi" w:hAnsiTheme="minorHAnsi" w:cstheme="minorHAnsi"/>
          <w:sz w:val="22"/>
          <w:szCs w:val="22"/>
        </w:rPr>
        <w:t>S-100 departs from ISO</w:t>
      </w:r>
      <w:r w:rsidR="003C355F" w:rsidRPr="00103672">
        <w:rPr>
          <w:rFonts w:asciiTheme="minorHAnsi" w:hAnsiTheme="minorHAnsi" w:cstheme="minorHAnsi"/>
          <w:sz w:val="22"/>
          <w:szCs w:val="22"/>
        </w:rPr>
        <w:t xml:space="preserve"> TC211</w:t>
      </w:r>
      <w:r w:rsidRPr="00103672">
        <w:rPr>
          <w:rFonts w:asciiTheme="minorHAnsi" w:hAnsiTheme="minorHAnsi" w:cstheme="minorHAnsi"/>
          <w:sz w:val="22"/>
          <w:szCs w:val="22"/>
        </w:rPr>
        <w:t xml:space="preserve"> recommendations for the use of black-and-white-only UML diagrams in order to distinguish between feature and information types (the concept of information type is unique to S-100)</w:t>
      </w:r>
      <w:ins w:id="437" w:author="Teh Stand" w:date="2018-12-03T15:59:00Z">
        <w:r w:rsidR="00103672">
          <w:rPr>
            <w:rFonts w:asciiTheme="minorHAnsi" w:hAnsiTheme="minorHAnsi" w:cstheme="minorHAnsi"/>
            <w:sz w:val="22"/>
            <w:szCs w:val="22"/>
          </w:rPr>
          <w:t>;</w:t>
        </w:r>
      </w:ins>
      <w:r w:rsidRPr="00103672">
        <w:rPr>
          <w:rFonts w:asciiTheme="minorHAnsi" w:hAnsiTheme="minorHAnsi" w:cstheme="minorHAnsi"/>
          <w:sz w:val="22"/>
          <w:szCs w:val="22"/>
        </w:rPr>
        <w:t xml:space="preserve"> an</w:t>
      </w:r>
      <w:r w:rsidR="003C355F" w:rsidRPr="00103672">
        <w:rPr>
          <w:rFonts w:asciiTheme="minorHAnsi" w:hAnsiTheme="minorHAnsi" w:cstheme="minorHAnsi"/>
          <w:sz w:val="22"/>
          <w:szCs w:val="22"/>
        </w:rPr>
        <w:t>d since the ISO recommendation appears to be based on considerations for the production of commercially printed documents (as opposed to office laser or ink-jet printers or on-screen displays).</w:t>
      </w:r>
    </w:p>
    <w:p w14:paraId="32495C90" w14:textId="11C01CE7" w:rsidR="000C65DF" w:rsidRPr="003C43CB" w:rsidRDefault="000C65DF" w:rsidP="00D614BB">
      <w:pPr>
        <w:pStyle w:val="Heading3"/>
        <w:numPr>
          <w:ilvl w:val="2"/>
          <w:numId w:val="145"/>
        </w:numPr>
        <w:tabs>
          <w:tab w:val="clear" w:pos="660"/>
          <w:tab w:val="left" w:pos="709"/>
        </w:tabs>
        <w:spacing w:line="240" w:lineRule="auto"/>
        <w:ind w:left="709" w:hanging="709"/>
      </w:pPr>
      <w:bookmarkStart w:id="438" w:name="_Toc532213696"/>
      <w:r w:rsidRPr="003C43CB">
        <w:t>Documentation tables</w:t>
      </w:r>
      <w:bookmarkEnd w:id="438"/>
    </w:p>
    <w:p w14:paraId="122193BA" w14:textId="52CC8502" w:rsidR="007D6C25" w:rsidRPr="003C43CB" w:rsidRDefault="007D6C25" w:rsidP="003C43CB">
      <w:pPr>
        <w:spacing w:after="160" w:line="240" w:lineRule="auto"/>
        <w:rPr>
          <w:rFonts w:asciiTheme="minorHAnsi" w:hAnsiTheme="minorHAnsi" w:cstheme="minorHAnsi"/>
          <w:sz w:val="22"/>
          <w:szCs w:val="22"/>
        </w:rPr>
      </w:pPr>
      <w:r w:rsidRPr="003C43CB">
        <w:rPr>
          <w:rFonts w:asciiTheme="minorHAnsi" w:hAnsiTheme="minorHAnsi" w:cstheme="minorHAnsi"/>
          <w:sz w:val="22"/>
          <w:szCs w:val="22"/>
        </w:rPr>
        <w:t>This may be formatted like the UML schema documentation tables in S-100 or generated by the UML software. Whichever method is used, the documentation must document the classes, attributes, enumeration and codelist types</w:t>
      </w:r>
      <w:ins w:id="439" w:author="Teh Stand" w:date="2018-12-04T09:57:00Z">
        <w:r w:rsidR="003C43CB">
          <w:rPr>
            <w:rFonts w:asciiTheme="minorHAnsi" w:hAnsiTheme="minorHAnsi" w:cstheme="minorHAnsi"/>
            <w:sz w:val="22"/>
            <w:szCs w:val="22"/>
          </w:rPr>
          <w:t>;</w:t>
        </w:r>
      </w:ins>
      <w:del w:id="440" w:author="Teh Stand" w:date="2018-12-04T09:57:00Z">
        <w:r w:rsidRPr="003C43CB" w:rsidDel="003C43CB">
          <w:rPr>
            <w:rFonts w:asciiTheme="minorHAnsi" w:hAnsiTheme="minorHAnsi" w:cstheme="minorHAnsi"/>
            <w:sz w:val="22"/>
            <w:szCs w:val="22"/>
          </w:rPr>
          <w:delText>,</w:delText>
        </w:r>
      </w:del>
      <w:r w:rsidRPr="003C43CB">
        <w:rPr>
          <w:rFonts w:asciiTheme="minorHAnsi" w:hAnsiTheme="minorHAnsi" w:cstheme="minorHAnsi"/>
          <w:sz w:val="22"/>
          <w:szCs w:val="22"/>
        </w:rPr>
        <w:t xml:space="preserve"> and </w:t>
      </w:r>
      <w:r w:rsidR="00157602" w:rsidRPr="003C43CB">
        <w:rPr>
          <w:rFonts w:asciiTheme="minorHAnsi" w:hAnsiTheme="minorHAnsi" w:cstheme="minorHAnsi"/>
          <w:sz w:val="22"/>
          <w:szCs w:val="22"/>
        </w:rPr>
        <w:t>a</w:t>
      </w:r>
      <w:r w:rsidR="00B31DE7" w:rsidRPr="003C43CB">
        <w:rPr>
          <w:rFonts w:asciiTheme="minorHAnsi" w:hAnsiTheme="minorHAnsi" w:cstheme="minorHAnsi"/>
          <w:sz w:val="22"/>
          <w:szCs w:val="22"/>
        </w:rPr>
        <w:t>s</w:t>
      </w:r>
      <w:r w:rsidR="00157602" w:rsidRPr="003C43CB">
        <w:rPr>
          <w:rFonts w:asciiTheme="minorHAnsi" w:hAnsiTheme="minorHAnsi" w:cstheme="minorHAnsi"/>
          <w:sz w:val="22"/>
          <w:szCs w:val="22"/>
        </w:rPr>
        <w:t>sociations</w:t>
      </w:r>
      <w:r w:rsidRPr="003C43CB">
        <w:rPr>
          <w:rFonts w:asciiTheme="minorHAnsi" w:hAnsiTheme="minorHAnsi" w:cstheme="minorHAnsi"/>
          <w:sz w:val="22"/>
          <w:szCs w:val="22"/>
        </w:rPr>
        <w:t xml:space="preserve"> in the </w:t>
      </w:r>
      <w:r w:rsidR="003C43CB">
        <w:rPr>
          <w:rFonts w:asciiTheme="minorHAnsi" w:hAnsiTheme="minorHAnsi" w:cstheme="minorHAnsi"/>
          <w:sz w:val="22"/>
          <w:szCs w:val="22"/>
        </w:rPr>
        <w:t>A</w:t>
      </w:r>
      <w:r w:rsidR="003C43CB" w:rsidRPr="003C43CB">
        <w:rPr>
          <w:rFonts w:asciiTheme="minorHAnsi" w:hAnsiTheme="minorHAnsi" w:cstheme="minorHAnsi"/>
          <w:sz w:val="22"/>
          <w:szCs w:val="22"/>
        </w:rPr>
        <w:t xml:space="preserve">pplication </w:t>
      </w:r>
      <w:r w:rsidR="003C43CB">
        <w:rPr>
          <w:rFonts w:asciiTheme="minorHAnsi" w:hAnsiTheme="minorHAnsi" w:cstheme="minorHAnsi"/>
          <w:sz w:val="22"/>
          <w:szCs w:val="22"/>
        </w:rPr>
        <w:t>S</w:t>
      </w:r>
      <w:r w:rsidR="003C43CB" w:rsidRPr="003C43CB">
        <w:rPr>
          <w:rFonts w:asciiTheme="minorHAnsi" w:hAnsiTheme="minorHAnsi" w:cstheme="minorHAnsi"/>
          <w:sz w:val="22"/>
          <w:szCs w:val="22"/>
        </w:rPr>
        <w:t>chema</w:t>
      </w:r>
      <w:r w:rsidR="00157602" w:rsidRPr="003C43CB">
        <w:rPr>
          <w:rFonts w:asciiTheme="minorHAnsi" w:hAnsiTheme="minorHAnsi" w:cstheme="minorHAnsi"/>
          <w:sz w:val="22"/>
          <w:szCs w:val="22"/>
        </w:rPr>
        <w:t>,</w:t>
      </w:r>
      <w:r w:rsidRPr="003C43CB">
        <w:rPr>
          <w:rFonts w:asciiTheme="minorHAnsi" w:hAnsiTheme="minorHAnsi" w:cstheme="minorHAnsi"/>
          <w:sz w:val="22"/>
          <w:szCs w:val="22"/>
        </w:rPr>
        <w:t xml:space="preserve"> including names, definitions,</w:t>
      </w:r>
      <w:r w:rsidR="00157602" w:rsidRPr="003C43CB">
        <w:rPr>
          <w:rFonts w:asciiTheme="minorHAnsi" w:hAnsiTheme="minorHAnsi" w:cstheme="minorHAnsi"/>
          <w:sz w:val="22"/>
          <w:szCs w:val="22"/>
        </w:rPr>
        <w:t xml:space="preserve"> </w:t>
      </w:r>
      <w:r w:rsidRPr="003C43CB">
        <w:rPr>
          <w:rFonts w:asciiTheme="minorHAnsi" w:hAnsiTheme="minorHAnsi" w:cstheme="minorHAnsi"/>
          <w:sz w:val="22"/>
          <w:szCs w:val="22"/>
        </w:rPr>
        <w:t xml:space="preserve">multiplicities, </w:t>
      </w:r>
      <w:r w:rsidR="00157602" w:rsidRPr="003C43CB">
        <w:rPr>
          <w:rFonts w:asciiTheme="minorHAnsi" w:hAnsiTheme="minorHAnsi" w:cstheme="minorHAnsi"/>
          <w:sz w:val="22"/>
          <w:szCs w:val="22"/>
        </w:rPr>
        <w:t>data</w:t>
      </w:r>
      <w:r w:rsidRPr="003C43CB">
        <w:rPr>
          <w:rFonts w:asciiTheme="minorHAnsi" w:hAnsiTheme="minorHAnsi" w:cstheme="minorHAnsi"/>
          <w:sz w:val="22"/>
          <w:szCs w:val="22"/>
        </w:rPr>
        <w:t xml:space="preserve"> types</w:t>
      </w:r>
      <w:del w:id="441" w:author="Teh Stand" w:date="2018-12-04T09:57:00Z">
        <w:r w:rsidR="00157602" w:rsidRPr="003C43CB" w:rsidDel="003C43CB">
          <w:rPr>
            <w:rFonts w:asciiTheme="minorHAnsi" w:hAnsiTheme="minorHAnsi" w:cstheme="minorHAnsi"/>
            <w:sz w:val="22"/>
            <w:szCs w:val="22"/>
          </w:rPr>
          <w:delText>,</w:delText>
        </w:r>
      </w:del>
      <w:r w:rsidR="00157602" w:rsidRPr="003C43CB">
        <w:rPr>
          <w:rFonts w:asciiTheme="minorHAnsi" w:hAnsiTheme="minorHAnsi" w:cstheme="minorHAnsi"/>
          <w:sz w:val="22"/>
          <w:szCs w:val="22"/>
        </w:rPr>
        <w:t xml:space="preserve"> and roles.</w:t>
      </w:r>
    </w:p>
    <w:p w14:paraId="3B26209B" w14:textId="1A75CC74" w:rsidR="00821050" w:rsidRPr="00FA0C91" w:rsidRDefault="00821050" w:rsidP="00D614BB">
      <w:pPr>
        <w:pStyle w:val="Heading3"/>
        <w:numPr>
          <w:ilvl w:val="2"/>
          <w:numId w:val="145"/>
        </w:numPr>
        <w:tabs>
          <w:tab w:val="clear" w:pos="660"/>
          <w:tab w:val="left" w:pos="709"/>
        </w:tabs>
        <w:spacing w:line="240" w:lineRule="auto"/>
        <w:ind w:left="709" w:hanging="709"/>
      </w:pPr>
      <w:bookmarkStart w:id="442" w:name="_Toc532213697"/>
      <w:r w:rsidRPr="00FA0C91">
        <w:lastRenderedPageBreak/>
        <w:t xml:space="preserve">Software </w:t>
      </w:r>
      <w:r w:rsidR="003471BA" w:rsidRPr="00FA0C91">
        <w:t>support</w:t>
      </w:r>
      <w:bookmarkEnd w:id="442"/>
    </w:p>
    <w:p w14:paraId="560CA83C" w14:textId="44C355B2" w:rsidR="00E8186A" w:rsidRPr="003C43CB" w:rsidRDefault="00FB217D" w:rsidP="003C43CB">
      <w:pPr>
        <w:spacing w:after="160" w:line="240" w:lineRule="auto"/>
        <w:rPr>
          <w:rFonts w:asciiTheme="minorHAnsi" w:hAnsiTheme="minorHAnsi" w:cstheme="minorHAnsi"/>
          <w:sz w:val="22"/>
          <w:szCs w:val="22"/>
        </w:rPr>
      </w:pPr>
      <w:bookmarkStart w:id="443" w:name="_Hlk502272939"/>
      <w:r w:rsidRPr="003C43CB">
        <w:rPr>
          <w:rFonts w:asciiTheme="minorHAnsi" w:hAnsiTheme="minorHAnsi" w:cstheme="minorHAnsi"/>
          <w:sz w:val="22"/>
          <w:szCs w:val="22"/>
        </w:rPr>
        <w:t xml:space="preserve">Product </w:t>
      </w:r>
      <w:r w:rsidR="003C43CB">
        <w:rPr>
          <w:rFonts w:asciiTheme="minorHAnsi" w:hAnsiTheme="minorHAnsi" w:cstheme="minorHAnsi"/>
          <w:sz w:val="22"/>
          <w:szCs w:val="22"/>
        </w:rPr>
        <w:t>S</w:t>
      </w:r>
      <w:r w:rsidR="003C43CB" w:rsidRPr="003C43CB">
        <w:rPr>
          <w:rFonts w:asciiTheme="minorHAnsi" w:hAnsiTheme="minorHAnsi" w:cstheme="minorHAnsi"/>
          <w:sz w:val="22"/>
          <w:szCs w:val="22"/>
        </w:rPr>
        <w:t xml:space="preserve">pecification </w:t>
      </w:r>
      <w:r w:rsidRPr="003C43CB">
        <w:rPr>
          <w:rFonts w:asciiTheme="minorHAnsi" w:hAnsiTheme="minorHAnsi" w:cstheme="minorHAnsi"/>
          <w:sz w:val="22"/>
          <w:szCs w:val="22"/>
        </w:rPr>
        <w:t>development teams should u</w:t>
      </w:r>
      <w:bookmarkEnd w:id="443"/>
      <w:r w:rsidR="00E8186A" w:rsidRPr="003C43CB">
        <w:rPr>
          <w:rFonts w:asciiTheme="minorHAnsi" w:hAnsiTheme="minorHAnsi" w:cstheme="minorHAnsi"/>
          <w:sz w:val="22"/>
          <w:szCs w:val="22"/>
        </w:rPr>
        <w:t xml:space="preserve">se a sandbox tool like a wiki to work on </w:t>
      </w:r>
      <w:ins w:id="444" w:author="Teh Stand" w:date="2018-12-04T09:59:00Z">
        <w:r w:rsidR="003C43CB">
          <w:rPr>
            <w:rFonts w:asciiTheme="minorHAnsi" w:hAnsiTheme="minorHAnsi" w:cstheme="minorHAnsi"/>
            <w:sz w:val="22"/>
            <w:szCs w:val="22"/>
          </w:rPr>
          <w:t xml:space="preserve">their </w:t>
        </w:r>
      </w:ins>
      <w:r w:rsidR="00E8186A" w:rsidRPr="003C43CB">
        <w:rPr>
          <w:rFonts w:asciiTheme="minorHAnsi" w:hAnsiTheme="minorHAnsi" w:cstheme="minorHAnsi"/>
          <w:sz w:val="22"/>
          <w:szCs w:val="22"/>
        </w:rPr>
        <w:t>data model</w:t>
      </w:r>
      <w:r w:rsidR="00B2247C" w:rsidRPr="003C43CB">
        <w:rPr>
          <w:rFonts w:asciiTheme="minorHAnsi" w:hAnsiTheme="minorHAnsi" w:cstheme="minorHAnsi"/>
          <w:sz w:val="22"/>
          <w:szCs w:val="22"/>
        </w:rPr>
        <w:t>.</w:t>
      </w:r>
    </w:p>
    <w:p w14:paraId="0AC498AF" w14:textId="02D01603" w:rsidR="003471BA" w:rsidRPr="003C43CB" w:rsidRDefault="00FB217D" w:rsidP="003C43CB">
      <w:pPr>
        <w:spacing w:after="160" w:line="240" w:lineRule="auto"/>
        <w:rPr>
          <w:rFonts w:asciiTheme="minorHAnsi" w:hAnsiTheme="minorHAnsi" w:cstheme="minorHAnsi"/>
          <w:sz w:val="22"/>
          <w:szCs w:val="22"/>
        </w:rPr>
      </w:pPr>
      <w:r w:rsidRPr="003C43CB">
        <w:rPr>
          <w:rFonts w:asciiTheme="minorHAnsi" w:hAnsiTheme="minorHAnsi" w:cstheme="minorHAnsi"/>
          <w:sz w:val="22"/>
          <w:szCs w:val="22"/>
        </w:rPr>
        <w:t xml:space="preserve">Product </w:t>
      </w:r>
      <w:r w:rsidR="00BB754C">
        <w:rPr>
          <w:rFonts w:asciiTheme="minorHAnsi" w:hAnsiTheme="minorHAnsi" w:cstheme="minorHAnsi"/>
          <w:sz w:val="22"/>
          <w:szCs w:val="22"/>
        </w:rPr>
        <w:t>S</w:t>
      </w:r>
      <w:r w:rsidR="00BB754C" w:rsidRPr="003C43CB">
        <w:rPr>
          <w:rFonts w:asciiTheme="minorHAnsi" w:hAnsiTheme="minorHAnsi" w:cstheme="minorHAnsi"/>
          <w:sz w:val="22"/>
          <w:szCs w:val="22"/>
        </w:rPr>
        <w:t xml:space="preserve">pecification </w:t>
      </w:r>
      <w:r w:rsidRPr="003C43CB">
        <w:rPr>
          <w:rFonts w:asciiTheme="minorHAnsi" w:hAnsiTheme="minorHAnsi" w:cstheme="minorHAnsi"/>
          <w:sz w:val="22"/>
          <w:szCs w:val="22"/>
        </w:rPr>
        <w:t>development teams should u</w:t>
      </w:r>
      <w:r w:rsidR="00E8186A" w:rsidRPr="003C43CB">
        <w:rPr>
          <w:rFonts w:asciiTheme="minorHAnsi" w:hAnsiTheme="minorHAnsi" w:cstheme="minorHAnsi"/>
          <w:sz w:val="22"/>
          <w:szCs w:val="22"/>
        </w:rPr>
        <w:t>se Enterprise Architect</w:t>
      </w:r>
      <w:ins w:id="445" w:author="Teh Stand" w:date="2018-12-04T10:00:00Z">
        <w:r w:rsidR="00BB754C">
          <w:rPr>
            <w:rFonts w:asciiTheme="minorHAnsi" w:hAnsiTheme="minorHAnsi" w:cstheme="minorHAnsi"/>
            <w:sz w:val="22"/>
            <w:szCs w:val="22"/>
          </w:rPr>
          <w:t>™</w:t>
        </w:r>
      </w:ins>
      <w:r w:rsidR="00E8186A" w:rsidRPr="003C43CB">
        <w:rPr>
          <w:rFonts w:asciiTheme="minorHAnsi" w:hAnsiTheme="minorHAnsi" w:cstheme="minorHAnsi"/>
          <w:sz w:val="22"/>
          <w:szCs w:val="22"/>
        </w:rPr>
        <w:t xml:space="preserve"> to develop the UML </w:t>
      </w:r>
      <w:r w:rsidR="00BB754C">
        <w:rPr>
          <w:rFonts w:asciiTheme="minorHAnsi" w:hAnsiTheme="minorHAnsi" w:cstheme="minorHAnsi"/>
          <w:sz w:val="22"/>
          <w:szCs w:val="22"/>
        </w:rPr>
        <w:t>A</w:t>
      </w:r>
      <w:r w:rsidR="00BB754C" w:rsidRPr="003C43CB">
        <w:rPr>
          <w:rFonts w:asciiTheme="minorHAnsi" w:hAnsiTheme="minorHAnsi" w:cstheme="minorHAnsi"/>
          <w:sz w:val="22"/>
          <w:szCs w:val="22"/>
        </w:rPr>
        <w:t xml:space="preserve">pplication </w:t>
      </w:r>
      <w:r w:rsidR="00BB754C">
        <w:rPr>
          <w:rFonts w:asciiTheme="minorHAnsi" w:hAnsiTheme="minorHAnsi" w:cstheme="minorHAnsi"/>
          <w:sz w:val="22"/>
          <w:szCs w:val="22"/>
        </w:rPr>
        <w:t>S</w:t>
      </w:r>
      <w:r w:rsidR="00BB754C" w:rsidRPr="003C43CB">
        <w:rPr>
          <w:rFonts w:asciiTheme="minorHAnsi" w:hAnsiTheme="minorHAnsi" w:cstheme="minorHAnsi"/>
          <w:sz w:val="22"/>
          <w:szCs w:val="22"/>
        </w:rPr>
        <w:t>chema</w:t>
      </w:r>
      <w:r w:rsidR="00E8186A" w:rsidRPr="003C43CB">
        <w:rPr>
          <w:rFonts w:asciiTheme="minorHAnsi" w:hAnsiTheme="minorHAnsi" w:cstheme="minorHAnsi"/>
          <w:sz w:val="22"/>
          <w:szCs w:val="22"/>
        </w:rPr>
        <w:t>(s).</w:t>
      </w:r>
      <w:r w:rsidRPr="003C43CB">
        <w:rPr>
          <w:rFonts w:asciiTheme="minorHAnsi" w:hAnsiTheme="minorHAnsi" w:cstheme="minorHAnsi"/>
          <w:sz w:val="22"/>
          <w:szCs w:val="22"/>
        </w:rPr>
        <w:t xml:space="preserve"> Other UML tools or special templates in off-the-shelf editors may also be used </w:t>
      </w:r>
      <w:ins w:id="446" w:author="Teh Stand" w:date="2018-12-04T10:01:00Z">
        <w:r w:rsidR="00BB754C">
          <w:rPr>
            <w:rFonts w:asciiTheme="minorHAnsi" w:hAnsiTheme="minorHAnsi" w:cstheme="minorHAnsi"/>
            <w:sz w:val="22"/>
            <w:szCs w:val="22"/>
          </w:rPr>
          <w:t xml:space="preserve">but </w:t>
        </w:r>
      </w:ins>
      <w:r w:rsidRPr="003C43CB">
        <w:rPr>
          <w:rFonts w:asciiTheme="minorHAnsi" w:hAnsiTheme="minorHAnsi" w:cstheme="minorHAnsi"/>
          <w:sz w:val="22"/>
          <w:szCs w:val="22"/>
        </w:rPr>
        <w:t xml:space="preserve">are likely to have minor differences in UML notations which will need to be adjusted or explained in the </w:t>
      </w:r>
      <w:r w:rsidR="00BB754C">
        <w:rPr>
          <w:rFonts w:asciiTheme="minorHAnsi" w:hAnsiTheme="minorHAnsi" w:cstheme="minorHAnsi"/>
          <w:sz w:val="22"/>
          <w:szCs w:val="22"/>
        </w:rPr>
        <w:t>P</w:t>
      </w:r>
      <w:r w:rsidR="00BB754C" w:rsidRPr="003C43CB">
        <w:rPr>
          <w:rFonts w:asciiTheme="minorHAnsi" w:hAnsiTheme="minorHAnsi" w:cstheme="minorHAnsi"/>
          <w:sz w:val="22"/>
          <w:szCs w:val="22"/>
        </w:rPr>
        <w:t xml:space="preserve">roduct </w:t>
      </w:r>
      <w:r w:rsidR="00BB754C">
        <w:rPr>
          <w:rFonts w:asciiTheme="minorHAnsi" w:hAnsiTheme="minorHAnsi" w:cstheme="minorHAnsi"/>
          <w:sz w:val="22"/>
          <w:szCs w:val="22"/>
        </w:rPr>
        <w:t>S</w:t>
      </w:r>
      <w:r w:rsidR="00BB754C" w:rsidRPr="003C43CB">
        <w:rPr>
          <w:rFonts w:asciiTheme="minorHAnsi" w:hAnsiTheme="minorHAnsi" w:cstheme="minorHAnsi"/>
          <w:sz w:val="22"/>
          <w:szCs w:val="22"/>
        </w:rPr>
        <w:t>pecification</w:t>
      </w:r>
      <w:r w:rsidRPr="003C43CB">
        <w:rPr>
          <w:rFonts w:asciiTheme="minorHAnsi" w:hAnsiTheme="minorHAnsi" w:cstheme="minorHAnsi"/>
          <w:sz w:val="22"/>
          <w:szCs w:val="22"/>
        </w:rPr>
        <w:t xml:space="preserve">. Even ordinary diagram editors can be used if necessary but </w:t>
      </w:r>
      <w:r w:rsidR="00882E17" w:rsidRPr="003C43CB">
        <w:rPr>
          <w:rFonts w:asciiTheme="minorHAnsi" w:hAnsiTheme="minorHAnsi" w:cstheme="minorHAnsi"/>
          <w:sz w:val="22"/>
          <w:szCs w:val="22"/>
        </w:rPr>
        <w:t xml:space="preserve">are likely to </w:t>
      </w:r>
      <w:r w:rsidRPr="003C43CB">
        <w:rPr>
          <w:rFonts w:asciiTheme="minorHAnsi" w:hAnsiTheme="minorHAnsi" w:cstheme="minorHAnsi"/>
          <w:sz w:val="22"/>
          <w:szCs w:val="22"/>
        </w:rPr>
        <w:t xml:space="preserve">be </w:t>
      </w:r>
      <w:r w:rsidR="00882E17" w:rsidRPr="003C43CB">
        <w:rPr>
          <w:rFonts w:asciiTheme="minorHAnsi" w:hAnsiTheme="minorHAnsi" w:cstheme="minorHAnsi"/>
          <w:sz w:val="22"/>
          <w:szCs w:val="22"/>
        </w:rPr>
        <w:t>more time-consuming than UML software</w:t>
      </w:r>
      <w:r w:rsidRPr="003C43CB">
        <w:rPr>
          <w:rFonts w:asciiTheme="minorHAnsi" w:hAnsiTheme="minorHAnsi" w:cstheme="minorHAnsi"/>
          <w:sz w:val="22"/>
          <w:szCs w:val="22"/>
        </w:rPr>
        <w:t>.</w:t>
      </w:r>
    </w:p>
    <w:p w14:paraId="01CE82E5" w14:textId="2F3BC2D5" w:rsidR="00F87176" w:rsidRPr="003C43CB" w:rsidRDefault="00F87176" w:rsidP="003C43CB">
      <w:pPr>
        <w:spacing w:after="160" w:line="240" w:lineRule="auto"/>
        <w:rPr>
          <w:rFonts w:asciiTheme="minorHAnsi" w:hAnsiTheme="minorHAnsi" w:cstheme="minorHAnsi"/>
          <w:sz w:val="22"/>
          <w:szCs w:val="22"/>
        </w:rPr>
      </w:pPr>
      <w:r w:rsidRPr="003C43CB">
        <w:rPr>
          <w:rFonts w:asciiTheme="minorHAnsi" w:hAnsiTheme="minorHAnsi" w:cstheme="minorHAnsi"/>
          <w:sz w:val="22"/>
          <w:szCs w:val="22"/>
        </w:rPr>
        <w:t>XML dat</w:t>
      </w:r>
      <w:r w:rsidR="004B3A60" w:rsidRPr="003C43CB">
        <w:rPr>
          <w:rFonts w:asciiTheme="minorHAnsi" w:hAnsiTheme="minorHAnsi" w:cstheme="minorHAnsi"/>
          <w:sz w:val="22"/>
          <w:szCs w:val="22"/>
        </w:rPr>
        <w:t xml:space="preserve">a including </w:t>
      </w:r>
      <w:r w:rsidR="004652D1">
        <w:rPr>
          <w:rFonts w:asciiTheme="minorHAnsi" w:hAnsiTheme="minorHAnsi" w:cstheme="minorHAnsi"/>
          <w:sz w:val="22"/>
          <w:szCs w:val="22"/>
        </w:rPr>
        <w:t>F</w:t>
      </w:r>
      <w:r w:rsidR="004B3A60" w:rsidRPr="003C43CB">
        <w:rPr>
          <w:rFonts w:asciiTheme="minorHAnsi" w:hAnsiTheme="minorHAnsi" w:cstheme="minorHAnsi"/>
          <w:sz w:val="22"/>
          <w:szCs w:val="22"/>
        </w:rPr>
        <w:t xml:space="preserve">eature </w:t>
      </w:r>
      <w:r w:rsidR="004652D1">
        <w:rPr>
          <w:rFonts w:asciiTheme="minorHAnsi" w:hAnsiTheme="minorHAnsi" w:cstheme="minorHAnsi"/>
          <w:sz w:val="22"/>
          <w:szCs w:val="22"/>
        </w:rPr>
        <w:t>C</w:t>
      </w:r>
      <w:r w:rsidR="004B3A60" w:rsidRPr="003C43CB">
        <w:rPr>
          <w:rFonts w:asciiTheme="minorHAnsi" w:hAnsiTheme="minorHAnsi" w:cstheme="minorHAnsi"/>
          <w:sz w:val="22"/>
          <w:szCs w:val="22"/>
        </w:rPr>
        <w:t xml:space="preserve">atalogues and metadata </w:t>
      </w:r>
      <w:r w:rsidRPr="003C43CB">
        <w:rPr>
          <w:rFonts w:asciiTheme="minorHAnsi" w:hAnsiTheme="minorHAnsi" w:cstheme="minorHAnsi"/>
          <w:sz w:val="22"/>
          <w:szCs w:val="22"/>
        </w:rPr>
        <w:t xml:space="preserve">is </w:t>
      </w:r>
      <w:r w:rsidR="00FB217D" w:rsidRPr="003C43CB">
        <w:rPr>
          <w:rFonts w:asciiTheme="minorHAnsi" w:hAnsiTheme="minorHAnsi" w:cstheme="minorHAnsi"/>
          <w:sz w:val="22"/>
          <w:szCs w:val="22"/>
        </w:rPr>
        <w:t>easier to view</w:t>
      </w:r>
      <w:r w:rsidRPr="003C43CB">
        <w:rPr>
          <w:rFonts w:asciiTheme="minorHAnsi" w:hAnsiTheme="minorHAnsi" w:cstheme="minorHAnsi"/>
          <w:sz w:val="22"/>
          <w:szCs w:val="22"/>
        </w:rPr>
        <w:t xml:space="preserve"> </w:t>
      </w:r>
      <w:r w:rsidR="0070027F" w:rsidRPr="003C43CB">
        <w:rPr>
          <w:rFonts w:asciiTheme="minorHAnsi" w:hAnsiTheme="minorHAnsi" w:cstheme="minorHAnsi"/>
          <w:sz w:val="22"/>
          <w:szCs w:val="22"/>
        </w:rPr>
        <w:t>in</w:t>
      </w:r>
      <w:r w:rsidRPr="003C43CB">
        <w:rPr>
          <w:rFonts w:asciiTheme="minorHAnsi" w:hAnsiTheme="minorHAnsi" w:cstheme="minorHAnsi"/>
          <w:sz w:val="22"/>
          <w:szCs w:val="22"/>
        </w:rPr>
        <w:t xml:space="preserve"> open-source or </w:t>
      </w:r>
      <w:r w:rsidR="00FB217D" w:rsidRPr="003C43CB">
        <w:rPr>
          <w:rFonts w:asciiTheme="minorHAnsi" w:hAnsiTheme="minorHAnsi" w:cstheme="minorHAnsi"/>
          <w:sz w:val="22"/>
          <w:szCs w:val="22"/>
        </w:rPr>
        <w:t xml:space="preserve">COTS </w:t>
      </w:r>
      <w:r w:rsidR="0070027F" w:rsidRPr="003C43CB">
        <w:rPr>
          <w:rFonts w:asciiTheme="minorHAnsi" w:hAnsiTheme="minorHAnsi" w:cstheme="minorHAnsi"/>
          <w:sz w:val="22"/>
          <w:szCs w:val="22"/>
        </w:rPr>
        <w:t xml:space="preserve">XML </w:t>
      </w:r>
      <w:r w:rsidR="00FB217D" w:rsidRPr="003C43CB">
        <w:rPr>
          <w:rFonts w:asciiTheme="minorHAnsi" w:hAnsiTheme="minorHAnsi" w:cstheme="minorHAnsi"/>
          <w:sz w:val="22"/>
          <w:szCs w:val="22"/>
        </w:rPr>
        <w:t>software rather than ordinary text editors.</w:t>
      </w:r>
    </w:p>
    <w:p w14:paraId="1161B13E" w14:textId="6B83E794" w:rsidR="009E6EDF" w:rsidRPr="00FA0C91" w:rsidRDefault="00673A3A" w:rsidP="00D614BB">
      <w:pPr>
        <w:pStyle w:val="Heading3"/>
        <w:numPr>
          <w:ilvl w:val="2"/>
          <w:numId w:val="145"/>
        </w:numPr>
        <w:tabs>
          <w:tab w:val="clear" w:pos="660"/>
          <w:tab w:val="left" w:pos="709"/>
        </w:tabs>
        <w:spacing w:line="240" w:lineRule="auto"/>
        <w:ind w:left="851" w:hanging="851"/>
      </w:pPr>
      <w:bookmarkStart w:id="447" w:name="_Toc532213698"/>
      <w:r w:rsidRPr="00FA0C91">
        <w:t>Identification of models</w:t>
      </w:r>
      <w:bookmarkEnd w:id="447"/>
    </w:p>
    <w:p w14:paraId="4180C55E" w14:textId="0E582511" w:rsidR="00673A3A" w:rsidRPr="00BB754C" w:rsidRDefault="00B2247C" w:rsidP="00BB754C">
      <w:pPr>
        <w:spacing w:after="160" w:line="240" w:lineRule="auto"/>
        <w:rPr>
          <w:rFonts w:asciiTheme="minorHAnsi" w:eastAsiaTheme="minorHAnsi" w:hAnsiTheme="minorHAnsi" w:cstheme="minorHAnsi"/>
          <w:sz w:val="22"/>
          <w:szCs w:val="22"/>
          <w:lang w:eastAsia="en-US"/>
        </w:rPr>
      </w:pPr>
      <w:r w:rsidRPr="00BB754C">
        <w:rPr>
          <w:rFonts w:asciiTheme="minorHAnsi" w:eastAsiaTheme="minorHAnsi" w:hAnsiTheme="minorHAnsi" w:cstheme="minorHAnsi"/>
          <w:sz w:val="22"/>
          <w:szCs w:val="22"/>
          <w:lang w:eastAsia="en-US"/>
        </w:rPr>
        <w:t xml:space="preserve">The identification of each </w:t>
      </w:r>
      <w:r w:rsidR="00BB754C">
        <w:rPr>
          <w:rFonts w:asciiTheme="minorHAnsi" w:eastAsiaTheme="minorHAnsi" w:hAnsiTheme="minorHAnsi" w:cstheme="minorHAnsi"/>
          <w:sz w:val="22"/>
          <w:szCs w:val="22"/>
          <w:lang w:eastAsia="en-US"/>
        </w:rPr>
        <w:t>A</w:t>
      </w:r>
      <w:r w:rsidR="00BB754C" w:rsidRPr="00BB754C">
        <w:rPr>
          <w:rFonts w:asciiTheme="minorHAnsi" w:eastAsiaTheme="minorHAnsi" w:hAnsiTheme="minorHAnsi" w:cstheme="minorHAnsi"/>
          <w:sz w:val="22"/>
          <w:szCs w:val="22"/>
          <w:lang w:eastAsia="en-US"/>
        </w:rPr>
        <w:t xml:space="preserve">pplication </w:t>
      </w:r>
      <w:r w:rsidR="00BB754C">
        <w:rPr>
          <w:rFonts w:asciiTheme="minorHAnsi" w:eastAsiaTheme="minorHAnsi" w:hAnsiTheme="minorHAnsi" w:cstheme="minorHAnsi"/>
          <w:sz w:val="22"/>
          <w:szCs w:val="22"/>
          <w:lang w:eastAsia="en-US"/>
        </w:rPr>
        <w:t>S</w:t>
      </w:r>
      <w:r w:rsidR="00BB754C" w:rsidRPr="00BB754C">
        <w:rPr>
          <w:rFonts w:asciiTheme="minorHAnsi" w:eastAsiaTheme="minorHAnsi" w:hAnsiTheme="minorHAnsi" w:cstheme="minorHAnsi"/>
          <w:sz w:val="22"/>
          <w:szCs w:val="22"/>
          <w:lang w:eastAsia="en-US"/>
        </w:rPr>
        <w:t xml:space="preserve">chema </w:t>
      </w:r>
      <w:r w:rsidRPr="00BB754C">
        <w:rPr>
          <w:rFonts w:asciiTheme="minorHAnsi" w:eastAsiaTheme="minorHAnsi" w:hAnsiTheme="minorHAnsi" w:cstheme="minorHAnsi"/>
          <w:sz w:val="22"/>
          <w:szCs w:val="22"/>
          <w:lang w:eastAsia="en-US"/>
        </w:rPr>
        <w:t xml:space="preserve">shall include a name and a version. If there is only one </w:t>
      </w:r>
      <w:r w:rsidR="00BB754C">
        <w:rPr>
          <w:rFonts w:asciiTheme="minorHAnsi" w:eastAsiaTheme="minorHAnsi" w:hAnsiTheme="minorHAnsi" w:cstheme="minorHAnsi"/>
          <w:sz w:val="22"/>
          <w:szCs w:val="22"/>
          <w:lang w:eastAsia="en-US"/>
        </w:rPr>
        <w:t>A</w:t>
      </w:r>
      <w:r w:rsidR="00BB754C" w:rsidRPr="00BB754C">
        <w:rPr>
          <w:rFonts w:asciiTheme="minorHAnsi" w:eastAsiaTheme="minorHAnsi" w:hAnsiTheme="minorHAnsi" w:cstheme="minorHAnsi"/>
          <w:sz w:val="22"/>
          <w:szCs w:val="22"/>
          <w:lang w:eastAsia="en-US"/>
        </w:rPr>
        <w:t xml:space="preserve">pplication </w:t>
      </w:r>
      <w:r w:rsidR="00BB754C">
        <w:rPr>
          <w:rFonts w:asciiTheme="minorHAnsi" w:eastAsiaTheme="minorHAnsi" w:hAnsiTheme="minorHAnsi" w:cstheme="minorHAnsi"/>
          <w:sz w:val="22"/>
          <w:szCs w:val="22"/>
          <w:lang w:eastAsia="en-US"/>
        </w:rPr>
        <w:t>S</w:t>
      </w:r>
      <w:r w:rsidR="00BB754C" w:rsidRPr="00BB754C">
        <w:rPr>
          <w:rFonts w:asciiTheme="minorHAnsi" w:eastAsiaTheme="minorHAnsi" w:hAnsiTheme="minorHAnsi" w:cstheme="minorHAnsi"/>
          <w:sz w:val="22"/>
          <w:szCs w:val="22"/>
          <w:lang w:eastAsia="en-US"/>
        </w:rPr>
        <w:t xml:space="preserve">chema </w:t>
      </w:r>
      <w:r w:rsidRPr="00BB754C">
        <w:rPr>
          <w:rFonts w:asciiTheme="minorHAnsi" w:eastAsiaTheme="minorHAnsi" w:hAnsiTheme="minorHAnsi" w:cstheme="minorHAnsi"/>
          <w:sz w:val="22"/>
          <w:szCs w:val="22"/>
          <w:lang w:eastAsia="en-US"/>
        </w:rPr>
        <w:t xml:space="preserve">in the </w:t>
      </w:r>
      <w:r w:rsidR="00BB754C">
        <w:rPr>
          <w:rFonts w:asciiTheme="minorHAnsi" w:eastAsiaTheme="minorHAnsi" w:hAnsiTheme="minorHAnsi" w:cstheme="minorHAnsi"/>
          <w:sz w:val="22"/>
          <w:szCs w:val="22"/>
          <w:lang w:eastAsia="en-US"/>
        </w:rPr>
        <w:t>P</w:t>
      </w:r>
      <w:r w:rsidR="00BB754C" w:rsidRPr="00BB754C">
        <w:rPr>
          <w:rFonts w:asciiTheme="minorHAnsi" w:eastAsiaTheme="minorHAnsi" w:hAnsiTheme="minorHAnsi" w:cstheme="minorHAnsi"/>
          <w:sz w:val="22"/>
          <w:szCs w:val="22"/>
          <w:lang w:eastAsia="en-US"/>
        </w:rPr>
        <w:t xml:space="preserve">roduct </w:t>
      </w:r>
      <w:r w:rsidR="00BB754C">
        <w:rPr>
          <w:rFonts w:asciiTheme="minorHAnsi" w:eastAsiaTheme="minorHAnsi" w:hAnsiTheme="minorHAnsi" w:cstheme="minorHAnsi"/>
          <w:sz w:val="22"/>
          <w:szCs w:val="22"/>
          <w:lang w:eastAsia="en-US"/>
        </w:rPr>
        <w:t>S</w:t>
      </w:r>
      <w:r w:rsidR="00BB754C" w:rsidRPr="00BB754C">
        <w:rPr>
          <w:rFonts w:asciiTheme="minorHAnsi" w:eastAsiaTheme="minorHAnsi" w:hAnsiTheme="minorHAnsi" w:cstheme="minorHAnsi"/>
          <w:sz w:val="22"/>
          <w:szCs w:val="22"/>
          <w:lang w:eastAsia="en-US"/>
        </w:rPr>
        <w:t>pecification</w:t>
      </w:r>
      <w:r w:rsidRPr="00BB754C">
        <w:rPr>
          <w:rFonts w:asciiTheme="minorHAnsi" w:eastAsiaTheme="minorHAnsi" w:hAnsiTheme="minorHAnsi" w:cstheme="minorHAnsi"/>
          <w:sz w:val="22"/>
          <w:szCs w:val="22"/>
          <w:lang w:eastAsia="en-US"/>
        </w:rPr>
        <w:t xml:space="preserve">, this identification is implicit in the name and version of the </w:t>
      </w:r>
      <w:r w:rsidR="00BB754C">
        <w:rPr>
          <w:rFonts w:asciiTheme="minorHAnsi" w:eastAsiaTheme="minorHAnsi" w:hAnsiTheme="minorHAnsi" w:cstheme="minorHAnsi"/>
          <w:sz w:val="22"/>
          <w:szCs w:val="22"/>
          <w:lang w:eastAsia="en-US"/>
        </w:rPr>
        <w:t>P</w:t>
      </w:r>
      <w:r w:rsidR="00BB754C" w:rsidRPr="00BB754C">
        <w:rPr>
          <w:rFonts w:asciiTheme="minorHAnsi" w:eastAsiaTheme="minorHAnsi" w:hAnsiTheme="minorHAnsi" w:cstheme="minorHAnsi"/>
          <w:sz w:val="22"/>
          <w:szCs w:val="22"/>
          <w:lang w:eastAsia="en-US"/>
        </w:rPr>
        <w:t xml:space="preserve">roduct </w:t>
      </w:r>
      <w:r w:rsidR="00BB754C">
        <w:rPr>
          <w:rFonts w:asciiTheme="minorHAnsi" w:eastAsiaTheme="minorHAnsi" w:hAnsiTheme="minorHAnsi" w:cstheme="minorHAnsi"/>
          <w:sz w:val="22"/>
          <w:szCs w:val="22"/>
          <w:lang w:eastAsia="en-US"/>
        </w:rPr>
        <w:t>S</w:t>
      </w:r>
      <w:r w:rsidR="00BB754C" w:rsidRPr="00BB754C">
        <w:rPr>
          <w:rFonts w:asciiTheme="minorHAnsi" w:eastAsiaTheme="minorHAnsi" w:hAnsiTheme="minorHAnsi" w:cstheme="minorHAnsi"/>
          <w:sz w:val="22"/>
          <w:szCs w:val="22"/>
          <w:lang w:eastAsia="en-US"/>
        </w:rPr>
        <w:t>pecification</w:t>
      </w:r>
      <w:r w:rsidRPr="00BB754C">
        <w:rPr>
          <w:rFonts w:asciiTheme="minorHAnsi" w:eastAsiaTheme="minorHAnsi" w:hAnsiTheme="minorHAnsi" w:cstheme="minorHAnsi"/>
          <w:sz w:val="22"/>
          <w:szCs w:val="22"/>
          <w:lang w:eastAsia="en-US"/>
        </w:rPr>
        <w:t xml:space="preserve">. Product specifications with more than one </w:t>
      </w:r>
      <w:r w:rsidR="00BB754C">
        <w:rPr>
          <w:rFonts w:asciiTheme="minorHAnsi" w:eastAsiaTheme="minorHAnsi" w:hAnsiTheme="minorHAnsi" w:cstheme="minorHAnsi"/>
          <w:sz w:val="22"/>
          <w:szCs w:val="22"/>
          <w:lang w:eastAsia="en-US"/>
        </w:rPr>
        <w:t>A</w:t>
      </w:r>
      <w:r w:rsidR="00BB754C" w:rsidRPr="00BB754C">
        <w:rPr>
          <w:rFonts w:asciiTheme="minorHAnsi" w:eastAsiaTheme="minorHAnsi" w:hAnsiTheme="minorHAnsi" w:cstheme="minorHAnsi"/>
          <w:sz w:val="22"/>
          <w:szCs w:val="22"/>
          <w:lang w:eastAsia="en-US"/>
        </w:rPr>
        <w:t xml:space="preserve">pplication </w:t>
      </w:r>
      <w:r w:rsidR="00BB754C">
        <w:rPr>
          <w:rFonts w:asciiTheme="minorHAnsi" w:eastAsiaTheme="minorHAnsi" w:hAnsiTheme="minorHAnsi" w:cstheme="minorHAnsi"/>
          <w:sz w:val="22"/>
          <w:szCs w:val="22"/>
          <w:lang w:eastAsia="en-US"/>
        </w:rPr>
        <w:t>S</w:t>
      </w:r>
      <w:r w:rsidR="00BB754C" w:rsidRPr="00BB754C">
        <w:rPr>
          <w:rFonts w:asciiTheme="minorHAnsi" w:eastAsiaTheme="minorHAnsi" w:hAnsiTheme="minorHAnsi" w:cstheme="minorHAnsi"/>
          <w:sz w:val="22"/>
          <w:szCs w:val="22"/>
          <w:lang w:eastAsia="en-US"/>
        </w:rPr>
        <w:t xml:space="preserve">chema </w:t>
      </w:r>
      <w:r w:rsidRPr="00BB754C">
        <w:rPr>
          <w:rFonts w:asciiTheme="minorHAnsi" w:eastAsiaTheme="minorHAnsi" w:hAnsiTheme="minorHAnsi" w:cstheme="minorHAnsi"/>
          <w:sz w:val="22"/>
          <w:szCs w:val="22"/>
          <w:lang w:eastAsia="en-US"/>
        </w:rPr>
        <w:t>must identify each, potentially by associating it with a scope.</w:t>
      </w:r>
    </w:p>
    <w:p w14:paraId="664060B6" w14:textId="4C2DB315" w:rsidR="001C1B05" w:rsidRPr="00FA0C91" w:rsidRDefault="001C1B05" w:rsidP="001C1B05">
      <w:pPr>
        <w:pStyle w:val="Heading1"/>
        <w:numPr>
          <w:ilvl w:val="0"/>
          <w:numId w:val="25"/>
        </w:numPr>
        <w:spacing w:line="240" w:lineRule="auto"/>
        <w:ind w:left="431" w:hanging="431"/>
      </w:pPr>
      <w:bookmarkStart w:id="448" w:name="_Toc532213699"/>
      <w:r>
        <w:t>Data Classification and Encoding Guide</w:t>
      </w:r>
      <w:bookmarkEnd w:id="448"/>
    </w:p>
    <w:p w14:paraId="4FC950A5" w14:textId="4C9CA747" w:rsidR="004052A4" w:rsidRPr="00D754B2" w:rsidRDefault="004052A4" w:rsidP="00D754B2">
      <w:pPr>
        <w:spacing w:after="160" w:line="240" w:lineRule="auto"/>
        <w:rPr>
          <w:rFonts w:asciiTheme="minorHAnsi" w:hAnsiTheme="minorHAnsi" w:cstheme="minorHAnsi"/>
          <w:sz w:val="22"/>
          <w:szCs w:val="22"/>
        </w:rPr>
      </w:pPr>
      <w:r w:rsidRPr="00D754B2">
        <w:rPr>
          <w:rFonts w:asciiTheme="minorHAnsi" w:hAnsiTheme="minorHAnsi" w:cstheme="minorHAnsi"/>
          <w:sz w:val="22"/>
          <w:szCs w:val="22"/>
        </w:rPr>
        <w:t xml:space="preserve">The </w:t>
      </w:r>
      <w:ins w:id="449" w:author="Teh Stand" w:date="2018-12-04T10:08:00Z">
        <w:r w:rsidR="00D754B2">
          <w:rPr>
            <w:rFonts w:asciiTheme="minorHAnsi" w:hAnsiTheme="minorHAnsi" w:cstheme="minorHAnsi"/>
            <w:sz w:val="22"/>
            <w:szCs w:val="22"/>
          </w:rPr>
          <w:t>Data Classification and Encoding Guide (</w:t>
        </w:r>
      </w:ins>
      <w:r w:rsidRPr="00D754B2">
        <w:rPr>
          <w:rFonts w:asciiTheme="minorHAnsi" w:hAnsiTheme="minorHAnsi" w:cstheme="minorHAnsi"/>
          <w:sz w:val="22"/>
          <w:szCs w:val="22"/>
        </w:rPr>
        <w:t>DCEG</w:t>
      </w:r>
      <w:ins w:id="450" w:author="Teh Stand" w:date="2018-12-04T10:09:00Z">
        <w:r w:rsidR="00D754B2">
          <w:rPr>
            <w:rFonts w:asciiTheme="minorHAnsi" w:hAnsiTheme="minorHAnsi" w:cstheme="minorHAnsi"/>
            <w:sz w:val="22"/>
            <w:szCs w:val="22"/>
          </w:rPr>
          <w:t>)</w:t>
        </w:r>
      </w:ins>
      <w:r w:rsidRPr="00D754B2">
        <w:rPr>
          <w:rFonts w:asciiTheme="minorHAnsi" w:hAnsiTheme="minorHAnsi" w:cstheme="minorHAnsi"/>
          <w:sz w:val="22"/>
          <w:szCs w:val="22"/>
        </w:rPr>
        <w:t xml:space="preserve"> provides information on how the data is to be captured. This should be as detailed and specific as necessary.</w:t>
      </w:r>
      <w:r w:rsidR="00C36F13" w:rsidRPr="00D754B2">
        <w:rPr>
          <w:rFonts w:asciiTheme="minorHAnsi" w:hAnsiTheme="minorHAnsi" w:cstheme="minorHAnsi"/>
          <w:sz w:val="22"/>
          <w:szCs w:val="22"/>
        </w:rPr>
        <w:t xml:space="preserve"> The DCEG is likely to be used primarily by cartographers, editors, and data encoders, rather than application developers or OEMs, and should be written from that perspective. </w:t>
      </w:r>
      <w:r w:rsidRPr="00D754B2">
        <w:rPr>
          <w:rFonts w:asciiTheme="minorHAnsi" w:hAnsiTheme="minorHAnsi" w:cstheme="minorHAnsi"/>
          <w:sz w:val="22"/>
          <w:szCs w:val="22"/>
        </w:rPr>
        <w:t xml:space="preserve"> </w:t>
      </w:r>
    </w:p>
    <w:p w14:paraId="7D7F8282" w14:textId="77777777" w:rsidR="004052A4" w:rsidRPr="00D754B2" w:rsidRDefault="004052A4" w:rsidP="00D754B2">
      <w:pPr>
        <w:spacing w:after="160" w:line="240" w:lineRule="auto"/>
        <w:rPr>
          <w:rFonts w:asciiTheme="minorHAnsi" w:hAnsiTheme="minorHAnsi" w:cstheme="minorHAnsi"/>
          <w:sz w:val="22"/>
          <w:szCs w:val="22"/>
        </w:rPr>
      </w:pPr>
      <w:r w:rsidRPr="00D754B2">
        <w:rPr>
          <w:rFonts w:asciiTheme="minorHAnsi" w:hAnsiTheme="minorHAnsi" w:cstheme="minorHAnsi"/>
          <w:sz w:val="22"/>
          <w:szCs w:val="22"/>
        </w:rPr>
        <w:t>The DCEG includes the collection criteria for mapping real world objects to the conceptual objects of the dataset.</w:t>
      </w:r>
    </w:p>
    <w:p w14:paraId="16B71031" w14:textId="17CFCEF7" w:rsidR="00CB2362" w:rsidRPr="00D754B2" w:rsidRDefault="004052A4" w:rsidP="00D754B2">
      <w:pPr>
        <w:spacing w:after="160" w:line="240" w:lineRule="auto"/>
        <w:rPr>
          <w:rFonts w:asciiTheme="minorHAnsi" w:hAnsiTheme="minorHAnsi" w:cstheme="minorHAnsi"/>
          <w:sz w:val="22"/>
          <w:szCs w:val="22"/>
        </w:rPr>
      </w:pPr>
      <w:r w:rsidRPr="00D754B2">
        <w:rPr>
          <w:rFonts w:asciiTheme="minorHAnsi" w:hAnsiTheme="minorHAnsi" w:cstheme="minorHAnsi"/>
          <w:sz w:val="22"/>
          <w:szCs w:val="22"/>
        </w:rPr>
        <w:t xml:space="preserve">Any organization performing data capture for the data product defined by the </w:t>
      </w:r>
      <w:del w:id="451" w:author="Teh Stand" w:date="2018-12-04T10:09:00Z">
        <w:r w:rsidRPr="00D754B2" w:rsidDel="00D754B2">
          <w:rPr>
            <w:rFonts w:asciiTheme="minorHAnsi" w:hAnsiTheme="minorHAnsi" w:cstheme="minorHAnsi"/>
            <w:sz w:val="22"/>
            <w:szCs w:val="22"/>
          </w:rPr>
          <w:delText>data p</w:delText>
        </w:r>
      </w:del>
      <w:ins w:id="452" w:author="Teh Stand" w:date="2018-12-04T10:09:00Z">
        <w:r w:rsidR="00D754B2">
          <w:rPr>
            <w:rFonts w:asciiTheme="minorHAnsi" w:hAnsiTheme="minorHAnsi" w:cstheme="minorHAnsi"/>
            <w:sz w:val="22"/>
            <w:szCs w:val="22"/>
          </w:rPr>
          <w:t>P</w:t>
        </w:r>
      </w:ins>
      <w:r w:rsidRPr="00D754B2">
        <w:rPr>
          <w:rFonts w:asciiTheme="minorHAnsi" w:hAnsiTheme="minorHAnsi" w:cstheme="minorHAnsi"/>
          <w:sz w:val="22"/>
          <w:szCs w:val="22"/>
        </w:rPr>
        <w:t xml:space="preserve">roduct </w:t>
      </w:r>
      <w:r w:rsidR="00D754B2">
        <w:rPr>
          <w:rFonts w:asciiTheme="minorHAnsi" w:hAnsiTheme="minorHAnsi" w:cstheme="minorHAnsi"/>
          <w:sz w:val="22"/>
          <w:szCs w:val="22"/>
        </w:rPr>
        <w:t>S</w:t>
      </w:r>
      <w:r w:rsidR="00D754B2" w:rsidRPr="00D754B2">
        <w:rPr>
          <w:rFonts w:asciiTheme="minorHAnsi" w:hAnsiTheme="minorHAnsi" w:cstheme="minorHAnsi"/>
          <w:sz w:val="22"/>
          <w:szCs w:val="22"/>
        </w:rPr>
        <w:t xml:space="preserve">pecification </w:t>
      </w:r>
      <w:r w:rsidRPr="00D754B2">
        <w:rPr>
          <w:rFonts w:asciiTheme="minorHAnsi" w:hAnsiTheme="minorHAnsi" w:cstheme="minorHAnsi"/>
          <w:sz w:val="22"/>
          <w:szCs w:val="22"/>
        </w:rPr>
        <w:t xml:space="preserve">shall provide references to any more detailed encoding guide used in addition to that indicated in the </w:t>
      </w:r>
      <w:r w:rsidR="00B76564">
        <w:rPr>
          <w:rFonts w:asciiTheme="minorHAnsi" w:hAnsiTheme="minorHAnsi" w:cstheme="minorHAnsi"/>
          <w:sz w:val="22"/>
          <w:szCs w:val="22"/>
        </w:rPr>
        <w:t>P</w:t>
      </w:r>
      <w:r w:rsidR="00B76564" w:rsidRPr="00D754B2">
        <w:rPr>
          <w:rFonts w:asciiTheme="minorHAnsi" w:hAnsiTheme="minorHAnsi" w:cstheme="minorHAnsi"/>
          <w:sz w:val="22"/>
          <w:szCs w:val="22"/>
        </w:rPr>
        <w:t xml:space="preserve">roduct </w:t>
      </w:r>
      <w:r w:rsidR="00B76564">
        <w:rPr>
          <w:rFonts w:asciiTheme="minorHAnsi" w:hAnsiTheme="minorHAnsi" w:cstheme="minorHAnsi"/>
          <w:sz w:val="22"/>
          <w:szCs w:val="22"/>
        </w:rPr>
        <w:t>S</w:t>
      </w:r>
      <w:r w:rsidR="00B76564" w:rsidRPr="00D754B2">
        <w:rPr>
          <w:rFonts w:asciiTheme="minorHAnsi" w:hAnsiTheme="minorHAnsi" w:cstheme="minorHAnsi"/>
          <w:sz w:val="22"/>
          <w:szCs w:val="22"/>
        </w:rPr>
        <w:t xml:space="preserve">pecification </w:t>
      </w:r>
      <w:r w:rsidRPr="00D754B2">
        <w:rPr>
          <w:rFonts w:asciiTheme="minorHAnsi" w:hAnsiTheme="minorHAnsi" w:cstheme="minorHAnsi"/>
          <w:sz w:val="22"/>
          <w:szCs w:val="22"/>
        </w:rPr>
        <w:t>for the capturing process.</w:t>
      </w:r>
    </w:p>
    <w:p w14:paraId="6BDC23BA" w14:textId="599020EC" w:rsidR="001C1B05" w:rsidRPr="00FA0C91" w:rsidRDefault="001C1B05" w:rsidP="001C1B05">
      <w:pPr>
        <w:pStyle w:val="Heading1"/>
        <w:numPr>
          <w:ilvl w:val="0"/>
          <w:numId w:val="25"/>
        </w:numPr>
        <w:spacing w:line="240" w:lineRule="auto"/>
        <w:ind w:left="431" w:hanging="431"/>
      </w:pPr>
      <w:bookmarkStart w:id="453" w:name="_Toc532213700"/>
      <w:r>
        <w:t>IHO GI Registry</w:t>
      </w:r>
      <w:bookmarkEnd w:id="453"/>
    </w:p>
    <w:p w14:paraId="207E77DF" w14:textId="3556D6CD" w:rsidR="00E97BA8" w:rsidRPr="00B76564" w:rsidRDefault="00320538" w:rsidP="00B76564">
      <w:pPr>
        <w:spacing w:after="160" w:line="240" w:lineRule="auto"/>
        <w:rPr>
          <w:rFonts w:asciiTheme="minorHAnsi" w:hAnsiTheme="minorHAnsi" w:cstheme="minorHAnsi"/>
          <w:sz w:val="22"/>
          <w:szCs w:val="22"/>
        </w:rPr>
      </w:pPr>
      <w:r w:rsidRPr="00B76564">
        <w:rPr>
          <w:rFonts w:asciiTheme="minorHAnsi" w:hAnsiTheme="minorHAnsi" w:cstheme="minorHAnsi"/>
          <w:sz w:val="22"/>
          <w:szCs w:val="22"/>
        </w:rPr>
        <w:t>Procedures for registration are explained in S-99.</w:t>
      </w:r>
      <w:r w:rsidR="00110CDC" w:rsidRPr="00B76564">
        <w:rPr>
          <w:rFonts w:asciiTheme="minorHAnsi" w:hAnsiTheme="minorHAnsi" w:cstheme="minorHAnsi"/>
          <w:sz w:val="22"/>
          <w:szCs w:val="22"/>
        </w:rPr>
        <w:t xml:space="preserve"> It is recommended that at least one member of the </w:t>
      </w:r>
      <w:r w:rsidR="00B76564">
        <w:rPr>
          <w:rFonts w:asciiTheme="minorHAnsi" w:hAnsiTheme="minorHAnsi" w:cstheme="minorHAnsi"/>
          <w:sz w:val="22"/>
          <w:szCs w:val="22"/>
        </w:rPr>
        <w:t>P</w:t>
      </w:r>
      <w:r w:rsidR="00B76564" w:rsidRPr="00B76564">
        <w:rPr>
          <w:rFonts w:asciiTheme="minorHAnsi" w:hAnsiTheme="minorHAnsi" w:cstheme="minorHAnsi"/>
          <w:sz w:val="22"/>
          <w:szCs w:val="22"/>
        </w:rPr>
        <w:t xml:space="preserve">roject </w:t>
      </w:r>
      <w:r w:rsidR="00B76564">
        <w:rPr>
          <w:rFonts w:asciiTheme="minorHAnsi" w:hAnsiTheme="minorHAnsi" w:cstheme="minorHAnsi"/>
          <w:sz w:val="22"/>
          <w:szCs w:val="22"/>
        </w:rPr>
        <w:t>T</w:t>
      </w:r>
      <w:r w:rsidR="00B76564" w:rsidRPr="00B76564">
        <w:rPr>
          <w:rFonts w:asciiTheme="minorHAnsi" w:hAnsiTheme="minorHAnsi" w:cstheme="minorHAnsi"/>
          <w:sz w:val="22"/>
          <w:szCs w:val="22"/>
        </w:rPr>
        <w:t xml:space="preserve">eam </w:t>
      </w:r>
      <w:r w:rsidR="00110CDC" w:rsidRPr="00B76564">
        <w:rPr>
          <w:rFonts w:asciiTheme="minorHAnsi" w:hAnsiTheme="minorHAnsi" w:cstheme="minorHAnsi"/>
          <w:sz w:val="22"/>
          <w:szCs w:val="22"/>
        </w:rPr>
        <w:t xml:space="preserve">or </w:t>
      </w:r>
      <w:r w:rsidR="00B76564">
        <w:rPr>
          <w:rFonts w:asciiTheme="minorHAnsi" w:hAnsiTheme="minorHAnsi" w:cstheme="minorHAnsi"/>
          <w:sz w:val="22"/>
          <w:szCs w:val="22"/>
        </w:rPr>
        <w:t>W</w:t>
      </w:r>
      <w:r w:rsidR="00B76564" w:rsidRPr="00B76564">
        <w:rPr>
          <w:rFonts w:asciiTheme="minorHAnsi" w:hAnsiTheme="minorHAnsi" w:cstheme="minorHAnsi"/>
          <w:sz w:val="22"/>
          <w:szCs w:val="22"/>
        </w:rPr>
        <w:t xml:space="preserve">orking </w:t>
      </w:r>
      <w:r w:rsidR="00B76564">
        <w:rPr>
          <w:rFonts w:asciiTheme="minorHAnsi" w:hAnsiTheme="minorHAnsi" w:cstheme="minorHAnsi"/>
          <w:sz w:val="22"/>
          <w:szCs w:val="22"/>
        </w:rPr>
        <w:t>G</w:t>
      </w:r>
      <w:r w:rsidR="00B76564" w:rsidRPr="00B76564">
        <w:rPr>
          <w:rFonts w:asciiTheme="minorHAnsi" w:hAnsiTheme="minorHAnsi" w:cstheme="minorHAnsi"/>
          <w:sz w:val="22"/>
          <w:szCs w:val="22"/>
        </w:rPr>
        <w:t xml:space="preserve">roup </w:t>
      </w:r>
      <w:r w:rsidR="008C5E02" w:rsidRPr="00B76564">
        <w:rPr>
          <w:rFonts w:asciiTheme="minorHAnsi" w:eastAsiaTheme="minorEastAsia" w:hAnsiTheme="minorHAnsi" w:cstheme="minorHAnsi"/>
          <w:sz w:val="22"/>
          <w:szCs w:val="22"/>
          <w:lang w:eastAsia="ko-KR"/>
        </w:rPr>
        <w:t xml:space="preserve">should </w:t>
      </w:r>
      <w:r w:rsidR="00110CDC" w:rsidRPr="00B76564">
        <w:rPr>
          <w:rFonts w:asciiTheme="minorHAnsi" w:hAnsiTheme="minorHAnsi" w:cstheme="minorHAnsi"/>
          <w:sz w:val="22"/>
          <w:szCs w:val="22"/>
        </w:rPr>
        <w:t xml:space="preserve">be </w:t>
      </w:r>
      <w:ins w:id="454" w:author="Teh Stand" w:date="2018-12-04T10:12:00Z">
        <w:r w:rsidR="00B76564">
          <w:rPr>
            <w:rFonts w:asciiTheme="minorHAnsi" w:hAnsiTheme="minorHAnsi" w:cstheme="minorHAnsi"/>
            <w:sz w:val="22"/>
            <w:szCs w:val="22"/>
          </w:rPr>
          <w:t xml:space="preserve">registered as </w:t>
        </w:r>
      </w:ins>
      <w:r w:rsidR="00110CDC" w:rsidRPr="00B76564">
        <w:rPr>
          <w:rFonts w:asciiTheme="minorHAnsi" w:hAnsiTheme="minorHAnsi" w:cstheme="minorHAnsi"/>
          <w:sz w:val="22"/>
          <w:szCs w:val="22"/>
        </w:rPr>
        <w:t xml:space="preserve">a Submitting Organization. Submitting </w:t>
      </w:r>
      <w:r w:rsidR="00B76564">
        <w:rPr>
          <w:rFonts w:asciiTheme="minorHAnsi" w:hAnsiTheme="minorHAnsi" w:cstheme="minorHAnsi"/>
          <w:sz w:val="22"/>
          <w:szCs w:val="22"/>
        </w:rPr>
        <w:t>o</w:t>
      </w:r>
      <w:r w:rsidR="00B76564" w:rsidRPr="00B76564">
        <w:rPr>
          <w:rFonts w:asciiTheme="minorHAnsi" w:hAnsiTheme="minorHAnsi" w:cstheme="minorHAnsi"/>
          <w:sz w:val="22"/>
          <w:szCs w:val="22"/>
        </w:rPr>
        <w:t xml:space="preserve">rganizations </w:t>
      </w:r>
      <w:r w:rsidR="00110CDC" w:rsidRPr="00B76564">
        <w:rPr>
          <w:rFonts w:asciiTheme="minorHAnsi" w:hAnsiTheme="minorHAnsi" w:cstheme="minorHAnsi"/>
          <w:sz w:val="22"/>
          <w:szCs w:val="22"/>
        </w:rPr>
        <w:t xml:space="preserve">propose changes and additions to the contents of Registers. Submitting Organizations will normally represent a recognized body or stakeholder group (such as from government, industry, academia, and relevant user groups). Registered submitting organizations may submit proposals for consideration under any </w:t>
      </w:r>
      <w:r w:rsidR="00B76564">
        <w:rPr>
          <w:rFonts w:asciiTheme="minorHAnsi" w:hAnsiTheme="minorHAnsi" w:cstheme="minorHAnsi"/>
          <w:sz w:val="22"/>
          <w:szCs w:val="22"/>
        </w:rPr>
        <w:t>D</w:t>
      </w:r>
      <w:r w:rsidR="00B76564" w:rsidRPr="00B76564">
        <w:rPr>
          <w:rFonts w:asciiTheme="minorHAnsi" w:hAnsiTheme="minorHAnsi" w:cstheme="minorHAnsi"/>
          <w:sz w:val="22"/>
          <w:szCs w:val="22"/>
        </w:rPr>
        <w:t xml:space="preserve">omain </w:t>
      </w:r>
      <w:r w:rsidR="00110CDC" w:rsidRPr="00B76564">
        <w:rPr>
          <w:rFonts w:asciiTheme="minorHAnsi" w:hAnsiTheme="minorHAnsi" w:cstheme="minorHAnsi"/>
          <w:sz w:val="22"/>
          <w:szCs w:val="22"/>
        </w:rPr>
        <w:t xml:space="preserve">in a </w:t>
      </w:r>
      <w:r w:rsidR="00B76564">
        <w:rPr>
          <w:rFonts w:asciiTheme="minorHAnsi" w:hAnsiTheme="minorHAnsi" w:cstheme="minorHAnsi"/>
          <w:sz w:val="22"/>
          <w:szCs w:val="22"/>
        </w:rPr>
        <w:t>R</w:t>
      </w:r>
      <w:r w:rsidR="00B76564" w:rsidRPr="00B76564">
        <w:rPr>
          <w:rFonts w:asciiTheme="minorHAnsi" w:hAnsiTheme="minorHAnsi" w:cstheme="minorHAnsi"/>
          <w:sz w:val="22"/>
          <w:szCs w:val="22"/>
        </w:rPr>
        <w:t>egister</w:t>
      </w:r>
      <w:r w:rsidR="00110CDC" w:rsidRPr="00B76564">
        <w:rPr>
          <w:rFonts w:asciiTheme="minorHAnsi" w:hAnsiTheme="minorHAnsi" w:cstheme="minorHAnsi"/>
          <w:sz w:val="22"/>
          <w:szCs w:val="22"/>
        </w:rPr>
        <w:t xml:space="preserve">. Stakeholders and any other interested parties who do not wish to </w:t>
      </w:r>
      <w:r w:rsidR="00F97791" w:rsidRPr="00B76564">
        <w:rPr>
          <w:rFonts w:asciiTheme="minorHAnsi" w:hAnsiTheme="minorHAnsi" w:cstheme="minorHAnsi"/>
          <w:sz w:val="22"/>
          <w:szCs w:val="22"/>
        </w:rPr>
        <w:t>enrol</w:t>
      </w:r>
      <w:r w:rsidR="00110CDC" w:rsidRPr="00B76564">
        <w:rPr>
          <w:rFonts w:asciiTheme="minorHAnsi" w:hAnsiTheme="minorHAnsi" w:cstheme="minorHAnsi"/>
          <w:sz w:val="22"/>
          <w:szCs w:val="22"/>
        </w:rPr>
        <w:t xml:space="preserve"> should submit proposals through an existing Submitting Organization.</w:t>
      </w:r>
    </w:p>
    <w:p w14:paraId="2EFB9F12" w14:textId="22A2D138" w:rsidR="00E4271F" w:rsidRPr="00B76564" w:rsidRDefault="00CF7A3A" w:rsidP="00B76564">
      <w:pPr>
        <w:spacing w:after="160" w:line="240" w:lineRule="auto"/>
        <w:rPr>
          <w:rFonts w:asciiTheme="minorHAnsi" w:eastAsiaTheme="minorEastAsia" w:hAnsiTheme="minorHAnsi" w:cstheme="minorHAnsi"/>
          <w:sz w:val="22"/>
          <w:szCs w:val="22"/>
          <w:lang w:eastAsia="ko-KR"/>
        </w:rPr>
      </w:pPr>
      <w:r w:rsidRPr="00B76564">
        <w:rPr>
          <w:rFonts w:asciiTheme="minorHAnsi" w:hAnsiTheme="minorHAnsi" w:cstheme="minorHAnsi"/>
          <w:sz w:val="22"/>
          <w:szCs w:val="22"/>
        </w:rPr>
        <w:t>To h</w:t>
      </w:r>
      <w:r w:rsidR="00E4271F" w:rsidRPr="00B76564">
        <w:rPr>
          <w:rFonts w:asciiTheme="minorHAnsi" w:hAnsiTheme="minorHAnsi" w:cstheme="minorHAnsi"/>
          <w:sz w:val="22"/>
          <w:szCs w:val="22"/>
        </w:rPr>
        <w:t>armoni</w:t>
      </w:r>
      <w:r w:rsidRPr="00B76564">
        <w:rPr>
          <w:rFonts w:asciiTheme="minorHAnsi" w:hAnsiTheme="minorHAnsi" w:cstheme="minorHAnsi"/>
          <w:sz w:val="22"/>
          <w:szCs w:val="22"/>
        </w:rPr>
        <w:t>ze</w:t>
      </w:r>
      <w:r w:rsidR="00E4271F" w:rsidRPr="00B76564">
        <w:rPr>
          <w:rFonts w:asciiTheme="minorHAnsi" w:hAnsiTheme="minorHAnsi" w:cstheme="minorHAnsi"/>
          <w:sz w:val="22"/>
          <w:szCs w:val="22"/>
        </w:rPr>
        <w:t xml:space="preserve"> with other </w:t>
      </w:r>
      <w:ins w:id="455" w:author="Teh Stand" w:date="2018-12-06T14:16:00Z">
        <w:r w:rsidR="00C62E69">
          <w:rPr>
            <w:rFonts w:asciiTheme="minorHAnsi" w:hAnsiTheme="minorHAnsi" w:cstheme="minorHAnsi"/>
            <w:sz w:val="22"/>
            <w:szCs w:val="22"/>
          </w:rPr>
          <w:t>P</w:t>
        </w:r>
      </w:ins>
      <w:ins w:id="456" w:author="Teh Stand" w:date="2018-12-04T10:14:00Z">
        <w:r w:rsidR="00B76564">
          <w:rPr>
            <w:rFonts w:asciiTheme="minorHAnsi" w:hAnsiTheme="minorHAnsi" w:cstheme="minorHAnsi"/>
            <w:sz w:val="22"/>
            <w:szCs w:val="22"/>
          </w:rPr>
          <w:t xml:space="preserve">roduct </w:t>
        </w:r>
      </w:ins>
      <w:r w:rsidR="00C62E69">
        <w:rPr>
          <w:rFonts w:asciiTheme="minorHAnsi" w:hAnsiTheme="minorHAnsi" w:cstheme="minorHAnsi"/>
          <w:sz w:val="22"/>
          <w:szCs w:val="22"/>
        </w:rPr>
        <w:t>S</w:t>
      </w:r>
      <w:r w:rsidR="00E4271F" w:rsidRPr="00B76564">
        <w:rPr>
          <w:rFonts w:asciiTheme="minorHAnsi" w:hAnsiTheme="minorHAnsi" w:cstheme="minorHAnsi"/>
          <w:sz w:val="22"/>
          <w:szCs w:val="22"/>
        </w:rPr>
        <w:t>pecifications</w:t>
      </w:r>
      <w:r w:rsidRPr="00B76564">
        <w:rPr>
          <w:rFonts w:asciiTheme="minorHAnsi" w:hAnsiTheme="minorHAnsi" w:cstheme="minorHAnsi"/>
          <w:sz w:val="22"/>
          <w:szCs w:val="22"/>
        </w:rPr>
        <w:t xml:space="preserve">, </w:t>
      </w:r>
      <w:r w:rsidR="006074E1" w:rsidRPr="00B76564">
        <w:rPr>
          <w:rFonts w:asciiTheme="minorHAnsi" w:hAnsiTheme="minorHAnsi" w:cstheme="minorHAnsi"/>
          <w:sz w:val="22"/>
          <w:szCs w:val="22"/>
        </w:rPr>
        <w:t>propose extension</w:t>
      </w:r>
      <w:r w:rsidR="00155A8D" w:rsidRPr="00B76564">
        <w:rPr>
          <w:rFonts w:asciiTheme="minorHAnsi" w:hAnsiTheme="minorHAnsi" w:cstheme="minorHAnsi"/>
          <w:sz w:val="22"/>
          <w:szCs w:val="22"/>
        </w:rPr>
        <w:t>s</w:t>
      </w:r>
      <w:r w:rsidR="006074E1" w:rsidRPr="00B76564">
        <w:rPr>
          <w:rFonts w:asciiTheme="minorHAnsi" w:hAnsiTheme="minorHAnsi" w:cstheme="minorHAnsi"/>
          <w:sz w:val="22"/>
          <w:szCs w:val="22"/>
        </w:rPr>
        <w:t xml:space="preserve"> to </w:t>
      </w:r>
      <w:r w:rsidR="00B76564">
        <w:rPr>
          <w:rFonts w:asciiTheme="minorHAnsi" w:hAnsiTheme="minorHAnsi" w:cstheme="minorHAnsi"/>
          <w:sz w:val="22"/>
          <w:szCs w:val="22"/>
        </w:rPr>
        <w:t>R</w:t>
      </w:r>
      <w:r w:rsidR="00B76564" w:rsidRPr="00B76564">
        <w:rPr>
          <w:rFonts w:asciiTheme="minorHAnsi" w:hAnsiTheme="minorHAnsi" w:cstheme="minorHAnsi"/>
          <w:sz w:val="22"/>
          <w:szCs w:val="22"/>
        </w:rPr>
        <w:t xml:space="preserve">egistry </w:t>
      </w:r>
      <w:r w:rsidRPr="00B76564">
        <w:rPr>
          <w:rFonts w:asciiTheme="minorHAnsi" w:hAnsiTheme="minorHAnsi" w:cstheme="minorHAnsi"/>
          <w:sz w:val="22"/>
          <w:szCs w:val="22"/>
        </w:rPr>
        <w:t>items where possible</w:t>
      </w:r>
      <w:del w:id="457" w:author="Teh Stand" w:date="2018-12-04T10:15:00Z">
        <w:r w:rsidR="006074E1" w:rsidRPr="00B76564" w:rsidDel="00B76564">
          <w:rPr>
            <w:rFonts w:asciiTheme="minorHAnsi" w:hAnsiTheme="minorHAnsi" w:cstheme="minorHAnsi"/>
            <w:sz w:val="22"/>
            <w:szCs w:val="22"/>
          </w:rPr>
          <w:delText xml:space="preserve">, </w:delText>
        </w:r>
        <w:r w:rsidR="00155A8D" w:rsidRPr="00B76564" w:rsidDel="00B76564">
          <w:rPr>
            <w:rFonts w:asciiTheme="minorHAnsi" w:hAnsiTheme="minorHAnsi" w:cstheme="minorHAnsi"/>
            <w:sz w:val="22"/>
            <w:szCs w:val="22"/>
          </w:rPr>
          <w:delText>e.g.,</w:delText>
        </w:r>
      </w:del>
      <w:ins w:id="458" w:author="Teh Stand" w:date="2018-12-04T10:15:00Z">
        <w:r w:rsidR="00B76564">
          <w:rPr>
            <w:rFonts w:asciiTheme="minorHAnsi" w:hAnsiTheme="minorHAnsi" w:cstheme="minorHAnsi"/>
            <w:sz w:val="22"/>
            <w:szCs w:val="22"/>
          </w:rPr>
          <w:t>; for example</w:t>
        </w:r>
      </w:ins>
      <w:r w:rsidR="00155A8D" w:rsidRPr="00B76564">
        <w:rPr>
          <w:rFonts w:asciiTheme="minorHAnsi" w:hAnsiTheme="minorHAnsi" w:cstheme="minorHAnsi"/>
          <w:sz w:val="22"/>
          <w:szCs w:val="22"/>
        </w:rPr>
        <w:t xml:space="preserve"> </w:t>
      </w:r>
      <w:r w:rsidR="006074E1" w:rsidRPr="00B76564">
        <w:rPr>
          <w:rFonts w:asciiTheme="minorHAnsi" w:hAnsiTheme="minorHAnsi" w:cstheme="minorHAnsi"/>
          <w:sz w:val="22"/>
          <w:szCs w:val="22"/>
        </w:rPr>
        <w:t xml:space="preserve">propose generalization </w:t>
      </w:r>
      <w:r w:rsidRPr="00B76564">
        <w:rPr>
          <w:rFonts w:asciiTheme="minorHAnsi" w:hAnsiTheme="minorHAnsi" w:cstheme="minorHAnsi"/>
          <w:sz w:val="22"/>
          <w:szCs w:val="22"/>
        </w:rPr>
        <w:t xml:space="preserve">or specialization </w:t>
      </w:r>
      <w:r w:rsidR="006074E1" w:rsidRPr="00B76564">
        <w:rPr>
          <w:rFonts w:asciiTheme="minorHAnsi" w:hAnsiTheme="minorHAnsi" w:cstheme="minorHAnsi"/>
          <w:sz w:val="22"/>
          <w:szCs w:val="22"/>
        </w:rPr>
        <w:t xml:space="preserve">of </w:t>
      </w:r>
      <w:r w:rsidRPr="00B76564">
        <w:rPr>
          <w:rFonts w:asciiTheme="minorHAnsi" w:hAnsiTheme="minorHAnsi" w:cstheme="minorHAnsi"/>
          <w:sz w:val="22"/>
          <w:szCs w:val="22"/>
        </w:rPr>
        <w:t xml:space="preserve">an </w:t>
      </w:r>
      <w:r w:rsidR="006074E1" w:rsidRPr="00B76564">
        <w:rPr>
          <w:rFonts w:asciiTheme="minorHAnsi" w:hAnsiTheme="minorHAnsi" w:cstheme="minorHAnsi"/>
          <w:sz w:val="22"/>
          <w:szCs w:val="22"/>
        </w:rPr>
        <w:t>existing element,</w:t>
      </w:r>
      <w:r w:rsidRPr="00B76564">
        <w:rPr>
          <w:rFonts w:asciiTheme="minorHAnsi" w:hAnsiTheme="minorHAnsi" w:cstheme="minorHAnsi"/>
          <w:sz w:val="22"/>
          <w:szCs w:val="22"/>
        </w:rPr>
        <w:t xml:space="preserve"> or</w:t>
      </w:r>
      <w:r w:rsidR="006074E1" w:rsidRPr="00B76564">
        <w:rPr>
          <w:rFonts w:asciiTheme="minorHAnsi" w:hAnsiTheme="minorHAnsi" w:cstheme="minorHAnsi"/>
          <w:sz w:val="22"/>
          <w:szCs w:val="22"/>
        </w:rPr>
        <w:t xml:space="preserve"> additional values in an enumeration or codelist</w:t>
      </w:r>
      <w:r w:rsidR="00155A8D" w:rsidRPr="00B76564">
        <w:rPr>
          <w:rFonts w:asciiTheme="minorHAnsi" w:hAnsiTheme="minorHAnsi" w:cstheme="minorHAnsi"/>
          <w:sz w:val="22"/>
          <w:szCs w:val="22"/>
        </w:rPr>
        <w:t xml:space="preserve"> type. Restrictions of existing types can become new sub-types rather than changes to an already defined type; or it may suffice to define a constraint in the </w:t>
      </w:r>
      <w:r w:rsidR="00DC21C1">
        <w:rPr>
          <w:rFonts w:asciiTheme="minorHAnsi" w:hAnsiTheme="minorHAnsi" w:cstheme="minorHAnsi"/>
          <w:sz w:val="22"/>
          <w:szCs w:val="22"/>
        </w:rPr>
        <w:t>P</w:t>
      </w:r>
      <w:r w:rsidR="00DC21C1" w:rsidRPr="00B76564">
        <w:rPr>
          <w:rFonts w:asciiTheme="minorHAnsi" w:hAnsiTheme="minorHAnsi" w:cstheme="minorHAnsi"/>
          <w:sz w:val="22"/>
          <w:szCs w:val="22"/>
        </w:rPr>
        <w:t xml:space="preserve">roduct </w:t>
      </w:r>
      <w:r w:rsidR="00DC21C1">
        <w:rPr>
          <w:rFonts w:asciiTheme="minorHAnsi" w:hAnsiTheme="minorHAnsi" w:cstheme="minorHAnsi"/>
          <w:sz w:val="22"/>
          <w:szCs w:val="22"/>
        </w:rPr>
        <w:t>S</w:t>
      </w:r>
      <w:r w:rsidR="00DC21C1" w:rsidRPr="00B76564">
        <w:rPr>
          <w:rFonts w:asciiTheme="minorHAnsi" w:hAnsiTheme="minorHAnsi" w:cstheme="minorHAnsi"/>
          <w:sz w:val="22"/>
          <w:szCs w:val="22"/>
        </w:rPr>
        <w:t>pecification</w:t>
      </w:r>
      <w:r w:rsidR="00155A8D" w:rsidRPr="00B76564">
        <w:rPr>
          <w:rFonts w:asciiTheme="minorHAnsi" w:hAnsiTheme="minorHAnsi" w:cstheme="minorHAnsi"/>
          <w:sz w:val="22"/>
          <w:szCs w:val="22"/>
        </w:rPr>
        <w:t>.</w:t>
      </w:r>
    </w:p>
    <w:p w14:paraId="39DFE79A" w14:textId="53C3BD95" w:rsidR="00C9502E" w:rsidRPr="00B76564" w:rsidRDefault="00C9502E" w:rsidP="00B76564">
      <w:pPr>
        <w:spacing w:after="160" w:line="240" w:lineRule="auto"/>
        <w:rPr>
          <w:rFonts w:asciiTheme="minorHAnsi" w:eastAsiaTheme="minorEastAsia" w:hAnsiTheme="minorHAnsi" w:cstheme="minorHAnsi"/>
          <w:sz w:val="22"/>
          <w:szCs w:val="22"/>
          <w:lang w:eastAsia="ko-KR"/>
        </w:rPr>
      </w:pPr>
      <w:r w:rsidRPr="00B76564">
        <w:rPr>
          <w:rFonts w:asciiTheme="minorHAnsi" w:eastAsiaTheme="minorEastAsia" w:hAnsiTheme="minorHAnsi" w:cstheme="minorHAnsi"/>
          <w:sz w:val="22"/>
          <w:szCs w:val="22"/>
          <w:lang w:eastAsia="ko-KR"/>
        </w:rPr>
        <w:t>For detailed guideline</w:t>
      </w:r>
      <w:r w:rsidR="001C7EE3" w:rsidRPr="00B76564">
        <w:rPr>
          <w:rFonts w:asciiTheme="minorHAnsi" w:eastAsiaTheme="minorEastAsia" w:hAnsiTheme="minorHAnsi" w:cstheme="minorHAnsi"/>
          <w:sz w:val="22"/>
          <w:szCs w:val="22"/>
          <w:lang w:eastAsia="ko-KR"/>
        </w:rPr>
        <w:t>s</w:t>
      </w:r>
      <w:r w:rsidRPr="00B76564">
        <w:rPr>
          <w:rFonts w:asciiTheme="minorHAnsi" w:eastAsiaTheme="minorEastAsia" w:hAnsiTheme="minorHAnsi" w:cstheme="minorHAnsi"/>
          <w:sz w:val="22"/>
          <w:szCs w:val="22"/>
          <w:lang w:eastAsia="ko-KR"/>
        </w:rPr>
        <w:t xml:space="preserve">, see S-99 Annex A which </w:t>
      </w:r>
      <w:r w:rsidR="001C7EE3" w:rsidRPr="00B76564">
        <w:rPr>
          <w:rFonts w:asciiTheme="minorHAnsi" w:eastAsiaTheme="minorEastAsia" w:hAnsiTheme="minorHAnsi" w:cstheme="minorHAnsi"/>
          <w:sz w:val="22"/>
          <w:szCs w:val="22"/>
          <w:lang w:eastAsia="ko-KR"/>
        </w:rPr>
        <w:t xml:space="preserve">describes </w:t>
      </w:r>
      <w:r w:rsidRPr="00B76564">
        <w:rPr>
          <w:rFonts w:asciiTheme="minorHAnsi" w:eastAsiaTheme="minorEastAsia" w:hAnsiTheme="minorHAnsi" w:cstheme="minorHAnsi"/>
          <w:sz w:val="22"/>
          <w:szCs w:val="22"/>
          <w:lang w:eastAsia="ko-KR"/>
        </w:rPr>
        <w:t>conventions and guidelines for the content of the IHO GI Registry (draft</w:t>
      </w:r>
      <w:r w:rsidR="0009292D" w:rsidRPr="00B76564">
        <w:rPr>
          <w:rFonts w:asciiTheme="minorHAnsi" w:eastAsiaTheme="minorEastAsia" w:hAnsiTheme="minorHAnsi" w:cstheme="minorHAnsi"/>
          <w:sz w:val="22"/>
          <w:szCs w:val="22"/>
          <w:lang w:eastAsia="ko-KR"/>
        </w:rPr>
        <w:t xml:space="preserve"> under development</w:t>
      </w:r>
      <w:r w:rsidRPr="00B76564">
        <w:rPr>
          <w:rFonts w:asciiTheme="minorHAnsi" w:eastAsiaTheme="minorEastAsia" w:hAnsiTheme="minorHAnsi" w:cstheme="minorHAnsi"/>
          <w:sz w:val="22"/>
          <w:szCs w:val="22"/>
          <w:lang w:eastAsia="ko-KR"/>
        </w:rPr>
        <w:t xml:space="preserve">). </w:t>
      </w:r>
    </w:p>
    <w:p w14:paraId="3E3AECD5" w14:textId="5DCA3E37" w:rsidR="001C1B05" w:rsidRPr="00FA0C91" w:rsidRDefault="0048317B" w:rsidP="0048317B">
      <w:pPr>
        <w:pStyle w:val="Heading1"/>
        <w:numPr>
          <w:ilvl w:val="0"/>
          <w:numId w:val="25"/>
        </w:numPr>
        <w:tabs>
          <w:tab w:val="clear" w:pos="400"/>
          <w:tab w:val="clear" w:pos="560"/>
          <w:tab w:val="left" w:pos="567"/>
        </w:tabs>
        <w:spacing w:line="240" w:lineRule="auto"/>
        <w:ind w:left="567" w:hanging="567"/>
      </w:pPr>
      <w:bookmarkStart w:id="459" w:name="_Toc532213701"/>
      <w:r>
        <w:lastRenderedPageBreak/>
        <w:t>Feature Catalogue</w:t>
      </w:r>
      <w:bookmarkEnd w:id="459"/>
    </w:p>
    <w:p w14:paraId="2D85F40E" w14:textId="5EE0E8D3" w:rsidR="00E54A84" w:rsidRPr="00B048AA" w:rsidRDefault="009877AF" w:rsidP="0048317B">
      <w:pPr>
        <w:tabs>
          <w:tab w:val="left" w:pos="567"/>
        </w:tabs>
        <w:spacing w:after="160" w:line="240" w:lineRule="auto"/>
        <w:rPr>
          <w:rFonts w:asciiTheme="minorHAnsi" w:hAnsiTheme="minorHAnsi" w:cstheme="minorHAnsi"/>
          <w:sz w:val="22"/>
          <w:szCs w:val="22"/>
        </w:rPr>
      </w:pPr>
      <w:r w:rsidRPr="00B048AA">
        <w:rPr>
          <w:rFonts w:asciiTheme="minorHAnsi" w:hAnsiTheme="minorHAnsi" w:cstheme="minorHAnsi"/>
          <w:sz w:val="22"/>
          <w:szCs w:val="22"/>
        </w:rPr>
        <w:t>The</w:t>
      </w:r>
      <w:r w:rsidR="006D655E" w:rsidRPr="00B048AA">
        <w:rPr>
          <w:rFonts w:asciiTheme="minorHAnsi" w:hAnsiTheme="minorHAnsi" w:cstheme="minorHAnsi"/>
          <w:sz w:val="22"/>
          <w:szCs w:val="22"/>
        </w:rPr>
        <w:t xml:space="preserve"> Feature Catalogue </w:t>
      </w:r>
      <w:r w:rsidR="00C9502E" w:rsidRPr="00B048AA">
        <w:rPr>
          <w:rFonts w:asciiTheme="minorHAnsi" w:hAnsiTheme="minorHAnsi" w:cstheme="minorHAnsi"/>
          <w:sz w:val="22"/>
          <w:szCs w:val="22"/>
        </w:rPr>
        <w:t>is an</w:t>
      </w:r>
      <w:r w:rsidR="006D655E" w:rsidRPr="00B048AA">
        <w:rPr>
          <w:rFonts w:asciiTheme="minorHAnsi" w:hAnsiTheme="minorHAnsi" w:cstheme="minorHAnsi"/>
          <w:sz w:val="22"/>
          <w:szCs w:val="22"/>
        </w:rPr>
        <w:t xml:space="preserve"> XML document which conforms to the S-100 XML Feature Catalogue Schema</w:t>
      </w:r>
      <w:r w:rsidRPr="00B048AA">
        <w:rPr>
          <w:rFonts w:asciiTheme="minorHAnsi" w:hAnsiTheme="minorHAnsi" w:cstheme="minorHAnsi"/>
          <w:sz w:val="22"/>
          <w:szCs w:val="22"/>
        </w:rPr>
        <w:t>.</w:t>
      </w:r>
      <w:r w:rsidR="006D655E" w:rsidRPr="00B048AA">
        <w:rPr>
          <w:rFonts w:asciiTheme="minorHAnsi" w:hAnsiTheme="minorHAnsi" w:cstheme="minorHAnsi"/>
          <w:sz w:val="22"/>
          <w:szCs w:val="22"/>
        </w:rPr>
        <w:t xml:space="preserve"> Note, for Imagery and Gridded Data, a coverage is a feature </w:t>
      </w:r>
      <w:r w:rsidRPr="00B048AA">
        <w:rPr>
          <w:rFonts w:asciiTheme="minorHAnsi" w:hAnsiTheme="minorHAnsi" w:cstheme="minorHAnsi"/>
          <w:sz w:val="22"/>
          <w:szCs w:val="22"/>
        </w:rPr>
        <w:t xml:space="preserve">type, and </w:t>
      </w:r>
      <w:r w:rsidR="006D655E" w:rsidRPr="00B048AA">
        <w:rPr>
          <w:rFonts w:asciiTheme="minorHAnsi" w:hAnsiTheme="minorHAnsi" w:cstheme="minorHAnsi"/>
          <w:sz w:val="22"/>
          <w:szCs w:val="22"/>
        </w:rPr>
        <w:t xml:space="preserve">a </w:t>
      </w:r>
      <w:r w:rsidR="00B048AA">
        <w:rPr>
          <w:rFonts w:asciiTheme="minorHAnsi" w:hAnsiTheme="minorHAnsi" w:cstheme="minorHAnsi"/>
          <w:sz w:val="22"/>
          <w:szCs w:val="22"/>
        </w:rPr>
        <w:t>P</w:t>
      </w:r>
      <w:r w:rsidR="00B048AA" w:rsidRPr="00B048AA">
        <w:rPr>
          <w:rFonts w:asciiTheme="minorHAnsi" w:hAnsiTheme="minorHAnsi" w:cstheme="minorHAnsi"/>
          <w:sz w:val="22"/>
          <w:szCs w:val="22"/>
        </w:rPr>
        <w:t xml:space="preserve">roduct </w:t>
      </w:r>
      <w:r w:rsidR="00B048AA">
        <w:rPr>
          <w:rFonts w:asciiTheme="minorHAnsi" w:hAnsiTheme="minorHAnsi" w:cstheme="minorHAnsi"/>
          <w:sz w:val="22"/>
          <w:szCs w:val="22"/>
        </w:rPr>
        <w:t>S</w:t>
      </w:r>
      <w:r w:rsidR="00B048AA" w:rsidRPr="00B048AA">
        <w:rPr>
          <w:rFonts w:asciiTheme="minorHAnsi" w:hAnsiTheme="minorHAnsi" w:cstheme="minorHAnsi"/>
          <w:sz w:val="22"/>
          <w:szCs w:val="22"/>
        </w:rPr>
        <w:t xml:space="preserve">pecification </w:t>
      </w:r>
      <w:r w:rsidR="00B048AA">
        <w:rPr>
          <w:rFonts w:asciiTheme="minorHAnsi" w:hAnsiTheme="minorHAnsi" w:cstheme="minorHAnsi"/>
          <w:sz w:val="22"/>
          <w:szCs w:val="22"/>
        </w:rPr>
        <w:t>F</w:t>
      </w:r>
      <w:r w:rsidR="00B048AA" w:rsidRPr="00B048AA">
        <w:rPr>
          <w:rFonts w:asciiTheme="minorHAnsi" w:hAnsiTheme="minorHAnsi" w:cstheme="minorHAnsi"/>
          <w:sz w:val="22"/>
          <w:szCs w:val="22"/>
        </w:rPr>
        <w:t xml:space="preserve">eature </w:t>
      </w:r>
      <w:r w:rsidR="00B048AA">
        <w:rPr>
          <w:rFonts w:asciiTheme="minorHAnsi" w:hAnsiTheme="minorHAnsi" w:cstheme="minorHAnsi"/>
          <w:sz w:val="22"/>
          <w:szCs w:val="22"/>
        </w:rPr>
        <w:t>C</w:t>
      </w:r>
      <w:r w:rsidR="00B048AA" w:rsidRPr="00B048AA">
        <w:rPr>
          <w:rFonts w:asciiTheme="minorHAnsi" w:hAnsiTheme="minorHAnsi" w:cstheme="minorHAnsi"/>
          <w:sz w:val="22"/>
          <w:szCs w:val="22"/>
        </w:rPr>
        <w:t xml:space="preserve">atalogue </w:t>
      </w:r>
      <w:r w:rsidRPr="00B048AA">
        <w:rPr>
          <w:rFonts w:asciiTheme="minorHAnsi" w:hAnsiTheme="minorHAnsi" w:cstheme="minorHAnsi"/>
          <w:sz w:val="22"/>
          <w:szCs w:val="22"/>
        </w:rPr>
        <w:t>should</w:t>
      </w:r>
      <w:r w:rsidR="006D655E" w:rsidRPr="00B048AA">
        <w:rPr>
          <w:rFonts w:asciiTheme="minorHAnsi" w:hAnsiTheme="minorHAnsi" w:cstheme="minorHAnsi"/>
          <w:sz w:val="22"/>
          <w:szCs w:val="22"/>
        </w:rPr>
        <w:t xml:space="preserve"> </w:t>
      </w:r>
      <w:r w:rsidR="00E54A84" w:rsidRPr="00B048AA">
        <w:rPr>
          <w:rFonts w:asciiTheme="minorHAnsi" w:hAnsiTheme="minorHAnsi" w:cstheme="minorHAnsi"/>
          <w:sz w:val="22"/>
          <w:szCs w:val="22"/>
        </w:rPr>
        <w:t>define the</w:t>
      </w:r>
      <w:r w:rsidR="006D655E" w:rsidRPr="00B048AA">
        <w:rPr>
          <w:rFonts w:asciiTheme="minorHAnsi" w:hAnsiTheme="minorHAnsi" w:cstheme="minorHAnsi"/>
          <w:sz w:val="22"/>
          <w:szCs w:val="22"/>
        </w:rPr>
        <w:t xml:space="preserve"> </w:t>
      </w:r>
      <w:r w:rsidR="00E54A84" w:rsidRPr="00B048AA">
        <w:rPr>
          <w:rFonts w:asciiTheme="minorHAnsi" w:hAnsiTheme="minorHAnsi" w:cstheme="minorHAnsi"/>
          <w:sz w:val="22"/>
          <w:szCs w:val="22"/>
        </w:rPr>
        <w:t>attributes, coverage feature (with spatial primitive type ‘coverage’)</w:t>
      </w:r>
      <w:r w:rsidR="006D655E" w:rsidRPr="00B048AA">
        <w:rPr>
          <w:rFonts w:asciiTheme="minorHAnsi" w:hAnsiTheme="minorHAnsi" w:cstheme="minorHAnsi"/>
          <w:sz w:val="22"/>
          <w:szCs w:val="22"/>
        </w:rPr>
        <w:t xml:space="preserve">. </w:t>
      </w:r>
    </w:p>
    <w:p w14:paraId="4C275C31" w14:textId="0DCE0648" w:rsidR="006D655E" w:rsidRPr="00B048AA" w:rsidRDefault="00320538" w:rsidP="00B048AA">
      <w:pPr>
        <w:spacing w:after="160" w:line="240" w:lineRule="auto"/>
        <w:rPr>
          <w:rFonts w:asciiTheme="minorHAnsi" w:hAnsiTheme="minorHAnsi" w:cstheme="minorHAnsi"/>
          <w:sz w:val="22"/>
          <w:szCs w:val="22"/>
        </w:rPr>
      </w:pPr>
      <w:r w:rsidRPr="00B048AA">
        <w:rPr>
          <w:rFonts w:asciiTheme="minorHAnsi" w:hAnsiTheme="minorHAnsi" w:cstheme="minorHAnsi"/>
          <w:sz w:val="22"/>
          <w:szCs w:val="22"/>
        </w:rPr>
        <w:t xml:space="preserve">Feature </w:t>
      </w:r>
      <w:r w:rsidR="004652D1">
        <w:rPr>
          <w:rFonts w:asciiTheme="minorHAnsi" w:hAnsiTheme="minorHAnsi" w:cstheme="minorHAnsi"/>
          <w:sz w:val="22"/>
          <w:szCs w:val="22"/>
        </w:rPr>
        <w:t>C</w:t>
      </w:r>
      <w:r w:rsidRPr="00B048AA">
        <w:rPr>
          <w:rFonts w:asciiTheme="minorHAnsi" w:hAnsiTheme="minorHAnsi" w:cstheme="minorHAnsi"/>
          <w:sz w:val="22"/>
          <w:szCs w:val="22"/>
        </w:rPr>
        <w:t xml:space="preserve">atalogues </w:t>
      </w:r>
      <w:r w:rsidR="00E54A84" w:rsidRPr="00B048AA">
        <w:rPr>
          <w:rFonts w:asciiTheme="minorHAnsi" w:hAnsiTheme="minorHAnsi" w:cstheme="minorHAnsi"/>
          <w:sz w:val="22"/>
          <w:szCs w:val="22"/>
        </w:rPr>
        <w:t>should be documented by a tex</w:t>
      </w:r>
      <w:r w:rsidR="00AD2487" w:rsidRPr="00B048AA">
        <w:rPr>
          <w:rFonts w:asciiTheme="minorHAnsi" w:hAnsiTheme="minorHAnsi" w:cstheme="minorHAnsi"/>
          <w:sz w:val="22"/>
          <w:szCs w:val="22"/>
        </w:rPr>
        <w:t>t-based</w:t>
      </w:r>
      <w:r w:rsidR="00E54A84" w:rsidRPr="00B048AA">
        <w:rPr>
          <w:rFonts w:asciiTheme="minorHAnsi" w:hAnsiTheme="minorHAnsi" w:cstheme="minorHAnsi"/>
          <w:sz w:val="22"/>
          <w:szCs w:val="22"/>
        </w:rPr>
        <w:t xml:space="preserve"> </w:t>
      </w:r>
      <w:r w:rsidR="00AD2487" w:rsidRPr="00B048AA">
        <w:rPr>
          <w:rFonts w:asciiTheme="minorHAnsi" w:hAnsiTheme="minorHAnsi" w:cstheme="minorHAnsi"/>
          <w:sz w:val="22"/>
          <w:szCs w:val="22"/>
        </w:rPr>
        <w:t>documentation</w:t>
      </w:r>
      <w:r w:rsidR="00E54A84" w:rsidRPr="00B048AA">
        <w:rPr>
          <w:rFonts w:asciiTheme="minorHAnsi" w:hAnsiTheme="minorHAnsi" w:cstheme="minorHAnsi"/>
          <w:sz w:val="22"/>
          <w:szCs w:val="22"/>
        </w:rPr>
        <w:t xml:space="preserve"> of their contents</w:t>
      </w:r>
      <w:r w:rsidR="00515591" w:rsidRPr="00B048AA">
        <w:rPr>
          <w:rFonts w:asciiTheme="minorHAnsi" w:hAnsiTheme="minorHAnsi" w:cstheme="minorHAnsi"/>
          <w:sz w:val="22"/>
          <w:szCs w:val="22"/>
        </w:rPr>
        <w:t xml:space="preserve">, which should also be reviewed by the </w:t>
      </w:r>
      <w:r w:rsidR="00B048AA">
        <w:rPr>
          <w:rFonts w:asciiTheme="minorHAnsi" w:hAnsiTheme="minorHAnsi" w:cstheme="minorHAnsi"/>
          <w:sz w:val="22"/>
          <w:szCs w:val="22"/>
        </w:rPr>
        <w:t>P</w:t>
      </w:r>
      <w:r w:rsidR="00B048AA" w:rsidRPr="00B048AA">
        <w:rPr>
          <w:rFonts w:asciiTheme="minorHAnsi" w:hAnsiTheme="minorHAnsi" w:cstheme="minorHAnsi"/>
          <w:sz w:val="22"/>
          <w:szCs w:val="22"/>
        </w:rPr>
        <w:t xml:space="preserve">roject </w:t>
      </w:r>
      <w:r w:rsidR="00B048AA">
        <w:rPr>
          <w:rFonts w:asciiTheme="minorHAnsi" w:hAnsiTheme="minorHAnsi" w:cstheme="minorHAnsi"/>
          <w:sz w:val="22"/>
          <w:szCs w:val="22"/>
        </w:rPr>
        <w:t>T</w:t>
      </w:r>
      <w:r w:rsidR="00B048AA" w:rsidRPr="00B048AA">
        <w:rPr>
          <w:rFonts w:asciiTheme="minorHAnsi" w:hAnsiTheme="minorHAnsi" w:cstheme="minorHAnsi"/>
          <w:sz w:val="22"/>
          <w:szCs w:val="22"/>
        </w:rPr>
        <w:t xml:space="preserve">eam </w:t>
      </w:r>
      <w:r w:rsidR="00515591" w:rsidRPr="00B048AA">
        <w:rPr>
          <w:rFonts w:asciiTheme="minorHAnsi" w:hAnsiTheme="minorHAnsi" w:cstheme="minorHAnsi"/>
          <w:sz w:val="22"/>
          <w:szCs w:val="22"/>
        </w:rPr>
        <w:t xml:space="preserve">and responsible </w:t>
      </w:r>
      <w:r w:rsidR="00B048AA">
        <w:rPr>
          <w:rFonts w:asciiTheme="minorHAnsi" w:hAnsiTheme="minorHAnsi" w:cstheme="minorHAnsi"/>
          <w:sz w:val="22"/>
          <w:szCs w:val="22"/>
        </w:rPr>
        <w:t>W</w:t>
      </w:r>
      <w:r w:rsidR="00B048AA" w:rsidRPr="00B048AA">
        <w:rPr>
          <w:rFonts w:asciiTheme="minorHAnsi" w:hAnsiTheme="minorHAnsi" w:cstheme="minorHAnsi"/>
          <w:sz w:val="22"/>
          <w:szCs w:val="22"/>
        </w:rPr>
        <w:t xml:space="preserve">orking </w:t>
      </w:r>
      <w:r w:rsidR="00B048AA">
        <w:rPr>
          <w:rFonts w:asciiTheme="minorHAnsi" w:hAnsiTheme="minorHAnsi" w:cstheme="minorHAnsi"/>
          <w:sz w:val="22"/>
          <w:szCs w:val="22"/>
        </w:rPr>
        <w:t>G</w:t>
      </w:r>
      <w:r w:rsidR="00B048AA" w:rsidRPr="00B048AA">
        <w:rPr>
          <w:rFonts w:asciiTheme="minorHAnsi" w:hAnsiTheme="minorHAnsi" w:cstheme="minorHAnsi"/>
          <w:sz w:val="22"/>
          <w:szCs w:val="22"/>
        </w:rPr>
        <w:t>roup</w:t>
      </w:r>
      <w:r w:rsidR="00515591" w:rsidRPr="00B048AA">
        <w:rPr>
          <w:rFonts w:asciiTheme="minorHAnsi" w:hAnsiTheme="minorHAnsi" w:cstheme="minorHAnsi"/>
          <w:sz w:val="22"/>
          <w:szCs w:val="22"/>
        </w:rPr>
        <w:t>.</w:t>
      </w:r>
      <w:r w:rsidR="00AD2487" w:rsidRPr="00B048AA">
        <w:rPr>
          <w:rFonts w:asciiTheme="minorHAnsi" w:hAnsiTheme="minorHAnsi" w:cstheme="minorHAnsi"/>
          <w:sz w:val="22"/>
          <w:szCs w:val="22"/>
        </w:rPr>
        <w:t xml:space="preserve"> For review purposes, this text-based documentation should be generated from the XML </w:t>
      </w:r>
      <w:r w:rsidR="00B048AA">
        <w:rPr>
          <w:rFonts w:asciiTheme="minorHAnsi" w:hAnsiTheme="minorHAnsi" w:cstheme="minorHAnsi"/>
          <w:sz w:val="22"/>
          <w:szCs w:val="22"/>
        </w:rPr>
        <w:t>F</w:t>
      </w:r>
      <w:r w:rsidR="00B048AA" w:rsidRPr="00B048AA">
        <w:rPr>
          <w:rFonts w:asciiTheme="minorHAnsi" w:hAnsiTheme="minorHAnsi" w:cstheme="minorHAnsi"/>
          <w:sz w:val="22"/>
          <w:szCs w:val="22"/>
        </w:rPr>
        <w:t xml:space="preserve">eature </w:t>
      </w:r>
      <w:r w:rsidR="00B048AA">
        <w:rPr>
          <w:rFonts w:asciiTheme="minorHAnsi" w:hAnsiTheme="minorHAnsi" w:cstheme="minorHAnsi"/>
          <w:sz w:val="22"/>
          <w:szCs w:val="22"/>
        </w:rPr>
        <w:t>C</w:t>
      </w:r>
      <w:r w:rsidR="00B048AA" w:rsidRPr="00B048AA">
        <w:rPr>
          <w:rFonts w:asciiTheme="minorHAnsi" w:hAnsiTheme="minorHAnsi" w:cstheme="minorHAnsi"/>
          <w:sz w:val="22"/>
          <w:szCs w:val="22"/>
        </w:rPr>
        <w:t>atalogue</w:t>
      </w:r>
      <w:r w:rsidR="00AD2487" w:rsidRPr="00B048AA">
        <w:rPr>
          <w:rFonts w:asciiTheme="minorHAnsi" w:hAnsiTheme="minorHAnsi" w:cstheme="minorHAnsi"/>
          <w:sz w:val="22"/>
          <w:szCs w:val="22"/>
        </w:rPr>
        <w:t xml:space="preserve">. The resultant text can be in Word or PDF, or another format preferred by the team. </w:t>
      </w:r>
    </w:p>
    <w:p w14:paraId="4BC450F3" w14:textId="66BDC607" w:rsidR="0048317B" w:rsidRPr="00FA0C91" w:rsidRDefault="0048317B" w:rsidP="0048317B">
      <w:pPr>
        <w:pStyle w:val="Heading1"/>
        <w:numPr>
          <w:ilvl w:val="0"/>
          <w:numId w:val="25"/>
        </w:numPr>
        <w:tabs>
          <w:tab w:val="clear" w:pos="400"/>
          <w:tab w:val="clear" w:pos="560"/>
          <w:tab w:val="left" w:pos="567"/>
        </w:tabs>
        <w:spacing w:line="240" w:lineRule="auto"/>
        <w:ind w:left="567" w:hanging="567"/>
      </w:pPr>
      <w:bookmarkStart w:id="460" w:name="_Toc532213702"/>
      <w:r>
        <w:t>Data transfer modes and packaging</w:t>
      </w:r>
      <w:bookmarkEnd w:id="460"/>
    </w:p>
    <w:p w14:paraId="17D235EC" w14:textId="678E0F4C" w:rsidR="00E05532" w:rsidRPr="00C82913" w:rsidRDefault="00E05532" w:rsidP="00C82913">
      <w:pPr>
        <w:spacing w:after="160" w:line="240" w:lineRule="auto"/>
        <w:rPr>
          <w:rFonts w:asciiTheme="minorHAnsi" w:hAnsiTheme="minorHAnsi" w:cstheme="minorHAnsi"/>
          <w:sz w:val="22"/>
          <w:szCs w:val="22"/>
        </w:rPr>
      </w:pPr>
      <w:r w:rsidRPr="00C82913">
        <w:rPr>
          <w:rFonts w:asciiTheme="minorHAnsi" w:hAnsiTheme="minorHAnsi" w:cstheme="minorHAnsi"/>
          <w:sz w:val="22"/>
          <w:szCs w:val="22"/>
        </w:rPr>
        <w:t xml:space="preserve">Define mode of delivery – exchange set, message, </w:t>
      </w:r>
      <w:r w:rsidR="00754AE1" w:rsidRPr="00C82913">
        <w:rPr>
          <w:rFonts w:asciiTheme="minorHAnsi" w:hAnsiTheme="minorHAnsi" w:cstheme="minorHAnsi"/>
          <w:sz w:val="22"/>
          <w:szCs w:val="22"/>
        </w:rPr>
        <w:t xml:space="preserve">or </w:t>
      </w:r>
      <w:r w:rsidR="00C9502E" w:rsidRPr="00C82913">
        <w:rPr>
          <w:rFonts w:asciiTheme="minorHAnsi" w:hAnsiTheme="minorHAnsi" w:cstheme="minorHAnsi"/>
          <w:sz w:val="22"/>
          <w:szCs w:val="22"/>
        </w:rPr>
        <w:t>service</w:t>
      </w:r>
      <w:r w:rsidR="00155A8D" w:rsidRPr="00C82913">
        <w:rPr>
          <w:rFonts w:asciiTheme="minorHAnsi" w:hAnsiTheme="minorHAnsi" w:cstheme="minorHAnsi"/>
          <w:sz w:val="22"/>
          <w:szCs w:val="22"/>
        </w:rPr>
        <w:t>.</w:t>
      </w:r>
      <w:r w:rsidR="00754AE1" w:rsidRPr="00C82913">
        <w:rPr>
          <w:rFonts w:asciiTheme="minorHAnsi" w:hAnsiTheme="minorHAnsi" w:cstheme="minorHAnsi"/>
          <w:sz w:val="22"/>
          <w:szCs w:val="22"/>
        </w:rPr>
        <w:t xml:space="preserve"> A </w:t>
      </w:r>
      <w:r w:rsidR="00C82913">
        <w:rPr>
          <w:rFonts w:asciiTheme="minorHAnsi" w:hAnsiTheme="minorHAnsi" w:cstheme="minorHAnsi"/>
          <w:sz w:val="22"/>
          <w:szCs w:val="22"/>
        </w:rPr>
        <w:t>P</w:t>
      </w:r>
      <w:r w:rsidR="00C82913" w:rsidRPr="00C82913">
        <w:rPr>
          <w:rFonts w:asciiTheme="minorHAnsi" w:hAnsiTheme="minorHAnsi" w:cstheme="minorHAnsi"/>
          <w:sz w:val="22"/>
          <w:szCs w:val="22"/>
        </w:rPr>
        <w:t xml:space="preserve">roduct </w:t>
      </w:r>
      <w:r w:rsidR="00C82913">
        <w:rPr>
          <w:rFonts w:asciiTheme="minorHAnsi" w:hAnsiTheme="minorHAnsi" w:cstheme="minorHAnsi"/>
          <w:sz w:val="22"/>
          <w:szCs w:val="22"/>
        </w:rPr>
        <w:t>S</w:t>
      </w:r>
      <w:r w:rsidR="00C82913" w:rsidRPr="00C82913">
        <w:rPr>
          <w:rFonts w:asciiTheme="minorHAnsi" w:hAnsiTheme="minorHAnsi" w:cstheme="minorHAnsi"/>
          <w:sz w:val="22"/>
          <w:szCs w:val="22"/>
        </w:rPr>
        <w:t xml:space="preserve">pecification </w:t>
      </w:r>
      <w:r w:rsidR="00754AE1" w:rsidRPr="00C82913">
        <w:rPr>
          <w:rFonts w:asciiTheme="minorHAnsi" w:hAnsiTheme="minorHAnsi" w:cstheme="minorHAnsi"/>
          <w:sz w:val="22"/>
          <w:szCs w:val="22"/>
        </w:rPr>
        <w:t>can also specify more than one delivery mode.</w:t>
      </w:r>
    </w:p>
    <w:p w14:paraId="1FD6BE77" w14:textId="70515283" w:rsidR="00155A8D" w:rsidRPr="00C82913" w:rsidRDefault="00155A8D" w:rsidP="00C82913">
      <w:pPr>
        <w:spacing w:after="160" w:line="240" w:lineRule="auto"/>
        <w:rPr>
          <w:rFonts w:asciiTheme="minorHAnsi" w:hAnsiTheme="minorHAnsi" w:cstheme="minorHAnsi"/>
          <w:sz w:val="22"/>
          <w:szCs w:val="22"/>
        </w:rPr>
      </w:pPr>
      <w:r w:rsidRPr="00C82913">
        <w:rPr>
          <w:rFonts w:asciiTheme="minorHAnsi" w:hAnsiTheme="minorHAnsi" w:cstheme="minorHAnsi"/>
          <w:sz w:val="22"/>
          <w:szCs w:val="22"/>
        </w:rPr>
        <w:t>This needs to be done before metadata is specified because some metadata elements as well as the treatment of metadata (</w:t>
      </w:r>
      <w:del w:id="461" w:author="Teh Stand" w:date="2018-12-04T10:45:00Z">
        <w:r w:rsidRPr="00C82913" w:rsidDel="00C82913">
          <w:rPr>
            <w:rFonts w:asciiTheme="minorHAnsi" w:hAnsiTheme="minorHAnsi" w:cstheme="minorHAnsi"/>
            <w:sz w:val="22"/>
            <w:szCs w:val="22"/>
          </w:rPr>
          <w:delText>e.g.,</w:delText>
        </w:r>
      </w:del>
      <w:ins w:id="462" w:author="Teh Stand" w:date="2018-12-04T10:45:00Z">
        <w:r w:rsidR="00C82913">
          <w:rPr>
            <w:rFonts w:asciiTheme="minorHAnsi" w:hAnsiTheme="minorHAnsi" w:cstheme="minorHAnsi"/>
            <w:sz w:val="22"/>
            <w:szCs w:val="22"/>
          </w:rPr>
          <w:t>for example</w:t>
        </w:r>
      </w:ins>
      <w:r w:rsidRPr="00C82913">
        <w:rPr>
          <w:rFonts w:asciiTheme="minorHAnsi" w:hAnsiTheme="minorHAnsi" w:cstheme="minorHAnsi"/>
          <w:sz w:val="22"/>
          <w:szCs w:val="22"/>
        </w:rPr>
        <w:t xml:space="preserve"> separate vs. embedded) depend</w:t>
      </w:r>
      <w:del w:id="463" w:author="Teh Stand" w:date="2018-12-04T10:46:00Z">
        <w:r w:rsidRPr="00C82913" w:rsidDel="00C82913">
          <w:rPr>
            <w:rFonts w:asciiTheme="minorHAnsi" w:hAnsiTheme="minorHAnsi" w:cstheme="minorHAnsi"/>
            <w:sz w:val="22"/>
            <w:szCs w:val="22"/>
          </w:rPr>
          <w:delText>s</w:delText>
        </w:r>
      </w:del>
      <w:r w:rsidRPr="00C82913">
        <w:rPr>
          <w:rFonts w:asciiTheme="minorHAnsi" w:hAnsiTheme="minorHAnsi" w:cstheme="minorHAnsi"/>
          <w:sz w:val="22"/>
          <w:szCs w:val="22"/>
        </w:rPr>
        <w:t xml:space="preserve"> on delivery mechanisms, constraints, and protocols.</w:t>
      </w:r>
    </w:p>
    <w:p w14:paraId="1B518FE4" w14:textId="02791AC5" w:rsidR="00155A8D" w:rsidRPr="00C82913" w:rsidRDefault="00155A8D" w:rsidP="00C82913">
      <w:pPr>
        <w:spacing w:after="160" w:line="240" w:lineRule="auto"/>
        <w:rPr>
          <w:rFonts w:asciiTheme="minorHAnsi" w:hAnsiTheme="minorHAnsi" w:cstheme="minorHAnsi"/>
          <w:sz w:val="22"/>
          <w:szCs w:val="22"/>
        </w:rPr>
      </w:pPr>
      <w:r w:rsidRPr="00C82913">
        <w:rPr>
          <w:rFonts w:asciiTheme="minorHAnsi" w:hAnsiTheme="minorHAnsi" w:cstheme="minorHAnsi"/>
          <w:sz w:val="22"/>
          <w:szCs w:val="22"/>
        </w:rPr>
        <w:t>Details of packaging and transfer content can be finalized in a later stage (see section</w:t>
      </w:r>
      <w:r w:rsidR="00C82913">
        <w:rPr>
          <w:rFonts w:asciiTheme="minorHAnsi" w:hAnsiTheme="minorHAnsi" w:cstheme="minorHAnsi"/>
          <w:sz w:val="22"/>
          <w:szCs w:val="22"/>
        </w:rPr>
        <w:t xml:space="preserve"> 17</w:t>
      </w:r>
      <w:r w:rsidRPr="00C82913">
        <w:rPr>
          <w:rFonts w:asciiTheme="minorHAnsi" w:hAnsiTheme="minorHAnsi" w:cstheme="minorHAnsi"/>
          <w:sz w:val="22"/>
          <w:szCs w:val="22"/>
        </w:rPr>
        <w:t>).</w:t>
      </w:r>
    </w:p>
    <w:p w14:paraId="7C77BBE3" w14:textId="3A166DEF" w:rsidR="0009292D" w:rsidRPr="00C82913" w:rsidRDefault="0009292D" w:rsidP="00C82913">
      <w:pPr>
        <w:spacing w:after="160" w:line="240" w:lineRule="auto"/>
        <w:rPr>
          <w:rFonts w:asciiTheme="minorHAnsi" w:hAnsiTheme="minorHAnsi" w:cstheme="minorHAnsi"/>
          <w:sz w:val="22"/>
          <w:szCs w:val="22"/>
        </w:rPr>
      </w:pPr>
      <w:r w:rsidRPr="00C82913">
        <w:rPr>
          <w:rFonts w:asciiTheme="minorHAnsi" w:hAnsiTheme="minorHAnsi" w:cstheme="minorHAnsi"/>
          <w:sz w:val="22"/>
          <w:szCs w:val="22"/>
        </w:rPr>
        <w:t>[The issue of MRNs will be addressed either here or in another section after the concept is more mature.]</w:t>
      </w:r>
    </w:p>
    <w:p w14:paraId="024C04D1" w14:textId="6BA09469" w:rsidR="0048317B" w:rsidRPr="00FA0C91" w:rsidRDefault="0048317B" w:rsidP="0048317B">
      <w:pPr>
        <w:pStyle w:val="Heading1"/>
        <w:numPr>
          <w:ilvl w:val="0"/>
          <w:numId w:val="25"/>
        </w:numPr>
        <w:tabs>
          <w:tab w:val="clear" w:pos="400"/>
          <w:tab w:val="clear" w:pos="560"/>
          <w:tab w:val="left" w:pos="567"/>
        </w:tabs>
        <w:spacing w:line="240" w:lineRule="auto"/>
        <w:ind w:left="567" w:hanging="567"/>
      </w:pPr>
      <w:bookmarkStart w:id="464" w:name="_Toc532213703"/>
      <w:r>
        <w:t>Metadata</w:t>
      </w:r>
      <w:bookmarkEnd w:id="464"/>
    </w:p>
    <w:p w14:paraId="1F455310" w14:textId="3278B080" w:rsidR="00AD2487" w:rsidRPr="00265031" w:rsidRDefault="00AD2487" w:rsidP="00265031">
      <w:pPr>
        <w:spacing w:after="160" w:line="240" w:lineRule="auto"/>
        <w:rPr>
          <w:rFonts w:asciiTheme="minorHAnsi" w:hAnsiTheme="minorHAnsi" w:cstheme="minorHAnsi"/>
          <w:sz w:val="22"/>
          <w:szCs w:val="22"/>
        </w:rPr>
      </w:pPr>
      <w:r w:rsidRPr="00265031">
        <w:rPr>
          <w:rFonts w:asciiTheme="minorHAnsi" w:hAnsiTheme="minorHAnsi" w:cstheme="minorHAnsi"/>
          <w:sz w:val="22"/>
          <w:szCs w:val="22"/>
        </w:rPr>
        <w:t>The minimum metadata requirements are set forth in Part 4 of S-100</w:t>
      </w:r>
      <w:r w:rsidR="00863F94" w:rsidRPr="00265031">
        <w:rPr>
          <w:rFonts w:asciiTheme="minorHAnsi" w:hAnsiTheme="minorHAnsi" w:cstheme="minorHAnsi"/>
          <w:sz w:val="22"/>
          <w:szCs w:val="22"/>
        </w:rPr>
        <w:t xml:space="preserve"> (Appendix 4a-D for vector data, Parts 4b</w:t>
      </w:r>
      <w:del w:id="465" w:author="Teh Stand" w:date="2018-12-04T14:06:00Z">
        <w:r w:rsidR="00863F94" w:rsidRPr="00265031" w:rsidDel="00265031">
          <w:rPr>
            <w:rFonts w:asciiTheme="minorHAnsi" w:hAnsiTheme="minorHAnsi" w:cstheme="minorHAnsi"/>
            <w:sz w:val="22"/>
            <w:szCs w:val="22"/>
          </w:rPr>
          <w:delText>/</w:delText>
        </w:r>
      </w:del>
      <w:ins w:id="466" w:author="Teh Stand" w:date="2018-12-04T14:06:00Z">
        <w:r w:rsidR="00265031">
          <w:rPr>
            <w:rFonts w:asciiTheme="minorHAnsi" w:hAnsiTheme="minorHAnsi" w:cstheme="minorHAnsi"/>
            <w:sz w:val="22"/>
            <w:szCs w:val="22"/>
          </w:rPr>
          <w:t xml:space="preserve"> and </w:t>
        </w:r>
      </w:ins>
      <w:r w:rsidR="00863F94" w:rsidRPr="00265031">
        <w:rPr>
          <w:rFonts w:asciiTheme="minorHAnsi" w:hAnsiTheme="minorHAnsi" w:cstheme="minorHAnsi"/>
          <w:sz w:val="22"/>
          <w:szCs w:val="22"/>
        </w:rPr>
        <w:t>8 for coverage data)</w:t>
      </w:r>
      <w:r w:rsidRPr="00265031">
        <w:rPr>
          <w:rFonts w:asciiTheme="minorHAnsi" w:hAnsiTheme="minorHAnsi" w:cstheme="minorHAnsi"/>
          <w:sz w:val="22"/>
          <w:szCs w:val="22"/>
        </w:rPr>
        <w:t>. Product Specification developers should consider whether the metadata elements listed in S-100 are relevant to the data product and which of them are appropriate for its allowed packaging and delivery methods. For relevant elements, define appropriate values and restrictions if necessary for the metadata elements listed in S-100</w:t>
      </w:r>
      <w:r w:rsidR="00863F94" w:rsidRPr="00265031">
        <w:rPr>
          <w:rFonts w:asciiTheme="minorHAnsi" w:hAnsiTheme="minorHAnsi" w:cstheme="minorHAnsi"/>
          <w:sz w:val="22"/>
          <w:szCs w:val="22"/>
        </w:rPr>
        <w:t xml:space="preserve"> Appendix 4a-D or Parts 4b</w:t>
      </w:r>
      <w:del w:id="467" w:author="Teh Stand" w:date="2018-12-04T14:07:00Z">
        <w:r w:rsidR="00863F94" w:rsidRPr="00265031" w:rsidDel="00265031">
          <w:rPr>
            <w:rFonts w:asciiTheme="minorHAnsi" w:hAnsiTheme="minorHAnsi" w:cstheme="minorHAnsi"/>
            <w:sz w:val="22"/>
            <w:szCs w:val="22"/>
          </w:rPr>
          <w:delText>/</w:delText>
        </w:r>
      </w:del>
      <w:ins w:id="468" w:author="Teh Stand" w:date="2018-12-04T14:07:00Z">
        <w:r w:rsidR="00265031">
          <w:rPr>
            <w:rFonts w:asciiTheme="minorHAnsi" w:hAnsiTheme="minorHAnsi" w:cstheme="minorHAnsi"/>
            <w:sz w:val="22"/>
            <w:szCs w:val="22"/>
          </w:rPr>
          <w:t xml:space="preserve"> and </w:t>
        </w:r>
      </w:ins>
      <w:r w:rsidR="00863F94" w:rsidRPr="00265031">
        <w:rPr>
          <w:rFonts w:asciiTheme="minorHAnsi" w:hAnsiTheme="minorHAnsi" w:cstheme="minorHAnsi"/>
          <w:sz w:val="22"/>
          <w:szCs w:val="22"/>
        </w:rPr>
        <w:t xml:space="preserve">8. Developers should note that Part 4b is quite skeletal in </w:t>
      </w:r>
      <w:r w:rsidR="004E4E9D" w:rsidRPr="00265031">
        <w:rPr>
          <w:rFonts w:asciiTheme="minorHAnsi" w:hAnsiTheme="minorHAnsi" w:cstheme="minorHAnsi"/>
          <w:sz w:val="22"/>
          <w:szCs w:val="22"/>
        </w:rPr>
        <w:t>S-100</w:t>
      </w:r>
      <w:ins w:id="469" w:author="Teh Stand" w:date="2018-12-04T14:07:00Z">
        <w:r w:rsidR="00265031">
          <w:rPr>
            <w:rFonts w:asciiTheme="minorHAnsi" w:hAnsiTheme="minorHAnsi" w:cstheme="minorHAnsi"/>
            <w:sz w:val="22"/>
            <w:szCs w:val="22"/>
          </w:rPr>
          <w:t xml:space="preserve"> </w:t>
        </w:r>
      </w:ins>
      <w:r w:rsidR="004E4E9D" w:rsidRPr="00265031">
        <w:rPr>
          <w:rFonts w:asciiTheme="minorHAnsi" w:hAnsiTheme="minorHAnsi" w:cstheme="minorHAnsi"/>
          <w:sz w:val="22"/>
          <w:szCs w:val="22"/>
        </w:rPr>
        <w:t>E</w:t>
      </w:r>
      <w:ins w:id="470" w:author="Teh Stand" w:date="2018-12-04T14:07:00Z">
        <w:r w:rsidR="00265031">
          <w:rPr>
            <w:rFonts w:asciiTheme="minorHAnsi" w:hAnsiTheme="minorHAnsi" w:cstheme="minorHAnsi"/>
            <w:sz w:val="22"/>
            <w:szCs w:val="22"/>
          </w:rPr>
          <w:t xml:space="preserve">dition </w:t>
        </w:r>
      </w:ins>
      <w:r w:rsidR="004E4E9D" w:rsidRPr="00265031">
        <w:rPr>
          <w:rFonts w:asciiTheme="minorHAnsi" w:hAnsiTheme="minorHAnsi" w:cstheme="minorHAnsi"/>
          <w:sz w:val="22"/>
          <w:szCs w:val="22"/>
        </w:rPr>
        <w:t>4</w:t>
      </w:r>
      <w:r w:rsidR="00863F94" w:rsidRPr="00265031">
        <w:rPr>
          <w:rFonts w:asciiTheme="minorHAnsi" w:hAnsiTheme="minorHAnsi" w:cstheme="minorHAnsi"/>
          <w:sz w:val="22"/>
          <w:szCs w:val="22"/>
        </w:rPr>
        <w:t xml:space="preserve"> and the development team will need to use the underlying ISO standards and ISO metadata schemas.</w:t>
      </w:r>
    </w:p>
    <w:p w14:paraId="49173BCA" w14:textId="56D166AE" w:rsidR="00CA100B" w:rsidRPr="00FA0C91" w:rsidRDefault="00CA100B" w:rsidP="00D614BB">
      <w:pPr>
        <w:pStyle w:val="Heading2"/>
        <w:tabs>
          <w:tab w:val="clear" w:pos="540"/>
          <w:tab w:val="clear" w:pos="700"/>
          <w:tab w:val="left" w:pos="709"/>
        </w:tabs>
        <w:spacing w:line="240" w:lineRule="auto"/>
        <w:ind w:hanging="720"/>
      </w:pPr>
      <w:bookmarkStart w:id="471" w:name="_Toc532213704"/>
      <w:r w:rsidRPr="00FA0C91">
        <w:t>Metadata for exchange set</w:t>
      </w:r>
      <w:r w:rsidR="006E30DE" w:rsidRPr="00FA0C91">
        <w:t xml:space="preserve"> products</w:t>
      </w:r>
      <w:bookmarkEnd w:id="471"/>
    </w:p>
    <w:p w14:paraId="3A5CF8F4" w14:textId="570015E7" w:rsidR="006E30DE" w:rsidRPr="00D614BB" w:rsidRDefault="006E30DE" w:rsidP="00D614BB">
      <w:pPr>
        <w:spacing w:after="160" w:line="240" w:lineRule="auto"/>
        <w:rPr>
          <w:rFonts w:asciiTheme="minorHAnsi" w:hAnsiTheme="minorHAnsi" w:cstheme="minorHAnsi"/>
          <w:sz w:val="22"/>
          <w:szCs w:val="22"/>
        </w:rPr>
      </w:pPr>
      <w:r w:rsidRPr="00D614BB">
        <w:rPr>
          <w:rFonts w:asciiTheme="minorHAnsi" w:hAnsiTheme="minorHAnsi" w:cstheme="minorHAnsi"/>
          <w:sz w:val="22"/>
          <w:szCs w:val="22"/>
        </w:rPr>
        <w:t>This section describes metadata for products that are delivered in exchange sets.</w:t>
      </w:r>
    </w:p>
    <w:p w14:paraId="774620EB" w14:textId="39CFEA81" w:rsidR="006F1603" w:rsidRPr="00FA0C91" w:rsidRDefault="00E359E6" w:rsidP="00552071">
      <w:pPr>
        <w:pStyle w:val="Heading3"/>
        <w:numPr>
          <w:ilvl w:val="2"/>
          <w:numId w:val="147"/>
        </w:numPr>
        <w:tabs>
          <w:tab w:val="clear" w:pos="660"/>
          <w:tab w:val="clear" w:pos="880"/>
          <w:tab w:val="left" w:pos="851"/>
        </w:tabs>
        <w:spacing w:line="240" w:lineRule="auto"/>
        <w:ind w:left="851" w:hanging="851"/>
      </w:pPr>
      <w:bookmarkStart w:id="472" w:name="_Ref523233732"/>
      <w:bookmarkStart w:id="473" w:name="_Toc532213705"/>
      <w:r w:rsidRPr="00FA0C91">
        <w:t>Generic</w:t>
      </w:r>
      <w:r w:rsidR="006F1603" w:rsidRPr="00FA0C91">
        <w:t xml:space="preserve"> metadata</w:t>
      </w:r>
      <w:bookmarkEnd w:id="472"/>
      <w:r w:rsidR="002358CD" w:rsidRPr="00FA0C91">
        <w:t xml:space="preserve"> model</w:t>
      </w:r>
      <w:bookmarkEnd w:id="473"/>
    </w:p>
    <w:p w14:paraId="7137F623" w14:textId="17B17B28" w:rsidR="00C342C6" w:rsidRPr="00552071" w:rsidRDefault="00C342C6" w:rsidP="00552071">
      <w:pPr>
        <w:spacing w:after="160" w:line="240" w:lineRule="auto"/>
        <w:rPr>
          <w:rFonts w:asciiTheme="minorHAnsi" w:hAnsiTheme="minorHAnsi" w:cstheme="minorHAnsi"/>
          <w:sz w:val="22"/>
          <w:szCs w:val="22"/>
        </w:rPr>
      </w:pPr>
      <w:r w:rsidRPr="00552071">
        <w:rPr>
          <w:rFonts w:asciiTheme="minorHAnsi" w:hAnsiTheme="minorHAnsi" w:cstheme="minorHAnsi"/>
          <w:sz w:val="22"/>
          <w:szCs w:val="22"/>
        </w:rPr>
        <w:t xml:space="preserve">S-100 provides for S-100 </w:t>
      </w:r>
      <w:r w:rsidR="000E4490" w:rsidRPr="00552071">
        <w:rPr>
          <w:rFonts w:asciiTheme="minorHAnsi" w:hAnsiTheme="minorHAnsi" w:cstheme="minorHAnsi"/>
          <w:sz w:val="22"/>
          <w:szCs w:val="22"/>
        </w:rPr>
        <w:t xml:space="preserve">discovery </w:t>
      </w:r>
      <w:r w:rsidRPr="00552071">
        <w:rPr>
          <w:rFonts w:asciiTheme="minorHAnsi" w:hAnsiTheme="minorHAnsi" w:cstheme="minorHAnsi"/>
          <w:sz w:val="22"/>
          <w:szCs w:val="22"/>
        </w:rPr>
        <w:t xml:space="preserve">metadata </w:t>
      </w:r>
      <w:r w:rsidR="00DD352F" w:rsidRPr="00552071">
        <w:rPr>
          <w:rFonts w:asciiTheme="minorHAnsi" w:hAnsiTheme="minorHAnsi" w:cstheme="minorHAnsi"/>
          <w:sz w:val="22"/>
          <w:szCs w:val="22"/>
        </w:rPr>
        <w:t xml:space="preserve">for exchange sets </w:t>
      </w:r>
      <w:r w:rsidRPr="00552071">
        <w:rPr>
          <w:rFonts w:asciiTheme="minorHAnsi" w:hAnsiTheme="minorHAnsi" w:cstheme="minorHAnsi"/>
          <w:sz w:val="22"/>
          <w:szCs w:val="22"/>
        </w:rPr>
        <w:t xml:space="preserve">to be encoded in the </w:t>
      </w:r>
      <w:r w:rsidR="00552071">
        <w:rPr>
          <w:rFonts w:asciiTheme="minorHAnsi" w:hAnsiTheme="minorHAnsi" w:cstheme="minorHAnsi"/>
          <w:sz w:val="22"/>
          <w:szCs w:val="22"/>
        </w:rPr>
        <w:t>E</w:t>
      </w:r>
      <w:r w:rsidR="00552071" w:rsidRPr="00552071">
        <w:rPr>
          <w:rFonts w:asciiTheme="minorHAnsi" w:hAnsiTheme="minorHAnsi" w:cstheme="minorHAnsi"/>
          <w:sz w:val="22"/>
          <w:szCs w:val="22"/>
        </w:rPr>
        <w:t xml:space="preserve">xchange </w:t>
      </w:r>
      <w:r w:rsidR="00552071">
        <w:rPr>
          <w:rFonts w:asciiTheme="minorHAnsi" w:hAnsiTheme="minorHAnsi" w:cstheme="minorHAnsi"/>
          <w:sz w:val="22"/>
          <w:szCs w:val="22"/>
        </w:rPr>
        <w:t>C</w:t>
      </w:r>
      <w:r w:rsidR="00552071" w:rsidRPr="00552071">
        <w:rPr>
          <w:rFonts w:asciiTheme="minorHAnsi" w:hAnsiTheme="minorHAnsi" w:cstheme="minorHAnsi"/>
          <w:sz w:val="22"/>
          <w:szCs w:val="22"/>
        </w:rPr>
        <w:t>atalogue</w:t>
      </w:r>
      <w:r w:rsidRPr="00552071">
        <w:rPr>
          <w:rFonts w:asciiTheme="minorHAnsi" w:hAnsiTheme="minorHAnsi" w:cstheme="minorHAnsi"/>
          <w:sz w:val="22"/>
          <w:szCs w:val="22"/>
        </w:rPr>
        <w:t xml:space="preserve">. </w:t>
      </w:r>
      <w:r w:rsidR="00552071">
        <w:rPr>
          <w:rFonts w:asciiTheme="minorHAnsi" w:hAnsiTheme="minorHAnsi" w:cstheme="minorHAnsi"/>
          <w:sz w:val="22"/>
          <w:szCs w:val="22"/>
        </w:rPr>
        <w:t xml:space="preserve">Figure 12-1 </w:t>
      </w:r>
      <w:r w:rsidRPr="00552071">
        <w:rPr>
          <w:rFonts w:asciiTheme="minorHAnsi" w:hAnsiTheme="minorHAnsi" w:cstheme="minorHAnsi"/>
          <w:sz w:val="22"/>
          <w:szCs w:val="22"/>
        </w:rPr>
        <w:t xml:space="preserve">depicts the </w:t>
      </w:r>
      <w:r w:rsidR="000E4490" w:rsidRPr="00552071">
        <w:rPr>
          <w:rFonts w:asciiTheme="minorHAnsi" w:hAnsiTheme="minorHAnsi" w:cstheme="minorHAnsi"/>
          <w:sz w:val="22"/>
          <w:szCs w:val="22"/>
        </w:rPr>
        <w:t>relevant classes.</w:t>
      </w:r>
    </w:p>
    <w:p w14:paraId="1657B013" w14:textId="3D58B65E" w:rsidR="000E4490" w:rsidRPr="00FA0C91" w:rsidRDefault="000E4490" w:rsidP="003E2BCB">
      <w:pPr>
        <w:keepNext/>
      </w:pPr>
      <w:del w:id="474" w:author="Teh Stand" w:date="2018-12-04T14:52:00Z">
        <w:r w:rsidRPr="00FA0C91" w:rsidDel="002F7F72">
          <w:rPr>
            <w:noProof/>
            <w:lang w:val="fr-FR" w:eastAsia="fr-FR"/>
          </w:rPr>
          <w:lastRenderedPageBreak/>
          <w:drawing>
            <wp:inline distT="0" distB="0" distL="0" distR="0" wp14:anchorId="43AD4A9C" wp14:editId="696FD10A">
              <wp:extent cx="5943600" cy="51765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4.0 Fig 4a-D4 S-100 Exchange set - class details.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5176520"/>
                      </a:xfrm>
                      <a:prstGeom prst="rect">
                        <a:avLst/>
                      </a:prstGeom>
                    </pic:spPr>
                  </pic:pic>
                </a:graphicData>
              </a:graphic>
            </wp:inline>
          </w:drawing>
        </w:r>
      </w:del>
      <w:ins w:id="475" w:author="Teh Stand" w:date="2018-12-04T14:52:00Z">
        <w:r w:rsidR="002F7F72" w:rsidRPr="003D011E">
          <w:rPr>
            <w:rFonts w:cs="Arial"/>
            <w:noProof/>
            <w:sz w:val="24"/>
            <w:szCs w:val="24"/>
            <w:lang w:val="fr-FR" w:eastAsia="fr-FR"/>
            <w:rPrChange w:id="476" w:author="Unknown">
              <w:rPr>
                <w:noProof/>
                <w:lang w:val="fr-FR" w:eastAsia="fr-FR"/>
              </w:rPr>
            </w:rPrChange>
          </w:rPr>
          <w:drawing>
            <wp:inline distT="0" distB="0" distL="0" distR="0" wp14:anchorId="01B34D4B" wp14:editId="04F5106C">
              <wp:extent cx="5943600" cy="5150498"/>
              <wp:effectExtent l="0" t="0" r="0" b="0"/>
              <wp:docPr id="9" name="Picture 9" descr="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150498"/>
                      </a:xfrm>
                      <a:prstGeom prst="rect">
                        <a:avLst/>
                      </a:prstGeom>
                      <a:noFill/>
                      <a:ln>
                        <a:noFill/>
                      </a:ln>
                    </pic:spPr>
                  </pic:pic>
                </a:graphicData>
              </a:graphic>
            </wp:inline>
          </w:drawing>
        </w:r>
      </w:ins>
    </w:p>
    <w:p w14:paraId="492EDB38" w14:textId="78E7CF78" w:rsidR="000E4490" w:rsidRPr="00552071" w:rsidRDefault="000E4490" w:rsidP="00552071">
      <w:pPr>
        <w:pStyle w:val="Caption"/>
        <w:spacing w:before="0" w:after="200" w:line="240" w:lineRule="auto"/>
        <w:jc w:val="center"/>
        <w:rPr>
          <w:rFonts w:asciiTheme="minorHAnsi" w:hAnsiTheme="minorHAnsi" w:cstheme="minorHAnsi"/>
          <w:b w:val="0"/>
          <w:i/>
          <w:color w:val="44546A" w:themeColor="text2"/>
          <w:sz w:val="18"/>
          <w:szCs w:val="18"/>
        </w:rPr>
      </w:pPr>
      <w:bookmarkStart w:id="477" w:name="_Ref523181897"/>
      <w:r w:rsidRPr="00552071">
        <w:rPr>
          <w:rFonts w:asciiTheme="minorHAnsi" w:hAnsiTheme="minorHAnsi" w:cstheme="minorHAnsi"/>
          <w:b w:val="0"/>
          <w:i/>
          <w:color w:val="44546A" w:themeColor="text2"/>
          <w:sz w:val="18"/>
          <w:szCs w:val="18"/>
        </w:rPr>
        <w:t xml:space="preserve">Figure </w:t>
      </w:r>
      <w:r w:rsidR="002E42AD" w:rsidRPr="00552071">
        <w:rPr>
          <w:rFonts w:asciiTheme="minorHAnsi" w:hAnsiTheme="minorHAnsi" w:cstheme="minorHAnsi"/>
          <w:b w:val="0"/>
          <w:i/>
          <w:color w:val="44546A" w:themeColor="text2"/>
          <w:sz w:val="18"/>
          <w:szCs w:val="18"/>
        </w:rPr>
        <w:fldChar w:fldCharType="begin"/>
      </w:r>
      <w:r w:rsidR="002E42AD" w:rsidRPr="00552071">
        <w:rPr>
          <w:rFonts w:asciiTheme="minorHAnsi" w:hAnsiTheme="minorHAnsi" w:cstheme="minorHAnsi"/>
          <w:b w:val="0"/>
          <w:i/>
          <w:color w:val="44546A" w:themeColor="text2"/>
          <w:sz w:val="18"/>
          <w:szCs w:val="18"/>
        </w:rPr>
        <w:instrText xml:space="preserve"> STYLEREF 1 \s </w:instrText>
      </w:r>
      <w:r w:rsidR="002E42AD" w:rsidRPr="00552071">
        <w:rPr>
          <w:rFonts w:asciiTheme="minorHAnsi" w:hAnsiTheme="minorHAnsi" w:cstheme="minorHAnsi"/>
          <w:b w:val="0"/>
          <w:i/>
          <w:color w:val="44546A" w:themeColor="text2"/>
          <w:sz w:val="18"/>
          <w:szCs w:val="18"/>
        </w:rPr>
        <w:fldChar w:fldCharType="separate"/>
      </w:r>
      <w:r w:rsidR="00EE40A9" w:rsidRPr="00552071">
        <w:rPr>
          <w:rFonts w:asciiTheme="minorHAnsi" w:hAnsiTheme="minorHAnsi" w:cstheme="minorHAnsi"/>
          <w:b w:val="0"/>
          <w:i/>
          <w:noProof/>
          <w:color w:val="44546A" w:themeColor="text2"/>
          <w:sz w:val="18"/>
          <w:szCs w:val="18"/>
        </w:rPr>
        <w:t>12</w:t>
      </w:r>
      <w:r w:rsidR="002E42AD" w:rsidRPr="00552071">
        <w:rPr>
          <w:rFonts w:asciiTheme="minorHAnsi" w:hAnsiTheme="minorHAnsi" w:cstheme="minorHAnsi"/>
          <w:b w:val="0"/>
          <w:i/>
          <w:color w:val="44546A" w:themeColor="text2"/>
          <w:sz w:val="18"/>
          <w:szCs w:val="18"/>
        </w:rPr>
        <w:fldChar w:fldCharType="end"/>
      </w:r>
      <w:r w:rsidR="002E42AD" w:rsidRPr="00552071">
        <w:rPr>
          <w:rFonts w:asciiTheme="minorHAnsi" w:hAnsiTheme="minorHAnsi" w:cstheme="minorHAnsi"/>
          <w:b w:val="0"/>
          <w:i/>
          <w:color w:val="44546A" w:themeColor="text2"/>
          <w:sz w:val="18"/>
          <w:szCs w:val="18"/>
        </w:rPr>
        <w:noBreakHyphen/>
      </w:r>
      <w:r w:rsidR="002E42AD" w:rsidRPr="00552071">
        <w:rPr>
          <w:rFonts w:asciiTheme="minorHAnsi" w:hAnsiTheme="minorHAnsi" w:cstheme="minorHAnsi"/>
          <w:b w:val="0"/>
          <w:i/>
          <w:color w:val="44546A" w:themeColor="text2"/>
          <w:sz w:val="18"/>
          <w:szCs w:val="18"/>
        </w:rPr>
        <w:fldChar w:fldCharType="begin"/>
      </w:r>
      <w:r w:rsidR="002E42AD" w:rsidRPr="00552071">
        <w:rPr>
          <w:rFonts w:asciiTheme="minorHAnsi" w:hAnsiTheme="minorHAnsi" w:cstheme="minorHAnsi"/>
          <w:b w:val="0"/>
          <w:i/>
          <w:color w:val="44546A" w:themeColor="text2"/>
          <w:sz w:val="18"/>
          <w:szCs w:val="18"/>
        </w:rPr>
        <w:instrText xml:space="preserve"> SEQ Figure \* ARABIC \s 1 </w:instrText>
      </w:r>
      <w:r w:rsidR="002E42AD" w:rsidRPr="00552071">
        <w:rPr>
          <w:rFonts w:asciiTheme="minorHAnsi" w:hAnsiTheme="minorHAnsi" w:cstheme="minorHAnsi"/>
          <w:b w:val="0"/>
          <w:i/>
          <w:color w:val="44546A" w:themeColor="text2"/>
          <w:sz w:val="18"/>
          <w:szCs w:val="18"/>
        </w:rPr>
        <w:fldChar w:fldCharType="separate"/>
      </w:r>
      <w:r w:rsidR="00EE40A9" w:rsidRPr="00552071">
        <w:rPr>
          <w:rFonts w:asciiTheme="minorHAnsi" w:hAnsiTheme="minorHAnsi" w:cstheme="minorHAnsi"/>
          <w:b w:val="0"/>
          <w:i/>
          <w:noProof/>
          <w:color w:val="44546A" w:themeColor="text2"/>
          <w:sz w:val="18"/>
          <w:szCs w:val="18"/>
        </w:rPr>
        <w:t>1</w:t>
      </w:r>
      <w:r w:rsidR="002E42AD" w:rsidRPr="00552071">
        <w:rPr>
          <w:rFonts w:asciiTheme="minorHAnsi" w:hAnsiTheme="minorHAnsi" w:cstheme="minorHAnsi"/>
          <w:b w:val="0"/>
          <w:i/>
          <w:color w:val="44546A" w:themeColor="text2"/>
          <w:sz w:val="18"/>
          <w:szCs w:val="18"/>
        </w:rPr>
        <w:fldChar w:fldCharType="end"/>
      </w:r>
      <w:bookmarkEnd w:id="477"/>
      <w:ins w:id="478" w:author="Teh Stand" w:date="2018-12-04T14:22:00Z">
        <w:r w:rsidR="00552071">
          <w:rPr>
            <w:rFonts w:asciiTheme="minorHAnsi" w:hAnsiTheme="minorHAnsi" w:cstheme="minorHAnsi"/>
            <w:b w:val="0"/>
            <w:i/>
            <w:color w:val="44546A" w:themeColor="text2"/>
            <w:sz w:val="18"/>
            <w:szCs w:val="18"/>
          </w:rPr>
          <w:t xml:space="preserve"> -</w:t>
        </w:r>
      </w:ins>
      <w:del w:id="479" w:author="Teh Stand" w:date="2018-12-04T14:22:00Z">
        <w:r w:rsidRPr="00552071" w:rsidDel="00552071">
          <w:rPr>
            <w:rFonts w:asciiTheme="minorHAnsi" w:hAnsiTheme="minorHAnsi" w:cstheme="minorHAnsi"/>
            <w:b w:val="0"/>
            <w:i/>
            <w:color w:val="44546A" w:themeColor="text2"/>
            <w:sz w:val="18"/>
            <w:szCs w:val="18"/>
          </w:rPr>
          <w:delText>.</w:delText>
        </w:r>
      </w:del>
      <w:r w:rsidRPr="00552071">
        <w:rPr>
          <w:rFonts w:asciiTheme="minorHAnsi" w:hAnsiTheme="minorHAnsi" w:cstheme="minorHAnsi"/>
          <w:b w:val="0"/>
          <w:i/>
          <w:color w:val="44546A" w:themeColor="text2"/>
          <w:sz w:val="18"/>
          <w:szCs w:val="18"/>
        </w:rPr>
        <w:t xml:space="preserve"> Exchange </w:t>
      </w:r>
      <w:r w:rsidR="00552071">
        <w:rPr>
          <w:rFonts w:asciiTheme="minorHAnsi" w:hAnsiTheme="minorHAnsi" w:cstheme="minorHAnsi"/>
          <w:b w:val="0"/>
          <w:i/>
          <w:color w:val="44546A" w:themeColor="text2"/>
          <w:sz w:val="18"/>
          <w:szCs w:val="18"/>
        </w:rPr>
        <w:t>C</w:t>
      </w:r>
      <w:r w:rsidR="00552071" w:rsidRPr="00552071">
        <w:rPr>
          <w:rFonts w:asciiTheme="minorHAnsi" w:hAnsiTheme="minorHAnsi" w:cstheme="minorHAnsi"/>
          <w:b w:val="0"/>
          <w:i/>
          <w:color w:val="44546A" w:themeColor="text2"/>
          <w:sz w:val="18"/>
          <w:szCs w:val="18"/>
        </w:rPr>
        <w:t xml:space="preserve">atalogue </w:t>
      </w:r>
      <w:r w:rsidRPr="00552071">
        <w:rPr>
          <w:rFonts w:asciiTheme="minorHAnsi" w:hAnsiTheme="minorHAnsi" w:cstheme="minorHAnsi"/>
          <w:b w:val="0"/>
          <w:i/>
          <w:color w:val="44546A" w:themeColor="text2"/>
          <w:sz w:val="18"/>
          <w:szCs w:val="18"/>
        </w:rPr>
        <w:t>and discovery metadata classes</w:t>
      </w:r>
    </w:p>
    <w:p w14:paraId="0D85D457" w14:textId="394ABB61" w:rsidR="00AD2487" w:rsidRPr="00552071" w:rsidRDefault="00AD2487" w:rsidP="00552071">
      <w:pPr>
        <w:spacing w:after="160" w:line="240" w:lineRule="auto"/>
        <w:rPr>
          <w:rFonts w:asciiTheme="minorHAnsi" w:hAnsiTheme="minorHAnsi" w:cstheme="minorHAnsi"/>
          <w:sz w:val="22"/>
          <w:szCs w:val="22"/>
        </w:rPr>
      </w:pPr>
      <w:r w:rsidRPr="00552071">
        <w:rPr>
          <w:rFonts w:asciiTheme="minorHAnsi" w:hAnsiTheme="minorHAnsi" w:cstheme="minorHAnsi"/>
          <w:sz w:val="22"/>
          <w:szCs w:val="22"/>
        </w:rPr>
        <w:t xml:space="preserve">If additional metadata elements are needed </w:t>
      </w:r>
      <w:r w:rsidR="00863F94" w:rsidRPr="00552071">
        <w:rPr>
          <w:rFonts w:asciiTheme="minorHAnsi" w:hAnsiTheme="minorHAnsi" w:cstheme="minorHAnsi"/>
          <w:sz w:val="22"/>
          <w:szCs w:val="22"/>
        </w:rPr>
        <w:t xml:space="preserve">they should be documented in the </w:t>
      </w:r>
      <w:r w:rsidR="00265E43">
        <w:rPr>
          <w:rFonts w:asciiTheme="minorHAnsi" w:hAnsiTheme="minorHAnsi" w:cstheme="minorHAnsi"/>
          <w:sz w:val="22"/>
          <w:szCs w:val="22"/>
        </w:rPr>
        <w:t>P</w:t>
      </w:r>
      <w:r w:rsidR="00265E43" w:rsidRPr="00552071">
        <w:rPr>
          <w:rFonts w:asciiTheme="minorHAnsi" w:hAnsiTheme="minorHAnsi" w:cstheme="minorHAnsi"/>
          <w:sz w:val="22"/>
          <w:szCs w:val="22"/>
        </w:rPr>
        <w:t xml:space="preserve">roduct </w:t>
      </w:r>
      <w:r w:rsidR="00265E43">
        <w:rPr>
          <w:rFonts w:asciiTheme="minorHAnsi" w:hAnsiTheme="minorHAnsi" w:cstheme="minorHAnsi"/>
          <w:sz w:val="22"/>
          <w:szCs w:val="22"/>
        </w:rPr>
        <w:t>S</w:t>
      </w:r>
      <w:r w:rsidR="00265E43" w:rsidRPr="00552071">
        <w:rPr>
          <w:rFonts w:asciiTheme="minorHAnsi" w:hAnsiTheme="minorHAnsi" w:cstheme="minorHAnsi"/>
          <w:sz w:val="22"/>
          <w:szCs w:val="22"/>
        </w:rPr>
        <w:t xml:space="preserve">pecification </w:t>
      </w:r>
      <w:r w:rsidR="00863F94" w:rsidRPr="00552071">
        <w:rPr>
          <w:rFonts w:asciiTheme="minorHAnsi" w:hAnsiTheme="minorHAnsi" w:cstheme="minorHAnsi"/>
          <w:sz w:val="22"/>
          <w:szCs w:val="22"/>
        </w:rPr>
        <w:t xml:space="preserve">Metadata section and extensions to the </w:t>
      </w:r>
      <w:r w:rsidR="00E359E6" w:rsidRPr="00552071">
        <w:rPr>
          <w:rFonts w:asciiTheme="minorHAnsi" w:hAnsiTheme="minorHAnsi" w:cstheme="minorHAnsi"/>
          <w:sz w:val="22"/>
          <w:szCs w:val="22"/>
        </w:rPr>
        <w:t xml:space="preserve">generic </w:t>
      </w:r>
      <w:r w:rsidR="00863F94" w:rsidRPr="00552071">
        <w:rPr>
          <w:rFonts w:asciiTheme="minorHAnsi" w:hAnsiTheme="minorHAnsi" w:cstheme="minorHAnsi"/>
          <w:sz w:val="22"/>
          <w:szCs w:val="22"/>
        </w:rPr>
        <w:t>metadata schemas developed using the</w:t>
      </w:r>
      <w:r w:rsidR="00391C49" w:rsidRPr="00552071">
        <w:rPr>
          <w:rFonts w:asciiTheme="minorHAnsi" w:hAnsiTheme="minorHAnsi" w:cstheme="minorHAnsi"/>
          <w:sz w:val="22"/>
          <w:szCs w:val="22"/>
        </w:rPr>
        <w:t xml:space="preserve"> standard ISO extension mechanism</w:t>
      </w:r>
      <w:r w:rsidRPr="00552071">
        <w:rPr>
          <w:rFonts w:asciiTheme="minorHAnsi" w:hAnsiTheme="minorHAnsi" w:cstheme="minorHAnsi"/>
          <w:sz w:val="22"/>
          <w:szCs w:val="22"/>
        </w:rPr>
        <w:t>.</w:t>
      </w:r>
    </w:p>
    <w:p w14:paraId="19422E65" w14:textId="613627A6" w:rsidR="00B30B4F" w:rsidRPr="00552071" w:rsidRDefault="00B30B4F" w:rsidP="00552071">
      <w:pPr>
        <w:pStyle w:val="BoxedText"/>
        <w:spacing w:after="160" w:line="240" w:lineRule="auto"/>
        <w:rPr>
          <w:rFonts w:asciiTheme="minorHAnsi" w:hAnsiTheme="minorHAnsi" w:cstheme="minorHAnsi"/>
          <w:sz w:val="22"/>
          <w:szCs w:val="22"/>
          <w:lang w:val="en-GB"/>
        </w:rPr>
      </w:pPr>
      <w:r w:rsidRPr="00552071">
        <w:rPr>
          <w:rFonts w:asciiTheme="minorHAnsi" w:hAnsiTheme="minorHAnsi" w:cstheme="minorHAnsi"/>
          <w:sz w:val="22"/>
          <w:szCs w:val="22"/>
          <w:lang w:val="en-GB"/>
        </w:rPr>
        <w:t>Prior to the creation of extended metadata, a careful review of the existing metadata within ISO 19115-1 [and the S-100 generic metadata model] must be performed to confirm that suitable metadata does not already exist. If suitable metadata exist within ISO 19115-1 [or the generic S-100 metadata model], then it must be used. (S-100 Part 4a</w:t>
      </w:r>
      <w:ins w:id="480" w:author="Teh Stand" w:date="2018-12-04T14:52:00Z">
        <w:r w:rsidR="002F7F72">
          <w:rPr>
            <w:rFonts w:asciiTheme="minorHAnsi" w:hAnsiTheme="minorHAnsi" w:cstheme="minorHAnsi"/>
            <w:sz w:val="22"/>
            <w:szCs w:val="22"/>
            <w:lang w:val="en-GB"/>
          </w:rPr>
          <w:t>,</w:t>
        </w:r>
      </w:ins>
      <w:r w:rsidRPr="00552071">
        <w:rPr>
          <w:rFonts w:asciiTheme="minorHAnsi" w:hAnsiTheme="minorHAnsi" w:cstheme="minorHAnsi"/>
          <w:sz w:val="22"/>
          <w:szCs w:val="22"/>
          <w:lang w:val="en-GB"/>
        </w:rPr>
        <w:t xml:space="preserve"> Appendix 4a-E, extended to include S-100 generic metadata.)</w:t>
      </w:r>
    </w:p>
    <w:p w14:paraId="08B78FF1" w14:textId="3B6AE9EE" w:rsidR="00391C49" w:rsidRPr="00552071" w:rsidRDefault="00391C49" w:rsidP="00552071">
      <w:pPr>
        <w:spacing w:after="160" w:line="240" w:lineRule="auto"/>
        <w:rPr>
          <w:rFonts w:asciiTheme="minorHAnsi" w:hAnsiTheme="minorHAnsi" w:cstheme="minorHAnsi"/>
          <w:sz w:val="22"/>
          <w:szCs w:val="22"/>
        </w:rPr>
      </w:pPr>
      <w:r w:rsidRPr="00552071">
        <w:rPr>
          <w:rFonts w:asciiTheme="minorHAnsi" w:hAnsiTheme="minorHAnsi" w:cstheme="minorHAnsi"/>
          <w:sz w:val="22"/>
          <w:szCs w:val="22"/>
        </w:rPr>
        <w:t>IHO metadata XML schemas for exchange catalogues and discovery metadata have been developed and are available at the IHO software distribution site (</w:t>
      </w:r>
      <w:hyperlink r:id="rId25" w:history="1">
        <w:r w:rsidR="00C9502E" w:rsidRPr="00552071">
          <w:rPr>
            <w:rStyle w:val="Hyperlink"/>
            <w:rFonts w:asciiTheme="minorHAnsi" w:hAnsiTheme="minorHAnsi" w:cstheme="minorHAnsi"/>
            <w:sz w:val="22"/>
            <w:szCs w:val="22"/>
          </w:rPr>
          <w:t>https://github.com/IHO-S100WG</w:t>
        </w:r>
      </w:hyperlink>
      <w:r w:rsidRPr="00552071">
        <w:rPr>
          <w:rFonts w:asciiTheme="minorHAnsi" w:hAnsiTheme="minorHAnsi" w:cstheme="minorHAnsi"/>
          <w:sz w:val="22"/>
          <w:szCs w:val="22"/>
        </w:rPr>
        <w:t>)</w:t>
      </w:r>
      <w:r w:rsidR="00C9502E" w:rsidRPr="00552071">
        <w:rPr>
          <w:rFonts w:asciiTheme="minorHAnsi" w:eastAsiaTheme="minorEastAsia" w:hAnsiTheme="minorHAnsi" w:cstheme="minorHAnsi"/>
          <w:sz w:val="22"/>
          <w:szCs w:val="22"/>
          <w:lang w:eastAsia="ko-KR"/>
        </w:rPr>
        <w:t xml:space="preserve"> and </w:t>
      </w:r>
      <w:del w:id="481" w:author="Teh Stand" w:date="2018-12-04T15:01:00Z">
        <w:r w:rsidR="00C15873" w:rsidRPr="00552071" w:rsidDel="00265E43">
          <w:rPr>
            <w:rFonts w:asciiTheme="minorHAnsi" w:eastAsiaTheme="minorEastAsia" w:hAnsiTheme="minorHAnsi" w:cstheme="minorHAnsi"/>
            <w:sz w:val="22"/>
            <w:szCs w:val="22"/>
            <w:lang w:eastAsia="ko-KR"/>
          </w:rPr>
          <w:delText xml:space="preserve">it </w:delText>
        </w:r>
      </w:del>
      <w:r w:rsidR="00C15873" w:rsidRPr="00552071">
        <w:rPr>
          <w:rFonts w:asciiTheme="minorHAnsi" w:eastAsiaTheme="minorEastAsia" w:hAnsiTheme="minorHAnsi" w:cstheme="minorHAnsi"/>
          <w:sz w:val="22"/>
          <w:szCs w:val="22"/>
          <w:lang w:eastAsia="ko-KR"/>
        </w:rPr>
        <w:t xml:space="preserve">will be served through the </w:t>
      </w:r>
      <w:r w:rsidR="00C9502E" w:rsidRPr="00552071">
        <w:rPr>
          <w:rFonts w:asciiTheme="minorHAnsi" w:eastAsiaTheme="minorEastAsia" w:hAnsiTheme="minorHAnsi" w:cstheme="minorHAnsi"/>
          <w:sz w:val="22"/>
          <w:szCs w:val="22"/>
          <w:lang w:eastAsia="ko-KR"/>
        </w:rPr>
        <w:t xml:space="preserve">IHO GI </w:t>
      </w:r>
      <w:r w:rsidR="00265E43">
        <w:rPr>
          <w:rFonts w:asciiTheme="minorHAnsi" w:eastAsiaTheme="minorEastAsia" w:hAnsiTheme="minorHAnsi" w:cstheme="minorHAnsi"/>
          <w:sz w:val="22"/>
          <w:szCs w:val="22"/>
          <w:lang w:eastAsia="ko-KR"/>
        </w:rPr>
        <w:t>R</w:t>
      </w:r>
      <w:r w:rsidR="00265E43" w:rsidRPr="00552071">
        <w:rPr>
          <w:rFonts w:asciiTheme="minorHAnsi" w:eastAsiaTheme="minorEastAsia" w:hAnsiTheme="minorHAnsi" w:cstheme="minorHAnsi"/>
          <w:sz w:val="22"/>
          <w:szCs w:val="22"/>
          <w:lang w:eastAsia="ko-KR"/>
        </w:rPr>
        <w:t xml:space="preserve">egistry </w:t>
      </w:r>
      <w:r w:rsidR="00C9502E" w:rsidRPr="00552071">
        <w:rPr>
          <w:rFonts w:asciiTheme="minorHAnsi" w:eastAsiaTheme="minorEastAsia" w:hAnsiTheme="minorHAnsi" w:cstheme="minorHAnsi"/>
          <w:sz w:val="22"/>
          <w:szCs w:val="22"/>
          <w:lang w:eastAsia="ko-KR"/>
        </w:rPr>
        <w:t>repository page (</w:t>
      </w:r>
      <w:r w:rsidR="00E4663C" w:rsidRPr="00552071">
        <w:rPr>
          <w:rStyle w:val="Hyperlink"/>
          <w:rFonts w:asciiTheme="minorHAnsi" w:eastAsiaTheme="minorEastAsia" w:hAnsiTheme="minorHAnsi" w:cstheme="minorHAnsi"/>
          <w:sz w:val="22"/>
          <w:szCs w:val="22"/>
          <w:lang w:eastAsia="ko-KR"/>
        </w:rPr>
        <w:t>http://registry.iho.int/repository</w:t>
      </w:r>
      <w:r w:rsidR="00D760B5" w:rsidRPr="00552071">
        <w:rPr>
          <w:rStyle w:val="Hyperlink"/>
          <w:rFonts w:asciiTheme="minorHAnsi" w:eastAsiaTheme="minorEastAsia" w:hAnsiTheme="minorHAnsi" w:cstheme="minorHAnsi"/>
          <w:sz w:val="22"/>
          <w:szCs w:val="22"/>
          <w:lang w:eastAsia="ko-KR"/>
        </w:rPr>
        <w:t xml:space="preserve"> or an equivalent</w:t>
      </w:r>
      <w:r w:rsidR="00C9502E" w:rsidRPr="00552071">
        <w:rPr>
          <w:rFonts w:asciiTheme="minorHAnsi" w:eastAsiaTheme="minorEastAsia" w:hAnsiTheme="minorHAnsi" w:cstheme="minorHAnsi"/>
          <w:sz w:val="22"/>
          <w:szCs w:val="22"/>
          <w:lang w:eastAsia="ko-KR"/>
        </w:rPr>
        <w:t>)</w:t>
      </w:r>
      <w:r w:rsidR="00C15873" w:rsidRPr="00552071">
        <w:rPr>
          <w:rFonts w:asciiTheme="minorHAnsi" w:eastAsiaTheme="minorEastAsia" w:hAnsiTheme="minorHAnsi" w:cstheme="minorHAnsi"/>
          <w:sz w:val="22"/>
          <w:szCs w:val="22"/>
          <w:lang w:eastAsia="ko-KR"/>
        </w:rPr>
        <w:t xml:space="preserve"> </w:t>
      </w:r>
      <w:r w:rsidR="00D760B5" w:rsidRPr="00552071">
        <w:rPr>
          <w:rFonts w:asciiTheme="minorHAnsi" w:eastAsiaTheme="minorEastAsia" w:hAnsiTheme="minorHAnsi" w:cstheme="minorHAnsi"/>
          <w:sz w:val="22"/>
          <w:szCs w:val="22"/>
          <w:lang w:eastAsia="ko-KR"/>
        </w:rPr>
        <w:t>ultimately</w:t>
      </w:r>
      <w:r w:rsidRPr="00552071">
        <w:rPr>
          <w:rFonts w:asciiTheme="minorHAnsi" w:hAnsiTheme="minorHAnsi" w:cstheme="minorHAnsi"/>
          <w:sz w:val="22"/>
          <w:szCs w:val="22"/>
        </w:rPr>
        <w:t>.</w:t>
      </w:r>
    </w:p>
    <w:p w14:paraId="14EB94C1" w14:textId="36E84375" w:rsidR="001A3A66" w:rsidRPr="00552071" w:rsidRDefault="001A3A66" w:rsidP="00552071">
      <w:pPr>
        <w:spacing w:after="160" w:line="240" w:lineRule="auto"/>
        <w:rPr>
          <w:rFonts w:asciiTheme="minorHAnsi" w:hAnsiTheme="minorHAnsi" w:cstheme="minorHAnsi"/>
          <w:sz w:val="22"/>
          <w:szCs w:val="22"/>
        </w:rPr>
      </w:pPr>
      <w:r w:rsidRPr="00552071">
        <w:rPr>
          <w:rFonts w:asciiTheme="minorHAnsi" w:hAnsiTheme="minorHAnsi" w:cstheme="minorHAnsi"/>
          <w:sz w:val="22"/>
          <w:szCs w:val="22"/>
        </w:rPr>
        <w:lastRenderedPageBreak/>
        <w:t xml:space="preserve">An </w:t>
      </w:r>
      <w:r w:rsidR="00265E43">
        <w:rPr>
          <w:rFonts w:asciiTheme="minorHAnsi" w:hAnsiTheme="minorHAnsi" w:cstheme="minorHAnsi"/>
          <w:sz w:val="22"/>
          <w:szCs w:val="22"/>
        </w:rPr>
        <w:t>E</w:t>
      </w:r>
      <w:r w:rsidR="00265E43" w:rsidRPr="00552071">
        <w:rPr>
          <w:rFonts w:asciiTheme="minorHAnsi" w:hAnsiTheme="minorHAnsi" w:cstheme="minorHAnsi"/>
          <w:sz w:val="22"/>
          <w:szCs w:val="22"/>
        </w:rPr>
        <w:t xml:space="preserve">xchange </w:t>
      </w:r>
      <w:r w:rsidR="00265E43">
        <w:rPr>
          <w:rFonts w:asciiTheme="minorHAnsi" w:hAnsiTheme="minorHAnsi" w:cstheme="minorHAnsi"/>
          <w:sz w:val="22"/>
          <w:szCs w:val="22"/>
        </w:rPr>
        <w:t>C</w:t>
      </w:r>
      <w:r w:rsidR="00265E43" w:rsidRPr="00552071">
        <w:rPr>
          <w:rFonts w:asciiTheme="minorHAnsi" w:hAnsiTheme="minorHAnsi" w:cstheme="minorHAnsi"/>
          <w:sz w:val="22"/>
          <w:szCs w:val="22"/>
        </w:rPr>
        <w:t xml:space="preserve">atalogue </w:t>
      </w:r>
      <w:r w:rsidR="00265E43">
        <w:rPr>
          <w:rFonts w:asciiTheme="minorHAnsi" w:hAnsiTheme="minorHAnsi" w:cstheme="minorHAnsi"/>
          <w:sz w:val="22"/>
          <w:szCs w:val="22"/>
        </w:rPr>
        <w:t>B</w:t>
      </w:r>
      <w:r w:rsidR="00265E43" w:rsidRPr="00552071">
        <w:rPr>
          <w:rFonts w:asciiTheme="minorHAnsi" w:hAnsiTheme="minorHAnsi" w:cstheme="minorHAnsi"/>
          <w:sz w:val="22"/>
          <w:szCs w:val="22"/>
        </w:rPr>
        <w:t xml:space="preserve">uilder </w:t>
      </w:r>
      <w:r w:rsidRPr="00552071">
        <w:rPr>
          <w:rFonts w:asciiTheme="minorHAnsi" w:hAnsiTheme="minorHAnsi" w:cstheme="minorHAnsi"/>
          <w:sz w:val="22"/>
          <w:szCs w:val="22"/>
        </w:rPr>
        <w:t xml:space="preserve">to be provided by IHO is under development. Exchange catalogues can also be prepared using off-the-shelf commercial and open-source XML editing and authoring tools. Generic tools for ISO metadata can be used for </w:t>
      </w:r>
      <w:r w:rsidR="00310017" w:rsidRPr="00552071">
        <w:rPr>
          <w:rFonts w:asciiTheme="minorHAnsi" w:hAnsiTheme="minorHAnsi" w:cstheme="minorHAnsi"/>
          <w:sz w:val="22"/>
          <w:szCs w:val="22"/>
        </w:rPr>
        <w:t xml:space="preserve">ISO </w:t>
      </w:r>
      <w:r w:rsidRPr="00552071">
        <w:rPr>
          <w:rFonts w:asciiTheme="minorHAnsi" w:hAnsiTheme="minorHAnsi" w:cstheme="minorHAnsi"/>
          <w:sz w:val="22"/>
          <w:szCs w:val="22"/>
        </w:rPr>
        <w:t>metadata</w:t>
      </w:r>
      <w:r w:rsidR="00310017" w:rsidRPr="00552071">
        <w:rPr>
          <w:rFonts w:asciiTheme="minorHAnsi" w:hAnsiTheme="minorHAnsi" w:cstheme="minorHAnsi"/>
          <w:sz w:val="22"/>
          <w:szCs w:val="22"/>
        </w:rPr>
        <w:t xml:space="preserve"> files for each dataset (in S</w:t>
      </w:r>
      <w:ins w:id="482" w:author="Teh Stand" w:date="2018-12-04T15:02:00Z">
        <w:r w:rsidR="00E750D4">
          <w:rPr>
            <w:rFonts w:asciiTheme="minorHAnsi" w:hAnsiTheme="minorHAnsi" w:cstheme="minorHAnsi"/>
            <w:sz w:val="22"/>
            <w:szCs w:val="22"/>
          </w:rPr>
          <w:t>-</w:t>
        </w:r>
      </w:ins>
      <w:r w:rsidR="00310017" w:rsidRPr="00552071">
        <w:rPr>
          <w:rFonts w:asciiTheme="minorHAnsi" w:hAnsiTheme="minorHAnsi" w:cstheme="minorHAnsi"/>
          <w:sz w:val="22"/>
          <w:szCs w:val="22"/>
        </w:rPr>
        <w:t>100</w:t>
      </w:r>
      <w:ins w:id="483" w:author="Teh Stand" w:date="2018-12-04T15:02:00Z">
        <w:r w:rsidR="00E750D4">
          <w:rPr>
            <w:rFonts w:asciiTheme="minorHAnsi" w:hAnsiTheme="minorHAnsi" w:cstheme="minorHAnsi"/>
            <w:sz w:val="22"/>
            <w:szCs w:val="22"/>
          </w:rPr>
          <w:t xml:space="preserve"> </w:t>
        </w:r>
      </w:ins>
      <w:r w:rsidR="00310017" w:rsidRPr="00552071">
        <w:rPr>
          <w:rFonts w:asciiTheme="minorHAnsi" w:hAnsiTheme="minorHAnsi" w:cstheme="minorHAnsi"/>
          <w:sz w:val="22"/>
          <w:szCs w:val="22"/>
        </w:rPr>
        <w:t>E</w:t>
      </w:r>
      <w:ins w:id="484" w:author="Teh Stand" w:date="2018-12-04T15:02:00Z">
        <w:r w:rsidR="00E750D4">
          <w:rPr>
            <w:rFonts w:asciiTheme="minorHAnsi" w:hAnsiTheme="minorHAnsi" w:cstheme="minorHAnsi"/>
            <w:sz w:val="22"/>
            <w:szCs w:val="22"/>
          </w:rPr>
          <w:t xml:space="preserve">dition </w:t>
        </w:r>
      </w:ins>
      <w:r w:rsidR="00310017" w:rsidRPr="00552071">
        <w:rPr>
          <w:rFonts w:asciiTheme="minorHAnsi" w:hAnsiTheme="minorHAnsi" w:cstheme="minorHAnsi"/>
          <w:sz w:val="22"/>
          <w:szCs w:val="22"/>
        </w:rPr>
        <w:t>4 and S</w:t>
      </w:r>
      <w:ins w:id="485" w:author="Teh Stand" w:date="2018-12-04T15:02:00Z">
        <w:r w:rsidR="00E750D4">
          <w:rPr>
            <w:rFonts w:asciiTheme="minorHAnsi" w:hAnsiTheme="minorHAnsi" w:cstheme="minorHAnsi"/>
            <w:sz w:val="22"/>
            <w:szCs w:val="22"/>
          </w:rPr>
          <w:t>-</w:t>
        </w:r>
      </w:ins>
      <w:r w:rsidR="00310017" w:rsidRPr="00552071">
        <w:rPr>
          <w:rFonts w:asciiTheme="minorHAnsi" w:hAnsiTheme="minorHAnsi" w:cstheme="minorHAnsi"/>
          <w:sz w:val="22"/>
          <w:szCs w:val="22"/>
        </w:rPr>
        <w:t>100</w:t>
      </w:r>
      <w:ins w:id="486" w:author="Teh Stand" w:date="2018-12-04T15:02:00Z">
        <w:r w:rsidR="00E750D4">
          <w:rPr>
            <w:rFonts w:asciiTheme="minorHAnsi" w:hAnsiTheme="minorHAnsi" w:cstheme="minorHAnsi"/>
            <w:sz w:val="22"/>
            <w:szCs w:val="22"/>
          </w:rPr>
          <w:t xml:space="preserve"> </w:t>
        </w:r>
      </w:ins>
      <w:r w:rsidR="00310017" w:rsidRPr="00552071">
        <w:rPr>
          <w:rFonts w:asciiTheme="minorHAnsi" w:hAnsiTheme="minorHAnsi" w:cstheme="minorHAnsi"/>
          <w:sz w:val="22"/>
          <w:szCs w:val="22"/>
        </w:rPr>
        <w:t>E</w:t>
      </w:r>
      <w:ins w:id="487" w:author="Teh Stand" w:date="2018-12-04T15:02:00Z">
        <w:r w:rsidR="00E750D4">
          <w:rPr>
            <w:rFonts w:asciiTheme="minorHAnsi" w:hAnsiTheme="minorHAnsi" w:cstheme="minorHAnsi"/>
            <w:sz w:val="22"/>
            <w:szCs w:val="22"/>
          </w:rPr>
          <w:t xml:space="preserve">dition </w:t>
        </w:r>
      </w:ins>
      <w:r w:rsidR="00310017" w:rsidRPr="00552071">
        <w:rPr>
          <w:rFonts w:asciiTheme="minorHAnsi" w:hAnsiTheme="minorHAnsi" w:cstheme="minorHAnsi"/>
          <w:sz w:val="22"/>
          <w:szCs w:val="22"/>
        </w:rPr>
        <w:t xml:space="preserve">3, the ISO metadata files are separate from, and referenced by, the </w:t>
      </w:r>
      <w:r w:rsidR="00E750D4">
        <w:rPr>
          <w:rFonts w:asciiTheme="minorHAnsi" w:hAnsiTheme="minorHAnsi" w:cstheme="minorHAnsi"/>
          <w:sz w:val="22"/>
          <w:szCs w:val="22"/>
        </w:rPr>
        <w:t>E</w:t>
      </w:r>
      <w:r w:rsidR="00E750D4" w:rsidRPr="00552071">
        <w:rPr>
          <w:rFonts w:asciiTheme="minorHAnsi" w:hAnsiTheme="minorHAnsi" w:cstheme="minorHAnsi"/>
          <w:sz w:val="22"/>
          <w:szCs w:val="22"/>
        </w:rPr>
        <w:t xml:space="preserve">xchange </w:t>
      </w:r>
      <w:r w:rsidR="00E750D4">
        <w:rPr>
          <w:rFonts w:asciiTheme="minorHAnsi" w:hAnsiTheme="minorHAnsi" w:cstheme="minorHAnsi"/>
          <w:sz w:val="22"/>
          <w:szCs w:val="22"/>
        </w:rPr>
        <w:t>C</w:t>
      </w:r>
      <w:r w:rsidR="00E750D4" w:rsidRPr="00552071">
        <w:rPr>
          <w:rFonts w:asciiTheme="minorHAnsi" w:hAnsiTheme="minorHAnsi" w:cstheme="minorHAnsi"/>
          <w:sz w:val="22"/>
          <w:szCs w:val="22"/>
        </w:rPr>
        <w:t xml:space="preserve">atalogue </w:t>
      </w:r>
      <w:r w:rsidR="00310017" w:rsidRPr="00552071">
        <w:rPr>
          <w:rFonts w:asciiTheme="minorHAnsi" w:hAnsiTheme="minorHAnsi" w:cstheme="minorHAnsi"/>
          <w:sz w:val="22"/>
          <w:szCs w:val="22"/>
        </w:rPr>
        <w:t>XML files).</w:t>
      </w:r>
    </w:p>
    <w:p w14:paraId="53E13D17" w14:textId="2A203868" w:rsidR="00B80B7C" w:rsidRPr="00FA0C91" w:rsidRDefault="0075692D" w:rsidP="0026367F">
      <w:pPr>
        <w:pStyle w:val="Heading3"/>
        <w:numPr>
          <w:ilvl w:val="2"/>
          <w:numId w:val="147"/>
        </w:numPr>
        <w:tabs>
          <w:tab w:val="clear" w:pos="660"/>
          <w:tab w:val="clear" w:pos="880"/>
          <w:tab w:val="left" w:pos="851"/>
        </w:tabs>
        <w:spacing w:line="240" w:lineRule="auto"/>
        <w:ind w:left="851" w:hanging="851"/>
      </w:pPr>
      <w:bookmarkStart w:id="488" w:name="_Toc532213706"/>
      <w:r w:rsidRPr="00FA0C91">
        <w:t xml:space="preserve">Use of the IHO S-100 </w:t>
      </w:r>
      <w:r w:rsidR="00E359E6" w:rsidRPr="00FA0C91">
        <w:t xml:space="preserve">generic </w:t>
      </w:r>
      <w:r w:rsidRPr="00FA0C91">
        <w:t>metadata model and schemas</w:t>
      </w:r>
      <w:r w:rsidR="006E30DE" w:rsidRPr="00FA0C91">
        <w:t xml:space="preserve"> in exchange catalogues</w:t>
      </w:r>
      <w:bookmarkEnd w:id="488"/>
    </w:p>
    <w:p w14:paraId="6E05A8A1" w14:textId="235C1C37" w:rsidR="00A247E2" w:rsidRPr="0026367F" w:rsidRDefault="00CF609A" w:rsidP="0026367F">
      <w:pPr>
        <w:spacing w:after="160" w:line="240" w:lineRule="auto"/>
        <w:rPr>
          <w:rFonts w:asciiTheme="minorHAnsi" w:hAnsiTheme="minorHAnsi" w:cstheme="minorHAnsi"/>
          <w:sz w:val="22"/>
          <w:szCs w:val="22"/>
        </w:rPr>
      </w:pPr>
      <w:r w:rsidRPr="0026367F">
        <w:rPr>
          <w:rFonts w:asciiTheme="minorHAnsi" w:hAnsiTheme="minorHAnsi" w:cstheme="minorHAnsi"/>
          <w:sz w:val="22"/>
          <w:szCs w:val="22"/>
        </w:rPr>
        <w:t xml:space="preserve">If the generic S-100 </w:t>
      </w:r>
      <w:r w:rsidR="0026367F">
        <w:rPr>
          <w:rFonts w:asciiTheme="minorHAnsi" w:hAnsiTheme="minorHAnsi" w:cstheme="minorHAnsi"/>
          <w:sz w:val="22"/>
          <w:szCs w:val="22"/>
        </w:rPr>
        <w:t>E</w:t>
      </w:r>
      <w:r w:rsidR="0026367F" w:rsidRPr="0026367F">
        <w:rPr>
          <w:rFonts w:asciiTheme="minorHAnsi" w:hAnsiTheme="minorHAnsi" w:cstheme="minorHAnsi"/>
          <w:sz w:val="22"/>
          <w:szCs w:val="22"/>
        </w:rPr>
        <w:t xml:space="preserve">xchange </w:t>
      </w:r>
      <w:r w:rsidR="0026367F">
        <w:rPr>
          <w:rFonts w:asciiTheme="minorHAnsi" w:hAnsiTheme="minorHAnsi" w:cstheme="minorHAnsi"/>
          <w:sz w:val="22"/>
          <w:szCs w:val="22"/>
        </w:rPr>
        <w:t>C</w:t>
      </w:r>
      <w:r w:rsidR="0026367F" w:rsidRPr="0026367F">
        <w:rPr>
          <w:rFonts w:asciiTheme="minorHAnsi" w:hAnsiTheme="minorHAnsi" w:cstheme="minorHAnsi"/>
          <w:sz w:val="22"/>
          <w:szCs w:val="22"/>
        </w:rPr>
        <w:t xml:space="preserve">atalogue </w:t>
      </w:r>
      <w:r w:rsidRPr="0026367F">
        <w:rPr>
          <w:rFonts w:asciiTheme="minorHAnsi" w:hAnsiTheme="minorHAnsi" w:cstheme="minorHAnsi"/>
          <w:sz w:val="22"/>
          <w:szCs w:val="22"/>
        </w:rPr>
        <w:t xml:space="preserve">format </w:t>
      </w:r>
      <w:r w:rsidR="00246E26" w:rsidRPr="0026367F">
        <w:rPr>
          <w:rFonts w:asciiTheme="minorHAnsi" w:hAnsiTheme="minorHAnsi" w:cstheme="minorHAnsi"/>
          <w:sz w:val="22"/>
          <w:szCs w:val="22"/>
        </w:rPr>
        <w:t xml:space="preserve">and XML schemas </w:t>
      </w:r>
      <w:r w:rsidRPr="0026367F">
        <w:rPr>
          <w:rFonts w:asciiTheme="minorHAnsi" w:hAnsiTheme="minorHAnsi" w:cstheme="minorHAnsi"/>
          <w:sz w:val="22"/>
          <w:szCs w:val="22"/>
        </w:rPr>
        <w:t>can be used</w:t>
      </w:r>
      <w:r w:rsidR="00D90F68" w:rsidRPr="0026367F">
        <w:rPr>
          <w:rFonts w:asciiTheme="minorHAnsi" w:hAnsiTheme="minorHAnsi" w:cstheme="minorHAnsi"/>
          <w:sz w:val="22"/>
          <w:szCs w:val="22"/>
        </w:rPr>
        <w:t xml:space="preserve"> as is</w:t>
      </w:r>
      <w:r w:rsidR="00246E26" w:rsidRPr="0026367F">
        <w:rPr>
          <w:rFonts w:asciiTheme="minorHAnsi" w:hAnsiTheme="minorHAnsi" w:cstheme="minorHAnsi"/>
          <w:sz w:val="22"/>
          <w:szCs w:val="22"/>
        </w:rPr>
        <w:t>,</w:t>
      </w:r>
      <w:r w:rsidRPr="0026367F">
        <w:rPr>
          <w:rFonts w:asciiTheme="minorHAnsi" w:hAnsiTheme="minorHAnsi" w:cstheme="minorHAnsi"/>
          <w:sz w:val="22"/>
          <w:szCs w:val="22"/>
        </w:rPr>
        <w:t xml:space="preserve"> either with or without restrictions</w:t>
      </w:r>
      <w:r w:rsidR="00246E26" w:rsidRPr="0026367F">
        <w:rPr>
          <w:rFonts w:asciiTheme="minorHAnsi" w:hAnsiTheme="minorHAnsi" w:cstheme="minorHAnsi"/>
          <w:sz w:val="22"/>
          <w:szCs w:val="22"/>
        </w:rPr>
        <w:t>,</w:t>
      </w:r>
      <w:r w:rsidRPr="0026367F">
        <w:rPr>
          <w:rFonts w:asciiTheme="minorHAnsi" w:hAnsiTheme="minorHAnsi" w:cstheme="minorHAnsi"/>
          <w:sz w:val="22"/>
          <w:szCs w:val="22"/>
        </w:rPr>
        <w:t xml:space="preserve"> </w:t>
      </w:r>
      <w:r w:rsidR="00246E26" w:rsidRPr="0026367F">
        <w:rPr>
          <w:rFonts w:asciiTheme="minorHAnsi" w:hAnsiTheme="minorHAnsi" w:cstheme="minorHAnsi"/>
          <w:sz w:val="22"/>
          <w:szCs w:val="22"/>
        </w:rPr>
        <w:t>they</w:t>
      </w:r>
      <w:r w:rsidRPr="0026367F">
        <w:rPr>
          <w:rFonts w:asciiTheme="minorHAnsi" w:hAnsiTheme="minorHAnsi" w:cstheme="minorHAnsi"/>
          <w:sz w:val="22"/>
          <w:szCs w:val="22"/>
        </w:rPr>
        <w:t xml:space="preserve"> must be used.</w:t>
      </w:r>
      <w:r w:rsidR="00D90F68" w:rsidRPr="0026367F">
        <w:rPr>
          <w:rFonts w:asciiTheme="minorHAnsi" w:hAnsiTheme="minorHAnsi" w:cstheme="minorHAnsi"/>
          <w:sz w:val="22"/>
          <w:szCs w:val="22"/>
        </w:rPr>
        <w:t xml:space="preserve"> Otherwise, </w:t>
      </w:r>
      <w:r w:rsidR="00C62E69">
        <w:rPr>
          <w:rFonts w:asciiTheme="minorHAnsi" w:hAnsiTheme="minorHAnsi" w:cstheme="minorHAnsi"/>
          <w:sz w:val="22"/>
          <w:szCs w:val="22"/>
        </w:rPr>
        <w:t>P</w:t>
      </w:r>
      <w:r w:rsidR="00A20CF5" w:rsidRPr="0026367F">
        <w:rPr>
          <w:rFonts w:asciiTheme="minorHAnsi" w:hAnsiTheme="minorHAnsi" w:cstheme="minorHAnsi"/>
          <w:sz w:val="22"/>
          <w:szCs w:val="22"/>
        </w:rPr>
        <w:t xml:space="preserve">roduct </w:t>
      </w:r>
      <w:r w:rsidR="00C62E69">
        <w:rPr>
          <w:rFonts w:asciiTheme="minorHAnsi" w:hAnsiTheme="minorHAnsi" w:cstheme="minorHAnsi"/>
          <w:sz w:val="22"/>
          <w:szCs w:val="22"/>
        </w:rPr>
        <w:t>S</w:t>
      </w:r>
      <w:r w:rsidR="00A20CF5" w:rsidRPr="0026367F">
        <w:rPr>
          <w:rFonts w:asciiTheme="minorHAnsi" w:hAnsiTheme="minorHAnsi" w:cstheme="minorHAnsi"/>
          <w:sz w:val="22"/>
          <w:szCs w:val="22"/>
        </w:rPr>
        <w:t xml:space="preserve">pecifications must derive their metadata models from the </w:t>
      </w:r>
      <w:r w:rsidR="00E359E6" w:rsidRPr="0026367F">
        <w:rPr>
          <w:rFonts w:asciiTheme="minorHAnsi" w:hAnsiTheme="minorHAnsi" w:cstheme="minorHAnsi"/>
          <w:sz w:val="22"/>
          <w:szCs w:val="22"/>
        </w:rPr>
        <w:t>generic</w:t>
      </w:r>
      <w:r w:rsidR="00A20CF5" w:rsidRPr="0026367F">
        <w:rPr>
          <w:rFonts w:asciiTheme="minorHAnsi" w:hAnsiTheme="minorHAnsi" w:cstheme="minorHAnsi"/>
          <w:sz w:val="22"/>
          <w:szCs w:val="22"/>
        </w:rPr>
        <w:t xml:space="preserve"> model in S-100 Part 4a (supplemented with Part 4b, for gridded data)</w:t>
      </w:r>
      <w:r w:rsidR="00A247E2" w:rsidRPr="0026367F">
        <w:rPr>
          <w:rFonts w:asciiTheme="minorHAnsi" w:hAnsiTheme="minorHAnsi" w:cstheme="minorHAnsi"/>
          <w:sz w:val="22"/>
          <w:szCs w:val="22"/>
        </w:rPr>
        <w:t xml:space="preserve"> and depicted in </w:t>
      </w:r>
      <w:del w:id="489" w:author="Teh Stand" w:date="2018-12-04T15:09:00Z">
        <w:r w:rsidR="00A247E2" w:rsidRPr="0026367F" w:rsidDel="0026367F">
          <w:rPr>
            <w:rFonts w:asciiTheme="minorHAnsi" w:hAnsiTheme="minorHAnsi" w:cstheme="minorHAnsi"/>
            <w:sz w:val="22"/>
            <w:szCs w:val="22"/>
          </w:rPr>
          <w:delText>section</w:delText>
        </w:r>
        <w:r w:rsidR="0026367F" w:rsidDel="0026367F">
          <w:rPr>
            <w:rFonts w:asciiTheme="minorHAnsi" w:hAnsiTheme="minorHAnsi" w:cstheme="minorHAnsi"/>
            <w:sz w:val="22"/>
            <w:szCs w:val="22"/>
          </w:rPr>
          <w:delText xml:space="preserve"> </w:delText>
        </w:r>
      </w:del>
      <w:ins w:id="490" w:author="Teh Stand" w:date="2018-12-04T15:09:00Z">
        <w:r w:rsidR="0026367F">
          <w:rPr>
            <w:rFonts w:asciiTheme="minorHAnsi" w:hAnsiTheme="minorHAnsi" w:cstheme="minorHAnsi"/>
            <w:sz w:val="22"/>
            <w:szCs w:val="22"/>
          </w:rPr>
          <w:t xml:space="preserve">clause </w:t>
        </w:r>
      </w:ins>
      <w:r w:rsidR="0026367F">
        <w:rPr>
          <w:rFonts w:asciiTheme="minorHAnsi" w:hAnsiTheme="minorHAnsi" w:cstheme="minorHAnsi"/>
          <w:sz w:val="22"/>
          <w:szCs w:val="22"/>
        </w:rPr>
        <w:t>12.1.1</w:t>
      </w:r>
      <w:r w:rsidR="00A247E2" w:rsidRPr="0026367F">
        <w:rPr>
          <w:rFonts w:asciiTheme="minorHAnsi" w:hAnsiTheme="minorHAnsi" w:cstheme="minorHAnsi"/>
          <w:sz w:val="22"/>
          <w:szCs w:val="22"/>
        </w:rPr>
        <w:t xml:space="preserve"> of this document</w:t>
      </w:r>
      <w:r w:rsidR="00A20CF5" w:rsidRPr="0026367F">
        <w:rPr>
          <w:rFonts w:asciiTheme="minorHAnsi" w:hAnsiTheme="minorHAnsi" w:cstheme="minorHAnsi"/>
          <w:sz w:val="22"/>
          <w:szCs w:val="22"/>
        </w:rPr>
        <w:t>.</w:t>
      </w:r>
      <w:r w:rsidR="0054334B" w:rsidRPr="0026367F">
        <w:rPr>
          <w:rFonts w:asciiTheme="minorHAnsi" w:hAnsiTheme="minorHAnsi" w:cstheme="minorHAnsi"/>
          <w:sz w:val="22"/>
          <w:szCs w:val="22"/>
        </w:rPr>
        <w:t xml:space="preserve"> </w:t>
      </w:r>
      <w:r w:rsidR="00205339" w:rsidRPr="0026367F">
        <w:rPr>
          <w:rFonts w:asciiTheme="minorHAnsi" w:hAnsiTheme="minorHAnsi" w:cstheme="minorHAnsi"/>
          <w:sz w:val="22"/>
          <w:szCs w:val="22"/>
        </w:rPr>
        <w:t xml:space="preserve">Derivations may be restrictions, extensions, or a combination of both. </w:t>
      </w:r>
      <w:r w:rsidR="0054334B" w:rsidRPr="0026367F">
        <w:rPr>
          <w:rFonts w:asciiTheme="minorHAnsi" w:hAnsiTheme="minorHAnsi" w:cstheme="minorHAnsi"/>
          <w:sz w:val="22"/>
          <w:szCs w:val="22"/>
        </w:rPr>
        <w:t xml:space="preserve">Derivations must conform to the rules in S-100 </w:t>
      </w:r>
      <w:r w:rsidR="00205339" w:rsidRPr="0026367F">
        <w:rPr>
          <w:rFonts w:asciiTheme="minorHAnsi" w:hAnsiTheme="minorHAnsi" w:cstheme="minorHAnsi"/>
          <w:sz w:val="22"/>
          <w:szCs w:val="22"/>
        </w:rPr>
        <w:t>Part 4a</w:t>
      </w:r>
      <w:ins w:id="491" w:author="Teh Stand" w:date="2018-12-04T15:11:00Z">
        <w:r w:rsidR="0026367F">
          <w:rPr>
            <w:rFonts w:asciiTheme="minorHAnsi" w:hAnsiTheme="minorHAnsi" w:cstheme="minorHAnsi"/>
            <w:sz w:val="22"/>
            <w:szCs w:val="22"/>
          </w:rPr>
          <w:t>,</w:t>
        </w:r>
      </w:ins>
      <w:r w:rsidR="00205339" w:rsidRPr="0026367F">
        <w:rPr>
          <w:rFonts w:asciiTheme="minorHAnsi" w:hAnsiTheme="minorHAnsi" w:cstheme="minorHAnsi"/>
          <w:sz w:val="22"/>
          <w:szCs w:val="22"/>
        </w:rPr>
        <w:t xml:space="preserve"> Appendix 4a-E. Custom UML diagrams </w:t>
      </w:r>
      <w:r w:rsidR="00743975" w:rsidRPr="0026367F">
        <w:rPr>
          <w:rFonts w:asciiTheme="minorHAnsi" w:hAnsiTheme="minorHAnsi" w:cstheme="minorHAnsi"/>
          <w:sz w:val="22"/>
          <w:szCs w:val="22"/>
        </w:rPr>
        <w:t xml:space="preserve">similar to Figure 4a-D-4 </w:t>
      </w:r>
      <w:r w:rsidR="00205339" w:rsidRPr="0026367F">
        <w:rPr>
          <w:rFonts w:asciiTheme="minorHAnsi" w:hAnsiTheme="minorHAnsi" w:cstheme="minorHAnsi"/>
          <w:sz w:val="22"/>
          <w:szCs w:val="22"/>
        </w:rPr>
        <w:t xml:space="preserve">are required for </w:t>
      </w:r>
      <w:r w:rsidR="00C62E69">
        <w:rPr>
          <w:rFonts w:asciiTheme="minorHAnsi" w:hAnsiTheme="minorHAnsi" w:cstheme="minorHAnsi"/>
          <w:sz w:val="22"/>
          <w:szCs w:val="22"/>
        </w:rPr>
        <w:t>P</w:t>
      </w:r>
      <w:r w:rsidR="00205339" w:rsidRPr="0026367F">
        <w:rPr>
          <w:rFonts w:asciiTheme="minorHAnsi" w:hAnsiTheme="minorHAnsi" w:cstheme="minorHAnsi"/>
          <w:sz w:val="22"/>
          <w:szCs w:val="22"/>
        </w:rPr>
        <w:t xml:space="preserve">roduct </w:t>
      </w:r>
      <w:r w:rsidR="00C62E69">
        <w:rPr>
          <w:rFonts w:asciiTheme="minorHAnsi" w:hAnsiTheme="minorHAnsi" w:cstheme="minorHAnsi"/>
          <w:sz w:val="22"/>
          <w:szCs w:val="22"/>
        </w:rPr>
        <w:t>S</w:t>
      </w:r>
      <w:r w:rsidR="00205339" w:rsidRPr="0026367F">
        <w:rPr>
          <w:rFonts w:asciiTheme="minorHAnsi" w:hAnsiTheme="minorHAnsi" w:cstheme="minorHAnsi"/>
          <w:sz w:val="22"/>
          <w:szCs w:val="22"/>
        </w:rPr>
        <w:t>pecifications that add classes or attributes</w:t>
      </w:r>
      <w:r w:rsidR="00743975" w:rsidRPr="0026367F">
        <w:rPr>
          <w:rFonts w:asciiTheme="minorHAnsi" w:hAnsiTheme="minorHAnsi" w:cstheme="minorHAnsi"/>
          <w:sz w:val="22"/>
          <w:szCs w:val="22"/>
        </w:rPr>
        <w:t>,</w:t>
      </w:r>
      <w:r w:rsidR="00205339" w:rsidRPr="0026367F">
        <w:rPr>
          <w:rFonts w:asciiTheme="minorHAnsi" w:hAnsiTheme="minorHAnsi" w:cstheme="minorHAnsi"/>
          <w:sz w:val="22"/>
          <w:szCs w:val="22"/>
        </w:rPr>
        <w:t xml:space="preserve"> and recommended i</w:t>
      </w:r>
      <w:r w:rsidR="00743975" w:rsidRPr="0026367F">
        <w:rPr>
          <w:rFonts w:asciiTheme="minorHAnsi" w:hAnsiTheme="minorHAnsi" w:cstheme="minorHAnsi"/>
          <w:sz w:val="22"/>
          <w:szCs w:val="22"/>
        </w:rPr>
        <w:t xml:space="preserve">f </w:t>
      </w:r>
      <w:r w:rsidR="00C62E69">
        <w:rPr>
          <w:rFonts w:asciiTheme="minorHAnsi" w:hAnsiTheme="minorHAnsi" w:cstheme="minorHAnsi"/>
          <w:sz w:val="22"/>
          <w:szCs w:val="22"/>
        </w:rPr>
        <w:t>P</w:t>
      </w:r>
      <w:r w:rsidR="00743975" w:rsidRPr="0026367F">
        <w:rPr>
          <w:rFonts w:asciiTheme="minorHAnsi" w:hAnsiTheme="minorHAnsi" w:cstheme="minorHAnsi"/>
          <w:sz w:val="22"/>
          <w:szCs w:val="22"/>
        </w:rPr>
        <w:t xml:space="preserve">roduct </w:t>
      </w:r>
      <w:r w:rsidR="00C62E69">
        <w:rPr>
          <w:rFonts w:asciiTheme="minorHAnsi" w:hAnsiTheme="minorHAnsi" w:cstheme="minorHAnsi"/>
          <w:sz w:val="22"/>
          <w:szCs w:val="22"/>
        </w:rPr>
        <w:t>S</w:t>
      </w:r>
      <w:r w:rsidR="00743975" w:rsidRPr="0026367F">
        <w:rPr>
          <w:rFonts w:asciiTheme="minorHAnsi" w:hAnsiTheme="minorHAnsi" w:cstheme="minorHAnsi"/>
          <w:sz w:val="22"/>
          <w:szCs w:val="22"/>
        </w:rPr>
        <w:t xml:space="preserve">pecifications omit optional classes/attributes or restrict allowed values </w:t>
      </w:r>
      <w:r w:rsidR="003C7D21" w:rsidRPr="0026367F">
        <w:rPr>
          <w:rFonts w:asciiTheme="minorHAnsi" w:hAnsiTheme="minorHAnsi" w:cstheme="minorHAnsi"/>
          <w:sz w:val="22"/>
          <w:szCs w:val="22"/>
        </w:rPr>
        <w:t>in</w:t>
      </w:r>
      <w:r w:rsidR="00743975" w:rsidRPr="0026367F">
        <w:rPr>
          <w:rFonts w:asciiTheme="minorHAnsi" w:hAnsiTheme="minorHAnsi" w:cstheme="minorHAnsi"/>
          <w:sz w:val="22"/>
          <w:szCs w:val="22"/>
        </w:rPr>
        <w:t xml:space="preserve"> enumerations</w:t>
      </w:r>
      <w:r w:rsidR="00205339" w:rsidRPr="0026367F">
        <w:rPr>
          <w:rFonts w:asciiTheme="minorHAnsi" w:hAnsiTheme="minorHAnsi" w:cstheme="minorHAnsi"/>
          <w:sz w:val="22"/>
          <w:szCs w:val="22"/>
        </w:rPr>
        <w:t>.</w:t>
      </w:r>
    </w:p>
    <w:p w14:paraId="56400B05" w14:textId="38E4DBFE" w:rsidR="00DD0B64" w:rsidRPr="0026367F" w:rsidRDefault="00DD0B64" w:rsidP="0026367F">
      <w:pPr>
        <w:spacing w:after="160" w:line="240" w:lineRule="auto"/>
        <w:rPr>
          <w:rFonts w:asciiTheme="minorHAnsi" w:hAnsiTheme="minorHAnsi" w:cstheme="minorHAnsi"/>
          <w:sz w:val="22"/>
          <w:szCs w:val="22"/>
        </w:rPr>
      </w:pPr>
      <w:r w:rsidRPr="0026367F">
        <w:rPr>
          <w:rFonts w:asciiTheme="minorHAnsi" w:hAnsiTheme="minorHAnsi" w:cstheme="minorHAnsi"/>
          <w:sz w:val="22"/>
          <w:szCs w:val="22"/>
        </w:rPr>
        <w:t xml:space="preserve">S-100 Part 4a specifies which of the S-100 metadata classes and attributes are mandatory and which are optional. Product </w:t>
      </w:r>
      <w:r w:rsidR="00C62E69">
        <w:rPr>
          <w:rFonts w:asciiTheme="minorHAnsi" w:hAnsiTheme="minorHAnsi" w:cstheme="minorHAnsi"/>
          <w:sz w:val="22"/>
          <w:szCs w:val="22"/>
        </w:rPr>
        <w:t>S</w:t>
      </w:r>
      <w:r w:rsidRPr="0026367F">
        <w:rPr>
          <w:rFonts w:asciiTheme="minorHAnsi" w:hAnsiTheme="minorHAnsi" w:cstheme="minorHAnsi"/>
          <w:sz w:val="22"/>
          <w:szCs w:val="22"/>
        </w:rPr>
        <w:t>pecifications may omit optional S-100 metadata classes or attributes as appropriate.</w:t>
      </w:r>
      <w:r w:rsidR="00C968DC" w:rsidRPr="0026367F">
        <w:rPr>
          <w:rFonts w:asciiTheme="minorHAnsi" w:hAnsiTheme="minorHAnsi" w:cstheme="minorHAnsi"/>
          <w:sz w:val="22"/>
          <w:szCs w:val="22"/>
        </w:rPr>
        <w:t xml:space="preserve"> </w:t>
      </w:r>
    </w:p>
    <w:p w14:paraId="71F3A218" w14:textId="77777777" w:rsidR="00DD0B64" w:rsidRPr="0026367F" w:rsidRDefault="00DD0B64" w:rsidP="0026367F">
      <w:pPr>
        <w:spacing w:after="160" w:line="240" w:lineRule="auto"/>
        <w:rPr>
          <w:rFonts w:asciiTheme="minorHAnsi" w:hAnsiTheme="minorHAnsi" w:cstheme="minorHAnsi"/>
          <w:sz w:val="22"/>
          <w:szCs w:val="22"/>
        </w:rPr>
      </w:pPr>
      <w:r w:rsidRPr="0026367F">
        <w:rPr>
          <w:rFonts w:asciiTheme="minorHAnsi" w:hAnsiTheme="minorHAnsi" w:cstheme="minorHAnsi"/>
          <w:sz w:val="22"/>
          <w:szCs w:val="22"/>
        </w:rPr>
        <w:t xml:space="preserve">Restrictions on S-100 classes and attributes must be expressed as constraints. Restrictions include making an optional attribute mandatory or using a subset of attribute values. Restrictions do not require new metadata classes either. </w:t>
      </w:r>
    </w:p>
    <w:p w14:paraId="16C9885A" w14:textId="77777777" w:rsidR="00DD0B64" w:rsidRPr="0026367F" w:rsidRDefault="00DD0B64" w:rsidP="0026367F">
      <w:pPr>
        <w:spacing w:after="160" w:line="240" w:lineRule="auto"/>
        <w:rPr>
          <w:rFonts w:asciiTheme="minorHAnsi" w:hAnsiTheme="minorHAnsi" w:cstheme="minorHAnsi"/>
          <w:sz w:val="22"/>
          <w:szCs w:val="22"/>
        </w:rPr>
      </w:pPr>
      <w:r w:rsidRPr="0026367F">
        <w:rPr>
          <w:rFonts w:asciiTheme="minorHAnsi" w:hAnsiTheme="minorHAnsi" w:cstheme="minorHAnsi"/>
          <w:sz w:val="22"/>
          <w:szCs w:val="22"/>
        </w:rPr>
        <w:t>The model can be extended with product-specific classes derived from the classes in the generic model. Derived classes can define additional attributes.</w:t>
      </w:r>
    </w:p>
    <w:p w14:paraId="172F9686" w14:textId="77777777" w:rsidR="00FE3C51" w:rsidRPr="0026367F" w:rsidRDefault="00FE3C51" w:rsidP="0026367F">
      <w:pPr>
        <w:spacing w:after="60" w:line="240" w:lineRule="auto"/>
        <w:rPr>
          <w:rFonts w:asciiTheme="minorHAnsi" w:hAnsiTheme="minorHAnsi" w:cstheme="minorHAnsi"/>
          <w:sz w:val="22"/>
          <w:szCs w:val="22"/>
        </w:rPr>
      </w:pPr>
      <w:r w:rsidRPr="0026367F">
        <w:rPr>
          <w:rFonts w:asciiTheme="minorHAnsi" w:hAnsiTheme="minorHAnsi" w:cstheme="minorHAnsi"/>
          <w:sz w:val="22"/>
          <w:szCs w:val="22"/>
        </w:rPr>
        <w:t>In order to implement a product-specific metadata model, the S-100 XML schemas that encode generic S-100 metadata can be supplemented with:</w:t>
      </w:r>
    </w:p>
    <w:p w14:paraId="17AE4303" w14:textId="7A01FF6B" w:rsidR="00FE3C51" w:rsidRPr="0026367F" w:rsidRDefault="00FE3C51" w:rsidP="0026367F">
      <w:pPr>
        <w:pStyle w:val="ListParagraph"/>
        <w:numPr>
          <w:ilvl w:val="0"/>
          <w:numId w:val="125"/>
        </w:numPr>
        <w:spacing w:before="0" w:after="60" w:line="240" w:lineRule="auto"/>
        <w:rPr>
          <w:rFonts w:asciiTheme="minorHAnsi" w:hAnsiTheme="minorHAnsi" w:cstheme="minorHAnsi"/>
          <w:sz w:val="22"/>
          <w:szCs w:val="22"/>
        </w:rPr>
      </w:pPr>
      <w:r w:rsidRPr="0026367F">
        <w:rPr>
          <w:rFonts w:asciiTheme="minorHAnsi" w:hAnsiTheme="minorHAnsi" w:cstheme="minorHAnsi"/>
          <w:sz w:val="22"/>
          <w:szCs w:val="22"/>
        </w:rPr>
        <w:t xml:space="preserve">Executable constraint checks to </w:t>
      </w:r>
      <w:r w:rsidR="006949B2" w:rsidRPr="0026367F">
        <w:rPr>
          <w:rFonts w:asciiTheme="minorHAnsi" w:hAnsiTheme="minorHAnsi" w:cstheme="minorHAnsi"/>
          <w:sz w:val="22"/>
          <w:szCs w:val="22"/>
        </w:rPr>
        <w:t>apply product-specific</w:t>
      </w:r>
      <w:r w:rsidRPr="0026367F">
        <w:rPr>
          <w:rFonts w:asciiTheme="minorHAnsi" w:hAnsiTheme="minorHAnsi" w:cstheme="minorHAnsi"/>
          <w:sz w:val="22"/>
          <w:szCs w:val="22"/>
        </w:rPr>
        <w:t xml:space="preserve"> restrictions, </w:t>
      </w:r>
      <w:r w:rsidR="006949B2" w:rsidRPr="0026367F">
        <w:rPr>
          <w:rFonts w:asciiTheme="minorHAnsi" w:hAnsiTheme="minorHAnsi" w:cstheme="minorHAnsi"/>
          <w:sz w:val="22"/>
          <w:szCs w:val="22"/>
        </w:rPr>
        <w:t>in Schematron</w:t>
      </w:r>
      <w:r w:rsidR="006949B2" w:rsidRPr="006D154F">
        <w:rPr>
          <w:rStyle w:val="FootnoteReference"/>
          <w:rFonts w:asciiTheme="minorHAnsi" w:hAnsiTheme="minorHAnsi" w:cstheme="minorHAnsi"/>
          <w:noProof w:val="0"/>
          <w:szCs w:val="16"/>
          <w:lang w:val="en-GB"/>
          <w:rPrChange w:id="492" w:author="Teh Stand" w:date="2018-12-04T15:13:00Z">
            <w:rPr>
              <w:rStyle w:val="FootnoteReference"/>
              <w:rFonts w:asciiTheme="minorHAnsi" w:hAnsiTheme="minorHAnsi" w:cstheme="minorHAnsi"/>
              <w:noProof w:val="0"/>
              <w:sz w:val="22"/>
              <w:szCs w:val="22"/>
              <w:lang w:val="en-GB"/>
            </w:rPr>
          </w:rPrChange>
        </w:rPr>
        <w:footnoteReference w:id="1"/>
      </w:r>
      <w:r w:rsidR="006949B2" w:rsidRPr="0026367F">
        <w:rPr>
          <w:rFonts w:asciiTheme="minorHAnsi" w:hAnsiTheme="minorHAnsi" w:cstheme="minorHAnsi"/>
          <w:sz w:val="22"/>
          <w:szCs w:val="22"/>
        </w:rPr>
        <w:t xml:space="preserve"> or another language</w:t>
      </w:r>
      <w:r w:rsidRPr="0026367F">
        <w:rPr>
          <w:rFonts w:asciiTheme="minorHAnsi" w:hAnsiTheme="minorHAnsi" w:cstheme="minorHAnsi"/>
          <w:sz w:val="22"/>
          <w:szCs w:val="22"/>
        </w:rPr>
        <w:t>.</w:t>
      </w:r>
    </w:p>
    <w:p w14:paraId="134D83A3" w14:textId="77777777" w:rsidR="00FE3C51" w:rsidRPr="0026367F" w:rsidRDefault="00FE3C51" w:rsidP="0026367F">
      <w:pPr>
        <w:pStyle w:val="ListParagraph"/>
        <w:numPr>
          <w:ilvl w:val="0"/>
          <w:numId w:val="125"/>
        </w:numPr>
        <w:spacing w:before="0" w:after="160" w:line="240" w:lineRule="auto"/>
        <w:rPr>
          <w:rFonts w:asciiTheme="minorHAnsi" w:hAnsiTheme="minorHAnsi" w:cstheme="minorHAnsi"/>
          <w:sz w:val="22"/>
          <w:szCs w:val="22"/>
        </w:rPr>
      </w:pPr>
      <w:r w:rsidRPr="0026367F">
        <w:rPr>
          <w:rFonts w:asciiTheme="minorHAnsi" w:hAnsiTheme="minorHAnsi" w:cstheme="minorHAnsi"/>
          <w:sz w:val="22"/>
          <w:szCs w:val="22"/>
        </w:rPr>
        <w:t>Product-specific schemas that import the generic XML schemas and extend the generic XML types, to capture extensions.</w:t>
      </w:r>
    </w:p>
    <w:p w14:paraId="17B05E55" w14:textId="65C84242" w:rsidR="00866098" w:rsidRPr="0026367F" w:rsidRDefault="00866098" w:rsidP="0026367F">
      <w:pPr>
        <w:spacing w:after="160" w:line="240" w:lineRule="auto"/>
        <w:rPr>
          <w:rFonts w:asciiTheme="minorHAnsi" w:hAnsiTheme="minorHAnsi" w:cstheme="minorHAnsi"/>
          <w:sz w:val="22"/>
          <w:szCs w:val="22"/>
        </w:rPr>
      </w:pPr>
      <w:r w:rsidRPr="0026367F">
        <w:rPr>
          <w:rFonts w:asciiTheme="minorHAnsi" w:hAnsiTheme="minorHAnsi" w:cstheme="minorHAnsi"/>
          <w:sz w:val="22"/>
          <w:szCs w:val="22"/>
        </w:rPr>
        <w:t xml:space="preserve">This method means no change to the generic </w:t>
      </w:r>
      <w:r w:rsidR="002608AF">
        <w:rPr>
          <w:rFonts w:asciiTheme="minorHAnsi" w:hAnsiTheme="minorHAnsi" w:cstheme="minorHAnsi"/>
          <w:sz w:val="22"/>
          <w:szCs w:val="22"/>
        </w:rPr>
        <w:t>E</w:t>
      </w:r>
      <w:r w:rsidR="002608AF" w:rsidRPr="0026367F">
        <w:rPr>
          <w:rFonts w:asciiTheme="minorHAnsi" w:hAnsiTheme="minorHAnsi" w:cstheme="minorHAnsi"/>
          <w:sz w:val="22"/>
          <w:szCs w:val="22"/>
        </w:rPr>
        <w:t xml:space="preserve">xchange </w:t>
      </w:r>
      <w:r w:rsidR="002608AF">
        <w:rPr>
          <w:rFonts w:asciiTheme="minorHAnsi" w:hAnsiTheme="minorHAnsi" w:cstheme="minorHAnsi"/>
          <w:sz w:val="22"/>
          <w:szCs w:val="22"/>
        </w:rPr>
        <w:t>C</w:t>
      </w:r>
      <w:r w:rsidR="002608AF" w:rsidRPr="0026367F">
        <w:rPr>
          <w:rFonts w:asciiTheme="minorHAnsi" w:hAnsiTheme="minorHAnsi" w:cstheme="minorHAnsi"/>
          <w:sz w:val="22"/>
          <w:szCs w:val="22"/>
        </w:rPr>
        <w:t xml:space="preserve">atalogue </w:t>
      </w:r>
      <w:r w:rsidRPr="0026367F">
        <w:rPr>
          <w:rFonts w:asciiTheme="minorHAnsi" w:hAnsiTheme="minorHAnsi" w:cstheme="minorHAnsi"/>
          <w:sz w:val="22"/>
          <w:szCs w:val="22"/>
        </w:rPr>
        <w:t xml:space="preserve">XML schema or XSD files is needed. Instead </w:t>
      </w:r>
      <w:r w:rsidR="00BF4153" w:rsidRPr="0026367F">
        <w:rPr>
          <w:rFonts w:asciiTheme="minorHAnsi" w:hAnsiTheme="minorHAnsi" w:cstheme="minorHAnsi"/>
          <w:sz w:val="22"/>
          <w:szCs w:val="22"/>
        </w:rPr>
        <w:t xml:space="preserve">product-specific customization can be implemented by adding </w:t>
      </w:r>
      <w:r w:rsidRPr="0026367F">
        <w:rPr>
          <w:rFonts w:asciiTheme="minorHAnsi" w:hAnsiTheme="minorHAnsi" w:cstheme="minorHAnsi"/>
          <w:sz w:val="22"/>
          <w:szCs w:val="22"/>
        </w:rPr>
        <w:t>supplementary files</w:t>
      </w:r>
      <w:r w:rsidR="00BF4153" w:rsidRPr="0026367F">
        <w:rPr>
          <w:rFonts w:asciiTheme="minorHAnsi" w:hAnsiTheme="minorHAnsi" w:cstheme="minorHAnsi"/>
          <w:sz w:val="22"/>
          <w:szCs w:val="22"/>
        </w:rPr>
        <w:t xml:space="preserve"> to the S-100 generic implementation</w:t>
      </w:r>
      <w:r w:rsidRPr="0026367F">
        <w:rPr>
          <w:rFonts w:asciiTheme="minorHAnsi" w:hAnsiTheme="minorHAnsi" w:cstheme="minorHAnsi"/>
          <w:sz w:val="22"/>
          <w:szCs w:val="22"/>
        </w:rPr>
        <w:t>.</w:t>
      </w:r>
      <w:r w:rsidR="006E30DE" w:rsidRPr="0026367F">
        <w:rPr>
          <w:rFonts w:asciiTheme="minorHAnsi" w:hAnsiTheme="minorHAnsi" w:cstheme="minorHAnsi"/>
          <w:sz w:val="22"/>
          <w:szCs w:val="22"/>
        </w:rPr>
        <w:t xml:space="preserve"> </w:t>
      </w:r>
    </w:p>
    <w:p w14:paraId="2A1CFD55" w14:textId="2B5F56F9" w:rsidR="00A20CF5" w:rsidRPr="0026367F" w:rsidRDefault="006D154F" w:rsidP="0026367F">
      <w:pPr>
        <w:spacing w:after="160" w:line="240" w:lineRule="auto"/>
        <w:rPr>
          <w:rFonts w:asciiTheme="minorHAnsi" w:hAnsiTheme="minorHAnsi" w:cstheme="minorHAnsi"/>
          <w:sz w:val="22"/>
          <w:szCs w:val="22"/>
        </w:rPr>
      </w:pPr>
      <w:r>
        <w:rPr>
          <w:rFonts w:asciiTheme="minorHAnsi" w:hAnsiTheme="minorHAnsi" w:cstheme="minorHAnsi"/>
          <w:sz w:val="22"/>
          <w:szCs w:val="22"/>
        </w:rPr>
        <w:t xml:space="preserve">Table 12-1 </w:t>
      </w:r>
      <w:r w:rsidR="007254FE" w:rsidRPr="0026367F">
        <w:rPr>
          <w:rFonts w:asciiTheme="minorHAnsi" w:hAnsiTheme="minorHAnsi" w:cstheme="minorHAnsi"/>
          <w:sz w:val="22"/>
          <w:szCs w:val="22"/>
        </w:rPr>
        <w:t xml:space="preserve">describes how </w:t>
      </w:r>
      <w:r w:rsidR="00C62E69">
        <w:rPr>
          <w:rFonts w:asciiTheme="minorHAnsi" w:hAnsiTheme="minorHAnsi" w:cstheme="minorHAnsi"/>
          <w:sz w:val="22"/>
          <w:szCs w:val="22"/>
        </w:rPr>
        <w:t>P</w:t>
      </w:r>
      <w:r w:rsidR="007254FE" w:rsidRPr="0026367F">
        <w:rPr>
          <w:rFonts w:asciiTheme="minorHAnsi" w:hAnsiTheme="minorHAnsi" w:cstheme="minorHAnsi"/>
          <w:sz w:val="22"/>
          <w:szCs w:val="22"/>
        </w:rPr>
        <w:t xml:space="preserve">roduct </w:t>
      </w:r>
      <w:r w:rsidR="00C62E69">
        <w:rPr>
          <w:rFonts w:asciiTheme="minorHAnsi" w:hAnsiTheme="minorHAnsi" w:cstheme="minorHAnsi"/>
          <w:sz w:val="22"/>
          <w:szCs w:val="22"/>
        </w:rPr>
        <w:t>S</w:t>
      </w:r>
      <w:r w:rsidR="007254FE" w:rsidRPr="0026367F">
        <w:rPr>
          <w:rFonts w:asciiTheme="minorHAnsi" w:hAnsiTheme="minorHAnsi" w:cstheme="minorHAnsi"/>
          <w:sz w:val="22"/>
          <w:szCs w:val="22"/>
        </w:rPr>
        <w:t xml:space="preserve">pecifications can </w:t>
      </w:r>
      <w:r w:rsidR="00866098" w:rsidRPr="0026367F">
        <w:rPr>
          <w:rFonts w:asciiTheme="minorHAnsi" w:hAnsiTheme="minorHAnsi" w:cstheme="minorHAnsi"/>
          <w:sz w:val="22"/>
          <w:szCs w:val="22"/>
        </w:rPr>
        <w:t>describe</w:t>
      </w:r>
      <w:r w:rsidR="007254FE" w:rsidRPr="0026367F">
        <w:rPr>
          <w:rFonts w:asciiTheme="minorHAnsi" w:hAnsiTheme="minorHAnsi" w:cstheme="minorHAnsi"/>
          <w:sz w:val="22"/>
          <w:szCs w:val="22"/>
        </w:rPr>
        <w:t xml:space="preserve"> their metadata models.</w:t>
      </w:r>
      <w:r w:rsidR="009643C4" w:rsidRPr="0026367F">
        <w:rPr>
          <w:rFonts w:asciiTheme="minorHAnsi" w:hAnsiTheme="minorHAnsi" w:cstheme="minorHAnsi"/>
          <w:sz w:val="22"/>
          <w:szCs w:val="22"/>
        </w:rPr>
        <w:t xml:space="preserve"> The actions are </w:t>
      </w:r>
      <w:r w:rsidR="002E50A6" w:rsidRPr="0026367F">
        <w:rPr>
          <w:rFonts w:asciiTheme="minorHAnsi" w:hAnsiTheme="minorHAnsi" w:cstheme="minorHAnsi"/>
          <w:sz w:val="22"/>
          <w:szCs w:val="22"/>
        </w:rPr>
        <w:t>elaborations of the allowed extensions listed in S-100 Part 4a</w:t>
      </w:r>
      <w:ins w:id="493" w:author="Teh Stand" w:date="2018-12-04T15:14:00Z">
        <w:r>
          <w:rPr>
            <w:rFonts w:asciiTheme="minorHAnsi" w:hAnsiTheme="minorHAnsi" w:cstheme="minorHAnsi"/>
            <w:sz w:val="22"/>
            <w:szCs w:val="22"/>
          </w:rPr>
          <w:t>,</w:t>
        </w:r>
      </w:ins>
      <w:r w:rsidR="002E50A6" w:rsidRPr="0026367F">
        <w:rPr>
          <w:rFonts w:asciiTheme="minorHAnsi" w:hAnsiTheme="minorHAnsi" w:cstheme="minorHAnsi"/>
          <w:sz w:val="22"/>
          <w:szCs w:val="22"/>
        </w:rPr>
        <w:t xml:space="preserve"> Appendix 4a-E. The UML diagram would be based on S-100 Figure 4a-D-4.</w:t>
      </w:r>
    </w:p>
    <w:p w14:paraId="7E4E5C12" w14:textId="343B4796" w:rsidR="00170FE3" w:rsidRPr="0026367F" w:rsidRDefault="00170FE3" w:rsidP="0026367F">
      <w:pPr>
        <w:pStyle w:val="BoxedText"/>
        <w:spacing w:after="60" w:line="240" w:lineRule="auto"/>
        <w:ind w:left="181" w:right="181"/>
        <w:rPr>
          <w:rFonts w:asciiTheme="minorHAnsi" w:hAnsiTheme="minorHAnsi" w:cstheme="minorHAnsi"/>
          <w:sz w:val="22"/>
          <w:szCs w:val="22"/>
          <w:lang w:val="en-GB"/>
        </w:rPr>
      </w:pPr>
      <w:r w:rsidRPr="0026367F">
        <w:rPr>
          <w:rFonts w:asciiTheme="minorHAnsi" w:hAnsiTheme="minorHAnsi" w:cstheme="minorHAnsi"/>
          <w:sz w:val="22"/>
          <w:szCs w:val="22"/>
          <w:lang w:val="en-GB"/>
        </w:rPr>
        <w:t>Product specifications must define their metadata models by either reusing the S-100 generic metadata model or extending the generic model in conformance with the rules in S-100</w:t>
      </w:r>
      <w:ins w:id="494" w:author="Teh Stand" w:date="2018-12-04T15:14:00Z">
        <w:r w:rsidR="006D154F">
          <w:rPr>
            <w:rFonts w:asciiTheme="minorHAnsi" w:hAnsiTheme="minorHAnsi" w:cstheme="minorHAnsi"/>
            <w:sz w:val="22"/>
            <w:szCs w:val="22"/>
            <w:lang w:val="en-GB"/>
          </w:rPr>
          <w:t>,</w:t>
        </w:r>
      </w:ins>
      <w:r w:rsidRPr="0026367F">
        <w:rPr>
          <w:rFonts w:asciiTheme="minorHAnsi" w:hAnsiTheme="minorHAnsi" w:cstheme="minorHAnsi"/>
          <w:sz w:val="22"/>
          <w:szCs w:val="22"/>
          <w:lang w:val="en-GB"/>
        </w:rPr>
        <w:t xml:space="preserve"> Appendix 4a-E.</w:t>
      </w:r>
    </w:p>
    <w:p w14:paraId="17FEC5C6" w14:textId="77777777" w:rsidR="00391168" w:rsidRPr="0026367F" w:rsidRDefault="00170FE3" w:rsidP="0026367F">
      <w:pPr>
        <w:pStyle w:val="BoxedText"/>
        <w:spacing w:after="60" w:line="240" w:lineRule="auto"/>
        <w:ind w:left="181" w:right="181"/>
        <w:rPr>
          <w:rFonts w:asciiTheme="minorHAnsi" w:hAnsiTheme="minorHAnsi" w:cstheme="minorHAnsi"/>
          <w:sz w:val="22"/>
          <w:szCs w:val="22"/>
          <w:lang w:val="en-GB"/>
        </w:rPr>
      </w:pPr>
      <w:r w:rsidRPr="0026367F">
        <w:rPr>
          <w:rFonts w:asciiTheme="minorHAnsi" w:hAnsiTheme="minorHAnsi" w:cstheme="minorHAnsi"/>
          <w:sz w:val="22"/>
          <w:szCs w:val="22"/>
          <w:lang w:val="en-GB"/>
        </w:rPr>
        <w:t>ISO 19115-1 and S-100 Part 4a-E state: Prior to the creation of extended metadata, a careful review of the existing metadata within ISO 19115-1 must be performed to confirm that suitable metadata does not already exist. If suitable metadata exist within ISO 19115-1, then it must be used.</w:t>
      </w:r>
    </w:p>
    <w:p w14:paraId="0CF500B7" w14:textId="70C03003" w:rsidR="00D20BDE" w:rsidRPr="0026367F" w:rsidRDefault="00170FE3" w:rsidP="0026367F">
      <w:pPr>
        <w:pStyle w:val="BoxedText"/>
        <w:spacing w:after="60" w:line="240" w:lineRule="auto"/>
        <w:ind w:left="181" w:right="181"/>
        <w:rPr>
          <w:rFonts w:asciiTheme="minorHAnsi" w:hAnsiTheme="minorHAnsi" w:cstheme="minorHAnsi"/>
          <w:sz w:val="22"/>
          <w:szCs w:val="22"/>
          <w:lang w:val="en-GB"/>
        </w:rPr>
      </w:pPr>
      <w:r w:rsidRPr="0026367F">
        <w:rPr>
          <w:rFonts w:asciiTheme="minorHAnsi" w:hAnsiTheme="minorHAnsi" w:cstheme="minorHAnsi"/>
          <w:sz w:val="22"/>
          <w:szCs w:val="22"/>
          <w:lang w:val="en-GB"/>
        </w:rPr>
        <w:lastRenderedPageBreak/>
        <w:t>Unnecessary specializations of the generic S-100 metadata classes should therefore be avoided.</w:t>
      </w: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2266"/>
        <w:gridCol w:w="2542"/>
        <w:gridCol w:w="2270"/>
        <w:gridCol w:w="2272"/>
        <w:tblGridChange w:id="495">
          <w:tblGrid>
            <w:gridCol w:w="113"/>
            <w:gridCol w:w="2153"/>
            <w:gridCol w:w="113"/>
            <w:gridCol w:w="2429"/>
            <w:gridCol w:w="113"/>
            <w:gridCol w:w="2157"/>
            <w:gridCol w:w="113"/>
            <w:gridCol w:w="2159"/>
            <w:gridCol w:w="113"/>
          </w:tblGrid>
        </w:tblGridChange>
      </w:tblGrid>
      <w:tr w:rsidR="003A4FC2" w:rsidRPr="00FA0C91" w14:paraId="019504B5" w14:textId="77777777" w:rsidTr="003E2BCB">
        <w:trPr>
          <w:tblHeader/>
        </w:trPr>
        <w:tc>
          <w:tcPr>
            <w:tcW w:w="2337" w:type="dxa"/>
          </w:tcPr>
          <w:p w14:paraId="63774FE1" w14:textId="77777777" w:rsidR="003A4FC2" w:rsidRPr="00FA0C91" w:rsidRDefault="003A4FC2" w:rsidP="009D4ED4">
            <w:pPr>
              <w:spacing w:after="0"/>
              <w:rPr>
                <w:b/>
                <w:sz w:val="18"/>
                <w:szCs w:val="18"/>
              </w:rPr>
            </w:pPr>
            <w:r w:rsidRPr="00FA0C91">
              <w:rPr>
                <w:b/>
                <w:sz w:val="18"/>
                <w:szCs w:val="18"/>
              </w:rPr>
              <w:t>Action</w:t>
            </w:r>
          </w:p>
        </w:tc>
        <w:tc>
          <w:tcPr>
            <w:tcW w:w="2337" w:type="dxa"/>
          </w:tcPr>
          <w:p w14:paraId="734068EA" w14:textId="77777777" w:rsidR="003A4FC2" w:rsidRPr="00FA0C91" w:rsidRDefault="003A4FC2" w:rsidP="009D4ED4">
            <w:pPr>
              <w:spacing w:after="0"/>
              <w:rPr>
                <w:b/>
                <w:sz w:val="18"/>
                <w:szCs w:val="18"/>
              </w:rPr>
            </w:pPr>
            <w:r w:rsidRPr="00FA0C91">
              <w:rPr>
                <w:b/>
                <w:sz w:val="18"/>
                <w:szCs w:val="18"/>
              </w:rPr>
              <w:t>UML diagram</w:t>
            </w:r>
          </w:p>
        </w:tc>
        <w:tc>
          <w:tcPr>
            <w:tcW w:w="2338" w:type="dxa"/>
          </w:tcPr>
          <w:p w14:paraId="0905D4B8" w14:textId="77777777" w:rsidR="003A4FC2" w:rsidRPr="00FA0C91" w:rsidRDefault="003A4FC2" w:rsidP="009D4ED4">
            <w:pPr>
              <w:spacing w:after="0"/>
              <w:rPr>
                <w:b/>
                <w:sz w:val="18"/>
                <w:szCs w:val="18"/>
              </w:rPr>
            </w:pPr>
            <w:r w:rsidRPr="00FA0C91">
              <w:rPr>
                <w:b/>
                <w:sz w:val="18"/>
                <w:szCs w:val="18"/>
              </w:rPr>
              <w:t>Documentation table</w:t>
            </w:r>
          </w:p>
        </w:tc>
        <w:tc>
          <w:tcPr>
            <w:tcW w:w="2338" w:type="dxa"/>
          </w:tcPr>
          <w:p w14:paraId="3FBE4620" w14:textId="77777777" w:rsidR="003A4FC2" w:rsidRPr="00FA0C91" w:rsidRDefault="003A4FC2" w:rsidP="009D4ED4">
            <w:pPr>
              <w:spacing w:after="0"/>
              <w:rPr>
                <w:b/>
                <w:sz w:val="18"/>
                <w:szCs w:val="18"/>
              </w:rPr>
            </w:pPr>
            <w:r w:rsidRPr="00FA0C91">
              <w:rPr>
                <w:b/>
                <w:sz w:val="18"/>
                <w:szCs w:val="18"/>
              </w:rPr>
              <w:t>XML implementation</w:t>
            </w:r>
          </w:p>
        </w:tc>
      </w:tr>
      <w:tr w:rsidR="003A4FC2" w:rsidRPr="00FA0C91" w14:paraId="71F02ADF" w14:textId="77777777" w:rsidTr="009D4ED4">
        <w:tc>
          <w:tcPr>
            <w:tcW w:w="2337" w:type="dxa"/>
          </w:tcPr>
          <w:p w14:paraId="4CE24761" w14:textId="77777777" w:rsidR="003A4FC2" w:rsidRPr="00FA0C91" w:rsidRDefault="003A4FC2" w:rsidP="009D4ED4">
            <w:pPr>
              <w:spacing w:after="0"/>
              <w:jc w:val="left"/>
              <w:rPr>
                <w:sz w:val="18"/>
                <w:szCs w:val="18"/>
              </w:rPr>
            </w:pPr>
            <w:r w:rsidRPr="00FA0C91">
              <w:rPr>
                <w:sz w:val="18"/>
                <w:szCs w:val="18"/>
              </w:rPr>
              <w:t>Omit an optional class or attribute</w:t>
            </w:r>
          </w:p>
        </w:tc>
        <w:tc>
          <w:tcPr>
            <w:tcW w:w="2337" w:type="dxa"/>
          </w:tcPr>
          <w:p w14:paraId="1FD933DA" w14:textId="1A1E863A" w:rsidR="003A4FC2" w:rsidRPr="00FA0C91" w:rsidRDefault="003A4FC2" w:rsidP="009D4ED4">
            <w:pPr>
              <w:spacing w:after="0"/>
              <w:jc w:val="left"/>
              <w:rPr>
                <w:sz w:val="18"/>
                <w:szCs w:val="18"/>
              </w:rPr>
            </w:pPr>
            <w:r w:rsidRPr="00FA0C91">
              <w:rPr>
                <w:sz w:val="18"/>
                <w:szCs w:val="18"/>
              </w:rPr>
              <w:t>Suppress its display using diagramming tool functionality.</w:t>
            </w:r>
          </w:p>
        </w:tc>
        <w:tc>
          <w:tcPr>
            <w:tcW w:w="2338" w:type="dxa"/>
          </w:tcPr>
          <w:p w14:paraId="6AA6E871" w14:textId="1E343EE9" w:rsidR="003A4FC2" w:rsidRPr="00FA0C91" w:rsidRDefault="003A4FC2" w:rsidP="009D4ED4">
            <w:pPr>
              <w:spacing w:after="0"/>
              <w:jc w:val="left"/>
              <w:rPr>
                <w:sz w:val="18"/>
                <w:szCs w:val="18"/>
              </w:rPr>
            </w:pPr>
            <w:r w:rsidRPr="00FA0C91">
              <w:rPr>
                <w:sz w:val="18"/>
                <w:szCs w:val="18"/>
              </w:rPr>
              <w:t>Omit the corresponding table or row.</w:t>
            </w:r>
          </w:p>
        </w:tc>
        <w:tc>
          <w:tcPr>
            <w:tcW w:w="2338" w:type="dxa"/>
          </w:tcPr>
          <w:p w14:paraId="20302460" w14:textId="66CAC072" w:rsidR="003A4FC2" w:rsidRPr="00FA0C91" w:rsidRDefault="003F4E83" w:rsidP="009D4ED4">
            <w:pPr>
              <w:spacing w:after="0"/>
              <w:jc w:val="left"/>
              <w:rPr>
                <w:sz w:val="18"/>
                <w:szCs w:val="18"/>
              </w:rPr>
            </w:pPr>
            <w:r w:rsidRPr="00FA0C91">
              <w:rPr>
                <w:sz w:val="18"/>
                <w:szCs w:val="18"/>
              </w:rPr>
              <w:t>Rule</w:t>
            </w:r>
            <w:r w:rsidR="007254FE" w:rsidRPr="00FA0C91">
              <w:rPr>
                <w:sz w:val="18"/>
                <w:szCs w:val="18"/>
              </w:rPr>
              <w:t xml:space="preserve"> </w:t>
            </w:r>
            <w:r w:rsidR="003A4FC2" w:rsidRPr="00FA0C91">
              <w:rPr>
                <w:sz w:val="18"/>
                <w:szCs w:val="18"/>
              </w:rPr>
              <w:t xml:space="preserve">to check that the XML element </w:t>
            </w:r>
            <w:r w:rsidR="003A4FC2" w:rsidRPr="00FA0C91">
              <w:rPr>
                <w:sz w:val="18"/>
                <w:szCs w:val="18"/>
                <w:u w:val="single"/>
              </w:rPr>
              <w:t>is not</w:t>
            </w:r>
            <w:r w:rsidR="003A4FC2" w:rsidRPr="00FA0C91">
              <w:rPr>
                <w:sz w:val="18"/>
                <w:szCs w:val="18"/>
              </w:rPr>
              <w:t xml:space="preserve"> present.</w:t>
            </w:r>
          </w:p>
        </w:tc>
      </w:tr>
      <w:tr w:rsidR="003A4FC2" w:rsidRPr="00FA0C91" w14:paraId="591166DF" w14:textId="77777777" w:rsidTr="009D4ED4">
        <w:tc>
          <w:tcPr>
            <w:tcW w:w="2337" w:type="dxa"/>
          </w:tcPr>
          <w:p w14:paraId="25A9AF77" w14:textId="77777777" w:rsidR="003A4FC2" w:rsidRPr="00FA0C91" w:rsidRDefault="003A4FC2" w:rsidP="009D4ED4">
            <w:pPr>
              <w:spacing w:after="0"/>
              <w:jc w:val="left"/>
              <w:rPr>
                <w:sz w:val="18"/>
                <w:szCs w:val="18"/>
              </w:rPr>
            </w:pPr>
            <w:r w:rsidRPr="00FA0C91">
              <w:rPr>
                <w:sz w:val="18"/>
                <w:szCs w:val="18"/>
              </w:rPr>
              <w:t>Make an optional class or attribute mandatory</w:t>
            </w:r>
          </w:p>
        </w:tc>
        <w:tc>
          <w:tcPr>
            <w:tcW w:w="2337" w:type="dxa"/>
          </w:tcPr>
          <w:p w14:paraId="79BD24D8" w14:textId="44C61F26" w:rsidR="003A4FC2" w:rsidRPr="00FA0C91" w:rsidRDefault="003A4FC2" w:rsidP="009D4ED4">
            <w:pPr>
              <w:spacing w:after="0"/>
              <w:jc w:val="left"/>
              <w:rPr>
                <w:sz w:val="18"/>
                <w:szCs w:val="18"/>
              </w:rPr>
            </w:pPr>
            <w:commentRangeStart w:id="496"/>
            <w:commentRangeStart w:id="497"/>
            <w:r w:rsidRPr="00FA0C91">
              <w:rPr>
                <w:sz w:val="18"/>
                <w:szCs w:val="18"/>
              </w:rPr>
              <w:t>No change. The multiplicity will still be 0.. but a diagram note may be added stating that it is mandatory in this product.</w:t>
            </w:r>
            <w:commentRangeEnd w:id="496"/>
            <w:r w:rsidR="00E41AAF" w:rsidRPr="00FA0C91">
              <w:rPr>
                <w:rStyle w:val="CommentReference"/>
              </w:rPr>
              <w:commentReference w:id="496"/>
            </w:r>
            <w:commentRangeEnd w:id="497"/>
            <w:r w:rsidR="00D34933" w:rsidRPr="00FA0C91">
              <w:rPr>
                <w:rStyle w:val="CommentReference"/>
              </w:rPr>
              <w:commentReference w:id="497"/>
            </w:r>
          </w:p>
        </w:tc>
        <w:tc>
          <w:tcPr>
            <w:tcW w:w="2338" w:type="dxa"/>
          </w:tcPr>
          <w:p w14:paraId="683B70A5" w14:textId="6C8C9349" w:rsidR="003A4FC2" w:rsidRPr="00FA0C91" w:rsidRDefault="003A4FC2" w:rsidP="009D4ED4">
            <w:pPr>
              <w:spacing w:after="0"/>
              <w:jc w:val="left"/>
              <w:rPr>
                <w:sz w:val="18"/>
                <w:szCs w:val="18"/>
              </w:rPr>
            </w:pPr>
            <w:r w:rsidRPr="00FA0C91">
              <w:rPr>
                <w:sz w:val="18"/>
                <w:szCs w:val="18"/>
              </w:rPr>
              <w:t>Multiplicity column should have the mandatory multiplicity and the Remark column a remark stating it is mandatory in this product.</w:t>
            </w:r>
          </w:p>
        </w:tc>
        <w:tc>
          <w:tcPr>
            <w:tcW w:w="2338" w:type="dxa"/>
          </w:tcPr>
          <w:p w14:paraId="4B5D65A6" w14:textId="6AA749DF" w:rsidR="003A4FC2" w:rsidRPr="00FA0C91" w:rsidRDefault="003F4E83" w:rsidP="009D4ED4">
            <w:pPr>
              <w:spacing w:after="0"/>
              <w:jc w:val="left"/>
              <w:rPr>
                <w:sz w:val="18"/>
                <w:szCs w:val="18"/>
              </w:rPr>
            </w:pPr>
            <w:r w:rsidRPr="00FA0C91">
              <w:rPr>
                <w:sz w:val="18"/>
                <w:szCs w:val="18"/>
              </w:rPr>
              <w:t>Rule</w:t>
            </w:r>
            <w:r w:rsidR="003A4FC2" w:rsidRPr="00FA0C91">
              <w:rPr>
                <w:sz w:val="18"/>
                <w:szCs w:val="18"/>
              </w:rPr>
              <w:t xml:space="preserve"> to check that the XML element </w:t>
            </w:r>
            <w:r w:rsidR="003A4FC2" w:rsidRPr="00FA0C91">
              <w:rPr>
                <w:sz w:val="18"/>
                <w:szCs w:val="18"/>
                <w:u w:val="single"/>
              </w:rPr>
              <w:t>is</w:t>
            </w:r>
            <w:r w:rsidR="003A4FC2" w:rsidRPr="00FA0C91">
              <w:rPr>
                <w:sz w:val="18"/>
                <w:szCs w:val="18"/>
              </w:rPr>
              <w:t xml:space="preserve"> present.</w:t>
            </w:r>
          </w:p>
        </w:tc>
      </w:tr>
      <w:tr w:rsidR="003C76B2" w:rsidRPr="00FA0C91" w14:paraId="368C6CBE" w14:textId="77777777" w:rsidTr="009D4ED4">
        <w:tc>
          <w:tcPr>
            <w:tcW w:w="2337" w:type="dxa"/>
          </w:tcPr>
          <w:p w14:paraId="0BA4637D" w14:textId="77777777" w:rsidR="003C76B2" w:rsidRPr="00FA0C91" w:rsidRDefault="003C76B2" w:rsidP="009D4ED4">
            <w:pPr>
              <w:spacing w:after="0"/>
              <w:jc w:val="left"/>
              <w:rPr>
                <w:sz w:val="18"/>
                <w:szCs w:val="18"/>
              </w:rPr>
            </w:pPr>
            <w:r w:rsidRPr="00FA0C91">
              <w:rPr>
                <w:sz w:val="18"/>
                <w:szCs w:val="18"/>
              </w:rPr>
              <w:t>Restrict multiplicity</w:t>
            </w:r>
          </w:p>
        </w:tc>
        <w:tc>
          <w:tcPr>
            <w:tcW w:w="7013" w:type="dxa"/>
            <w:gridSpan w:val="3"/>
          </w:tcPr>
          <w:p w14:paraId="7E772AD4" w14:textId="64A547FB" w:rsidR="003C76B2" w:rsidRPr="00FA0C91" w:rsidRDefault="009B4661" w:rsidP="009D4ED4">
            <w:pPr>
              <w:spacing w:after="0"/>
              <w:jc w:val="left"/>
              <w:rPr>
                <w:sz w:val="18"/>
                <w:szCs w:val="18"/>
              </w:rPr>
            </w:pPr>
            <w:r w:rsidRPr="00FA0C91">
              <w:rPr>
                <w:sz w:val="18"/>
                <w:szCs w:val="18"/>
              </w:rPr>
              <w:t>As for</w:t>
            </w:r>
            <w:r w:rsidR="003C76B2" w:rsidRPr="00FA0C91">
              <w:rPr>
                <w:sz w:val="18"/>
                <w:szCs w:val="18"/>
              </w:rPr>
              <w:t xml:space="preserve"> the previous row, with appropriate modifications.</w:t>
            </w:r>
          </w:p>
          <w:p w14:paraId="4EF8B6DF" w14:textId="6E493CA2" w:rsidR="003C76B2" w:rsidRPr="00FA0C91" w:rsidRDefault="003C76B2" w:rsidP="009D4ED4">
            <w:pPr>
              <w:spacing w:after="0"/>
              <w:jc w:val="left"/>
              <w:rPr>
                <w:sz w:val="18"/>
                <w:szCs w:val="18"/>
              </w:rPr>
            </w:pPr>
            <w:r w:rsidRPr="00FA0C91">
              <w:rPr>
                <w:sz w:val="18"/>
                <w:szCs w:val="18"/>
              </w:rPr>
              <w:t xml:space="preserve">This is the general case of </w:t>
            </w:r>
            <w:r w:rsidR="00D41A30" w:rsidRPr="00FA0C91">
              <w:rPr>
                <w:sz w:val="18"/>
                <w:szCs w:val="18"/>
              </w:rPr>
              <w:t>making an optional attribute mandatory</w:t>
            </w:r>
            <w:r w:rsidRPr="00FA0C91">
              <w:rPr>
                <w:sz w:val="18"/>
                <w:szCs w:val="18"/>
              </w:rPr>
              <w:t>.</w:t>
            </w:r>
          </w:p>
        </w:tc>
      </w:tr>
      <w:tr w:rsidR="003C76B2" w:rsidRPr="00FA0C91" w14:paraId="54D2108D" w14:textId="77777777" w:rsidTr="009D4ED4">
        <w:tc>
          <w:tcPr>
            <w:tcW w:w="2337" w:type="dxa"/>
          </w:tcPr>
          <w:p w14:paraId="443485CC" w14:textId="77777777" w:rsidR="003C76B2" w:rsidRPr="00FA0C91" w:rsidRDefault="003C76B2" w:rsidP="009D4ED4">
            <w:pPr>
              <w:spacing w:after="0"/>
              <w:jc w:val="left"/>
              <w:rPr>
                <w:sz w:val="18"/>
                <w:szCs w:val="18"/>
              </w:rPr>
            </w:pPr>
            <w:r w:rsidRPr="00FA0C91">
              <w:rPr>
                <w:sz w:val="18"/>
                <w:szCs w:val="18"/>
              </w:rPr>
              <w:t>Limit enumeration values to a subset</w:t>
            </w:r>
          </w:p>
        </w:tc>
        <w:tc>
          <w:tcPr>
            <w:tcW w:w="2337" w:type="dxa"/>
          </w:tcPr>
          <w:p w14:paraId="2DFDB59B" w14:textId="3E4E8397" w:rsidR="003C76B2" w:rsidRPr="00FA0C91" w:rsidRDefault="003C76B2" w:rsidP="009D4ED4">
            <w:pPr>
              <w:spacing w:after="0"/>
              <w:jc w:val="left"/>
              <w:rPr>
                <w:sz w:val="18"/>
                <w:szCs w:val="18"/>
              </w:rPr>
            </w:pPr>
            <w:r w:rsidRPr="00FA0C91">
              <w:rPr>
                <w:sz w:val="18"/>
                <w:szCs w:val="18"/>
              </w:rPr>
              <w:t>Suppress display of excluded values using diagramming tool functionality.</w:t>
            </w:r>
          </w:p>
        </w:tc>
        <w:tc>
          <w:tcPr>
            <w:tcW w:w="2338" w:type="dxa"/>
          </w:tcPr>
          <w:p w14:paraId="792CD49F" w14:textId="3088173B" w:rsidR="003C76B2" w:rsidRPr="00FA0C91" w:rsidRDefault="003C76B2" w:rsidP="009D4ED4">
            <w:pPr>
              <w:spacing w:after="0"/>
              <w:jc w:val="left"/>
              <w:rPr>
                <w:sz w:val="18"/>
                <w:szCs w:val="18"/>
              </w:rPr>
            </w:pPr>
            <w:r w:rsidRPr="00FA0C91">
              <w:rPr>
                <w:sz w:val="18"/>
                <w:szCs w:val="18"/>
              </w:rPr>
              <w:t>Omit the corresponding row.</w:t>
            </w:r>
          </w:p>
        </w:tc>
        <w:tc>
          <w:tcPr>
            <w:tcW w:w="2338" w:type="dxa"/>
          </w:tcPr>
          <w:p w14:paraId="47E5C562" w14:textId="4EEAEE70" w:rsidR="003C76B2" w:rsidRPr="00FA0C91" w:rsidRDefault="003F4E83" w:rsidP="009D4ED4">
            <w:pPr>
              <w:spacing w:after="0"/>
              <w:jc w:val="left"/>
              <w:rPr>
                <w:sz w:val="18"/>
                <w:szCs w:val="18"/>
              </w:rPr>
            </w:pPr>
            <w:r w:rsidRPr="00FA0C91">
              <w:rPr>
                <w:sz w:val="18"/>
                <w:szCs w:val="18"/>
              </w:rPr>
              <w:t>Rule</w:t>
            </w:r>
            <w:r w:rsidR="003C76B2" w:rsidRPr="00FA0C91">
              <w:rPr>
                <w:sz w:val="18"/>
                <w:szCs w:val="18"/>
              </w:rPr>
              <w:t xml:space="preserve"> to check that the value </w:t>
            </w:r>
            <w:r w:rsidR="003C76B2" w:rsidRPr="00FA0C91">
              <w:rPr>
                <w:sz w:val="18"/>
                <w:szCs w:val="18"/>
                <w:u w:val="single"/>
              </w:rPr>
              <w:t>is not</w:t>
            </w:r>
            <w:r w:rsidR="003C76B2" w:rsidRPr="00FA0C91">
              <w:rPr>
                <w:sz w:val="18"/>
                <w:szCs w:val="18"/>
              </w:rPr>
              <w:t xml:space="preserve"> used.</w:t>
            </w:r>
          </w:p>
        </w:tc>
      </w:tr>
      <w:tr w:rsidR="003C76B2" w:rsidRPr="00FA0C91" w14:paraId="045CEBF9" w14:textId="77777777" w:rsidTr="009D4ED4">
        <w:tc>
          <w:tcPr>
            <w:tcW w:w="2337" w:type="dxa"/>
          </w:tcPr>
          <w:p w14:paraId="19D1C3CC" w14:textId="56A97C6F" w:rsidR="003C76B2" w:rsidRPr="00FA0C91" w:rsidRDefault="009643C4" w:rsidP="009D4ED4">
            <w:pPr>
              <w:spacing w:after="0"/>
              <w:jc w:val="left"/>
              <w:rPr>
                <w:sz w:val="18"/>
                <w:szCs w:val="18"/>
              </w:rPr>
            </w:pPr>
            <w:r w:rsidRPr="00FA0C91">
              <w:rPr>
                <w:sz w:val="18"/>
                <w:szCs w:val="18"/>
              </w:rPr>
              <w:t>Restrict</w:t>
            </w:r>
            <w:r w:rsidR="003C76B2" w:rsidRPr="00FA0C91">
              <w:rPr>
                <w:sz w:val="18"/>
                <w:szCs w:val="18"/>
              </w:rPr>
              <w:t xml:space="preserve"> the value of a text, numeric, CharacterString attribute</w:t>
            </w:r>
          </w:p>
        </w:tc>
        <w:tc>
          <w:tcPr>
            <w:tcW w:w="2337" w:type="dxa"/>
          </w:tcPr>
          <w:p w14:paraId="1F512308" w14:textId="6AB0EBB2" w:rsidR="003C76B2" w:rsidRPr="00FA0C91" w:rsidRDefault="003C76B2" w:rsidP="009D4ED4">
            <w:pPr>
              <w:spacing w:after="0"/>
              <w:jc w:val="left"/>
              <w:rPr>
                <w:sz w:val="18"/>
                <w:szCs w:val="18"/>
              </w:rPr>
            </w:pPr>
            <w:r w:rsidRPr="00FA0C91">
              <w:rPr>
                <w:sz w:val="18"/>
                <w:szCs w:val="18"/>
              </w:rPr>
              <w:t>No change</w:t>
            </w:r>
            <w:r w:rsidR="009643C4" w:rsidRPr="00FA0C91">
              <w:rPr>
                <w:sz w:val="18"/>
                <w:szCs w:val="18"/>
              </w:rPr>
              <w:t xml:space="preserve"> required</w:t>
            </w:r>
            <w:r w:rsidRPr="00FA0C91">
              <w:rPr>
                <w:sz w:val="18"/>
                <w:szCs w:val="18"/>
              </w:rPr>
              <w:t>.</w:t>
            </w:r>
          </w:p>
        </w:tc>
        <w:tc>
          <w:tcPr>
            <w:tcW w:w="2338" w:type="dxa"/>
          </w:tcPr>
          <w:p w14:paraId="06B9AD0C" w14:textId="72788209" w:rsidR="003C76B2" w:rsidRPr="00FA0C91" w:rsidRDefault="003C76B2" w:rsidP="009D4ED4">
            <w:pPr>
              <w:spacing w:after="0"/>
              <w:jc w:val="left"/>
              <w:rPr>
                <w:sz w:val="18"/>
                <w:szCs w:val="18"/>
              </w:rPr>
            </w:pPr>
            <w:r w:rsidRPr="00FA0C91">
              <w:rPr>
                <w:sz w:val="18"/>
                <w:szCs w:val="18"/>
              </w:rPr>
              <w:t>Specify the value in the Remark column.</w:t>
            </w:r>
          </w:p>
        </w:tc>
        <w:tc>
          <w:tcPr>
            <w:tcW w:w="2338" w:type="dxa"/>
          </w:tcPr>
          <w:p w14:paraId="1C304F3F" w14:textId="620ED30E" w:rsidR="003C76B2" w:rsidRPr="00FA0C91" w:rsidRDefault="003F4E83" w:rsidP="009D4ED4">
            <w:pPr>
              <w:spacing w:after="0"/>
              <w:jc w:val="left"/>
              <w:rPr>
                <w:sz w:val="18"/>
                <w:szCs w:val="18"/>
              </w:rPr>
            </w:pPr>
            <w:r w:rsidRPr="00FA0C91">
              <w:rPr>
                <w:sz w:val="18"/>
                <w:szCs w:val="18"/>
              </w:rPr>
              <w:t>Rule</w:t>
            </w:r>
            <w:r w:rsidR="003C76B2" w:rsidRPr="00FA0C91">
              <w:rPr>
                <w:sz w:val="18"/>
                <w:szCs w:val="18"/>
              </w:rPr>
              <w:t xml:space="preserve"> to check that the value </w:t>
            </w:r>
            <w:r w:rsidR="003C76B2" w:rsidRPr="00FA0C91">
              <w:rPr>
                <w:sz w:val="18"/>
                <w:szCs w:val="18"/>
                <w:u w:val="single"/>
              </w:rPr>
              <w:t>is</w:t>
            </w:r>
            <w:r w:rsidR="003C76B2" w:rsidRPr="00FA0C91">
              <w:rPr>
                <w:sz w:val="18"/>
                <w:szCs w:val="18"/>
              </w:rPr>
              <w:t xml:space="preserve"> as specified.</w:t>
            </w:r>
          </w:p>
        </w:tc>
      </w:tr>
      <w:tr w:rsidR="003C76B2" w:rsidRPr="00FA0C91" w14:paraId="5987815F" w14:textId="77777777" w:rsidTr="009D4ED4">
        <w:tc>
          <w:tcPr>
            <w:tcW w:w="2337" w:type="dxa"/>
          </w:tcPr>
          <w:p w14:paraId="7BD558E4" w14:textId="77777777" w:rsidR="003C76B2" w:rsidRPr="00FA0C91" w:rsidRDefault="003C76B2" w:rsidP="009D4ED4">
            <w:pPr>
              <w:spacing w:after="0"/>
              <w:jc w:val="left"/>
              <w:rPr>
                <w:sz w:val="18"/>
                <w:szCs w:val="18"/>
              </w:rPr>
            </w:pPr>
            <w:r w:rsidRPr="00FA0C91">
              <w:rPr>
                <w:sz w:val="18"/>
                <w:szCs w:val="18"/>
              </w:rPr>
              <w:t>Add a new metadata class or attribute</w:t>
            </w:r>
          </w:p>
        </w:tc>
        <w:tc>
          <w:tcPr>
            <w:tcW w:w="2337" w:type="dxa"/>
          </w:tcPr>
          <w:p w14:paraId="42C00DD3" w14:textId="3D149DB3" w:rsidR="003C76B2" w:rsidRPr="00FA0C91" w:rsidRDefault="003C76B2" w:rsidP="009D4ED4">
            <w:pPr>
              <w:spacing w:after="0"/>
              <w:jc w:val="left"/>
              <w:rPr>
                <w:sz w:val="18"/>
                <w:szCs w:val="18"/>
              </w:rPr>
            </w:pPr>
            <w:r w:rsidRPr="00FA0C91">
              <w:rPr>
                <w:sz w:val="18"/>
                <w:szCs w:val="18"/>
              </w:rPr>
              <w:t xml:space="preserve">Specialize the appropriate </w:t>
            </w:r>
            <w:r w:rsidR="004424FB" w:rsidRPr="00FA0C91">
              <w:rPr>
                <w:sz w:val="18"/>
                <w:szCs w:val="18"/>
              </w:rPr>
              <w:t xml:space="preserve">S-100 metadata </w:t>
            </w:r>
            <w:r w:rsidRPr="00FA0C91">
              <w:rPr>
                <w:sz w:val="18"/>
                <w:szCs w:val="18"/>
              </w:rPr>
              <w:t>class and add the new class or attribute.</w:t>
            </w:r>
          </w:p>
        </w:tc>
        <w:tc>
          <w:tcPr>
            <w:tcW w:w="2338" w:type="dxa"/>
          </w:tcPr>
          <w:p w14:paraId="5CDF402D" w14:textId="118A4C37" w:rsidR="003C76B2" w:rsidRPr="00FA0C91" w:rsidRDefault="004424FB" w:rsidP="009D4ED4">
            <w:pPr>
              <w:spacing w:after="0"/>
              <w:jc w:val="left"/>
              <w:rPr>
                <w:sz w:val="18"/>
                <w:szCs w:val="18"/>
              </w:rPr>
            </w:pPr>
            <w:r w:rsidRPr="00FA0C91">
              <w:rPr>
                <w:sz w:val="18"/>
                <w:szCs w:val="18"/>
              </w:rPr>
              <w:t>Add a new documentation table, or extend the table describing the original class. Inherited attributes should be distinguished from direct attributes.</w:t>
            </w:r>
          </w:p>
        </w:tc>
        <w:tc>
          <w:tcPr>
            <w:tcW w:w="2338" w:type="dxa"/>
          </w:tcPr>
          <w:p w14:paraId="7BADE718" w14:textId="7128E2B4" w:rsidR="003C76B2" w:rsidRPr="00FA0C91" w:rsidRDefault="009D4ED4" w:rsidP="009D4ED4">
            <w:pPr>
              <w:keepNext/>
              <w:spacing w:after="0"/>
              <w:jc w:val="left"/>
              <w:rPr>
                <w:sz w:val="18"/>
                <w:szCs w:val="18"/>
              </w:rPr>
            </w:pPr>
            <w:r w:rsidRPr="00FA0C91">
              <w:rPr>
                <w:sz w:val="18"/>
                <w:szCs w:val="18"/>
              </w:rPr>
              <w:t>Additional</w:t>
            </w:r>
            <w:r w:rsidR="004424FB" w:rsidRPr="00FA0C91">
              <w:rPr>
                <w:sz w:val="18"/>
                <w:szCs w:val="18"/>
              </w:rPr>
              <w:t xml:space="preserve"> X</w:t>
            </w:r>
            <w:r w:rsidRPr="00FA0C91">
              <w:rPr>
                <w:sz w:val="18"/>
                <w:szCs w:val="18"/>
              </w:rPr>
              <w:t xml:space="preserve">SD </w:t>
            </w:r>
            <w:r w:rsidR="004424FB" w:rsidRPr="00FA0C91">
              <w:rPr>
                <w:sz w:val="18"/>
                <w:szCs w:val="18"/>
              </w:rPr>
              <w:t xml:space="preserve">that imports the </w:t>
            </w:r>
            <w:r w:rsidR="0023019A" w:rsidRPr="00FA0C91">
              <w:rPr>
                <w:sz w:val="18"/>
                <w:szCs w:val="18"/>
              </w:rPr>
              <w:t>generic</w:t>
            </w:r>
            <w:r w:rsidR="004424FB" w:rsidRPr="00FA0C91">
              <w:rPr>
                <w:sz w:val="18"/>
                <w:szCs w:val="18"/>
              </w:rPr>
              <w:t xml:space="preserve"> </w:t>
            </w:r>
            <w:r w:rsidR="0023019A" w:rsidRPr="00FA0C91">
              <w:rPr>
                <w:sz w:val="18"/>
                <w:szCs w:val="18"/>
              </w:rPr>
              <w:t xml:space="preserve">metadata </w:t>
            </w:r>
            <w:r w:rsidR="004424FB" w:rsidRPr="00FA0C91">
              <w:rPr>
                <w:sz w:val="18"/>
                <w:szCs w:val="18"/>
              </w:rPr>
              <w:t xml:space="preserve">XML schema and </w:t>
            </w:r>
            <w:r w:rsidR="0023019A" w:rsidRPr="00FA0C91">
              <w:rPr>
                <w:sz w:val="18"/>
                <w:szCs w:val="18"/>
              </w:rPr>
              <w:t>extends its types.</w:t>
            </w:r>
          </w:p>
        </w:tc>
      </w:tr>
      <w:tr w:rsidR="009643C4" w:rsidRPr="00FA0C91" w14:paraId="3D868B91" w14:textId="77777777" w:rsidTr="009D4ED4">
        <w:tc>
          <w:tcPr>
            <w:tcW w:w="2337" w:type="dxa"/>
          </w:tcPr>
          <w:p w14:paraId="6744DF14" w14:textId="1F243B59" w:rsidR="000C4F9B" w:rsidRPr="00CB0E74" w:rsidRDefault="009643C4" w:rsidP="009D4ED4">
            <w:pPr>
              <w:spacing w:after="0"/>
              <w:jc w:val="left"/>
              <w:rPr>
                <w:sz w:val="18"/>
                <w:szCs w:val="18"/>
              </w:rPr>
            </w:pPr>
            <w:r w:rsidRPr="00CB0E74">
              <w:rPr>
                <w:sz w:val="18"/>
                <w:szCs w:val="18"/>
              </w:rPr>
              <w:t>Add a new metadata package</w:t>
            </w:r>
            <w:r w:rsidR="004B45B3" w:rsidRPr="00CB0E74">
              <w:rPr>
                <w:sz w:val="18"/>
                <w:szCs w:val="18"/>
              </w:rPr>
              <w:t xml:space="preserve"> in the </w:t>
            </w:r>
            <w:r w:rsidR="007F220B" w:rsidRPr="00CB0E74">
              <w:rPr>
                <w:sz w:val="18"/>
                <w:szCs w:val="18"/>
              </w:rPr>
              <w:t>Exchange Catalogue</w:t>
            </w:r>
            <w:r w:rsidR="004B45B3" w:rsidRPr="00CB0E74">
              <w:rPr>
                <w:sz w:val="18"/>
                <w:szCs w:val="18"/>
              </w:rPr>
              <w:t>.</w:t>
            </w:r>
          </w:p>
          <w:p w14:paraId="4A43315D" w14:textId="2BCA6A14" w:rsidR="00B33AB2" w:rsidRPr="00CB0E74" w:rsidRDefault="00B33AB2" w:rsidP="007F220B">
            <w:pPr>
              <w:spacing w:after="0"/>
              <w:jc w:val="left"/>
              <w:rPr>
                <w:sz w:val="18"/>
                <w:szCs w:val="18"/>
              </w:rPr>
            </w:pPr>
            <w:r w:rsidRPr="00CB0E74">
              <w:rPr>
                <w:sz w:val="18"/>
                <w:szCs w:val="18"/>
              </w:rPr>
              <w:t xml:space="preserve">(Note: Whether the new package must be in the </w:t>
            </w:r>
            <w:r w:rsidR="007F220B" w:rsidRPr="00CB0E74">
              <w:rPr>
                <w:sz w:val="18"/>
                <w:szCs w:val="18"/>
              </w:rPr>
              <w:t xml:space="preserve">Exchange Catalogue </w:t>
            </w:r>
            <w:r w:rsidRPr="00CB0E74">
              <w:rPr>
                <w:sz w:val="18"/>
                <w:szCs w:val="18"/>
              </w:rPr>
              <w:t>or the ISO metadata depends on product-specific considerations like its expected use in applications.)</w:t>
            </w:r>
          </w:p>
        </w:tc>
        <w:tc>
          <w:tcPr>
            <w:tcW w:w="2337" w:type="dxa"/>
          </w:tcPr>
          <w:p w14:paraId="0EC9A7F0" w14:textId="198000E4" w:rsidR="009643C4" w:rsidRPr="00CB0E74" w:rsidRDefault="000C4F9B" w:rsidP="00153E23">
            <w:pPr>
              <w:spacing w:after="0"/>
              <w:jc w:val="left"/>
              <w:rPr>
                <w:sz w:val="18"/>
                <w:szCs w:val="18"/>
              </w:rPr>
            </w:pPr>
            <w:r w:rsidRPr="00CB0E74">
              <w:rPr>
                <w:sz w:val="18"/>
                <w:szCs w:val="18"/>
              </w:rPr>
              <w:t xml:space="preserve">Add the class or classes for the new package and aggregate to a specialization of the </w:t>
            </w:r>
            <w:r w:rsidR="00153E23">
              <w:rPr>
                <w:sz w:val="18"/>
                <w:szCs w:val="18"/>
              </w:rPr>
              <w:t>E</w:t>
            </w:r>
            <w:r w:rsidR="00153E23" w:rsidRPr="00CB0E74">
              <w:rPr>
                <w:sz w:val="18"/>
                <w:szCs w:val="18"/>
              </w:rPr>
              <w:t xml:space="preserve">xchange </w:t>
            </w:r>
            <w:r w:rsidR="00153E23">
              <w:rPr>
                <w:sz w:val="18"/>
                <w:szCs w:val="18"/>
              </w:rPr>
              <w:t>C</w:t>
            </w:r>
            <w:r w:rsidR="00153E23" w:rsidRPr="00CB0E74">
              <w:rPr>
                <w:sz w:val="18"/>
                <w:szCs w:val="18"/>
              </w:rPr>
              <w:t xml:space="preserve">atalogue </w:t>
            </w:r>
            <w:r w:rsidRPr="00CB0E74">
              <w:rPr>
                <w:sz w:val="18"/>
                <w:szCs w:val="18"/>
              </w:rPr>
              <w:t>container class (S100_ExchangeCatalogue).</w:t>
            </w:r>
          </w:p>
        </w:tc>
        <w:tc>
          <w:tcPr>
            <w:tcW w:w="2338" w:type="dxa"/>
          </w:tcPr>
          <w:p w14:paraId="693C4BEC" w14:textId="459E7014" w:rsidR="009643C4" w:rsidRPr="00CB0E74" w:rsidRDefault="004B45B3" w:rsidP="009D4ED4">
            <w:pPr>
              <w:spacing w:after="0"/>
              <w:jc w:val="left"/>
              <w:rPr>
                <w:sz w:val="18"/>
                <w:szCs w:val="18"/>
              </w:rPr>
            </w:pPr>
            <w:r w:rsidRPr="00CB0E74">
              <w:rPr>
                <w:sz w:val="18"/>
                <w:szCs w:val="18"/>
              </w:rPr>
              <w:t>New tables for the new classes and extended catalogue container class.</w:t>
            </w:r>
          </w:p>
        </w:tc>
        <w:tc>
          <w:tcPr>
            <w:tcW w:w="2338" w:type="dxa"/>
          </w:tcPr>
          <w:p w14:paraId="49397D3E" w14:textId="32156E09" w:rsidR="009643C4" w:rsidRPr="00FA0C91" w:rsidRDefault="00305D73" w:rsidP="007F220B">
            <w:pPr>
              <w:keepNext/>
              <w:spacing w:after="0"/>
              <w:jc w:val="left"/>
              <w:rPr>
                <w:sz w:val="18"/>
                <w:szCs w:val="18"/>
              </w:rPr>
            </w:pPr>
            <w:r w:rsidRPr="00CB0E74">
              <w:rPr>
                <w:sz w:val="18"/>
                <w:szCs w:val="18"/>
              </w:rPr>
              <w:t xml:space="preserve">As specified in ISO 19115-3 and S-100 clause 4a-5.6.5). If required in </w:t>
            </w:r>
            <w:r w:rsidR="007F220B" w:rsidRPr="00CB0E74">
              <w:rPr>
                <w:sz w:val="18"/>
                <w:szCs w:val="18"/>
              </w:rPr>
              <w:t>Exchange Catalogue</w:t>
            </w:r>
            <w:r w:rsidRPr="00CB0E74">
              <w:rPr>
                <w:sz w:val="18"/>
                <w:szCs w:val="18"/>
              </w:rPr>
              <w:t xml:space="preserve">, </w:t>
            </w:r>
            <w:r w:rsidR="009672A2" w:rsidRPr="00CB0E74">
              <w:rPr>
                <w:sz w:val="18"/>
                <w:szCs w:val="18"/>
              </w:rPr>
              <w:t>a</w:t>
            </w:r>
            <w:r w:rsidRPr="00CB0E74">
              <w:rPr>
                <w:sz w:val="18"/>
                <w:szCs w:val="18"/>
              </w:rPr>
              <w:t>dditiona</w:t>
            </w:r>
            <w:r w:rsidR="00BC39BC" w:rsidRPr="00CB0E74">
              <w:rPr>
                <w:sz w:val="18"/>
                <w:szCs w:val="18"/>
              </w:rPr>
              <w:t xml:space="preserve">l </w:t>
            </w:r>
            <w:r w:rsidRPr="00CB0E74">
              <w:rPr>
                <w:sz w:val="18"/>
                <w:szCs w:val="18"/>
              </w:rPr>
              <w:t xml:space="preserve">XSD that imports the generic metadata </w:t>
            </w:r>
            <w:r w:rsidR="00BC39BC" w:rsidRPr="00CB0E74">
              <w:rPr>
                <w:sz w:val="18"/>
                <w:szCs w:val="18"/>
              </w:rPr>
              <w:t>XSD</w:t>
            </w:r>
            <w:r w:rsidRPr="00CB0E74">
              <w:rPr>
                <w:sz w:val="18"/>
                <w:szCs w:val="18"/>
              </w:rPr>
              <w:t xml:space="preserve"> and extends its types.</w:t>
            </w:r>
          </w:p>
        </w:tc>
      </w:tr>
      <w:tr w:rsidR="004B45B3" w:rsidRPr="00FA0C91" w14:paraId="1AB6D224" w14:textId="77777777" w:rsidTr="009D4ED4">
        <w:tc>
          <w:tcPr>
            <w:tcW w:w="2337" w:type="dxa"/>
          </w:tcPr>
          <w:p w14:paraId="4EAA6FC3" w14:textId="49B9B0CD" w:rsidR="004B45B3" w:rsidRPr="00FA0C91" w:rsidRDefault="004B45B3" w:rsidP="009D4ED4">
            <w:pPr>
              <w:spacing w:after="0"/>
              <w:jc w:val="left"/>
              <w:rPr>
                <w:sz w:val="18"/>
                <w:szCs w:val="18"/>
              </w:rPr>
            </w:pPr>
            <w:r w:rsidRPr="00FA0C91">
              <w:rPr>
                <w:sz w:val="18"/>
                <w:szCs w:val="18"/>
              </w:rPr>
              <w:t>Add a new metadata package only in ISO metadata.</w:t>
            </w:r>
          </w:p>
        </w:tc>
        <w:tc>
          <w:tcPr>
            <w:tcW w:w="2337" w:type="dxa"/>
          </w:tcPr>
          <w:p w14:paraId="7B8E696C" w14:textId="0B958A3F" w:rsidR="004B45B3" w:rsidRPr="00FA0C91" w:rsidRDefault="00083F8D" w:rsidP="009D4ED4">
            <w:pPr>
              <w:spacing w:after="0"/>
              <w:jc w:val="left"/>
              <w:rPr>
                <w:sz w:val="18"/>
                <w:szCs w:val="18"/>
              </w:rPr>
            </w:pPr>
            <w:r w:rsidRPr="00FA0C91">
              <w:rPr>
                <w:sz w:val="18"/>
                <w:szCs w:val="18"/>
              </w:rPr>
              <w:t>Diagram</w:t>
            </w:r>
            <w:r w:rsidR="00CD534E" w:rsidRPr="00FA0C91">
              <w:rPr>
                <w:sz w:val="18"/>
                <w:szCs w:val="18"/>
              </w:rPr>
              <w:t>(s)</w:t>
            </w:r>
            <w:r w:rsidRPr="00FA0C91">
              <w:rPr>
                <w:sz w:val="18"/>
                <w:szCs w:val="18"/>
              </w:rPr>
              <w:t xml:space="preserve"> extending S-100 </w:t>
            </w:r>
            <w:r w:rsidR="00CB0E74">
              <w:rPr>
                <w:sz w:val="18"/>
                <w:szCs w:val="18"/>
              </w:rPr>
              <w:t>F</w:t>
            </w:r>
            <w:r w:rsidRPr="00FA0C91">
              <w:rPr>
                <w:sz w:val="18"/>
                <w:szCs w:val="18"/>
              </w:rPr>
              <w:t>igure 4a-1</w:t>
            </w:r>
            <w:r w:rsidR="00CD534E" w:rsidRPr="00FA0C91">
              <w:rPr>
                <w:sz w:val="18"/>
                <w:szCs w:val="18"/>
              </w:rPr>
              <w:t xml:space="preserve"> and specifying new classes and attributes.</w:t>
            </w:r>
          </w:p>
        </w:tc>
        <w:tc>
          <w:tcPr>
            <w:tcW w:w="2338" w:type="dxa"/>
          </w:tcPr>
          <w:p w14:paraId="216F4F6B" w14:textId="3A7143AC" w:rsidR="004B45B3" w:rsidRPr="00FA0C91" w:rsidRDefault="00CD534E" w:rsidP="009D4ED4">
            <w:pPr>
              <w:spacing w:after="0"/>
              <w:jc w:val="left"/>
              <w:rPr>
                <w:sz w:val="18"/>
                <w:szCs w:val="18"/>
              </w:rPr>
            </w:pPr>
            <w:r w:rsidRPr="00FA0C91">
              <w:rPr>
                <w:sz w:val="18"/>
                <w:szCs w:val="18"/>
              </w:rPr>
              <w:t>New tables for the new classes.</w:t>
            </w:r>
          </w:p>
        </w:tc>
        <w:tc>
          <w:tcPr>
            <w:tcW w:w="2338" w:type="dxa"/>
          </w:tcPr>
          <w:p w14:paraId="46468706" w14:textId="15853A10" w:rsidR="004B45B3" w:rsidRPr="00FA0C91" w:rsidRDefault="00BC39BC" w:rsidP="009D4ED4">
            <w:pPr>
              <w:keepNext/>
              <w:spacing w:after="0"/>
              <w:jc w:val="left"/>
              <w:rPr>
                <w:sz w:val="18"/>
                <w:szCs w:val="18"/>
              </w:rPr>
            </w:pPr>
            <w:r w:rsidRPr="00FA0C91">
              <w:rPr>
                <w:sz w:val="18"/>
                <w:szCs w:val="18"/>
              </w:rPr>
              <w:t>Describe</w:t>
            </w:r>
            <w:r w:rsidR="00CD534E" w:rsidRPr="00FA0C91">
              <w:rPr>
                <w:sz w:val="18"/>
                <w:szCs w:val="18"/>
              </w:rPr>
              <w:t xml:space="preserve"> the extensions in the ISO 19115-3 metadata extension format and</w:t>
            </w:r>
            <w:r w:rsidRPr="00FA0C91">
              <w:rPr>
                <w:sz w:val="18"/>
                <w:szCs w:val="18"/>
              </w:rPr>
              <w:t xml:space="preserve"> extend the ISO metadata XSDs with new types.</w:t>
            </w:r>
          </w:p>
        </w:tc>
      </w:tr>
      <w:tr w:rsidR="001A5EFC" w:rsidRPr="00FA0C91" w14:paraId="6F118FB9" w14:textId="77777777" w:rsidTr="00CB0E74">
        <w:tblPrEx>
          <w:tblW w:w="0" w:type="auto"/>
          <w:tblCellMar>
            <w:top w:w="115" w:type="dxa"/>
            <w:left w:w="115" w:type="dxa"/>
            <w:bottom w:w="115" w:type="dxa"/>
            <w:right w:w="115" w:type="dxa"/>
          </w:tblCellMar>
          <w:tblPrExChange w:id="498" w:author="Teh Stand" w:date="2018-12-05T14:21:00Z">
            <w:tblPrEx>
              <w:tblW w:w="0" w:type="auto"/>
              <w:tblCellMar>
                <w:top w:w="115" w:type="dxa"/>
                <w:left w:w="115" w:type="dxa"/>
                <w:bottom w:w="115" w:type="dxa"/>
                <w:right w:w="115" w:type="dxa"/>
              </w:tblCellMar>
            </w:tblPrEx>
          </w:tblPrExChange>
        </w:tblPrEx>
        <w:trPr>
          <w:cantSplit/>
          <w:trPrChange w:id="499" w:author="Teh Stand" w:date="2018-12-05T14:21:00Z">
            <w:trPr>
              <w:gridAfter w:val="0"/>
            </w:trPr>
          </w:trPrChange>
        </w:trPr>
        <w:tc>
          <w:tcPr>
            <w:tcW w:w="2337" w:type="dxa"/>
            <w:tcPrChange w:id="500" w:author="Teh Stand" w:date="2018-12-05T14:21:00Z">
              <w:tcPr>
                <w:tcW w:w="2337" w:type="dxa"/>
                <w:gridSpan w:val="2"/>
              </w:tcPr>
            </w:tcPrChange>
          </w:tcPr>
          <w:p w14:paraId="3BF796AD" w14:textId="77777777" w:rsidR="001A5EFC" w:rsidRPr="00FA0C91" w:rsidRDefault="001A5EFC" w:rsidP="001A5EFC">
            <w:pPr>
              <w:spacing w:after="0"/>
              <w:jc w:val="left"/>
              <w:rPr>
                <w:sz w:val="18"/>
                <w:szCs w:val="18"/>
              </w:rPr>
            </w:pPr>
            <w:r w:rsidRPr="00FA0C91">
              <w:rPr>
                <w:sz w:val="18"/>
                <w:szCs w:val="18"/>
              </w:rPr>
              <w:lastRenderedPageBreak/>
              <w:t>Add values to an enumeration.</w:t>
            </w:r>
          </w:p>
          <w:p w14:paraId="1C235D56" w14:textId="245C44B0" w:rsidR="001A5EFC" w:rsidRPr="00FA0C91" w:rsidRDefault="001A5EFC" w:rsidP="001A5EFC">
            <w:pPr>
              <w:spacing w:after="0"/>
              <w:jc w:val="left"/>
              <w:rPr>
                <w:sz w:val="18"/>
                <w:szCs w:val="18"/>
              </w:rPr>
            </w:pPr>
            <w:r w:rsidRPr="00FA0C91">
              <w:rPr>
                <w:sz w:val="18"/>
                <w:szCs w:val="18"/>
              </w:rPr>
              <w:t>(Consider proposing its addition to S-100 generic metadata via an S-100 maintenance proposal instead of a product-specific extension.)</w:t>
            </w:r>
          </w:p>
        </w:tc>
        <w:tc>
          <w:tcPr>
            <w:tcW w:w="2337" w:type="dxa"/>
            <w:tcPrChange w:id="501" w:author="Teh Stand" w:date="2018-12-05T14:21:00Z">
              <w:tcPr>
                <w:tcW w:w="2337" w:type="dxa"/>
                <w:gridSpan w:val="2"/>
              </w:tcPr>
            </w:tcPrChange>
          </w:tcPr>
          <w:p w14:paraId="13C07381" w14:textId="2361C977" w:rsidR="001A5EFC" w:rsidRPr="00FA0C91" w:rsidRDefault="001A5EFC" w:rsidP="001A5EFC">
            <w:pPr>
              <w:spacing w:after="0"/>
              <w:jc w:val="left"/>
              <w:rPr>
                <w:sz w:val="18"/>
                <w:szCs w:val="18"/>
              </w:rPr>
            </w:pPr>
            <w:r w:rsidRPr="00FA0C91">
              <w:rPr>
                <w:sz w:val="18"/>
                <w:szCs w:val="18"/>
              </w:rPr>
              <w:t>Specialize the relevant S-100 metadata class and override the affected attribute.</w:t>
            </w:r>
          </w:p>
        </w:tc>
        <w:tc>
          <w:tcPr>
            <w:tcW w:w="2338" w:type="dxa"/>
            <w:tcPrChange w:id="502" w:author="Teh Stand" w:date="2018-12-05T14:21:00Z">
              <w:tcPr>
                <w:tcW w:w="2338" w:type="dxa"/>
                <w:gridSpan w:val="2"/>
              </w:tcPr>
            </w:tcPrChange>
          </w:tcPr>
          <w:p w14:paraId="591BC55F" w14:textId="337EA06D" w:rsidR="001A5EFC" w:rsidRPr="00FA0C91" w:rsidRDefault="001A5EFC" w:rsidP="001A5EFC">
            <w:pPr>
              <w:spacing w:after="0"/>
              <w:jc w:val="left"/>
              <w:rPr>
                <w:sz w:val="18"/>
                <w:szCs w:val="18"/>
              </w:rPr>
            </w:pPr>
            <w:r w:rsidRPr="00FA0C91">
              <w:rPr>
                <w:sz w:val="18"/>
                <w:szCs w:val="18"/>
              </w:rPr>
              <w:t>Describe the override and new data</w:t>
            </w:r>
            <w:ins w:id="503" w:author="Teh Stand" w:date="2018-12-05T14:21:00Z">
              <w:r w:rsidR="00CB0E74">
                <w:rPr>
                  <w:sz w:val="18"/>
                  <w:szCs w:val="18"/>
                </w:rPr>
                <w:t xml:space="preserve"> </w:t>
              </w:r>
            </w:ins>
            <w:r w:rsidRPr="00FA0C91">
              <w:rPr>
                <w:sz w:val="18"/>
                <w:szCs w:val="18"/>
              </w:rPr>
              <w:t>type in the appropriate tables.</w:t>
            </w:r>
          </w:p>
        </w:tc>
        <w:tc>
          <w:tcPr>
            <w:tcW w:w="2338" w:type="dxa"/>
            <w:tcPrChange w:id="504" w:author="Teh Stand" w:date="2018-12-05T14:21:00Z">
              <w:tcPr>
                <w:tcW w:w="2338" w:type="dxa"/>
                <w:gridSpan w:val="2"/>
              </w:tcPr>
            </w:tcPrChange>
          </w:tcPr>
          <w:p w14:paraId="196FBF7B" w14:textId="5EB12A95" w:rsidR="001A5EFC" w:rsidRPr="00FA0C91" w:rsidRDefault="001A5EFC" w:rsidP="001A5EFC">
            <w:pPr>
              <w:keepNext/>
              <w:spacing w:after="0"/>
              <w:jc w:val="left"/>
              <w:rPr>
                <w:sz w:val="18"/>
                <w:szCs w:val="18"/>
              </w:rPr>
            </w:pPr>
            <w:r w:rsidRPr="00FA0C91">
              <w:rPr>
                <w:sz w:val="18"/>
                <w:szCs w:val="18"/>
              </w:rPr>
              <w:t>XML schema override in a derived XSD. Ignore any warnings generated by generic constraint-checking rules. Define new constraint-checking rules if necessary.</w:t>
            </w:r>
          </w:p>
        </w:tc>
      </w:tr>
      <w:tr w:rsidR="001A5EFC" w:rsidRPr="00FA0C91" w14:paraId="3FF4DF65" w14:textId="77777777" w:rsidTr="009D4ED4">
        <w:tc>
          <w:tcPr>
            <w:tcW w:w="2337" w:type="dxa"/>
          </w:tcPr>
          <w:p w14:paraId="5A79BD8A" w14:textId="181D1E25" w:rsidR="001A5EFC" w:rsidRPr="00FA0C91" w:rsidRDefault="001A5EFC" w:rsidP="001A5EFC">
            <w:pPr>
              <w:spacing w:after="0"/>
              <w:jc w:val="left"/>
              <w:rPr>
                <w:sz w:val="18"/>
                <w:szCs w:val="18"/>
              </w:rPr>
            </w:pPr>
            <w:r w:rsidRPr="00FA0C91">
              <w:rPr>
                <w:sz w:val="18"/>
                <w:szCs w:val="18"/>
              </w:rPr>
              <w:t>Create new metadata codelist elements (expand a codelist.)</w:t>
            </w:r>
          </w:p>
        </w:tc>
        <w:tc>
          <w:tcPr>
            <w:tcW w:w="2337" w:type="dxa"/>
          </w:tcPr>
          <w:p w14:paraId="0B693F5D" w14:textId="70CEE030" w:rsidR="001A5EFC" w:rsidRPr="00FA0C91" w:rsidRDefault="00464B3D" w:rsidP="001A5EFC">
            <w:pPr>
              <w:spacing w:after="0"/>
              <w:jc w:val="left"/>
              <w:rPr>
                <w:sz w:val="18"/>
                <w:szCs w:val="18"/>
              </w:rPr>
            </w:pPr>
            <w:r w:rsidRPr="00FA0C91">
              <w:rPr>
                <w:sz w:val="18"/>
                <w:szCs w:val="18"/>
              </w:rPr>
              <w:t>Expand codelist in diagram(s). (Some codelists like languages may be too long for a UML diagram.)</w:t>
            </w:r>
          </w:p>
        </w:tc>
        <w:tc>
          <w:tcPr>
            <w:tcW w:w="2338" w:type="dxa"/>
          </w:tcPr>
          <w:p w14:paraId="5FB0794C" w14:textId="749456EC" w:rsidR="001A5EFC" w:rsidRPr="00FA0C91" w:rsidRDefault="00464B3D" w:rsidP="001A5EFC">
            <w:pPr>
              <w:spacing w:after="0"/>
              <w:jc w:val="left"/>
              <w:rPr>
                <w:sz w:val="18"/>
                <w:szCs w:val="18"/>
              </w:rPr>
            </w:pPr>
            <w:r w:rsidRPr="00FA0C91">
              <w:rPr>
                <w:sz w:val="18"/>
                <w:szCs w:val="18"/>
              </w:rPr>
              <w:t>Add codelist values to codelist table (if any), or document the new values using another method.</w:t>
            </w:r>
          </w:p>
        </w:tc>
        <w:tc>
          <w:tcPr>
            <w:tcW w:w="2338" w:type="dxa"/>
          </w:tcPr>
          <w:p w14:paraId="102A4063" w14:textId="45E188DD" w:rsidR="001A5EFC" w:rsidRPr="00FA0C91" w:rsidRDefault="00464B3D" w:rsidP="001A5EFC">
            <w:pPr>
              <w:keepNext/>
              <w:spacing w:after="0"/>
              <w:jc w:val="left"/>
              <w:rPr>
                <w:sz w:val="18"/>
                <w:szCs w:val="18"/>
              </w:rPr>
            </w:pPr>
            <w:r w:rsidRPr="00FA0C91">
              <w:rPr>
                <w:sz w:val="18"/>
                <w:szCs w:val="18"/>
              </w:rPr>
              <w:t>Add new value to appropriate codelist and GML dictionary files.</w:t>
            </w:r>
          </w:p>
        </w:tc>
      </w:tr>
      <w:tr w:rsidR="001A5EFC" w:rsidRPr="00FA0C91" w14:paraId="4D94A117" w14:textId="77777777" w:rsidTr="009D4ED4">
        <w:tc>
          <w:tcPr>
            <w:tcW w:w="2337" w:type="dxa"/>
          </w:tcPr>
          <w:p w14:paraId="1CD8BA6B" w14:textId="1BDD46F9" w:rsidR="001A5EFC" w:rsidRPr="00FA0C91" w:rsidDel="00CB0E74" w:rsidRDefault="001A5EFC" w:rsidP="001A5EFC">
            <w:pPr>
              <w:spacing w:after="0"/>
              <w:jc w:val="left"/>
              <w:rPr>
                <w:del w:id="505" w:author="Teh Stand" w:date="2018-12-05T14:22:00Z"/>
                <w:sz w:val="18"/>
                <w:szCs w:val="18"/>
              </w:rPr>
            </w:pPr>
            <w:r w:rsidRPr="00FA0C91">
              <w:rPr>
                <w:sz w:val="18"/>
                <w:szCs w:val="18"/>
              </w:rPr>
              <w:t>Create a new metadata codelist to replace the domain of an existing metadata</w:t>
            </w:r>
            <w:ins w:id="506" w:author="Teh Stand" w:date="2018-12-05T14:22:00Z">
              <w:r w:rsidR="00CB0E74">
                <w:rPr>
                  <w:sz w:val="18"/>
                  <w:szCs w:val="18"/>
                </w:rPr>
                <w:t xml:space="preserve"> </w:t>
              </w:r>
            </w:ins>
          </w:p>
          <w:p w14:paraId="09B0DD3E" w14:textId="0F194755" w:rsidR="001A5EFC" w:rsidRPr="00FA0C91" w:rsidRDefault="001A5EFC" w:rsidP="001A5EFC">
            <w:pPr>
              <w:spacing w:after="0"/>
              <w:jc w:val="left"/>
              <w:rPr>
                <w:sz w:val="18"/>
                <w:szCs w:val="18"/>
              </w:rPr>
            </w:pPr>
            <w:r w:rsidRPr="00FA0C91">
              <w:rPr>
                <w:sz w:val="18"/>
                <w:szCs w:val="18"/>
              </w:rPr>
              <w:t>element that has “free text” listed as its domain value.</w:t>
            </w:r>
            <w:r w:rsidR="00F66DE9" w:rsidRPr="00FA0C91">
              <w:rPr>
                <w:sz w:val="18"/>
                <w:szCs w:val="18"/>
              </w:rPr>
              <w:t xml:space="preserve"> (Note: Simply restricting the character strings as described in an earlier row is a simpler solution.)</w:t>
            </w:r>
          </w:p>
        </w:tc>
        <w:tc>
          <w:tcPr>
            <w:tcW w:w="2337" w:type="dxa"/>
          </w:tcPr>
          <w:p w14:paraId="612459A8" w14:textId="294C5034" w:rsidR="001A5EFC" w:rsidRPr="00FA0C91" w:rsidRDefault="00F66DE9" w:rsidP="001A5EFC">
            <w:pPr>
              <w:spacing w:after="0"/>
              <w:jc w:val="left"/>
              <w:rPr>
                <w:sz w:val="18"/>
                <w:szCs w:val="18"/>
              </w:rPr>
            </w:pPr>
            <w:r w:rsidRPr="00FA0C91">
              <w:rPr>
                <w:sz w:val="18"/>
                <w:szCs w:val="18"/>
              </w:rPr>
              <w:t>Specialize the relevant S-100 metadata class and override the affected attribute. Add a codelist UML element documenting the codelist.</w:t>
            </w:r>
          </w:p>
        </w:tc>
        <w:tc>
          <w:tcPr>
            <w:tcW w:w="2338" w:type="dxa"/>
          </w:tcPr>
          <w:p w14:paraId="4A905C78" w14:textId="5E2892E2" w:rsidR="001A5EFC" w:rsidRPr="00FA0C91" w:rsidRDefault="00F66DE9" w:rsidP="001A5EFC">
            <w:pPr>
              <w:spacing w:after="0"/>
              <w:jc w:val="left"/>
              <w:rPr>
                <w:sz w:val="18"/>
                <w:szCs w:val="18"/>
              </w:rPr>
            </w:pPr>
            <w:r w:rsidRPr="00FA0C91">
              <w:rPr>
                <w:sz w:val="18"/>
                <w:szCs w:val="18"/>
              </w:rPr>
              <w:t>Document the specialization and new codelist in appropriate tables.</w:t>
            </w:r>
          </w:p>
        </w:tc>
        <w:tc>
          <w:tcPr>
            <w:tcW w:w="2338" w:type="dxa"/>
          </w:tcPr>
          <w:p w14:paraId="5B84A74D" w14:textId="77777777" w:rsidR="00F66DE9" w:rsidRPr="00FA0C91" w:rsidRDefault="00F66DE9" w:rsidP="001A5EFC">
            <w:pPr>
              <w:keepNext/>
              <w:spacing w:after="0"/>
              <w:jc w:val="left"/>
              <w:rPr>
                <w:sz w:val="18"/>
                <w:szCs w:val="18"/>
              </w:rPr>
            </w:pPr>
            <w:r w:rsidRPr="00FA0C91">
              <w:rPr>
                <w:sz w:val="18"/>
                <w:szCs w:val="18"/>
              </w:rPr>
              <w:t>XML schema override in a derived XSD. Ignore any warnings generated by generic constraint-checking rules. Define new constraint-checking rules if necessary.</w:t>
            </w:r>
          </w:p>
          <w:p w14:paraId="1F384AA7" w14:textId="336241D7" w:rsidR="001A5EFC" w:rsidRPr="00FA0C91" w:rsidRDefault="00F66DE9" w:rsidP="001A5EFC">
            <w:pPr>
              <w:keepNext/>
              <w:spacing w:after="0"/>
              <w:jc w:val="left"/>
              <w:rPr>
                <w:sz w:val="18"/>
                <w:szCs w:val="18"/>
              </w:rPr>
            </w:pPr>
            <w:r w:rsidRPr="00FA0C91">
              <w:rPr>
                <w:sz w:val="18"/>
                <w:szCs w:val="18"/>
              </w:rPr>
              <w:t>Add new codelist to appropriate codelist and GML dictionary files.</w:t>
            </w:r>
          </w:p>
        </w:tc>
      </w:tr>
      <w:tr w:rsidR="001A5EFC" w:rsidRPr="00FA0C91" w14:paraId="2E501DAC" w14:textId="77777777" w:rsidTr="009D4ED4">
        <w:tc>
          <w:tcPr>
            <w:tcW w:w="2337" w:type="dxa"/>
          </w:tcPr>
          <w:p w14:paraId="35B395F8" w14:textId="607A8555" w:rsidR="001A5EFC" w:rsidRPr="00FA0C91" w:rsidRDefault="001A5EFC" w:rsidP="001A5EFC">
            <w:pPr>
              <w:spacing w:after="0"/>
              <w:jc w:val="left"/>
              <w:rPr>
                <w:sz w:val="18"/>
                <w:szCs w:val="18"/>
              </w:rPr>
            </w:pPr>
            <w:r w:rsidRPr="00FA0C91">
              <w:rPr>
                <w:sz w:val="18"/>
                <w:szCs w:val="18"/>
              </w:rPr>
              <w:t>No value for a mandatory attribute</w:t>
            </w:r>
          </w:p>
        </w:tc>
        <w:tc>
          <w:tcPr>
            <w:tcW w:w="2337" w:type="dxa"/>
          </w:tcPr>
          <w:p w14:paraId="458D1F8A" w14:textId="6B0BE9EF" w:rsidR="001A5EFC" w:rsidRPr="00FA0C91" w:rsidRDefault="001A5EFC" w:rsidP="001A5EFC">
            <w:pPr>
              <w:spacing w:after="0"/>
              <w:jc w:val="left"/>
              <w:rPr>
                <w:sz w:val="18"/>
                <w:szCs w:val="18"/>
              </w:rPr>
            </w:pPr>
            <w:r w:rsidRPr="00FA0C91">
              <w:rPr>
                <w:sz w:val="18"/>
                <w:szCs w:val="18"/>
              </w:rPr>
              <w:t>None</w:t>
            </w:r>
          </w:p>
        </w:tc>
        <w:tc>
          <w:tcPr>
            <w:tcW w:w="2338" w:type="dxa"/>
          </w:tcPr>
          <w:p w14:paraId="51FFBFCF" w14:textId="06372BA0" w:rsidR="001A5EFC" w:rsidRPr="00FA0C91" w:rsidRDefault="001A5EFC" w:rsidP="001A5EFC">
            <w:pPr>
              <w:spacing w:after="0"/>
              <w:jc w:val="left"/>
              <w:rPr>
                <w:sz w:val="18"/>
                <w:szCs w:val="18"/>
              </w:rPr>
            </w:pPr>
            <w:r w:rsidRPr="00FA0C91">
              <w:rPr>
                <w:sz w:val="18"/>
                <w:szCs w:val="18"/>
              </w:rPr>
              <w:t>Specify that the mandatory attribute must be nilled or assigned one of the allowed values as a fixed default.</w:t>
            </w:r>
          </w:p>
        </w:tc>
        <w:tc>
          <w:tcPr>
            <w:tcW w:w="2338" w:type="dxa"/>
          </w:tcPr>
          <w:p w14:paraId="5B6E3766" w14:textId="3ED9D591" w:rsidR="001A5EFC" w:rsidRPr="00FA0C91" w:rsidRDefault="001A5EFC" w:rsidP="001A5EFC">
            <w:pPr>
              <w:keepNext/>
              <w:spacing w:after="0"/>
              <w:jc w:val="left"/>
              <w:rPr>
                <w:sz w:val="18"/>
                <w:szCs w:val="18"/>
              </w:rPr>
            </w:pPr>
            <w:r w:rsidRPr="00FA0C91">
              <w:rPr>
                <w:sz w:val="18"/>
                <w:szCs w:val="18"/>
              </w:rPr>
              <w:t>Rule to check the value.</w:t>
            </w:r>
          </w:p>
        </w:tc>
      </w:tr>
    </w:tbl>
    <w:p w14:paraId="645A97B9" w14:textId="77777777" w:rsidR="0019570E" w:rsidRPr="0019570E" w:rsidRDefault="0019570E" w:rsidP="0019570E">
      <w:pPr>
        <w:spacing w:after="0" w:line="240" w:lineRule="auto"/>
        <w:rPr>
          <w:ins w:id="507" w:author="Teh Stand" w:date="2018-12-05T14:25:00Z"/>
          <w:sz w:val="18"/>
          <w:szCs w:val="18"/>
        </w:rPr>
      </w:pPr>
      <w:bookmarkStart w:id="508" w:name="_Ref523244717"/>
    </w:p>
    <w:p w14:paraId="61858D3A" w14:textId="500AB5F8" w:rsidR="00065C87" w:rsidRPr="0019570E" w:rsidRDefault="00B70E55" w:rsidP="0019570E">
      <w:pPr>
        <w:pStyle w:val="Caption"/>
        <w:spacing w:before="0" w:after="200" w:line="240" w:lineRule="auto"/>
        <w:jc w:val="center"/>
        <w:rPr>
          <w:rFonts w:asciiTheme="minorHAnsi" w:hAnsiTheme="minorHAnsi" w:cstheme="minorHAnsi"/>
          <w:b w:val="0"/>
          <w:i/>
          <w:color w:val="44546A" w:themeColor="text2"/>
          <w:sz w:val="18"/>
          <w:szCs w:val="18"/>
        </w:rPr>
      </w:pPr>
      <w:r w:rsidRPr="0019570E">
        <w:rPr>
          <w:rFonts w:asciiTheme="minorHAnsi" w:hAnsiTheme="minorHAnsi" w:cstheme="minorHAnsi"/>
          <w:b w:val="0"/>
          <w:i/>
          <w:color w:val="44546A" w:themeColor="text2"/>
          <w:sz w:val="18"/>
          <w:szCs w:val="18"/>
        </w:rPr>
        <w:t xml:space="preserve">Table </w:t>
      </w:r>
      <w:r w:rsidRPr="0019570E">
        <w:rPr>
          <w:rFonts w:asciiTheme="minorHAnsi" w:hAnsiTheme="minorHAnsi" w:cstheme="minorHAnsi"/>
          <w:b w:val="0"/>
          <w:i/>
          <w:color w:val="44546A" w:themeColor="text2"/>
          <w:sz w:val="18"/>
          <w:szCs w:val="18"/>
        </w:rPr>
        <w:fldChar w:fldCharType="begin"/>
      </w:r>
      <w:r w:rsidRPr="0019570E">
        <w:rPr>
          <w:rFonts w:asciiTheme="minorHAnsi" w:hAnsiTheme="minorHAnsi" w:cstheme="minorHAnsi"/>
          <w:b w:val="0"/>
          <w:i/>
          <w:color w:val="44546A" w:themeColor="text2"/>
          <w:sz w:val="18"/>
          <w:szCs w:val="18"/>
        </w:rPr>
        <w:instrText xml:space="preserve"> STYLEREF 1 \s </w:instrText>
      </w:r>
      <w:r w:rsidRPr="0019570E">
        <w:rPr>
          <w:rFonts w:asciiTheme="minorHAnsi" w:hAnsiTheme="minorHAnsi" w:cstheme="minorHAnsi"/>
          <w:b w:val="0"/>
          <w:i/>
          <w:color w:val="44546A" w:themeColor="text2"/>
          <w:sz w:val="18"/>
          <w:szCs w:val="18"/>
        </w:rPr>
        <w:fldChar w:fldCharType="separate"/>
      </w:r>
      <w:r w:rsidR="00EE40A9" w:rsidRPr="0019570E">
        <w:rPr>
          <w:rFonts w:asciiTheme="minorHAnsi" w:hAnsiTheme="minorHAnsi" w:cstheme="minorHAnsi"/>
          <w:b w:val="0"/>
          <w:i/>
          <w:noProof/>
          <w:color w:val="44546A" w:themeColor="text2"/>
          <w:sz w:val="18"/>
          <w:szCs w:val="18"/>
        </w:rPr>
        <w:t>12</w:t>
      </w:r>
      <w:r w:rsidRPr="0019570E">
        <w:rPr>
          <w:rFonts w:asciiTheme="minorHAnsi" w:hAnsiTheme="minorHAnsi" w:cstheme="minorHAnsi"/>
          <w:b w:val="0"/>
          <w:i/>
          <w:color w:val="44546A" w:themeColor="text2"/>
          <w:sz w:val="18"/>
          <w:szCs w:val="18"/>
        </w:rPr>
        <w:fldChar w:fldCharType="end"/>
      </w:r>
      <w:r w:rsidRPr="0019570E">
        <w:rPr>
          <w:rFonts w:asciiTheme="minorHAnsi" w:hAnsiTheme="minorHAnsi" w:cstheme="minorHAnsi"/>
          <w:b w:val="0"/>
          <w:i/>
          <w:color w:val="44546A" w:themeColor="text2"/>
          <w:sz w:val="18"/>
          <w:szCs w:val="18"/>
        </w:rPr>
        <w:noBreakHyphen/>
      </w:r>
      <w:r w:rsidRPr="0019570E">
        <w:rPr>
          <w:rFonts w:asciiTheme="minorHAnsi" w:hAnsiTheme="minorHAnsi" w:cstheme="minorHAnsi"/>
          <w:b w:val="0"/>
          <w:i/>
          <w:color w:val="44546A" w:themeColor="text2"/>
          <w:sz w:val="18"/>
          <w:szCs w:val="18"/>
        </w:rPr>
        <w:fldChar w:fldCharType="begin"/>
      </w:r>
      <w:r w:rsidRPr="0019570E">
        <w:rPr>
          <w:rFonts w:asciiTheme="minorHAnsi" w:hAnsiTheme="minorHAnsi" w:cstheme="minorHAnsi"/>
          <w:b w:val="0"/>
          <w:i/>
          <w:color w:val="44546A" w:themeColor="text2"/>
          <w:sz w:val="18"/>
          <w:szCs w:val="18"/>
        </w:rPr>
        <w:instrText xml:space="preserve"> SEQ Table \* ARABIC \s 1 </w:instrText>
      </w:r>
      <w:r w:rsidRPr="0019570E">
        <w:rPr>
          <w:rFonts w:asciiTheme="minorHAnsi" w:hAnsiTheme="minorHAnsi" w:cstheme="minorHAnsi"/>
          <w:b w:val="0"/>
          <w:i/>
          <w:color w:val="44546A" w:themeColor="text2"/>
          <w:sz w:val="18"/>
          <w:szCs w:val="18"/>
        </w:rPr>
        <w:fldChar w:fldCharType="separate"/>
      </w:r>
      <w:r w:rsidR="00EE40A9" w:rsidRPr="0019570E">
        <w:rPr>
          <w:rFonts w:asciiTheme="minorHAnsi" w:hAnsiTheme="minorHAnsi" w:cstheme="minorHAnsi"/>
          <w:b w:val="0"/>
          <w:i/>
          <w:noProof/>
          <w:color w:val="44546A" w:themeColor="text2"/>
          <w:sz w:val="18"/>
          <w:szCs w:val="18"/>
        </w:rPr>
        <w:t>1</w:t>
      </w:r>
      <w:r w:rsidRPr="0019570E">
        <w:rPr>
          <w:rFonts w:asciiTheme="minorHAnsi" w:hAnsiTheme="minorHAnsi" w:cstheme="minorHAnsi"/>
          <w:b w:val="0"/>
          <w:i/>
          <w:color w:val="44546A" w:themeColor="text2"/>
          <w:sz w:val="18"/>
          <w:szCs w:val="18"/>
        </w:rPr>
        <w:fldChar w:fldCharType="end"/>
      </w:r>
      <w:bookmarkEnd w:id="508"/>
      <w:ins w:id="509" w:author="Teh Stand" w:date="2018-12-05T14:33:00Z">
        <w:r w:rsidR="00D4206B">
          <w:rPr>
            <w:rFonts w:asciiTheme="minorHAnsi" w:hAnsiTheme="minorHAnsi" w:cstheme="minorHAnsi"/>
            <w:b w:val="0"/>
            <w:i/>
            <w:color w:val="44546A" w:themeColor="text2"/>
            <w:sz w:val="18"/>
            <w:szCs w:val="18"/>
          </w:rPr>
          <w:t xml:space="preserve"> -</w:t>
        </w:r>
      </w:ins>
      <w:del w:id="510" w:author="Teh Stand" w:date="2018-12-05T14:33:00Z">
        <w:r w:rsidRPr="0019570E" w:rsidDel="00D4206B">
          <w:rPr>
            <w:rFonts w:asciiTheme="minorHAnsi" w:hAnsiTheme="minorHAnsi" w:cstheme="minorHAnsi"/>
            <w:b w:val="0"/>
            <w:i/>
            <w:color w:val="44546A" w:themeColor="text2"/>
            <w:sz w:val="18"/>
            <w:szCs w:val="18"/>
          </w:rPr>
          <w:delText>.</w:delText>
        </w:r>
      </w:del>
      <w:r w:rsidRPr="0019570E">
        <w:rPr>
          <w:rFonts w:asciiTheme="minorHAnsi" w:hAnsiTheme="minorHAnsi" w:cstheme="minorHAnsi"/>
          <w:b w:val="0"/>
          <w:i/>
          <w:color w:val="44546A" w:themeColor="text2"/>
          <w:sz w:val="18"/>
          <w:szCs w:val="18"/>
        </w:rPr>
        <w:t xml:space="preserve"> Specifying</w:t>
      </w:r>
      <w:r w:rsidR="006E30DE" w:rsidRPr="0019570E">
        <w:rPr>
          <w:rFonts w:asciiTheme="minorHAnsi" w:hAnsiTheme="minorHAnsi" w:cstheme="minorHAnsi"/>
          <w:b w:val="0"/>
          <w:i/>
          <w:color w:val="44546A" w:themeColor="text2"/>
          <w:sz w:val="18"/>
          <w:szCs w:val="18"/>
        </w:rPr>
        <w:t xml:space="preserve"> metadata in </w:t>
      </w:r>
      <w:r w:rsidR="00C62E69">
        <w:rPr>
          <w:rFonts w:asciiTheme="minorHAnsi" w:hAnsiTheme="minorHAnsi" w:cstheme="minorHAnsi"/>
          <w:b w:val="0"/>
          <w:i/>
          <w:color w:val="44546A" w:themeColor="text2"/>
          <w:sz w:val="18"/>
          <w:szCs w:val="18"/>
        </w:rPr>
        <w:t>E</w:t>
      </w:r>
      <w:r w:rsidR="006E30DE" w:rsidRPr="0019570E">
        <w:rPr>
          <w:rFonts w:asciiTheme="minorHAnsi" w:hAnsiTheme="minorHAnsi" w:cstheme="minorHAnsi"/>
          <w:b w:val="0"/>
          <w:i/>
          <w:color w:val="44546A" w:themeColor="text2"/>
          <w:sz w:val="18"/>
          <w:szCs w:val="18"/>
        </w:rPr>
        <w:t xml:space="preserve">exchange </w:t>
      </w:r>
      <w:r w:rsidR="00C62E69">
        <w:rPr>
          <w:rFonts w:asciiTheme="minorHAnsi" w:hAnsiTheme="minorHAnsi" w:cstheme="minorHAnsi"/>
          <w:b w:val="0"/>
          <w:i/>
          <w:color w:val="44546A" w:themeColor="text2"/>
          <w:sz w:val="18"/>
          <w:szCs w:val="18"/>
        </w:rPr>
        <w:t>C</w:t>
      </w:r>
      <w:r w:rsidR="006E30DE" w:rsidRPr="0019570E">
        <w:rPr>
          <w:rFonts w:asciiTheme="minorHAnsi" w:hAnsiTheme="minorHAnsi" w:cstheme="minorHAnsi"/>
          <w:b w:val="0"/>
          <w:i/>
          <w:color w:val="44546A" w:themeColor="text2"/>
          <w:sz w:val="18"/>
          <w:szCs w:val="18"/>
        </w:rPr>
        <w:t>atalogues</w:t>
      </w:r>
      <w:r w:rsidRPr="0019570E">
        <w:rPr>
          <w:rFonts w:asciiTheme="minorHAnsi" w:hAnsiTheme="minorHAnsi" w:cstheme="minorHAnsi"/>
          <w:b w:val="0"/>
          <w:i/>
          <w:color w:val="44546A" w:themeColor="text2"/>
          <w:sz w:val="18"/>
          <w:szCs w:val="18"/>
        </w:rPr>
        <w:t xml:space="preserve"> for </w:t>
      </w:r>
      <w:r w:rsidR="006E30DE" w:rsidRPr="0019570E">
        <w:rPr>
          <w:rFonts w:asciiTheme="minorHAnsi" w:hAnsiTheme="minorHAnsi" w:cstheme="minorHAnsi"/>
          <w:b w:val="0"/>
          <w:i/>
          <w:color w:val="44546A" w:themeColor="text2"/>
          <w:sz w:val="18"/>
          <w:szCs w:val="18"/>
        </w:rPr>
        <w:t xml:space="preserve">individual </w:t>
      </w:r>
      <w:r w:rsidR="00C62E69">
        <w:rPr>
          <w:rFonts w:asciiTheme="minorHAnsi" w:hAnsiTheme="minorHAnsi" w:cstheme="minorHAnsi"/>
          <w:b w:val="0"/>
          <w:i/>
          <w:color w:val="44546A" w:themeColor="text2"/>
          <w:sz w:val="18"/>
          <w:szCs w:val="18"/>
        </w:rPr>
        <w:t>P</w:t>
      </w:r>
      <w:r w:rsidR="009D4ED4" w:rsidRPr="0019570E">
        <w:rPr>
          <w:rFonts w:asciiTheme="minorHAnsi" w:hAnsiTheme="minorHAnsi" w:cstheme="minorHAnsi"/>
          <w:b w:val="0"/>
          <w:i/>
          <w:color w:val="44546A" w:themeColor="text2"/>
          <w:sz w:val="18"/>
          <w:szCs w:val="18"/>
        </w:rPr>
        <w:t xml:space="preserve">roduct </w:t>
      </w:r>
      <w:r w:rsidR="00C62E69">
        <w:rPr>
          <w:rFonts w:asciiTheme="minorHAnsi" w:hAnsiTheme="minorHAnsi" w:cstheme="minorHAnsi"/>
          <w:b w:val="0"/>
          <w:i/>
          <w:color w:val="44546A" w:themeColor="text2"/>
          <w:sz w:val="18"/>
          <w:szCs w:val="18"/>
        </w:rPr>
        <w:t>S</w:t>
      </w:r>
      <w:r w:rsidR="009D4ED4" w:rsidRPr="0019570E">
        <w:rPr>
          <w:rFonts w:asciiTheme="minorHAnsi" w:hAnsiTheme="minorHAnsi" w:cstheme="minorHAnsi"/>
          <w:b w:val="0"/>
          <w:i/>
          <w:color w:val="44546A" w:themeColor="text2"/>
          <w:sz w:val="18"/>
          <w:szCs w:val="18"/>
        </w:rPr>
        <w:t>pecifications</w:t>
      </w:r>
    </w:p>
    <w:p w14:paraId="5807B46A" w14:textId="4D9503D6" w:rsidR="002938EC" w:rsidRPr="00FA0C91" w:rsidDel="0019570E" w:rsidRDefault="002938EC" w:rsidP="00D10293">
      <w:pPr>
        <w:rPr>
          <w:del w:id="511" w:author="Teh Stand" w:date="2018-12-05T14:26:00Z"/>
        </w:rPr>
      </w:pPr>
    </w:p>
    <w:p w14:paraId="59177A57" w14:textId="74FBEDC9" w:rsidR="00D10293" w:rsidRPr="0019570E" w:rsidRDefault="002E42AD" w:rsidP="0019570E">
      <w:pPr>
        <w:spacing w:after="160" w:line="240" w:lineRule="auto"/>
        <w:rPr>
          <w:rFonts w:asciiTheme="minorHAnsi" w:hAnsiTheme="minorHAnsi" w:cstheme="minorHAnsi"/>
          <w:sz w:val="22"/>
          <w:szCs w:val="22"/>
        </w:rPr>
      </w:pPr>
      <w:r w:rsidRPr="0019570E">
        <w:rPr>
          <w:rFonts w:asciiTheme="minorHAnsi" w:hAnsiTheme="minorHAnsi" w:cstheme="minorHAnsi"/>
          <w:sz w:val="22"/>
          <w:szCs w:val="22"/>
        </w:rPr>
        <w:t xml:space="preserve">Product </w:t>
      </w:r>
      <w:r w:rsidR="00C62E69">
        <w:rPr>
          <w:rFonts w:asciiTheme="minorHAnsi" w:hAnsiTheme="minorHAnsi" w:cstheme="minorHAnsi"/>
          <w:sz w:val="22"/>
          <w:szCs w:val="22"/>
        </w:rPr>
        <w:t>S</w:t>
      </w:r>
      <w:r w:rsidRPr="0019570E">
        <w:rPr>
          <w:rFonts w:asciiTheme="minorHAnsi" w:hAnsiTheme="minorHAnsi" w:cstheme="minorHAnsi"/>
          <w:sz w:val="22"/>
          <w:szCs w:val="22"/>
        </w:rPr>
        <w:t xml:space="preserve">pecifications should not clone and rename classes, attributes, and enumerations defined in the generic model, but instead extend the generic model as </w:t>
      </w:r>
      <w:r w:rsidR="00F212F3" w:rsidRPr="0019570E">
        <w:rPr>
          <w:rFonts w:asciiTheme="minorHAnsi" w:hAnsiTheme="minorHAnsi" w:cstheme="minorHAnsi"/>
          <w:sz w:val="22"/>
          <w:szCs w:val="22"/>
        </w:rPr>
        <w:t>needed</w:t>
      </w:r>
      <w:r w:rsidRPr="0019570E">
        <w:rPr>
          <w:rFonts w:asciiTheme="minorHAnsi" w:hAnsiTheme="minorHAnsi" w:cstheme="minorHAnsi"/>
          <w:sz w:val="22"/>
          <w:szCs w:val="22"/>
        </w:rPr>
        <w:t>. This requirement helps keep</w:t>
      </w:r>
      <w:del w:id="512" w:author="Teh Stand" w:date="2018-12-05T14:26:00Z">
        <w:r w:rsidRPr="0019570E" w:rsidDel="0019570E">
          <w:rPr>
            <w:rFonts w:asciiTheme="minorHAnsi" w:hAnsiTheme="minorHAnsi" w:cstheme="minorHAnsi"/>
            <w:sz w:val="22"/>
            <w:szCs w:val="22"/>
          </w:rPr>
          <w:delText>s</w:delText>
        </w:r>
      </w:del>
      <w:r w:rsidRPr="0019570E">
        <w:rPr>
          <w:rFonts w:asciiTheme="minorHAnsi" w:hAnsiTheme="minorHAnsi" w:cstheme="minorHAnsi"/>
          <w:sz w:val="22"/>
          <w:szCs w:val="22"/>
        </w:rPr>
        <w:t xml:space="preserve"> product-specific and generic S-100 metadata harmonized as both S-100 and the </w:t>
      </w:r>
      <w:r w:rsidR="00C62E69">
        <w:rPr>
          <w:rFonts w:asciiTheme="minorHAnsi" w:hAnsiTheme="minorHAnsi" w:cstheme="minorHAnsi"/>
          <w:sz w:val="22"/>
          <w:szCs w:val="22"/>
        </w:rPr>
        <w:t>P</w:t>
      </w:r>
      <w:r w:rsidRPr="0019570E">
        <w:rPr>
          <w:rFonts w:asciiTheme="minorHAnsi" w:hAnsiTheme="minorHAnsi" w:cstheme="minorHAnsi"/>
          <w:sz w:val="22"/>
          <w:szCs w:val="22"/>
        </w:rPr>
        <w:t xml:space="preserve">roduct </w:t>
      </w:r>
      <w:r w:rsidR="00C62E69">
        <w:rPr>
          <w:rFonts w:asciiTheme="minorHAnsi" w:hAnsiTheme="minorHAnsi" w:cstheme="minorHAnsi"/>
          <w:sz w:val="22"/>
          <w:szCs w:val="22"/>
        </w:rPr>
        <w:t>S</w:t>
      </w:r>
      <w:r w:rsidRPr="0019570E">
        <w:rPr>
          <w:rFonts w:asciiTheme="minorHAnsi" w:hAnsiTheme="minorHAnsi" w:cstheme="minorHAnsi"/>
          <w:sz w:val="22"/>
          <w:szCs w:val="22"/>
        </w:rPr>
        <w:t xml:space="preserve">pecifications evolve over successive versions. Cloning and renaming classes and attributes will result in different branches of metadata. The divergence of metadata branches will increase as both S-100 and </w:t>
      </w:r>
      <w:r w:rsidR="00C62E69">
        <w:rPr>
          <w:rFonts w:asciiTheme="minorHAnsi" w:hAnsiTheme="minorHAnsi" w:cstheme="minorHAnsi"/>
          <w:sz w:val="22"/>
          <w:szCs w:val="22"/>
        </w:rPr>
        <w:t>P</w:t>
      </w:r>
      <w:r w:rsidRPr="0019570E">
        <w:rPr>
          <w:rFonts w:asciiTheme="minorHAnsi" w:hAnsiTheme="minorHAnsi" w:cstheme="minorHAnsi"/>
          <w:sz w:val="22"/>
          <w:szCs w:val="22"/>
        </w:rPr>
        <w:t xml:space="preserve">roduct </w:t>
      </w:r>
      <w:r w:rsidR="00C62E69">
        <w:rPr>
          <w:rFonts w:asciiTheme="minorHAnsi" w:hAnsiTheme="minorHAnsi" w:cstheme="minorHAnsi"/>
          <w:sz w:val="22"/>
          <w:szCs w:val="22"/>
        </w:rPr>
        <w:t>S</w:t>
      </w:r>
      <w:r w:rsidRPr="0019570E">
        <w:rPr>
          <w:rFonts w:asciiTheme="minorHAnsi" w:hAnsiTheme="minorHAnsi" w:cstheme="minorHAnsi"/>
          <w:sz w:val="22"/>
          <w:szCs w:val="22"/>
        </w:rPr>
        <w:t xml:space="preserve">pecifications evolve over successive versions. One consequence will </w:t>
      </w:r>
      <w:r w:rsidR="008C2C30" w:rsidRPr="0019570E">
        <w:rPr>
          <w:rFonts w:asciiTheme="minorHAnsi" w:hAnsiTheme="minorHAnsi" w:cstheme="minorHAnsi"/>
          <w:sz w:val="22"/>
          <w:szCs w:val="22"/>
        </w:rPr>
        <w:t xml:space="preserve">be </w:t>
      </w:r>
      <w:r w:rsidRPr="0019570E">
        <w:rPr>
          <w:rFonts w:asciiTheme="minorHAnsi" w:hAnsiTheme="minorHAnsi" w:cstheme="minorHAnsi"/>
          <w:sz w:val="22"/>
          <w:szCs w:val="22"/>
        </w:rPr>
        <w:t>a need for implementations to have independent product-specific metadata processing modules. This situation would be undesirable for products that are processed by the same application (such as generic viewers, ECDIS, or ECS).</w:t>
      </w:r>
    </w:p>
    <w:p w14:paraId="13625ACD" w14:textId="2ED550E7" w:rsidR="00D10293" w:rsidRPr="0019570E" w:rsidRDefault="00D10293" w:rsidP="0019570E">
      <w:pPr>
        <w:spacing w:after="160" w:line="240" w:lineRule="auto"/>
        <w:rPr>
          <w:rFonts w:asciiTheme="minorHAnsi" w:hAnsiTheme="minorHAnsi" w:cstheme="minorHAnsi"/>
          <w:sz w:val="22"/>
          <w:szCs w:val="22"/>
        </w:rPr>
      </w:pPr>
      <w:r w:rsidRPr="0019570E">
        <w:rPr>
          <w:rFonts w:asciiTheme="minorHAnsi" w:hAnsiTheme="minorHAnsi" w:cstheme="minorHAnsi"/>
          <w:sz w:val="22"/>
          <w:szCs w:val="22"/>
        </w:rPr>
        <w:t xml:space="preserve">A typical </w:t>
      </w:r>
      <w:r w:rsidR="00153E23">
        <w:rPr>
          <w:rFonts w:asciiTheme="minorHAnsi" w:hAnsiTheme="minorHAnsi" w:cstheme="minorHAnsi"/>
          <w:sz w:val="22"/>
          <w:szCs w:val="22"/>
        </w:rPr>
        <w:t>P</w:t>
      </w:r>
      <w:r w:rsidR="00153E23" w:rsidRPr="0019570E">
        <w:rPr>
          <w:rFonts w:asciiTheme="minorHAnsi" w:hAnsiTheme="minorHAnsi" w:cstheme="minorHAnsi"/>
          <w:sz w:val="22"/>
          <w:szCs w:val="22"/>
        </w:rPr>
        <w:t xml:space="preserve">roduct </w:t>
      </w:r>
      <w:r w:rsidR="00153E23">
        <w:rPr>
          <w:rFonts w:asciiTheme="minorHAnsi" w:hAnsiTheme="minorHAnsi" w:cstheme="minorHAnsi"/>
          <w:sz w:val="22"/>
          <w:szCs w:val="22"/>
        </w:rPr>
        <w:t>S</w:t>
      </w:r>
      <w:r w:rsidR="00153E23" w:rsidRPr="0019570E">
        <w:rPr>
          <w:rFonts w:asciiTheme="minorHAnsi" w:hAnsiTheme="minorHAnsi" w:cstheme="minorHAnsi"/>
          <w:sz w:val="22"/>
          <w:szCs w:val="22"/>
        </w:rPr>
        <w:t xml:space="preserve">pecification </w:t>
      </w:r>
      <w:r w:rsidR="00153E23">
        <w:rPr>
          <w:rFonts w:asciiTheme="minorHAnsi" w:hAnsiTheme="minorHAnsi" w:cstheme="minorHAnsi"/>
          <w:sz w:val="22"/>
          <w:szCs w:val="22"/>
        </w:rPr>
        <w:t>E</w:t>
      </w:r>
      <w:r w:rsidR="00153E23" w:rsidRPr="0019570E">
        <w:rPr>
          <w:rFonts w:asciiTheme="minorHAnsi" w:hAnsiTheme="minorHAnsi" w:cstheme="minorHAnsi"/>
          <w:sz w:val="22"/>
          <w:szCs w:val="22"/>
        </w:rPr>
        <w:t xml:space="preserve">xchange </w:t>
      </w:r>
      <w:r w:rsidR="00153E23">
        <w:rPr>
          <w:rFonts w:asciiTheme="minorHAnsi" w:hAnsiTheme="minorHAnsi" w:cstheme="minorHAnsi"/>
          <w:sz w:val="22"/>
          <w:szCs w:val="22"/>
        </w:rPr>
        <w:t>C</w:t>
      </w:r>
      <w:r w:rsidR="00153E23" w:rsidRPr="0019570E">
        <w:rPr>
          <w:rFonts w:asciiTheme="minorHAnsi" w:hAnsiTheme="minorHAnsi" w:cstheme="minorHAnsi"/>
          <w:sz w:val="22"/>
          <w:szCs w:val="22"/>
        </w:rPr>
        <w:t xml:space="preserve">atalogue </w:t>
      </w:r>
      <w:r w:rsidRPr="0019570E">
        <w:rPr>
          <w:rFonts w:asciiTheme="minorHAnsi" w:hAnsiTheme="minorHAnsi" w:cstheme="minorHAnsi"/>
          <w:sz w:val="22"/>
          <w:szCs w:val="22"/>
        </w:rPr>
        <w:t>UML diagram is reproduced in</w:t>
      </w:r>
      <w:r w:rsidR="0019570E">
        <w:rPr>
          <w:rFonts w:asciiTheme="minorHAnsi" w:hAnsiTheme="minorHAnsi" w:cstheme="minorHAnsi"/>
          <w:sz w:val="22"/>
          <w:szCs w:val="22"/>
        </w:rPr>
        <w:t xml:space="preserve"> Figure 12-2</w:t>
      </w:r>
      <w:r w:rsidRPr="0019570E">
        <w:rPr>
          <w:rFonts w:asciiTheme="minorHAnsi" w:hAnsiTheme="minorHAnsi" w:cstheme="minorHAnsi"/>
          <w:sz w:val="22"/>
          <w:szCs w:val="22"/>
        </w:rPr>
        <w:t>. Compare to</w:t>
      </w:r>
      <w:r w:rsidR="0019570E">
        <w:rPr>
          <w:rFonts w:asciiTheme="minorHAnsi" w:hAnsiTheme="minorHAnsi" w:cstheme="minorHAnsi"/>
          <w:sz w:val="22"/>
          <w:szCs w:val="22"/>
        </w:rPr>
        <w:t xml:space="preserve"> Figure 12-1</w:t>
      </w:r>
      <w:r w:rsidRPr="0019570E">
        <w:rPr>
          <w:rFonts w:asciiTheme="minorHAnsi" w:hAnsiTheme="minorHAnsi" w:cstheme="minorHAnsi"/>
          <w:sz w:val="22"/>
          <w:szCs w:val="22"/>
        </w:rPr>
        <w:t>, noting the omission of attributes for vertical and sounding datum from dataset discovery metadata and restrictions of support file format and data format enumerations.</w:t>
      </w:r>
    </w:p>
    <w:p w14:paraId="514417CF" w14:textId="381973DC" w:rsidR="002E42AD" w:rsidRPr="0019570E" w:rsidRDefault="002E42AD" w:rsidP="0019570E">
      <w:pPr>
        <w:spacing w:after="160" w:line="240" w:lineRule="auto"/>
        <w:rPr>
          <w:rFonts w:asciiTheme="minorHAnsi" w:hAnsiTheme="minorHAnsi" w:cstheme="minorHAnsi"/>
          <w:sz w:val="22"/>
          <w:szCs w:val="22"/>
        </w:rPr>
      </w:pPr>
    </w:p>
    <w:p w14:paraId="052AEF8C" w14:textId="2CED6F1D" w:rsidR="002E42AD" w:rsidRPr="00FA0C91" w:rsidRDefault="00D90F68" w:rsidP="003E2BCB">
      <w:pPr>
        <w:keepNext/>
      </w:pPr>
      <w:r w:rsidRPr="00FA0C91">
        <w:rPr>
          <w:noProof/>
          <w:lang w:val="fr-FR" w:eastAsia="fr-FR"/>
        </w:rPr>
        <w:lastRenderedPageBreak/>
        <w:drawing>
          <wp:inline distT="0" distB="0" distL="0" distR="0" wp14:anchorId="0997AF86" wp14:editId="64FC3010">
            <wp:extent cx="5943600" cy="58464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127 ExchangeSetMetadata.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5846445"/>
                    </a:xfrm>
                    <a:prstGeom prst="rect">
                      <a:avLst/>
                    </a:prstGeom>
                  </pic:spPr>
                </pic:pic>
              </a:graphicData>
            </a:graphic>
          </wp:inline>
        </w:drawing>
      </w:r>
    </w:p>
    <w:p w14:paraId="5B347BB7" w14:textId="7D110FFE" w:rsidR="002E42AD" w:rsidRPr="00D4206B" w:rsidRDefault="002E42AD" w:rsidP="00D4206B">
      <w:pPr>
        <w:pStyle w:val="Caption"/>
        <w:jc w:val="center"/>
        <w:rPr>
          <w:rFonts w:asciiTheme="minorHAnsi" w:hAnsiTheme="minorHAnsi" w:cstheme="minorHAnsi"/>
          <w:b w:val="0"/>
          <w:i/>
          <w:color w:val="44546A" w:themeColor="text2"/>
          <w:sz w:val="18"/>
          <w:szCs w:val="18"/>
        </w:rPr>
      </w:pPr>
      <w:bookmarkStart w:id="513" w:name="_Ref523274868"/>
      <w:r w:rsidRPr="00D4206B">
        <w:rPr>
          <w:rFonts w:asciiTheme="minorHAnsi" w:hAnsiTheme="minorHAnsi" w:cstheme="minorHAnsi"/>
          <w:b w:val="0"/>
          <w:i/>
          <w:color w:val="44546A" w:themeColor="text2"/>
          <w:sz w:val="18"/>
          <w:szCs w:val="18"/>
        </w:rPr>
        <w:t xml:space="preserve">Figure </w:t>
      </w:r>
      <w:r w:rsidRPr="00D4206B">
        <w:rPr>
          <w:rFonts w:asciiTheme="minorHAnsi" w:hAnsiTheme="minorHAnsi" w:cstheme="minorHAnsi"/>
          <w:b w:val="0"/>
          <w:i/>
          <w:color w:val="44546A" w:themeColor="text2"/>
          <w:sz w:val="18"/>
          <w:szCs w:val="18"/>
        </w:rPr>
        <w:fldChar w:fldCharType="begin"/>
      </w:r>
      <w:r w:rsidRPr="00D4206B">
        <w:rPr>
          <w:rFonts w:asciiTheme="minorHAnsi" w:hAnsiTheme="minorHAnsi" w:cstheme="minorHAnsi"/>
          <w:b w:val="0"/>
          <w:i/>
          <w:color w:val="44546A" w:themeColor="text2"/>
          <w:sz w:val="18"/>
          <w:szCs w:val="18"/>
        </w:rPr>
        <w:instrText xml:space="preserve"> STYLEREF 1 \s </w:instrText>
      </w:r>
      <w:r w:rsidRPr="00D4206B">
        <w:rPr>
          <w:rFonts w:asciiTheme="minorHAnsi" w:hAnsiTheme="minorHAnsi" w:cstheme="minorHAnsi"/>
          <w:b w:val="0"/>
          <w:i/>
          <w:color w:val="44546A" w:themeColor="text2"/>
          <w:sz w:val="18"/>
          <w:szCs w:val="18"/>
        </w:rPr>
        <w:fldChar w:fldCharType="separate"/>
      </w:r>
      <w:r w:rsidR="00EE40A9" w:rsidRPr="00D4206B">
        <w:rPr>
          <w:rFonts w:asciiTheme="minorHAnsi" w:hAnsiTheme="minorHAnsi" w:cstheme="minorHAnsi"/>
          <w:b w:val="0"/>
          <w:i/>
          <w:noProof/>
          <w:color w:val="44546A" w:themeColor="text2"/>
          <w:sz w:val="18"/>
          <w:szCs w:val="18"/>
        </w:rPr>
        <w:t>12</w:t>
      </w:r>
      <w:r w:rsidRPr="00D4206B">
        <w:rPr>
          <w:rFonts w:asciiTheme="minorHAnsi" w:hAnsiTheme="minorHAnsi" w:cstheme="minorHAnsi"/>
          <w:b w:val="0"/>
          <w:i/>
          <w:color w:val="44546A" w:themeColor="text2"/>
          <w:sz w:val="18"/>
          <w:szCs w:val="18"/>
        </w:rPr>
        <w:fldChar w:fldCharType="end"/>
      </w:r>
      <w:r w:rsidRPr="00D4206B">
        <w:rPr>
          <w:rFonts w:asciiTheme="minorHAnsi" w:hAnsiTheme="minorHAnsi" w:cstheme="minorHAnsi"/>
          <w:b w:val="0"/>
          <w:i/>
          <w:color w:val="44546A" w:themeColor="text2"/>
          <w:sz w:val="18"/>
          <w:szCs w:val="18"/>
        </w:rPr>
        <w:noBreakHyphen/>
      </w:r>
      <w:r w:rsidRPr="00D4206B">
        <w:rPr>
          <w:rFonts w:asciiTheme="minorHAnsi" w:hAnsiTheme="minorHAnsi" w:cstheme="minorHAnsi"/>
          <w:b w:val="0"/>
          <w:i/>
          <w:color w:val="44546A" w:themeColor="text2"/>
          <w:sz w:val="18"/>
          <w:szCs w:val="18"/>
        </w:rPr>
        <w:fldChar w:fldCharType="begin"/>
      </w:r>
      <w:r w:rsidRPr="00D4206B">
        <w:rPr>
          <w:rFonts w:asciiTheme="minorHAnsi" w:hAnsiTheme="minorHAnsi" w:cstheme="minorHAnsi"/>
          <w:b w:val="0"/>
          <w:i/>
          <w:color w:val="44546A" w:themeColor="text2"/>
          <w:sz w:val="18"/>
          <w:szCs w:val="18"/>
        </w:rPr>
        <w:instrText xml:space="preserve"> SEQ Figure \* ARABIC \s 1 </w:instrText>
      </w:r>
      <w:r w:rsidRPr="00D4206B">
        <w:rPr>
          <w:rFonts w:asciiTheme="minorHAnsi" w:hAnsiTheme="minorHAnsi" w:cstheme="minorHAnsi"/>
          <w:b w:val="0"/>
          <w:i/>
          <w:color w:val="44546A" w:themeColor="text2"/>
          <w:sz w:val="18"/>
          <w:szCs w:val="18"/>
        </w:rPr>
        <w:fldChar w:fldCharType="separate"/>
      </w:r>
      <w:r w:rsidR="00EE40A9" w:rsidRPr="00D4206B">
        <w:rPr>
          <w:rFonts w:asciiTheme="minorHAnsi" w:hAnsiTheme="minorHAnsi" w:cstheme="minorHAnsi"/>
          <w:b w:val="0"/>
          <w:i/>
          <w:noProof/>
          <w:color w:val="44546A" w:themeColor="text2"/>
          <w:sz w:val="18"/>
          <w:szCs w:val="18"/>
        </w:rPr>
        <w:t>2</w:t>
      </w:r>
      <w:r w:rsidRPr="00D4206B">
        <w:rPr>
          <w:rFonts w:asciiTheme="minorHAnsi" w:hAnsiTheme="minorHAnsi" w:cstheme="minorHAnsi"/>
          <w:b w:val="0"/>
          <w:i/>
          <w:color w:val="44546A" w:themeColor="text2"/>
          <w:sz w:val="18"/>
          <w:szCs w:val="18"/>
        </w:rPr>
        <w:fldChar w:fldCharType="end"/>
      </w:r>
      <w:bookmarkEnd w:id="513"/>
      <w:r w:rsidRPr="00D4206B">
        <w:rPr>
          <w:rFonts w:asciiTheme="minorHAnsi" w:hAnsiTheme="minorHAnsi" w:cstheme="minorHAnsi"/>
          <w:b w:val="0"/>
          <w:i/>
          <w:color w:val="44546A" w:themeColor="text2"/>
          <w:sz w:val="18"/>
          <w:szCs w:val="18"/>
        </w:rPr>
        <w:t xml:space="preserve">. Exchange </w:t>
      </w:r>
      <w:r w:rsidR="00153E23">
        <w:rPr>
          <w:rFonts w:asciiTheme="minorHAnsi" w:hAnsiTheme="minorHAnsi" w:cstheme="minorHAnsi"/>
          <w:b w:val="0"/>
          <w:i/>
          <w:color w:val="44546A" w:themeColor="text2"/>
          <w:sz w:val="18"/>
          <w:szCs w:val="18"/>
        </w:rPr>
        <w:t>C</w:t>
      </w:r>
      <w:r w:rsidR="00153E23" w:rsidRPr="00D4206B">
        <w:rPr>
          <w:rFonts w:asciiTheme="minorHAnsi" w:hAnsiTheme="minorHAnsi" w:cstheme="minorHAnsi"/>
          <w:b w:val="0"/>
          <w:i/>
          <w:color w:val="44546A" w:themeColor="text2"/>
          <w:sz w:val="18"/>
          <w:szCs w:val="18"/>
        </w:rPr>
        <w:t xml:space="preserve">atalogue </w:t>
      </w:r>
      <w:r w:rsidRPr="00D4206B">
        <w:rPr>
          <w:rFonts w:asciiTheme="minorHAnsi" w:hAnsiTheme="minorHAnsi" w:cstheme="minorHAnsi"/>
          <w:b w:val="0"/>
          <w:i/>
          <w:color w:val="44546A" w:themeColor="text2"/>
          <w:sz w:val="18"/>
          <w:szCs w:val="18"/>
        </w:rPr>
        <w:t>metadata classes for S-127 (Marine Traffic Management)</w:t>
      </w:r>
    </w:p>
    <w:p w14:paraId="46CF54B3" w14:textId="1581F629" w:rsidR="007B3592" w:rsidRPr="00FA0C91" w:rsidDel="00D4206B" w:rsidRDefault="007B3592" w:rsidP="00692A2B">
      <w:pPr>
        <w:tabs>
          <w:tab w:val="left" w:pos="851"/>
        </w:tabs>
        <w:spacing w:line="240" w:lineRule="auto"/>
        <w:ind w:left="851" w:hanging="851"/>
        <w:rPr>
          <w:del w:id="514" w:author="Teh Stand" w:date="2018-12-05T14:32:00Z"/>
        </w:rPr>
      </w:pPr>
      <w:bookmarkStart w:id="515" w:name="_Toc532213707"/>
      <w:bookmarkEnd w:id="515"/>
    </w:p>
    <w:p w14:paraId="779F4118" w14:textId="4BE5C7BB" w:rsidR="00B553C5" w:rsidRPr="00FA0C91" w:rsidRDefault="006E30DE" w:rsidP="00692A2B">
      <w:pPr>
        <w:pStyle w:val="Heading3"/>
        <w:numPr>
          <w:ilvl w:val="2"/>
          <w:numId w:val="147"/>
        </w:numPr>
        <w:tabs>
          <w:tab w:val="clear" w:pos="660"/>
          <w:tab w:val="clear" w:pos="880"/>
          <w:tab w:val="left" w:pos="851"/>
        </w:tabs>
        <w:spacing w:line="240" w:lineRule="auto"/>
        <w:ind w:left="851" w:hanging="851"/>
      </w:pPr>
      <w:bookmarkStart w:id="516" w:name="_Toc532213708"/>
      <w:r w:rsidRPr="00FA0C91">
        <w:t>Extensions in ISO metadata files</w:t>
      </w:r>
      <w:bookmarkEnd w:id="516"/>
    </w:p>
    <w:p w14:paraId="0700B19D" w14:textId="11E13A89" w:rsidR="00D90F68" w:rsidRPr="00692A2B" w:rsidRDefault="00D90F68" w:rsidP="00692A2B">
      <w:pPr>
        <w:spacing w:after="160" w:line="240" w:lineRule="auto"/>
        <w:rPr>
          <w:rFonts w:asciiTheme="minorHAnsi" w:hAnsiTheme="minorHAnsi" w:cstheme="minorHAnsi"/>
          <w:sz w:val="22"/>
          <w:szCs w:val="22"/>
        </w:rPr>
      </w:pPr>
      <w:r w:rsidRPr="00692A2B">
        <w:rPr>
          <w:rFonts w:asciiTheme="minorHAnsi" w:hAnsiTheme="minorHAnsi" w:cstheme="minorHAnsi"/>
          <w:sz w:val="22"/>
          <w:szCs w:val="22"/>
        </w:rPr>
        <w:t xml:space="preserve">S-100 </w:t>
      </w:r>
      <w:ins w:id="517" w:author="Teh Stand" w:date="2018-12-05T15:39:00Z">
        <w:r w:rsidR="00692A2B">
          <w:rPr>
            <w:rFonts w:asciiTheme="minorHAnsi" w:hAnsiTheme="minorHAnsi" w:cstheme="minorHAnsi"/>
            <w:sz w:val="22"/>
            <w:szCs w:val="22"/>
          </w:rPr>
          <w:t xml:space="preserve">Part 4a, </w:t>
        </w:r>
      </w:ins>
      <w:r w:rsidRPr="00692A2B">
        <w:rPr>
          <w:rFonts w:asciiTheme="minorHAnsi" w:hAnsiTheme="minorHAnsi" w:cstheme="minorHAnsi"/>
          <w:sz w:val="22"/>
          <w:szCs w:val="22"/>
        </w:rPr>
        <w:t xml:space="preserve">clause 4a-5.6.5 specifies how extensions must be documented. This specification is derived from the ISO </w:t>
      </w:r>
      <w:r w:rsidR="00692A2B">
        <w:rPr>
          <w:rFonts w:asciiTheme="minorHAnsi" w:hAnsiTheme="minorHAnsi" w:cstheme="minorHAnsi"/>
          <w:sz w:val="22"/>
          <w:szCs w:val="22"/>
        </w:rPr>
        <w:t>S</w:t>
      </w:r>
      <w:r w:rsidR="00692A2B" w:rsidRPr="00692A2B">
        <w:rPr>
          <w:rFonts w:asciiTheme="minorHAnsi" w:hAnsiTheme="minorHAnsi" w:cstheme="minorHAnsi"/>
          <w:sz w:val="22"/>
          <w:szCs w:val="22"/>
        </w:rPr>
        <w:t>pecification</w:t>
      </w:r>
      <w:r w:rsidRPr="00692A2B">
        <w:rPr>
          <w:rFonts w:asciiTheme="minorHAnsi" w:hAnsiTheme="minorHAnsi" w:cstheme="minorHAnsi"/>
          <w:sz w:val="22"/>
          <w:szCs w:val="22"/>
        </w:rPr>
        <w:t>.</w:t>
      </w:r>
    </w:p>
    <w:p w14:paraId="367492DB" w14:textId="1F5F085A" w:rsidR="0075692D" w:rsidRPr="00FA0C91" w:rsidRDefault="0075692D" w:rsidP="00692A2B">
      <w:pPr>
        <w:pStyle w:val="Heading3"/>
        <w:numPr>
          <w:ilvl w:val="2"/>
          <w:numId w:val="147"/>
        </w:numPr>
        <w:tabs>
          <w:tab w:val="clear" w:pos="660"/>
          <w:tab w:val="clear" w:pos="880"/>
          <w:tab w:val="left" w:pos="851"/>
        </w:tabs>
        <w:spacing w:line="240" w:lineRule="auto"/>
        <w:ind w:left="851" w:hanging="851"/>
      </w:pPr>
      <w:bookmarkStart w:id="518" w:name="_Ref523233739"/>
      <w:bookmarkStart w:id="519" w:name="_Toc532213709"/>
      <w:r w:rsidRPr="00FA0C91">
        <w:t>Data protection, authentication, and encryption</w:t>
      </w:r>
      <w:bookmarkEnd w:id="518"/>
      <w:bookmarkEnd w:id="519"/>
    </w:p>
    <w:p w14:paraId="5B592486" w14:textId="511AE499" w:rsidR="00F8053A" w:rsidRPr="00692A2B" w:rsidRDefault="00F8053A" w:rsidP="00692A2B">
      <w:pPr>
        <w:spacing w:after="60" w:line="240" w:lineRule="auto"/>
        <w:rPr>
          <w:rFonts w:asciiTheme="minorHAnsi" w:hAnsiTheme="minorHAnsi" w:cstheme="minorHAnsi"/>
          <w:sz w:val="22"/>
          <w:szCs w:val="22"/>
        </w:rPr>
      </w:pPr>
      <w:r w:rsidRPr="00692A2B">
        <w:rPr>
          <w:rFonts w:asciiTheme="minorHAnsi" w:hAnsiTheme="minorHAnsi" w:cstheme="minorHAnsi"/>
          <w:sz w:val="22"/>
          <w:szCs w:val="22"/>
        </w:rPr>
        <w:t xml:space="preserve">The purpose of data protection </w:t>
      </w:r>
      <w:r w:rsidR="00373EA1" w:rsidRPr="00692A2B">
        <w:rPr>
          <w:rFonts w:asciiTheme="minorHAnsi" w:hAnsiTheme="minorHAnsi" w:cstheme="minorHAnsi"/>
          <w:sz w:val="22"/>
          <w:szCs w:val="22"/>
        </w:rPr>
        <w:t xml:space="preserve">in S-100 </w:t>
      </w:r>
      <w:r w:rsidRPr="00692A2B">
        <w:rPr>
          <w:rFonts w:asciiTheme="minorHAnsi" w:hAnsiTheme="minorHAnsi" w:cstheme="minorHAnsi"/>
          <w:sz w:val="22"/>
          <w:szCs w:val="22"/>
        </w:rPr>
        <w:t>is threefold:</w:t>
      </w:r>
    </w:p>
    <w:p w14:paraId="4212CAEA" w14:textId="3DDBDB89" w:rsidR="00F8053A" w:rsidRPr="00692A2B" w:rsidRDefault="00F8053A" w:rsidP="00692A2B">
      <w:pPr>
        <w:pStyle w:val="ListParagraph"/>
        <w:numPr>
          <w:ilvl w:val="0"/>
          <w:numId w:val="124"/>
        </w:numPr>
        <w:spacing w:before="0" w:after="60" w:line="240" w:lineRule="auto"/>
        <w:rPr>
          <w:rFonts w:asciiTheme="minorHAnsi" w:hAnsiTheme="minorHAnsi" w:cstheme="minorHAnsi"/>
          <w:sz w:val="22"/>
          <w:szCs w:val="22"/>
        </w:rPr>
      </w:pPr>
      <w:r w:rsidRPr="00692A2B">
        <w:rPr>
          <w:rFonts w:asciiTheme="minorHAnsi" w:hAnsiTheme="minorHAnsi" w:cstheme="minorHAnsi"/>
          <w:sz w:val="22"/>
          <w:szCs w:val="22"/>
        </w:rPr>
        <w:t xml:space="preserve">Piracy </w:t>
      </w:r>
      <w:r w:rsidR="00EE4B58" w:rsidRPr="00692A2B">
        <w:rPr>
          <w:rFonts w:asciiTheme="minorHAnsi" w:hAnsiTheme="minorHAnsi" w:cstheme="minorHAnsi"/>
          <w:sz w:val="22"/>
          <w:szCs w:val="22"/>
        </w:rPr>
        <w:t>p</w:t>
      </w:r>
      <w:r w:rsidRPr="00692A2B">
        <w:rPr>
          <w:rFonts w:asciiTheme="minorHAnsi" w:hAnsiTheme="minorHAnsi" w:cstheme="minorHAnsi"/>
          <w:sz w:val="22"/>
          <w:szCs w:val="22"/>
        </w:rPr>
        <w:t>rotection: To prevent unauthorized use of data by encrypting the product information.</w:t>
      </w:r>
    </w:p>
    <w:p w14:paraId="0D8D3A02" w14:textId="2F01847D" w:rsidR="00F8053A" w:rsidRPr="00692A2B" w:rsidRDefault="00F8053A" w:rsidP="00692A2B">
      <w:pPr>
        <w:pStyle w:val="ListParagraph"/>
        <w:numPr>
          <w:ilvl w:val="0"/>
          <w:numId w:val="124"/>
        </w:numPr>
        <w:spacing w:before="0" w:after="60" w:line="240" w:lineRule="auto"/>
        <w:rPr>
          <w:rFonts w:asciiTheme="minorHAnsi" w:hAnsiTheme="minorHAnsi" w:cstheme="minorHAnsi"/>
          <w:sz w:val="22"/>
          <w:szCs w:val="22"/>
        </w:rPr>
      </w:pPr>
      <w:r w:rsidRPr="00692A2B">
        <w:rPr>
          <w:rFonts w:asciiTheme="minorHAnsi" w:hAnsiTheme="minorHAnsi" w:cstheme="minorHAnsi"/>
          <w:sz w:val="22"/>
          <w:szCs w:val="22"/>
        </w:rPr>
        <w:t xml:space="preserve">Selective </w:t>
      </w:r>
      <w:r w:rsidR="00EE4B58" w:rsidRPr="00692A2B">
        <w:rPr>
          <w:rFonts w:asciiTheme="minorHAnsi" w:hAnsiTheme="minorHAnsi" w:cstheme="minorHAnsi"/>
          <w:sz w:val="22"/>
          <w:szCs w:val="22"/>
        </w:rPr>
        <w:t>a</w:t>
      </w:r>
      <w:r w:rsidRPr="00692A2B">
        <w:rPr>
          <w:rFonts w:asciiTheme="minorHAnsi" w:hAnsiTheme="minorHAnsi" w:cstheme="minorHAnsi"/>
          <w:sz w:val="22"/>
          <w:szCs w:val="22"/>
        </w:rPr>
        <w:t>ccess: To restrict access to only the products for which a customer has acquired a license.</w:t>
      </w:r>
    </w:p>
    <w:p w14:paraId="1EFE4B6B" w14:textId="5B4F9400" w:rsidR="001C7EE3" w:rsidRPr="00692A2B" w:rsidRDefault="00F8053A" w:rsidP="00692A2B">
      <w:pPr>
        <w:pStyle w:val="ListParagraph"/>
        <w:numPr>
          <w:ilvl w:val="0"/>
          <w:numId w:val="124"/>
        </w:numPr>
        <w:spacing w:before="0" w:after="160" w:line="240" w:lineRule="auto"/>
        <w:rPr>
          <w:rFonts w:asciiTheme="minorHAnsi" w:hAnsiTheme="minorHAnsi" w:cstheme="minorHAnsi"/>
          <w:sz w:val="22"/>
          <w:szCs w:val="22"/>
        </w:rPr>
      </w:pPr>
      <w:r w:rsidRPr="00692A2B">
        <w:rPr>
          <w:rFonts w:asciiTheme="minorHAnsi" w:hAnsiTheme="minorHAnsi" w:cstheme="minorHAnsi"/>
          <w:sz w:val="22"/>
          <w:szCs w:val="22"/>
        </w:rPr>
        <w:lastRenderedPageBreak/>
        <w:t xml:space="preserve">Authentication: To provide assurance that the </w:t>
      </w:r>
      <w:r w:rsidR="00597E74" w:rsidRPr="00692A2B">
        <w:rPr>
          <w:rFonts w:asciiTheme="minorHAnsi" w:hAnsiTheme="minorHAnsi" w:cstheme="minorHAnsi"/>
          <w:sz w:val="22"/>
          <w:szCs w:val="22"/>
        </w:rPr>
        <w:t>products were actually created and distributed by the producers and distributors who are identified as such in the product</w:t>
      </w:r>
      <w:r w:rsidR="00A00FDE" w:rsidRPr="00692A2B">
        <w:rPr>
          <w:rFonts w:asciiTheme="minorHAnsi" w:hAnsiTheme="minorHAnsi" w:cstheme="minorHAnsi"/>
          <w:sz w:val="22"/>
          <w:szCs w:val="22"/>
        </w:rPr>
        <w:t xml:space="preserve"> package or data</w:t>
      </w:r>
      <w:r w:rsidR="008E03C0" w:rsidRPr="00692A2B">
        <w:rPr>
          <w:rFonts w:asciiTheme="minorHAnsi" w:hAnsiTheme="minorHAnsi" w:cstheme="minorHAnsi"/>
          <w:sz w:val="22"/>
          <w:szCs w:val="22"/>
        </w:rPr>
        <w:t>sets</w:t>
      </w:r>
      <w:r w:rsidRPr="00692A2B">
        <w:rPr>
          <w:rFonts w:asciiTheme="minorHAnsi" w:hAnsiTheme="minorHAnsi" w:cstheme="minorHAnsi"/>
          <w:sz w:val="22"/>
          <w:szCs w:val="22"/>
        </w:rPr>
        <w:t>.</w:t>
      </w:r>
    </w:p>
    <w:p w14:paraId="56D55392" w14:textId="2554F229" w:rsidR="00683EDA" w:rsidRPr="00692A2B" w:rsidRDefault="00683EDA" w:rsidP="00692A2B">
      <w:pPr>
        <w:spacing w:after="160" w:line="240" w:lineRule="auto"/>
        <w:rPr>
          <w:rFonts w:asciiTheme="minorHAnsi" w:hAnsiTheme="minorHAnsi" w:cstheme="minorHAnsi"/>
          <w:sz w:val="22"/>
          <w:szCs w:val="22"/>
        </w:rPr>
      </w:pPr>
      <w:r w:rsidRPr="00692A2B">
        <w:rPr>
          <w:rFonts w:asciiTheme="minorHAnsi" w:hAnsiTheme="minorHAnsi" w:cstheme="minorHAnsi"/>
          <w:sz w:val="22"/>
          <w:szCs w:val="22"/>
        </w:rPr>
        <w:t>Piracy protection and selective access are achieved by encrypting the products and providing data permits to decrypt them. Data permits have an expiration date to enable access to the products for a licensed period. Authentication is provided by means of digital signatures applied to the product files.</w:t>
      </w:r>
      <w:r w:rsidR="007260AD" w:rsidRPr="00692A2B">
        <w:rPr>
          <w:rFonts w:asciiTheme="minorHAnsi" w:hAnsiTheme="minorHAnsi" w:cstheme="minorHAnsi"/>
          <w:sz w:val="22"/>
          <w:szCs w:val="22"/>
        </w:rPr>
        <w:t xml:space="preserve"> </w:t>
      </w:r>
      <w:r w:rsidRPr="00692A2B">
        <w:rPr>
          <w:rFonts w:asciiTheme="minorHAnsi" w:hAnsiTheme="minorHAnsi" w:cstheme="minorHAnsi"/>
          <w:sz w:val="22"/>
          <w:szCs w:val="22"/>
        </w:rPr>
        <w:t xml:space="preserve">Selective access to individual products is supported by providing users with a licensed set of data permits. </w:t>
      </w:r>
      <w:r w:rsidR="00EE4B58" w:rsidRPr="00692A2B">
        <w:rPr>
          <w:rFonts w:asciiTheme="minorHAnsi" w:hAnsiTheme="minorHAnsi" w:cstheme="minorHAnsi"/>
          <w:sz w:val="22"/>
          <w:szCs w:val="22"/>
        </w:rPr>
        <w:t>The</w:t>
      </w:r>
      <w:r w:rsidRPr="00692A2B">
        <w:rPr>
          <w:rFonts w:asciiTheme="minorHAnsi" w:hAnsiTheme="minorHAnsi" w:cstheme="minorHAnsi"/>
          <w:sz w:val="22"/>
          <w:szCs w:val="22"/>
        </w:rPr>
        <w:t xml:space="preserve"> license is created using a unique hardware identifier of the target system and is unique to each Data Client. Consequently</w:t>
      </w:r>
      <w:r w:rsidR="00386F2E" w:rsidRPr="00692A2B">
        <w:rPr>
          <w:rFonts w:asciiTheme="minorHAnsi" w:hAnsiTheme="minorHAnsi" w:cstheme="minorHAnsi"/>
          <w:sz w:val="22"/>
          <w:szCs w:val="22"/>
        </w:rPr>
        <w:t>,</w:t>
      </w:r>
      <w:r w:rsidRPr="00692A2B">
        <w:rPr>
          <w:rFonts w:asciiTheme="minorHAnsi" w:hAnsiTheme="minorHAnsi" w:cstheme="minorHAnsi"/>
          <w:sz w:val="22"/>
          <w:szCs w:val="22"/>
        </w:rPr>
        <w:t xml:space="preserve"> licenses cannot be exchanged between individual Data Clients.</w:t>
      </w:r>
    </w:p>
    <w:p w14:paraId="6ED69E8B" w14:textId="633D087C" w:rsidR="00A63E51" w:rsidRPr="00FA0C91" w:rsidRDefault="007A2070" w:rsidP="00B419D5">
      <w:pPr>
        <w:pStyle w:val="Heading4"/>
        <w:tabs>
          <w:tab w:val="clear" w:pos="940"/>
          <w:tab w:val="left" w:pos="851"/>
        </w:tabs>
        <w:spacing w:line="240" w:lineRule="auto"/>
        <w:ind w:left="851" w:hanging="851"/>
      </w:pPr>
      <w:r w:rsidRPr="00FA0C91">
        <w:t>A</w:t>
      </w:r>
      <w:r w:rsidR="00A63E51" w:rsidRPr="00FA0C91">
        <w:t>pplication of protection measures</w:t>
      </w:r>
    </w:p>
    <w:p w14:paraId="7EDB1703" w14:textId="094569DF" w:rsidR="00A63E51" w:rsidRPr="00B419D5" w:rsidRDefault="00A63E51" w:rsidP="00B419D5">
      <w:pPr>
        <w:spacing w:after="160" w:line="240" w:lineRule="auto"/>
        <w:rPr>
          <w:rFonts w:asciiTheme="minorHAnsi" w:hAnsiTheme="minorHAnsi" w:cstheme="minorHAnsi"/>
          <w:sz w:val="22"/>
          <w:szCs w:val="22"/>
        </w:rPr>
      </w:pPr>
      <w:r w:rsidRPr="00B419D5">
        <w:rPr>
          <w:rFonts w:asciiTheme="minorHAnsi" w:hAnsiTheme="minorHAnsi" w:cstheme="minorHAnsi"/>
          <w:sz w:val="22"/>
          <w:szCs w:val="22"/>
        </w:rPr>
        <w:t xml:space="preserve">Product </w:t>
      </w:r>
      <w:r w:rsidR="00C62E69">
        <w:rPr>
          <w:rFonts w:asciiTheme="minorHAnsi" w:hAnsiTheme="minorHAnsi" w:cstheme="minorHAnsi"/>
          <w:sz w:val="22"/>
          <w:szCs w:val="22"/>
        </w:rPr>
        <w:t>S</w:t>
      </w:r>
      <w:r w:rsidRPr="00B419D5">
        <w:rPr>
          <w:rFonts w:asciiTheme="minorHAnsi" w:hAnsiTheme="minorHAnsi" w:cstheme="minorHAnsi"/>
          <w:sz w:val="22"/>
          <w:szCs w:val="22"/>
        </w:rPr>
        <w:t xml:space="preserve">pecifications should specify whether datasets must, must not, or may be encrypted using the S-100 recommended security scheme using the </w:t>
      </w:r>
      <w:r w:rsidRPr="00B419D5">
        <w:rPr>
          <w:rFonts w:asciiTheme="minorHAnsi" w:hAnsiTheme="minorHAnsi" w:cstheme="minorHAnsi"/>
          <w:i/>
          <w:sz w:val="22"/>
          <w:szCs w:val="22"/>
        </w:rPr>
        <w:t>dataProtection</w:t>
      </w:r>
      <w:r w:rsidRPr="00B419D5">
        <w:rPr>
          <w:rFonts w:asciiTheme="minorHAnsi" w:hAnsiTheme="minorHAnsi" w:cstheme="minorHAnsi"/>
          <w:sz w:val="22"/>
          <w:szCs w:val="22"/>
        </w:rPr>
        <w:t xml:space="preserve"> attribute of </w:t>
      </w:r>
      <w:r w:rsidRPr="00B419D5">
        <w:rPr>
          <w:rFonts w:asciiTheme="minorHAnsi" w:hAnsiTheme="minorHAnsi" w:cstheme="minorHAnsi"/>
          <w:b/>
          <w:sz w:val="22"/>
          <w:szCs w:val="22"/>
        </w:rPr>
        <w:t>S100_DatasetDiscoveryMetadata</w:t>
      </w:r>
      <w:r w:rsidRPr="00B419D5">
        <w:rPr>
          <w:rFonts w:asciiTheme="minorHAnsi" w:hAnsiTheme="minorHAnsi" w:cstheme="minorHAnsi"/>
          <w:sz w:val="22"/>
          <w:szCs w:val="22"/>
        </w:rPr>
        <w:t xml:space="preserve"> (see</w:t>
      </w:r>
      <w:r w:rsidR="00B419D5">
        <w:rPr>
          <w:rFonts w:asciiTheme="minorHAnsi" w:hAnsiTheme="minorHAnsi" w:cstheme="minorHAnsi"/>
          <w:sz w:val="22"/>
          <w:szCs w:val="22"/>
        </w:rPr>
        <w:t xml:space="preserve"> Figure 12-1</w:t>
      </w:r>
      <w:r w:rsidRPr="00B419D5">
        <w:rPr>
          <w:rFonts w:asciiTheme="minorHAnsi" w:hAnsiTheme="minorHAnsi" w:cstheme="minorHAnsi"/>
          <w:sz w:val="22"/>
          <w:szCs w:val="22"/>
        </w:rPr>
        <w:t xml:space="preserve">). If this Boolean attribute is set to TRUE the co-attribute </w:t>
      </w:r>
      <w:r w:rsidRPr="00B419D5">
        <w:rPr>
          <w:rFonts w:asciiTheme="minorHAnsi" w:hAnsiTheme="minorHAnsi" w:cstheme="minorHAnsi"/>
          <w:i/>
          <w:sz w:val="22"/>
          <w:szCs w:val="22"/>
        </w:rPr>
        <w:t>protectionScheme</w:t>
      </w:r>
      <w:r w:rsidRPr="00B419D5">
        <w:rPr>
          <w:rFonts w:asciiTheme="minorHAnsi" w:hAnsiTheme="minorHAnsi" w:cstheme="minorHAnsi"/>
          <w:sz w:val="22"/>
          <w:szCs w:val="22"/>
        </w:rPr>
        <w:t xml:space="preserve"> must also be assigned a value from the enumeration of security schemes (</w:t>
      </w:r>
      <w:r w:rsidRPr="00B419D5">
        <w:rPr>
          <w:rFonts w:asciiTheme="minorHAnsi" w:hAnsiTheme="minorHAnsi" w:cstheme="minorHAnsi"/>
          <w:b/>
          <w:sz w:val="22"/>
          <w:szCs w:val="22"/>
        </w:rPr>
        <w:t>S100_ProtectionScheme</w:t>
      </w:r>
      <w:r w:rsidRPr="00B419D5">
        <w:rPr>
          <w:rFonts w:asciiTheme="minorHAnsi" w:hAnsiTheme="minorHAnsi" w:cstheme="minorHAnsi"/>
          <w:sz w:val="22"/>
          <w:szCs w:val="22"/>
        </w:rPr>
        <w:t xml:space="preserve"> in</w:t>
      </w:r>
      <w:r w:rsidR="00B419D5">
        <w:rPr>
          <w:rFonts w:asciiTheme="minorHAnsi" w:hAnsiTheme="minorHAnsi" w:cstheme="minorHAnsi"/>
          <w:sz w:val="22"/>
          <w:szCs w:val="22"/>
        </w:rPr>
        <w:t xml:space="preserve"> Figure 12-1</w:t>
      </w:r>
      <w:r w:rsidRPr="00B419D5">
        <w:rPr>
          <w:rFonts w:asciiTheme="minorHAnsi" w:hAnsiTheme="minorHAnsi" w:cstheme="minorHAnsi"/>
          <w:sz w:val="22"/>
          <w:szCs w:val="22"/>
        </w:rPr>
        <w:t>). S-100 at present defines only one recommended security scheme, which is described in Part 15.</w:t>
      </w:r>
    </w:p>
    <w:p w14:paraId="6881BC63" w14:textId="56C2FBD0" w:rsidR="006F49F5" w:rsidRPr="00FA0C91" w:rsidRDefault="006F49F5" w:rsidP="00B419D5">
      <w:pPr>
        <w:pStyle w:val="Heading4"/>
        <w:tabs>
          <w:tab w:val="clear" w:pos="940"/>
          <w:tab w:val="left" w:pos="851"/>
        </w:tabs>
        <w:spacing w:line="240" w:lineRule="auto"/>
        <w:ind w:left="851" w:hanging="851"/>
      </w:pPr>
      <w:r w:rsidRPr="00FA0C91">
        <w:t>Digital signatures</w:t>
      </w:r>
    </w:p>
    <w:p w14:paraId="61435490" w14:textId="47F4D266" w:rsidR="00CA100B" w:rsidRPr="00B419D5" w:rsidRDefault="00CA100B" w:rsidP="00B419D5">
      <w:pPr>
        <w:spacing w:after="160" w:line="240" w:lineRule="auto"/>
        <w:rPr>
          <w:rFonts w:asciiTheme="minorHAnsi" w:hAnsiTheme="minorHAnsi" w:cstheme="minorHAnsi"/>
          <w:sz w:val="22"/>
          <w:szCs w:val="22"/>
        </w:rPr>
      </w:pPr>
      <w:r w:rsidRPr="00B419D5">
        <w:rPr>
          <w:rFonts w:asciiTheme="minorHAnsi" w:hAnsiTheme="minorHAnsi" w:cstheme="minorHAnsi"/>
          <w:sz w:val="22"/>
          <w:szCs w:val="22"/>
        </w:rPr>
        <w:t xml:space="preserve">S-100 Edition 4.0.0, Part 4a made digital signatures mandatory for datasets and catalogues in exchange sets. For support files, digital signatures are allowed but optional. Product </w:t>
      </w:r>
      <w:r w:rsidR="005E7FA3">
        <w:rPr>
          <w:rFonts w:asciiTheme="minorHAnsi" w:hAnsiTheme="minorHAnsi" w:cstheme="minorHAnsi"/>
          <w:sz w:val="22"/>
          <w:szCs w:val="22"/>
        </w:rPr>
        <w:t>S</w:t>
      </w:r>
      <w:r w:rsidR="005E7FA3" w:rsidRPr="00B419D5">
        <w:rPr>
          <w:rFonts w:asciiTheme="minorHAnsi" w:hAnsiTheme="minorHAnsi" w:cstheme="minorHAnsi"/>
          <w:sz w:val="22"/>
          <w:szCs w:val="22"/>
        </w:rPr>
        <w:t xml:space="preserve">pecification </w:t>
      </w:r>
      <w:r w:rsidRPr="00B419D5">
        <w:rPr>
          <w:rFonts w:asciiTheme="minorHAnsi" w:hAnsiTheme="minorHAnsi" w:cstheme="minorHAnsi"/>
          <w:sz w:val="22"/>
          <w:szCs w:val="22"/>
        </w:rPr>
        <w:t xml:space="preserve">authors </w:t>
      </w:r>
      <w:r w:rsidR="007A2070" w:rsidRPr="00B419D5">
        <w:rPr>
          <w:rFonts w:asciiTheme="minorHAnsi" w:hAnsiTheme="minorHAnsi" w:cstheme="minorHAnsi"/>
          <w:sz w:val="22"/>
          <w:szCs w:val="22"/>
        </w:rPr>
        <w:t>should</w:t>
      </w:r>
      <w:r w:rsidRPr="00B419D5">
        <w:rPr>
          <w:rFonts w:asciiTheme="minorHAnsi" w:hAnsiTheme="minorHAnsi" w:cstheme="minorHAnsi"/>
          <w:sz w:val="22"/>
          <w:szCs w:val="22"/>
        </w:rPr>
        <w:t xml:space="preserve"> </w:t>
      </w:r>
      <w:r w:rsidR="007A2070" w:rsidRPr="00B419D5">
        <w:rPr>
          <w:rFonts w:asciiTheme="minorHAnsi" w:hAnsiTheme="minorHAnsi" w:cstheme="minorHAnsi"/>
          <w:sz w:val="22"/>
          <w:szCs w:val="22"/>
        </w:rPr>
        <w:t xml:space="preserve">therefore </w:t>
      </w:r>
      <w:r w:rsidRPr="00B419D5">
        <w:rPr>
          <w:rFonts w:asciiTheme="minorHAnsi" w:hAnsiTheme="minorHAnsi" w:cstheme="minorHAnsi"/>
          <w:sz w:val="22"/>
          <w:szCs w:val="22"/>
        </w:rPr>
        <w:t>specify which support files must, must not, or may be signed. Signing datasets is independent of whether the recommended security scheme is applied to the dataset.</w:t>
      </w:r>
    </w:p>
    <w:p w14:paraId="5CB57337" w14:textId="5EF05C34" w:rsidR="00185C8B" w:rsidRPr="00B419D5" w:rsidRDefault="00185C8B" w:rsidP="00B419D5">
      <w:pPr>
        <w:spacing w:after="160" w:line="240" w:lineRule="auto"/>
        <w:rPr>
          <w:rFonts w:asciiTheme="minorHAnsi" w:hAnsiTheme="minorHAnsi" w:cstheme="minorHAnsi"/>
          <w:sz w:val="22"/>
          <w:szCs w:val="22"/>
        </w:rPr>
      </w:pPr>
      <w:r w:rsidRPr="00B419D5">
        <w:rPr>
          <w:rFonts w:asciiTheme="minorHAnsi" w:hAnsiTheme="minorHAnsi" w:cstheme="minorHAnsi"/>
          <w:sz w:val="22"/>
          <w:szCs w:val="22"/>
        </w:rPr>
        <w:t xml:space="preserve">The digital signature method is encoded in attribute </w:t>
      </w:r>
      <w:r w:rsidRPr="00B419D5">
        <w:rPr>
          <w:rFonts w:asciiTheme="minorHAnsi" w:hAnsiTheme="minorHAnsi" w:cstheme="minorHAnsi"/>
          <w:i/>
          <w:sz w:val="22"/>
          <w:szCs w:val="22"/>
        </w:rPr>
        <w:t>digitalSignatureReference</w:t>
      </w:r>
      <w:r w:rsidRPr="00B419D5">
        <w:rPr>
          <w:rFonts w:asciiTheme="minorHAnsi" w:hAnsiTheme="minorHAnsi" w:cstheme="minorHAnsi"/>
          <w:sz w:val="22"/>
          <w:szCs w:val="22"/>
        </w:rPr>
        <w:t xml:space="preserve">. There is also an attribute </w:t>
      </w:r>
      <w:r w:rsidRPr="00B419D5">
        <w:rPr>
          <w:rFonts w:asciiTheme="minorHAnsi" w:hAnsiTheme="minorHAnsi" w:cstheme="minorHAnsi"/>
          <w:i/>
          <w:sz w:val="22"/>
          <w:szCs w:val="22"/>
        </w:rPr>
        <w:t>digitalSignature</w:t>
      </w:r>
      <w:r w:rsidRPr="00B419D5">
        <w:rPr>
          <w:rFonts w:asciiTheme="minorHAnsi" w:hAnsiTheme="minorHAnsi" w:cstheme="minorHAnsi"/>
          <w:sz w:val="22"/>
          <w:szCs w:val="22"/>
        </w:rPr>
        <w:t xml:space="preserve"> for encoding the digital signature itself. These attributes are present in dataset discovery metadata, catalogue metadata, and support file discovery metadata</w:t>
      </w:r>
      <w:r w:rsidR="004E4E9D" w:rsidRPr="00B419D5">
        <w:rPr>
          <w:rFonts w:asciiTheme="minorHAnsi" w:hAnsiTheme="minorHAnsi" w:cstheme="minorHAnsi"/>
          <w:sz w:val="22"/>
          <w:szCs w:val="22"/>
        </w:rPr>
        <w:t xml:space="preserve"> (classes </w:t>
      </w:r>
      <w:r w:rsidR="004E4E9D" w:rsidRPr="00B419D5">
        <w:rPr>
          <w:rFonts w:asciiTheme="minorHAnsi" w:hAnsiTheme="minorHAnsi" w:cstheme="minorHAnsi"/>
          <w:b/>
          <w:sz w:val="22"/>
          <w:szCs w:val="22"/>
        </w:rPr>
        <w:t>S100_DatasetDiscoveryMetadata</w:t>
      </w:r>
      <w:r w:rsidR="004E4E9D" w:rsidRPr="00B419D5">
        <w:rPr>
          <w:rFonts w:asciiTheme="minorHAnsi" w:hAnsiTheme="minorHAnsi" w:cstheme="minorHAnsi"/>
          <w:sz w:val="22"/>
          <w:szCs w:val="22"/>
        </w:rPr>
        <w:t xml:space="preserve">, </w:t>
      </w:r>
      <w:r w:rsidR="004E4E9D" w:rsidRPr="00B419D5">
        <w:rPr>
          <w:rFonts w:asciiTheme="minorHAnsi" w:hAnsiTheme="minorHAnsi" w:cstheme="minorHAnsi"/>
          <w:b/>
          <w:sz w:val="22"/>
          <w:szCs w:val="22"/>
        </w:rPr>
        <w:t>S100_ExchangeCatalogue</w:t>
      </w:r>
      <w:r w:rsidR="004E4E9D" w:rsidRPr="00B419D5">
        <w:rPr>
          <w:rFonts w:asciiTheme="minorHAnsi" w:hAnsiTheme="minorHAnsi" w:cstheme="minorHAnsi"/>
          <w:sz w:val="22"/>
          <w:szCs w:val="22"/>
        </w:rPr>
        <w:t xml:space="preserve">, and </w:t>
      </w:r>
      <w:r w:rsidR="004E4E9D" w:rsidRPr="00B419D5">
        <w:rPr>
          <w:rFonts w:asciiTheme="minorHAnsi" w:hAnsiTheme="minorHAnsi" w:cstheme="minorHAnsi"/>
          <w:b/>
          <w:sz w:val="22"/>
          <w:szCs w:val="22"/>
        </w:rPr>
        <w:t>S100_SupportFileDiscoveryMetadata</w:t>
      </w:r>
      <w:r w:rsidR="004E4E9D" w:rsidRPr="00B419D5">
        <w:rPr>
          <w:rFonts w:asciiTheme="minorHAnsi" w:hAnsiTheme="minorHAnsi" w:cstheme="minorHAnsi"/>
          <w:sz w:val="22"/>
          <w:szCs w:val="22"/>
        </w:rPr>
        <w:t xml:space="preserve"> – see</w:t>
      </w:r>
      <w:r w:rsidR="00B419D5">
        <w:rPr>
          <w:rFonts w:asciiTheme="minorHAnsi" w:hAnsiTheme="minorHAnsi" w:cstheme="minorHAnsi"/>
          <w:sz w:val="22"/>
          <w:szCs w:val="22"/>
        </w:rPr>
        <w:t xml:space="preserve"> Figure 12-1</w:t>
      </w:r>
      <w:r w:rsidR="004E4E9D" w:rsidRPr="00B419D5">
        <w:rPr>
          <w:rFonts w:asciiTheme="minorHAnsi" w:hAnsiTheme="minorHAnsi" w:cstheme="minorHAnsi"/>
          <w:sz w:val="22"/>
          <w:szCs w:val="22"/>
        </w:rPr>
        <w:t>)</w:t>
      </w:r>
      <w:r w:rsidRPr="00B419D5">
        <w:rPr>
          <w:rFonts w:asciiTheme="minorHAnsi" w:hAnsiTheme="minorHAnsi" w:cstheme="minorHAnsi"/>
          <w:sz w:val="22"/>
          <w:szCs w:val="22"/>
        </w:rPr>
        <w:t xml:space="preserve">. The structure of the digital signature is specified in </w:t>
      </w:r>
      <w:ins w:id="520" w:author="Teh Stand" w:date="2018-12-05T15:52:00Z">
        <w:r w:rsidR="005E7FA3">
          <w:rPr>
            <w:rFonts w:asciiTheme="minorHAnsi" w:hAnsiTheme="minorHAnsi" w:cstheme="minorHAnsi"/>
            <w:sz w:val="22"/>
            <w:szCs w:val="22"/>
          </w:rPr>
          <w:t xml:space="preserve">S-100 </w:t>
        </w:r>
      </w:ins>
      <w:r w:rsidRPr="00B419D5">
        <w:rPr>
          <w:rFonts w:asciiTheme="minorHAnsi" w:hAnsiTheme="minorHAnsi" w:cstheme="minorHAnsi"/>
          <w:sz w:val="22"/>
          <w:szCs w:val="22"/>
        </w:rPr>
        <w:t>Part 15</w:t>
      </w:r>
      <w:r w:rsidR="0083467E" w:rsidRPr="00B419D5">
        <w:rPr>
          <w:rFonts w:asciiTheme="minorHAnsi" w:hAnsiTheme="minorHAnsi" w:cstheme="minorHAnsi"/>
          <w:sz w:val="22"/>
          <w:szCs w:val="22"/>
        </w:rPr>
        <w:t xml:space="preserve">. </w:t>
      </w:r>
      <w:r w:rsidRPr="00B419D5">
        <w:rPr>
          <w:rFonts w:asciiTheme="minorHAnsi" w:hAnsiTheme="minorHAnsi" w:cstheme="minorHAnsi"/>
          <w:sz w:val="22"/>
          <w:szCs w:val="22"/>
        </w:rPr>
        <w:t>S-100</w:t>
      </w:r>
      <w:ins w:id="521" w:author="Teh Stand" w:date="2018-12-05T15:52:00Z">
        <w:r w:rsidR="005E7FA3">
          <w:rPr>
            <w:rFonts w:asciiTheme="minorHAnsi" w:hAnsiTheme="minorHAnsi" w:cstheme="minorHAnsi"/>
            <w:sz w:val="22"/>
            <w:szCs w:val="22"/>
          </w:rPr>
          <w:t xml:space="preserve"> </w:t>
        </w:r>
      </w:ins>
      <w:r w:rsidRPr="00B419D5">
        <w:rPr>
          <w:rFonts w:asciiTheme="minorHAnsi" w:hAnsiTheme="minorHAnsi" w:cstheme="minorHAnsi"/>
          <w:sz w:val="22"/>
          <w:szCs w:val="22"/>
        </w:rPr>
        <w:t>E</w:t>
      </w:r>
      <w:ins w:id="522" w:author="Teh Stand" w:date="2018-12-05T15:52:00Z">
        <w:r w:rsidR="005E7FA3">
          <w:rPr>
            <w:rFonts w:asciiTheme="minorHAnsi" w:hAnsiTheme="minorHAnsi" w:cstheme="minorHAnsi"/>
            <w:sz w:val="22"/>
            <w:szCs w:val="22"/>
          </w:rPr>
          <w:t>di</w:t>
        </w:r>
      </w:ins>
      <w:ins w:id="523" w:author="Teh Stand" w:date="2018-12-05T15:53:00Z">
        <w:r w:rsidR="005E7FA3">
          <w:rPr>
            <w:rFonts w:asciiTheme="minorHAnsi" w:hAnsiTheme="minorHAnsi" w:cstheme="minorHAnsi"/>
            <w:sz w:val="22"/>
            <w:szCs w:val="22"/>
          </w:rPr>
          <w:t xml:space="preserve">tion </w:t>
        </w:r>
      </w:ins>
      <w:r w:rsidRPr="00B419D5">
        <w:rPr>
          <w:rFonts w:asciiTheme="minorHAnsi" w:hAnsiTheme="minorHAnsi" w:cstheme="minorHAnsi"/>
          <w:sz w:val="22"/>
          <w:szCs w:val="22"/>
        </w:rPr>
        <w:t>4</w:t>
      </w:r>
      <w:ins w:id="524" w:author="Teh Stand" w:date="2018-12-05T15:53:00Z">
        <w:r w:rsidR="005E7FA3">
          <w:rPr>
            <w:rFonts w:asciiTheme="minorHAnsi" w:hAnsiTheme="minorHAnsi" w:cstheme="minorHAnsi"/>
            <w:sz w:val="22"/>
            <w:szCs w:val="22"/>
          </w:rPr>
          <w:t>.0.0</w:t>
        </w:r>
      </w:ins>
      <w:r w:rsidRPr="00B419D5">
        <w:rPr>
          <w:rFonts w:asciiTheme="minorHAnsi" w:hAnsiTheme="minorHAnsi" w:cstheme="minorHAnsi"/>
          <w:sz w:val="22"/>
          <w:szCs w:val="22"/>
        </w:rPr>
        <w:t xml:space="preserve"> Part 4a is quite permissive as to the format, allowing either </w:t>
      </w:r>
      <w:r w:rsidR="0083467E" w:rsidRPr="00B419D5">
        <w:rPr>
          <w:rFonts w:asciiTheme="minorHAnsi" w:hAnsiTheme="minorHAnsi" w:cstheme="minorHAnsi"/>
          <w:sz w:val="22"/>
          <w:szCs w:val="22"/>
        </w:rPr>
        <w:t>well-formed</w:t>
      </w:r>
      <w:r w:rsidRPr="00B419D5">
        <w:rPr>
          <w:rFonts w:asciiTheme="minorHAnsi" w:hAnsiTheme="minorHAnsi" w:cstheme="minorHAnsi"/>
          <w:sz w:val="22"/>
          <w:szCs w:val="22"/>
        </w:rPr>
        <w:t xml:space="preserve"> XML </w:t>
      </w:r>
      <w:r w:rsidR="0083467E" w:rsidRPr="00B419D5">
        <w:rPr>
          <w:rFonts w:asciiTheme="minorHAnsi" w:hAnsiTheme="minorHAnsi" w:cstheme="minorHAnsi"/>
          <w:sz w:val="22"/>
          <w:szCs w:val="22"/>
        </w:rPr>
        <w:t xml:space="preserve">(one or more XML </w:t>
      </w:r>
      <w:r w:rsidRPr="00B419D5">
        <w:rPr>
          <w:rFonts w:asciiTheme="minorHAnsi" w:hAnsiTheme="minorHAnsi" w:cstheme="minorHAnsi"/>
          <w:sz w:val="22"/>
          <w:szCs w:val="22"/>
        </w:rPr>
        <w:t>element</w:t>
      </w:r>
      <w:r w:rsidR="0083467E" w:rsidRPr="00B419D5">
        <w:rPr>
          <w:rFonts w:asciiTheme="minorHAnsi" w:hAnsiTheme="minorHAnsi" w:cstheme="minorHAnsi"/>
          <w:sz w:val="22"/>
          <w:szCs w:val="22"/>
        </w:rPr>
        <w:t>s from an unspecified schema) or a character string (</w:t>
      </w:r>
      <w:del w:id="525" w:author="Teh Stand" w:date="2018-12-05T15:53:00Z">
        <w:r w:rsidR="0083467E" w:rsidRPr="00B419D5" w:rsidDel="005E7FA3">
          <w:rPr>
            <w:rFonts w:asciiTheme="minorHAnsi" w:hAnsiTheme="minorHAnsi" w:cstheme="minorHAnsi"/>
            <w:sz w:val="22"/>
            <w:szCs w:val="22"/>
          </w:rPr>
          <w:delText>e.g.,</w:delText>
        </w:r>
      </w:del>
      <w:ins w:id="526" w:author="Teh Stand" w:date="2018-12-05T15:53:00Z">
        <w:r w:rsidR="005E7FA3">
          <w:rPr>
            <w:rFonts w:asciiTheme="minorHAnsi" w:hAnsiTheme="minorHAnsi" w:cstheme="minorHAnsi"/>
            <w:sz w:val="22"/>
            <w:szCs w:val="22"/>
          </w:rPr>
          <w:t>for example</w:t>
        </w:r>
      </w:ins>
      <w:r w:rsidR="0083467E" w:rsidRPr="00B419D5">
        <w:rPr>
          <w:rFonts w:asciiTheme="minorHAnsi" w:hAnsiTheme="minorHAnsi" w:cstheme="minorHAnsi"/>
          <w:sz w:val="22"/>
          <w:szCs w:val="22"/>
        </w:rPr>
        <w:t xml:space="preserve"> </w:t>
      </w:r>
      <w:r w:rsidR="003518D8" w:rsidRPr="00B419D5">
        <w:rPr>
          <w:rFonts w:asciiTheme="minorHAnsi" w:hAnsiTheme="minorHAnsi" w:cstheme="minorHAnsi"/>
          <w:sz w:val="22"/>
          <w:szCs w:val="22"/>
        </w:rPr>
        <w:t>b</w:t>
      </w:r>
      <w:r w:rsidR="0083467E" w:rsidRPr="00B419D5">
        <w:rPr>
          <w:rFonts w:asciiTheme="minorHAnsi" w:hAnsiTheme="minorHAnsi" w:cstheme="minorHAnsi"/>
          <w:sz w:val="22"/>
          <w:szCs w:val="22"/>
        </w:rPr>
        <w:t>ase64 encoded signature).</w:t>
      </w:r>
      <w:r w:rsidRPr="00B419D5">
        <w:rPr>
          <w:rFonts w:asciiTheme="minorHAnsi" w:hAnsiTheme="minorHAnsi" w:cstheme="minorHAnsi"/>
          <w:sz w:val="22"/>
          <w:szCs w:val="22"/>
        </w:rPr>
        <w:t xml:space="preserve"> </w:t>
      </w:r>
    </w:p>
    <w:p w14:paraId="5A1BA6A4" w14:textId="561BA676" w:rsidR="006F49F5" w:rsidRPr="00FA0C91" w:rsidRDefault="006F49F5" w:rsidP="005E7FA3">
      <w:pPr>
        <w:pStyle w:val="Heading4"/>
        <w:tabs>
          <w:tab w:val="clear" w:pos="940"/>
          <w:tab w:val="left" w:pos="851"/>
        </w:tabs>
        <w:spacing w:line="240" w:lineRule="auto"/>
        <w:ind w:left="851" w:hanging="851"/>
      </w:pPr>
      <w:r w:rsidRPr="00FA0C91">
        <w:t>Compression and archive format</w:t>
      </w:r>
    </w:p>
    <w:p w14:paraId="2CBB3C94" w14:textId="4A417022" w:rsidR="00CF495B" w:rsidRPr="005E7FA3" w:rsidRDefault="00DF5DAB" w:rsidP="005E7FA3">
      <w:pPr>
        <w:spacing w:after="160" w:line="240" w:lineRule="auto"/>
        <w:rPr>
          <w:rFonts w:asciiTheme="minorHAnsi" w:hAnsiTheme="minorHAnsi" w:cstheme="minorHAnsi"/>
          <w:sz w:val="22"/>
          <w:szCs w:val="22"/>
        </w:rPr>
      </w:pPr>
      <w:r w:rsidRPr="005E7FA3">
        <w:rPr>
          <w:rFonts w:asciiTheme="minorHAnsi" w:hAnsiTheme="minorHAnsi" w:cstheme="minorHAnsi"/>
          <w:sz w:val="22"/>
          <w:szCs w:val="22"/>
        </w:rPr>
        <w:t>Compression of data products as used in S-100 Parts 4a and 15 includes specification of the archive format as well as actual file compression</w:t>
      </w:r>
      <w:r w:rsidR="00B670B7" w:rsidRPr="005E7FA3">
        <w:rPr>
          <w:rFonts w:asciiTheme="minorHAnsi" w:hAnsiTheme="minorHAnsi" w:cstheme="minorHAnsi"/>
          <w:sz w:val="22"/>
          <w:szCs w:val="22"/>
        </w:rPr>
        <w:t xml:space="preserve"> method</w:t>
      </w:r>
      <w:r w:rsidRPr="005E7FA3">
        <w:rPr>
          <w:rFonts w:asciiTheme="minorHAnsi" w:hAnsiTheme="minorHAnsi" w:cstheme="minorHAnsi"/>
          <w:sz w:val="22"/>
          <w:szCs w:val="22"/>
        </w:rPr>
        <w:t>. In S-100</w:t>
      </w:r>
      <w:ins w:id="527" w:author="Teh Stand" w:date="2018-12-05T15:55:00Z">
        <w:r w:rsidR="005E7FA3">
          <w:rPr>
            <w:rFonts w:asciiTheme="minorHAnsi" w:hAnsiTheme="minorHAnsi" w:cstheme="minorHAnsi"/>
            <w:sz w:val="22"/>
            <w:szCs w:val="22"/>
          </w:rPr>
          <w:t xml:space="preserve"> </w:t>
        </w:r>
      </w:ins>
      <w:r w:rsidRPr="005E7FA3">
        <w:rPr>
          <w:rFonts w:asciiTheme="minorHAnsi" w:hAnsiTheme="minorHAnsi" w:cstheme="minorHAnsi"/>
          <w:sz w:val="22"/>
          <w:szCs w:val="22"/>
        </w:rPr>
        <w:t>E</w:t>
      </w:r>
      <w:ins w:id="528" w:author="Teh Stand" w:date="2018-12-05T15:55:00Z">
        <w:r w:rsidR="005E7FA3">
          <w:rPr>
            <w:rFonts w:asciiTheme="minorHAnsi" w:hAnsiTheme="minorHAnsi" w:cstheme="minorHAnsi"/>
            <w:sz w:val="22"/>
            <w:szCs w:val="22"/>
          </w:rPr>
          <w:t xml:space="preserve">dition </w:t>
        </w:r>
      </w:ins>
      <w:r w:rsidRPr="005E7FA3">
        <w:rPr>
          <w:rFonts w:asciiTheme="minorHAnsi" w:hAnsiTheme="minorHAnsi" w:cstheme="minorHAnsi"/>
          <w:sz w:val="22"/>
          <w:szCs w:val="22"/>
        </w:rPr>
        <w:t>4</w:t>
      </w:r>
      <w:ins w:id="529" w:author="Teh Stand" w:date="2018-12-05T15:55:00Z">
        <w:r w:rsidR="005E7FA3">
          <w:rPr>
            <w:rFonts w:asciiTheme="minorHAnsi" w:hAnsiTheme="minorHAnsi" w:cstheme="minorHAnsi"/>
            <w:sz w:val="22"/>
            <w:szCs w:val="22"/>
          </w:rPr>
          <w:t>.0.0</w:t>
        </w:r>
      </w:ins>
      <w:r w:rsidRPr="005E7FA3">
        <w:rPr>
          <w:rFonts w:asciiTheme="minorHAnsi" w:hAnsiTheme="minorHAnsi" w:cstheme="minorHAnsi"/>
          <w:sz w:val="22"/>
          <w:szCs w:val="22"/>
        </w:rPr>
        <w:t xml:space="preserve"> there is only one archive format (</w:t>
      </w:r>
      <w:r w:rsidR="00CF495B" w:rsidRPr="005E7FA3">
        <w:rPr>
          <w:rFonts w:asciiTheme="minorHAnsi" w:hAnsiTheme="minorHAnsi" w:cstheme="minorHAnsi"/>
          <w:sz w:val="22"/>
          <w:szCs w:val="22"/>
        </w:rPr>
        <w:t>ZIP</w:t>
      </w:r>
      <w:r w:rsidRPr="005E7FA3">
        <w:rPr>
          <w:rFonts w:asciiTheme="minorHAnsi" w:hAnsiTheme="minorHAnsi" w:cstheme="minorHAnsi"/>
          <w:sz w:val="22"/>
          <w:szCs w:val="22"/>
        </w:rPr>
        <w:t xml:space="preserve">) and </w:t>
      </w:r>
      <w:r w:rsidR="00B670B7" w:rsidRPr="005E7FA3">
        <w:rPr>
          <w:rFonts w:asciiTheme="minorHAnsi" w:hAnsiTheme="minorHAnsi" w:cstheme="minorHAnsi"/>
          <w:sz w:val="22"/>
          <w:szCs w:val="22"/>
        </w:rPr>
        <w:t xml:space="preserve">only one </w:t>
      </w:r>
      <w:r w:rsidR="00273C9D" w:rsidRPr="005E7FA3">
        <w:rPr>
          <w:rFonts w:asciiTheme="minorHAnsi" w:hAnsiTheme="minorHAnsi" w:cstheme="minorHAnsi"/>
          <w:sz w:val="22"/>
          <w:szCs w:val="22"/>
        </w:rPr>
        <w:t xml:space="preserve">allowed </w:t>
      </w:r>
      <w:r w:rsidR="00B670B7" w:rsidRPr="005E7FA3">
        <w:rPr>
          <w:rFonts w:asciiTheme="minorHAnsi" w:hAnsiTheme="minorHAnsi" w:cstheme="minorHAnsi"/>
          <w:sz w:val="22"/>
          <w:szCs w:val="22"/>
        </w:rPr>
        <w:t>compression method (</w:t>
      </w:r>
      <w:r w:rsidR="00CF495B" w:rsidRPr="005E7FA3">
        <w:rPr>
          <w:rFonts w:asciiTheme="minorHAnsi" w:hAnsiTheme="minorHAnsi" w:cstheme="minorHAnsi"/>
          <w:sz w:val="22"/>
          <w:szCs w:val="22"/>
        </w:rPr>
        <w:t>DEFLATE</w:t>
      </w:r>
      <w:r w:rsidR="00B670B7" w:rsidRPr="005E7FA3">
        <w:rPr>
          <w:rFonts w:asciiTheme="minorHAnsi" w:hAnsiTheme="minorHAnsi" w:cstheme="minorHAnsi"/>
          <w:sz w:val="22"/>
          <w:szCs w:val="22"/>
        </w:rPr>
        <w:t xml:space="preserve">). Compression requires packing into an archive. </w:t>
      </w:r>
      <w:r w:rsidRPr="005E7FA3">
        <w:rPr>
          <w:rFonts w:asciiTheme="minorHAnsi" w:hAnsiTheme="minorHAnsi" w:cstheme="minorHAnsi"/>
          <w:sz w:val="22"/>
          <w:szCs w:val="22"/>
        </w:rPr>
        <w:t xml:space="preserve">Product </w:t>
      </w:r>
      <w:r w:rsidR="005E7FA3">
        <w:rPr>
          <w:rFonts w:asciiTheme="minorHAnsi" w:hAnsiTheme="minorHAnsi" w:cstheme="minorHAnsi"/>
          <w:sz w:val="22"/>
          <w:szCs w:val="22"/>
        </w:rPr>
        <w:t>S</w:t>
      </w:r>
      <w:r w:rsidR="005E7FA3" w:rsidRPr="005E7FA3">
        <w:rPr>
          <w:rFonts w:asciiTheme="minorHAnsi" w:hAnsiTheme="minorHAnsi" w:cstheme="minorHAnsi"/>
          <w:sz w:val="22"/>
          <w:szCs w:val="22"/>
        </w:rPr>
        <w:t xml:space="preserve">pecification </w:t>
      </w:r>
      <w:r w:rsidRPr="005E7FA3">
        <w:rPr>
          <w:rFonts w:asciiTheme="minorHAnsi" w:hAnsiTheme="minorHAnsi" w:cstheme="minorHAnsi"/>
          <w:sz w:val="22"/>
          <w:szCs w:val="22"/>
        </w:rPr>
        <w:t xml:space="preserve">authors must </w:t>
      </w:r>
      <w:r w:rsidR="007016A7" w:rsidRPr="005E7FA3">
        <w:rPr>
          <w:rFonts w:asciiTheme="minorHAnsi" w:hAnsiTheme="minorHAnsi" w:cstheme="minorHAnsi"/>
          <w:sz w:val="22"/>
          <w:szCs w:val="22"/>
        </w:rPr>
        <w:t xml:space="preserve">specify </w:t>
      </w:r>
      <w:r w:rsidR="00B670B7" w:rsidRPr="005E7FA3">
        <w:rPr>
          <w:rFonts w:asciiTheme="minorHAnsi" w:hAnsiTheme="minorHAnsi" w:cstheme="minorHAnsi"/>
          <w:sz w:val="22"/>
          <w:szCs w:val="22"/>
        </w:rPr>
        <w:t xml:space="preserve">whether an exchange set </w:t>
      </w:r>
      <w:r w:rsidRPr="005E7FA3">
        <w:rPr>
          <w:rFonts w:asciiTheme="minorHAnsi" w:hAnsiTheme="minorHAnsi" w:cstheme="minorHAnsi"/>
          <w:sz w:val="22"/>
          <w:szCs w:val="22"/>
        </w:rPr>
        <w:t xml:space="preserve">must, must not, or may </w:t>
      </w:r>
      <w:r w:rsidR="00B670B7" w:rsidRPr="005E7FA3">
        <w:rPr>
          <w:rFonts w:asciiTheme="minorHAnsi" w:hAnsiTheme="minorHAnsi" w:cstheme="minorHAnsi"/>
          <w:sz w:val="22"/>
          <w:szCs w:val="22"/>
        </w:rPr>
        <w:t xml:space="preserve">be compressed </w:t>
      </w:r>
      <w:r w:rsidRPr="005E7FA3">
        <w:rPr>
          <w:rFonts w:asciiTheme="minorHAnsi" w:hAnsiTheme="minorHAnsi" w:cstheme="minorHAnsi"/>
          <w:sz w:val="22"/>
          <w:szCs w:val="22"/>
        </w:rPr>
        <w:t xml:space="preserve">by specifying appropriate constraints on the </w:t>
      </w:r>
      <w:r w:rsidRPr="005E7FA3">
        <w:rPr>
          <w:rFonts w:asciiTheme="minorHAnsi" w:hAnsiTheme="minorHAnsi" w:cstheme="minorHAnsi"/>
          <w:i/>
          <w:sz w:val="22"/>
          <w:szCs w:val="22"/>
        </w:rPr>
        <w:t>compressionFlag</w:t>
      </w:r>
      <w:r w:rsidRPr="005E7FA3">
        <w:rPr>
          <w:rFonts w:asciiTheme="minorHAnsi" w:hAnsiTheme="minorHAnsi" w:cstheme="minorHAnsi"/>
          <w:sz w:val="22"/>
          <w:szCs w:val="22"/>
        </w:rPr>
        <w:t xml:space="preserve"> metadata attribute in exchange catalogues</w:t>
      </w:r>
      <w:r w:rsidR="007016A7" w:rsidRPr="005E7FA3">
        <w:rPr>
          <w:rFonts w:asciiTheme="minorHAnsi" w:hAnsiTheme="minorHAnsi" w:cstheme="minorHAnsi"/>
          <w:sz w:val="22"/>
          <w:szCs w:val="22"/>
        </w:rPr>
        <w:t>.</w:t>
      </w:r>
      <w:r w:rsidR="00B670B7" w:rsidRPr="005E7FA3">
        <w:rPr>
          <w:rFonts w:asciiTheme="minorHAnsi" w:hAnsiTheme="minorHAnsi" w:cstheme="minorHAnsi"/>
          <w:sz w:val="22"/>
          <w:szCs w:val="22"/>
        </w:rPr>
        <w:t xml:space="preserve"> Further information about archive format and compression method is provided in </w:t>
      </w:r>
      <w:ins w:id="530" w:author="Teh Stand" w:date="2018-12-05T15:56:00Z">
        <w:r w:rsidR="005E7FA3">
          <w:rPr>
            <w:rFonts w:asciiTheme="minorHAnsi" w:hAnsiTheme="minorHAnsi" w:cstheme="minorHAnsi"/>
            <w:sz w:val="22"/>
            <w:szCs w:val="22"/>
          </w:rPr>
          <w:t xml:space="preserve">S-100 </w:t>
        </w:r>
      </w:ins>
      <w:r w:rsidR="00B670B7" w:rsidRPr="005E7FA3">
        <w:rPr>
          <w:rFonts w:asciiTheme="minorHAnsi" w:hAnsiTheme="minorHAnsi" w:cstheme="minorHAnsi"/>
          <w:sz w:val="22"/>
          <w:szCs w:val="22"/>
        </w:rPr>
        <w:t>Part 15</w:t>
      </w:r>
      <w:ins w:id="531" w:author="Teh Stand" w:date="2018-12-05T15:56:00Z">
        <w:r w:rsidR="005E7FA3">
          <w:rPr>
            <w:rFonts w:asciiTheme="minorHAnsi" w:hAnsiTheme="minorHAnsi" w:cstheme="minorHAnsi"/>
            <w:sz w:val="22"/>
            <w:szCs w:val="22"/>
          </w:rPr>
          <w:t>,</w:t>
        </w:r>
      </w:ins>
      <w:r w:rsidR="00B670B7" w:rsidRPr="005E7FA3">
        <w:rPr>
          <w:rFonts w:asciiTheme="minorHAnsi" w:hAnsiTheme="minorHAnsi" w:cstheme="minorHAnsi"/>
          <w:sz w:val="22"/>
          <w:szCs w:val="22"/>
        </w:rPr>
        <w:t xml:space="preserve"> (</w:t>
      </w:r>
      <w:r w:rsidR="001A762A" w:rsidRPr="005E7FA3">
        <w:rPr>
          <w:rFonts w:asciiTheme="minorHAnsi" w:hAnsiTheme="minorHAnsi" w:cstheme="minorHAnsi"/>
          <w:sz w:val="22"/>
          <w:szCs w:val="22"/>
        </w:rPr>
        <w:t>clause 15.5). S-100</w:t>
      </w:r>
      <w:ins w:id="532" w:author="Teh Stand" w:date="2018-12-05T15:56:00Z">
        <w:r w:rsidR="002608AF">
          <w:rPr>
            <w:rFonts w:asciiTheme="minorHAnsi" w:hAnsiTheme="minorHAnsi" w:cstheme="minorHAnsi"/>
            <w:sz w:val="22"/>
            <w:szCs w:val="22"/>
          </w:rPr>
          <w:t xml:space="preserve"> </w:t>
        </w:r>
      </w:ins>
      <w:r w:rsidR="001A762A" w:rsidRPr="005E7FA3">
        <w:rPr>
          <w:rFonts w:asciiTheme="minorHAnsi" w:hAnsiTheme="minorHAnsi" w:cstheme="minorHAnsi"/>
          <w:sz w:val="22"/>
          <w:szCs w:val="22"/>
        </w:rPr>
        <w:t>E</w:t>
      </w:r>
      <w:ins w:id="533" w:author="Teh Stand" w:date="2018-12-05T15:56:00Z">
        <w:r w:rsidR="002608AF">
          <w:rPr>
            <w:rFonts w:asciiTheme="minorHAnsi" w:hAnsiTheme="minorHAnsi" w:cstheme="minorHAnsi"/>
            <w:sz w:val="22"/>
            <w:szCs w:val="22"/>
          </w:rPr>
          <w:t xml:space="preserve">dition </w:t>
        </w:r>
      </w:ins>
      <w:r w:rsidR="001A762A" w:rsidRPr="005E7FA3">
        <w:rPr>
          <w:rFonts w:asciiTheme="minorHAnsi" w:hAnsiTheme="minorHAnsi" w:cstheme="minorHAnsi"/>
          <w:sz w:val="22"/>
          <w:szCs w:val="22"/>
        </w:rPr>
        <w:t>4</w:t>
      </w:r>
      <w:ins w:id="534" w:author="Teh Stand" w:date="2018-12-05T15:56:00Z">
        <w:r w:rsidR="002608AF">
          <w:rPr>
            <w:rFonts w:asciiTheme="minorHAnsi" w:hAnsiTheme="minorHAnsi" w:cstheme="minorHAnsi"/>
            <w:sz w:val="22"/>
            <w:szCs w:val="22"/>
          </w:rPr>
          <w:t>.0.0</w:t>
        </w:r>
      </w:ins>
      <w:r w:rsidR="001A762A" w:rsidRPr="005E7FA3">
        <w:rPr>
          <w:rFonts w:asciiTheme="minorHAnsi" w:hAnsiTheme="minorHAnsi" w:cstheme="minorHAnsi"/>
          <w:sz w:val="22"/>
          <w:szCs w:val="22"/>
        </w:rPr>
        <w:t xml:space="preserve"> provides</w:t>
      </w:r>
      <w:r w:rsidR="00273C9D" w:rsidRPr="005E7FA3">
        <w:rPr>
          <w:rFonts w:asciiTheme="minorHAnsi" w:hAnsiTheme="minorHAnsi" w:cstheme="minorHAnsi"/>
          <w:sz w:val="22"/>
          <w:szCs w:val="22"/>
        </w:rPr>
        <w:t xml:space="preserve"> for exchange catalogues to have</w:t>
      </w:r>
      <w:r w:rsidR="001A762A" w:rsidRPr="005E7FA3">
        <w:rPr>
          <w:rFonts w:asciiTheme="minorHAnsi" w:hAnsiTheme="minorHAnsi" w:cstheme="minorHAnsi"/>
          <w:sz w:val="22"/>
          <w:szCs w:val="22"/>
        </w:rPr>
        <w:t xml:space="preserve"> only one instance each of the </w:t>
      </w:r>
      <w:r w:rsidR="001A762A" w:rsidRPr="005E7FA3">
        <w:rPr>
          <w:rFonts w:asciiTheme="minorHAnsi" w:hAnsiTheme="minorHAnsi" w:cstheme="minorHAnsi"/>
          <w:i/>
          <w:sz w:val="22"/>
          <w:szCs w:val="22"/>
        </w:rPr>
        <w:t>compressionFlag</w:t>
      </w:r>
      <w:r w:rsidR="001A762A" w:rsidRPr="005E7FA3">
        <w:rPr>
          <w:rFonts w:asciiTheme="minorHAnsi" w:hAnsiTheme="minorHAnsi" w:cstheme="minorHAnsi"/>
          <w:sz w:val="22"/>
          <w:szCs w:val="22"/>
        </w:rPr>
        <w:t xml:space="preserve"> and </w:t>
      </w:r>
      <w:r w:rsidR="001A762A" w:rsidRPr="005E7FA3">
        <w:rPr>
          <w:rFonts w:asciiTheme="minorHAnsi" w:hAnsiTheme="minorHAnsi" w:cstheme="minorHAnsi"/>
          <w:i/>
          <w:sz w:val="22"/>
          <w:szCs w:val="22"/>
        </w:rPr>
        <w:t>compressionMethod</w:t>
      </w:r>
      <w:r w:rsidR="001A762A" w:rsidRPr="005E7FA3">
        <w:rPr>
          <w:rFonts w:asciiTheme="minorHAnsi" w:hAnsiTheme="minorHAnsi" w:cstheme="minorHAnsi"/>
          <w:sz w:val="22"/>
          <w:szCs w:val="22"/>
        </w:rPr>
        <w:t xml:space="preserve"> attributes, which therefore apply to all files in the exchange set (</w:t>
      </w:r>
      <w:del w:id="535" w:author="Teh Stand" w:date="2018-12-05T15:57:00Z">
        <w:r w:rsidR="001A762A" w:rsidRPr="005E7FA3" w:rsidDel="002608AF">
          <w:rPr>
            <w:rFonts w:asciiTheme="minorHAnsi" w:hAnsiTheme="minorHAnsi" w:cstheme="minorHAnsi"/>
            <w:sz w:val="22"/>
            <w:szCs w:val="22"/>
          </w:rPr>
          <w:delText>i.e.</w:delText>
        </w:r>
      </w:del>
      <w:ins w:id="536" w:author="Teh Stand" w:date="2018-12-05T15:57:00Z">
        <w:r w:rsidR="002608AF">
          <w:rPr>
            <w:rFonts w:asciiTheme="minorHAnsi" w:hAnsiTheme="minorHAnsi" w:cstheme="minorHAnsi"/>
            <w:sz w:val="22"/>
            <w:szCs w:val="22"/>
          </w:rPr>
          <w:t>that is</w:t>
        </w:r>
      </w:ins>
      <w:r w:rsidR="001A762A" w:rsidRPr="005E7FA3">
        <w:rPr>
          <w:rFonts w:asciiTheme="minorHAnsi" w:hAnsiTheme="minorHAnsi" w:cstheme="minorHAnsi"/>
          <w:sz w:val="22"/>
          <w:szCs w:val="22"/>
        </w:rPr>
        <w:t xml:space="preserve">, after compression, there will be only one </w:t>
      </w:r>
      <w:r w:rsidR="00CF495B" w:rsidRPr="005E7FA3">
        <w:rPr>
          <w:rFonts w:asciiTheme="minorHAnsi" w:hAnsiTheme="minorHAnsi" w:cstheme="minorHAnsi"/>
          <w:sz w:val="22"/>
          <w:szCs w:val="22"/>
        </w:rPr>
        <w:t>ZIP</w:t>
      </w:r>
      <w:r w:rsidR="001A762A" w:rsidRPr="005E7FA3">
        <w:rPr>
          <w:rFonts w:asciiTheme="minorHAnsi" w:hAnsiTheme="minorHAnsi" w:cstheme="minorHAnsi"/>
          <w:sz w:val="22"/>
          <w:szCs w:val="22"/>
        </w:rPr>
        <w:t xml:space="preserve"> archive which contains all data files, support files, and catalogues in the exchange set</w:t>
      </w:r>
      <w:r w:rsidR="00273C9D" w:rsidRPr="005E7FA3">
        <w:rPr>
          <w:rFonts w:asciiTheme="minorHAnsi" w:hAnsiTheme="minorHAnsi" w:cstheme="minorHAnsi"/>
          <w:sz w:val="22"/>
          <w:szCs w:val="22"/>
        </w:rPr>
        <w:t xml:space="preserve">, with the </w:t>
      </w:r>
      <w:r w:rsidR="00CF495B" w:rsidRPr="005E7FA3">
        <w:rPr>
          <w:rFonts w:asciiTheme="minorHAnsi" w:hAnsiTheme="minorHAnsi" w:cstheme="minorHAnsi"/>
          <w:sz w:val="22"/>
          <w:szCs w:val="22"/>
        </w:rPr>
        <w:t>DEFLATE</w:t>
      </w:r>
      <w:r w:rsidR="00273C9D" w:rsidRPr="005E7FA3">
        <w:rPr>
          <w:rFonts w:asciiTheme="minorHAnsi" w:hAnsiTheme="minorHAnsi" w:cstheme="minorHAnsi"/>
          <w:sz w:val="22"/>
          <w:szCs w:val="22"/>
        </w:rPr>
        <w:t xml:space="preserve"> compression method applied to all</w:t>
      </w:r>
      <w:r w:rsidR="00273C9D" w:rsidRPr="005E7FA3">
        <w:rPr>
          <w:rStyle w:val="FootnoteReference"/>
          <w:rFonts w:asciiTheme="minorHAnsi" w:hAnsiTheme="minorHAnsi" w:cstheme="minorHAnsi"/>
          <w:noProof w:val="0"/>
          <w:szCs w:val="16"/>
          <w:lang w:val="en-GB"/>
        </w:rPr>
        <w:footnoteReference w:id="2"/>
      </w:r>
      <w:r w:rsidR="001A762A" w:rsidRPr="005E7FA3">
        <w:rPr>
          <w:rFonts w:asciiTheme="minorHAnsi" w:hAnsiTheme="minorHAnsi" w:cstheme="minorHAnsi"/>
          <w:sz w:val="22"/>
          <w:szCs w:val="22"/>
        </w:rPr>
        <w:t>).</w:t>
      </w:r>
    </w:p>
    <w:p w14:paraId="33C0AE6A" w14:textId="7CB68463" w:rsidR="007016A7" w:rsidRPr="002608AF" w:rsidRDefault="00CF495B" w:rsidP="002608AF">
      <w:pPr>
        <w:spacing w:after="160" w:line="240" w:lineRule="auto"/>
        <w:rPr>
          <w:rFonts w:asciiTheme="minorHAnsi" w:hAnsiTheme="minorHAnsi" w:cstheme="minorHAnsi"/>
          <w:sz w:val="22"/>
          <w:szCs w:val="22"/>
        </w:rPr>
      </w:pPr>
      <w:r w:rsidRPr="002608AF">
        <w:rPr>
          <w:rFonts w:asciiTheme="minorHAnsi" w:hAnsiTheme="minorHAnsi" w:cstheme="minorHAnsi"/>
          <w:sz w:val="22"/>
          <w:szCs w:val="22"/>
        </w:rPr>
        <w:lastRenderedPageBreak/>
        <w:t xml:space="preserve">Product </w:t>
      </w:r>
      <w:r w:rsidR="002608AF">
        <w:rPr>
          <w:rFonts w:asciiTheme="minorHAnsi" w:hAnsiTheme="minorHAnsi" w:cstheme="minorHAnsi"/>
          <w:sz w:val="22"/>
          <w:szCs w:val="22"/>
        </w:rPr>
        <w:t>S</w:t>
      </w:r>
      <w:r w:rsidR="002608AF" w:rsidRPr="002608AF">
        <w:rPr>
          <w:rFonts w:asciiTheme="minorHAnsi" w:hAnsiTheme="minorHAnsi" w:cstheme="minorHAnsi"/>
          <w:sz w:val="22"/>
          <w:szCs w:val="22"/>
        </w:rPr>
        <w:t xml:space="preserve">pecification </w:t>
      </w:r>
      <w:r w:rsidRPr="002608AF">
        <w:rPr>
          <w:rFonts w:asciiTheme="minorHAnsi" w:hAnsiTheme="minorHAnsi" w:cstheme="minorHAnsi"/>
          <w:sz w:val="22"/>
          <w:szCs w:val="22"/>
        </w:rPr>
        <w:t xml:space="preserve">authors should note that </w:t>
      </w:r>
      <w:r w:rsidR="001A762A" w:rsidRPr="002608AF">
        <w:rPr>
          <w:rFonts w:asciiTheme="minorHAnsi" w:hAnsiTheme="minorHAnsi" w:cstheme="minorHAnsi"/>
          <w:sz w:val="22"/>
          <w:szCs w:val="22"/>
        </w:rPr>
        <w:t xml:space="preserve">that an exchange set can contain other exchange sets, and each </w:t>
      </w:r>
      <w:r w:rsidRPr="002608AF">
        <w:rPr>
          <w:rFonts w:asciiTheme="minorHAnsi" w:hAnsiTheme="minorHAnsi" w:cstheme="minorHAnsi"/>
          <w:sz w:val="22"/>
          <w:szCs w:val="22"/>
        </w:rPr>
        <w:t xml:space="preserve">included </w:t>
      </w:r>
      <w:r w:rsidR="001A762A" w:rsidRPr="002608AF">
        <w:rPr>
          <w:rFonts w:asciiTheme="minorHAnsi" w:hAnsiTheme="minorHAnsi" w:cstheme="minorHAnsi"/>
          <w:sz w:val="22"/>
          <w:szCs w:val="22"/>
        </w:rPr>
        <w:t xml:space="preserve">exchange set can be treated as an individual </w:t>
      </w:r>
      <w:r w:rsidRPr="002608AF">
        <w:rPr>
          <w:rFonts w:asciiTheme="minorHAnsi" w:hAnsiTheme="minorHAnsi" w:cstheme="minorHAnsi"/>
          <w:sz w:val="22"/>
          <w:szCs w:val="22"/>
        </w:rPr>
        <w:t>for compression purposes (</w:t>
      </w:r>
      <w:del w:id="537" w:author="Teh Stand" w:date="2018-12-05T15:59:00Z">
        <w:r w:rsidRPr="002608AF" w:rsidDel="002608AF">
          <w:rPr>
            <w:rFonts w:asciiTheme="minorHAnsi" w:hAnsiTheme="minorHAnsi" w:cstheme="minorHAnsi"/>
            <w:sz w:val="22"/>
            <w:szCs w:val="22"/>
          </w:rPr>
          <w:delText>i.e.</w:delText>
        </w:r>
      </w:del>
      <w:ins w:id="538" w:author="Teh Stand" w:date="2018-12-05T15:59:00Z">
        <w:r w:rsidR="002608AF">
          <w:rPr>
            <w:rFonts w:asciiTheme="minorHAnsi" w:hAnsiTheme="minorHAnsi" w:cstheme="minorHAnsi"/>
            <w:sz w:val="22"/>
            <w:szCs w:val="22"/>
          </w:rPr>
          <w:t>that is</w:t>
        </w:r>
      </w:ins>
      <w:r w:rsidRPr="002608AF">
        <w:rPr>
          <w:rFonts w:asciiTheme="minorHAnsi" w:hAnsiTheme="minorHAnsi" w:cstheme="minorHAnsi"/>
          <w:sz w:val="22"/>
          <w:szCs w:val="22"/>
        </w:rPr>
        <w:t>, packed into a ZIP archive or not), but they will all be packed into the archive of the overall container</w:t>
      </w:r>
      <w:r w:rsidR="00635C1F" w:rsidRPr="002608AF">
        <w:rPr>
          <w:rFonts w:asciiTheme="minorHAnsi" w:hAnsiTheme="minorHAnsi" w:cstheme="minorHAnsi"/>
          <w:sz w:val="22"/>
          <w:szCs w:val="22"/>
        </w:rPr>
        <w:t xml:space="preserve"> exchange set, either as a folder hierarchy or single-file ZIP archives, depending on whether they are individually compressed</w:t>
      </w:r>
      <w:r w:rsidR="001A762A" w:rsidRPr="002608AF">
        <w:rPr>
          <w:rFonts w:asciiTheme="minorHAnsi" w:hAnsiTheme="minorHAnsi" w:cstheme="minorHAnsi"/>
          <w:sz w:val="22"/>
          <w:szCs w:val="22"/>
        </w:rPr>
        <w:t>.</w:t>
      </w:r>
    </w:p>
    <w:p w14:paraId="00EABD66" w14:textId="1FB5C6AC" w:rsidR="00CF495B" w:rsidRPr="002608AF" w:rsidRDefault="00CF495B" w:rsidP="002608AF">
      <w:pPr>
        <w:spacing w:after="160" w:line="240" w:lineRule="auto"/>
        <w:rPr>
          <w:rFonts w:asciiTheme="minorHAnsi" w:hAnsiTheme="minorHAnsi" w:cstheme="minorHAnsi"/>
          <w:sz w:val="22"/>
          <w:szCs w:val="22"/>
        </w:rPr>
      </w:pPr>
      <w:r w:rsidRPr="002608AF">
        <w:rPr>
          <w:rFonts w:asciiTheme="minorHAnsi" w:hAnsiTheme="minorHAnsi" w:cstheme="minorHAnsi"/>
          <w:sz w:val="22"/>
          <w:szCs w:val="22"/>
        </w:rPr>
        <w:t>The encryption and digital signature features of ZIP are not used.</w:t>
      </w:r>
    </w:p>
    <w:p w14:paraId="1B938748" w14:textId="1888BC3C" w:rsidR="002C0FC8" w:rsidRPr="00153E23" w:rsidRDefault="002C0FC8" w:rsidP="00CA43A2">
      <w:pPr>
        <w:pStyle w:val="Heading3"/>
        <w:numPr>
          <w:ilvl w:val="2"/>
          <w:numId w:val="147"/>
        </w:numPr>
        <w:tabs>
          <w:tab w:val="clear" w:pos="660"/>
          <w:tab w:val="left" w:pos="851"/>
        </w:tabs>
        <w:spacing w:line="240" w:lineRule="auto"/>
        <w:ind w:left="851" w:hanging="851"/>
      </w:pPr>
      <w:bookmarkStart w:id="539" w:name="_Toc532213710"/>
      <w:r w:rsidRPr="00153E23">
        <w:t>Metadata for imagery and gridded data</w:t>
      </w:r>
      <w:bookmarkEnd w:id="539"/>
    </w:p>
    <w:p w14:paraId="50A9FE2C" w14:textId="05C2BD28" w:rsidR="00010EB6" w:rsidRPr="00153E23" w:rsidRDefault="00354F20" w:rsidP="00153E23">
      <w:pPr>
        <w:spacing w:after="160" w:line="240" w:lineRule="auto"/>
        <w:rPr>
          <w:rFonts w:asciiTheme="minorHAnsi" w:hAnsiTheme="minorHAnsi" w:cstheme="minorHAnsi"/>
          <w:sz w:val="22"/>
          <w:szCs w:val="22"/>
        </w:rPr>
      </w:pPr>
      <w:r w:rsidRPr="00153E23">
        <w:rPr>
          <w:rFonts w:asciiTheme="minorHAnsi" w:hAnsiTheme="minorHAnsi" w:cstheme="minorHAnsi"/>
          <w:sz w:val="22"/>
          <w:szCs w:val="22"/>
        </w:rPr>
        <w:t xml:space="preserve">Exchange set metadata for </w:t>
      </w:r>
      <w:r w:rsidR="00C62E69">
        <w:rPr>
          <w:rFonts w:asciiTheme="minorHAnsi" w:hAnsiTheme="minorHAnsi" w:cstheme="minorHAnsi"/>
          <w:sz w:val="22"/>
          <w:szCs w:val="22"/>
        </w:rPr>
        <w:t>P</w:t>
      </w:r>
      <w:r w:rsidRPr="00153E23">
        <w:rPr>
          <w:rFonts w:asciiTheme="minorHAnsi" w:hAnsiTheme="minorHAnsi" w:cstheme="minorHAnsi"/>
          <w:sz w:val="22"/>
          <w:szCs w:val="22"/>
        </w:rPr>
        <w:t xml:space="preserve">roduct </w:t>
      </w:r>
      <w:r w:rsidR="00C62E69">
        <w:rPr>
          <w:rFonts w:asciiTheme="minorHAnsi" w:hAnsiTheme="minorHAnsi" w:cstheme="minorHAnsi"/>
          <w:sz w:val="22"/>
          <w:szCs w:val="22"/>
        </w:rPr>
        <w:t>S</w:t>
      </w:r>
      <w:r w:rsidRPr="00153E23">
        <w:rPr>
          <w:rFonts w:asciiTheme="minorHAnsi" w:hAnsiTheme="minorHAnsi" w:cstheme="minorHAnsi"/>
          <w:sz w:val="22"/>
          <w:szCs w:val="22"/>
        </w:rPr>
        <w:t>pecifications dealing with</w:t>
      </w:r>
      <w:r w:rsidR="00010EB6" w:rsidRPr="00153E23">
        <w:rPr>
          <w:rFonts w:asciiTheme="minorHAnsi" w:hAnsiTheme="minorHAnsi" w:cstheme="minorHAnsi"/>
          <w:sz w:val="22"/>
          <w:szCs w:val="22"/>
        </w:rPr>
        <w:t xml:space="preserve"> imagery and gridded </w:t>
      </w:r>
      <w:r w:rsidRPr="00153E23">
        <w:rPr>
          <w:rFonts w:asciiTheme="minorHAnsi" w:hAnsiTheme="minorHAnsi" w:cstheme="minorHAnsi"/>
          <w:sz w:val="22"/>
          <w:szCs w:val="22"/>
        </w:rPr>
        <w:t>information</w:t>
      </w:r>
      <w:r w:rsidR="00010EB6" w:rsidRPr="00153E23">
        <w:rPr>
          <w:rFonts w:asciiTheme="minorHAnsi" w:hAnsiTheme="minorHAnsi" w:cstheme="minorHAnsi"/>
          <w:sz w:val="22"/>
          <w:szCs w:val="22"/>
        </w:rPr>
        <w:t xml:space="preserve"> is the same as for </w:t>
      </w:r>
      <w:r w:rsidRPr="00153E23">
        <w:rPr>
          <w:rFonts w:asciiTheme="minorHAnsi" w:hAnsiTheme="minorHAnsi" w:cstheme="minorHAnsi"/>
          <w:sz w:val="22"/>
          <w:szCs w:val="22"/>
        </w:rPr>
        <w:t>ordinary vector datasets (</w:t>
      </w:r>
      <w:r w:rsidR="00153E23">
        <w:rPr>
          <w:rFonts w:asciiTheme="minorHAnsi" w:hAnsiTheme="minorHAnsi" w:cstheme="minorHAnsi"/>
          <w:sz w:val="22"/>
          <w:szCs w:val="22"/>
        </w:rPr>
        <w:t>clauses 12.1.1</w:t>
      </w:r>
      <w:r w:rsidRPr="00153E23">
        <w:rPr>
          <w:rFonts w:asciiTheme="minorHAnsi" w:hAnsiTheme="minorHAnsi" w:cstheme="minorHAnsi"/>
          <w:sz w:val="22"/>
          <w:szCs w:val="22"/>
        </w:rPr>
        <w:t> – </w:t>
      </w:r>
      <w:r w:rsidR="00153E23">
        <w:rPr>
          <w:rFonts w:asciiTheme="minorHAnsi" w:hAnsiTheme="minorHAnsi" w:cstheme="minorHAnsi"/>
          <w:sz w:val="22"/>
          <w:szCs w:val="22"/>
        </w:rPr>
        <w:t>12.1.4</w:t>
      </w:r>
      <w:r w:rsidRPr="00153E23">
        <w:rPr>
          <w:rFonts w:asciiTheme="minorHAnsi" w:hAnsiTheme="minorHAnsi" w:cstheme="minorHAnsi"/>
          <w:sz w:val="22"/>
          <w:szCs w:val="22"/>
        </w:rPr>
        <w:t xml:space="preserve">) extended with additional metadata elements and attributes specific to imagery or gridded data. </w:t>
      </w:r>
      <w:r w:rsidR="0012753E" w:rsidRPr="00153E23">
        <w:rPr>
          <w:rFonts w:asciiTheme="minorHAnsi" w:hAnsiTheme="minorHAnsi" w:cstheme="minorHAnsi"/>
          <w:sz w:val="22"/>
          <w:szCs w:val="22"/>
        </w:rPr>
        <w:t>S-100 Part 4b describes the additional metadata elements, which are defined in detail in ISO 19115-2.</w:t>
      </w:r>
    </w:p>
    <w:p w14:paraId="1B514010" w14:textId="5620816C" w:rsidR="0012753E" w:rsidRPr="00153E23" w:rsidRDefault="0012753E" w:rsidP="00153E23">
      <w:pPr>
        <w:spacing w:after="160" w:line="240" w:lineRule="auto"/>
        <w:rPr>
          <w:rFonts w:asciiTheme="minorHAnsi" w:hAnsiTheme="minorHAnsi" w:cstheme="minorHAnsi"/>
          <w:sz w:val="22"/>
          <w:szCs w:val="22"/>
        </w:rPr>
      </w:pPr>
      <w:r w:rsidRPr="00153E23">
        <w:rPr>
          <w:rFonts w:asciiTheme="minorHAnsi" w:hAnsiTheme="minorHAnsi" w:cstheme="minorHAnsi"/>
          <w:sz w:val="22"/>
          <w:szCs w:val="22"/>
        </w:rPr>
        <w:t xml:space="preserve">The </w:t>
      </w:r>
      <w:r w:rsidR="00153E23">
        <w:rPr>
          <w:rFonts w:asciiTheme="minorHAnsi" w:hAnsiTheme="minorHAnsi" w:cstheme="minorHAnsi"/>
          <w:sz w:val="22"/>
          <w:szCs w:val="22"/>
        </w:rPr>
        <w:t>E</w:t>
      </w:r>
      <w:r w:rsidR="00153E23" w:rsidRPr="00153E23">
        <w:rPr>
          <w:rFonts w:asciiTheme="minorHAnsi" w:hAnsiTheme="minorHAnsi" w:cstheme="minorHAnsi"/>
          <w:sz w:val="22"/>
          <w:szCs w:val="22"/>
        </w:rPr>
        <w:t xml:space="preserve">xchange </w:t>
      </w:r>
      <w:r w:rsidR="00153E23">
        <w:rPr>
          <w:rFonts w:asciiTheme="minorHAnsi" w:hAnsiTheme="minorHAnsi" w:cstheme="minorHAnsi"/>
          <w:sz w:val="22"/>
          <w:szCs w:val="22"/>
        </w:rPr>
        <w:t>C</w:t>
      </w:r>
      <w:r w:rsidR="00153E23" w:rsidRPr="00153E23">
        <w:rPr>
          <w:rFonts w:asciiTheme="minorHAnsi" w:hAnsiTheme="minorHAnsi" w:cstheme="minorHAnsi"/>
          <w:sz w:val="22"/>
          <w:szCs w:val="22"/>
        </w:rPr>
        <w:t xml:space="preserve">atalogue </w:t>
      </w:r>
      <w:r w:rsidRPr="00153E23">
        <w:rPr>
          <w:rFonts w:asciiTheme="minorHAnsi" w:hAnsiTheme="minorHAnsi" w:cstheme="minorHAnsi"/>
          <w:sz w:val="22"/>
          <w:szCs w:val="22"/>
        </w:rPr>
        <w:t xml:space="preserve">for such products will be as for vector data products. As for vector data, the </w:t>
      </w:r>
      <w:r w:rsidR="008C7624">
        <w:rPr>
          <w:rFonts w:asciiTheme="minorHAnsi" w:hAnsiTheme="minorHAnsi" w:cstheme="minorHAnsi"/>
          <w:sz w:val="22"/>
          <w:szCs w:val="22"/>
        </w:rPr>
        <w:t>P</w:t>
      </w:r>
      <w:r w:rsidR="008C7624" w:rsidRPr="00153E23">
        <w:rPr>
          <w:rFonts w:asciiTheme="minorHAnsi" w:hAnsiTheme="minorHAnsi" w:cstheme="minorHAnsi"/>
          <w:sz w:val="22"/>
          <w:szCs w:val="22"/>
        </w:rPr>
        <w:t xml:space="preserve">roduct </w:t>
      </w:r>
      <w:r w:rsidR="008C7624">
        <w:rPr>
          <w:rFonts w:asciiTheme="minorHAnsi" w:hAnsiTheme="minorHAnsi" w:cstheme="minorHAnsi"/>
          <w:sz w:val="22"/>
          <w:szCs w:val="22"/>
        </w:rPr>
        <w:t>S</w:t>
      </w:r>
      <w:r w:rsidR="008C7624" w:rsidRPr="00153E23">
        <w:rPr>
          <w:rFonts w:asciiTheme="minorHAnsi" w:hAnsiTheme="minorHAnsi" w:cstheme="minorHAnsi"/>
          <w:sz w:val="22"/>
          <w:szCs w:val="22"/>
        </w:rPr>
        <w:t xml:space="preserve">pecification </w:t>
      </w:r>
      <w:r w:rsidRPr="00153E23">
        <w:rPr>
          <w:rFonts w:asciiTheme="minorHAnsi" w:hAnsiTheme="minorHAnsi" w:cstheme="minorHAnsi"/>
          <w:sz w:val="22"/>
          <w:szCs w:val="22"/>
        </w:rPr>
        <w:t>team may define additional product-specific metadata elements and attributes in conformance with S-100 Appendix 4a-E. ISO-defined elements and attributes</w:t>
      </w:r>
      <w:r w:rsidR="00CF4F55" w:rsidRPr="00153E23">
        <w:rPr>
          <w:rFonts w:asciiTheme="minorHAnsi" w:hAnsiTheme="minorHAnsi" w:cstheme="minorHAnsi"/>
          <w:sz w:val="22"/>
          <w:szCs w:val="22"/>
        </w:rPr>
        <w:t xml:space="preserve"> should be in the ISO metadata file.</w:t>
      </w:r>
    </w:p>
    <w:p w14:paraId="13DAA9BB" w14:textId="7D96E9FB" w:rsidR="0075692D" w:rsidRPr="00FA0C91" w:rsidRDefault="00B80B7C" w:rsidP="00CA43A2">
      <w:pPr>
        <w:pStyle w:val="Heading3"/>
        <w:numPr>
          <w:ilvl w:val="2"/>
          <w:numId w:val="147"/>
        </w:numPr>
        <w:tabs>
          <w:tab w:val="clear" w:pos="660"/>
          <w:tab w:val="left" w:pos="851"/>
        </w:tabs>
        <w:spacing w:line="240" w:lineRule="auto"/>
        <w:ind w:left="851" w:hanging="851"/>
      </w:pPr>
      <w:bookmarkStart w:id="540" w:name="_Ref523279727"/>
      <w:bookmarkStart w:id="541" w:name="_Toc532213711"/>
      <w:r w:rsidRPr="00FA0C91">
        <w:t>Embedded metadata</w:t>
      </w:r>
      <w:bookmarkEnd w:id="540"/>
      <w:bookmarkEnd w:id="541"/>
    </w:p>
    <w:p w14:paraId="219B4F0D" w14:textId="34534E96" w:rsidR="00CF4F55" w:rsidRPr="008C7624" w:rsidRDefault="00CF4F55" w:rsidP="008C7624">
      <w:pPr>
        <w:spacing w:after="160" w:line="240" w:lineRule="auto"/>
        <w:rPr>
          <w:rFonts w:asciiTheme="minorHAnsi" w:hAnsiTheme="minorHAnsi" w:cstheme="minorHAnsi"/>
          <w:sz w:val="22"/>
          <w:szCs w:val="22"/>
        </w:rPr>
      </w:pPr>
      <w:r w:rsidRPr="008C7624">
        <w:rPr>
          <w:rFonts w:asciiTheme="minorHAnsi" w:hAnsiTheme="minorHAnsi" w:cstheme="minorHAnsi"/>
          <w:sz w:val="22"/>
          <w:szCs w:val="22"/>
        </w:rPr>
        <w:t xml:space="preserve">Certain metadata may be embedded in dataset headers (ISO 8211 and GML formats – S-100 Parts 10a and 10b) or defined attributes and groups (HDF5 format – Part 10c). While specifying embedded metadata </w:t>
      </w:r>
      <w:r w:rsidR="006640CA" w:rsidRPr="008C7624">
        <w:rPr>
          <w:rFonts w:asciiTheme="minorHAnsi" w:hAnsiTheme="minorHAnsi" w:cstheme="minorHAnsi"/>
          <w:sz w:val="22"/>
          <w:szCs w:val="22"/>
        </w:rPr>
        <w:t xml:space="preserve">is up to individual </w:t>
      </w:r>
      <w:r w:rsidR="00C62E69">
        <w:rPr>
          <w:rFonts w:asciiTheme="minorHAnsi" w:hAnsiTheme="minorHAnsi" w:cstheme="minorHAnsi"/>
          <w:sz w:val="22"/>
          <w:szCs w:val="22"/>
        </w:rPr>
        <w:t>P</w:t>
      </w:r>
      <w:r w:rsidR="006640CA" w:rsidRPr="008C7624">
        <w:rPr>
          <w:rFonts w:asciiTheme="minorHAnsi" w:hAnsiTheme="minorHAnsi" w:cstheme="minorHAnsi"/>
          <w:sz w:val="22"/>
          <w:szCs w:val="22"/>
        </w:rPr>
        <w:t xml:space="preserve">roduct </w:t>
      </w:r>
      <w:r w:rsidR="00C62E69">
        <w:rPr>
          <w:rFonts w:asciiTheme="minorHAnsi" w:hAnsiTheme="minorHAnsi" w:cstheme="minorHAnsi"/>
          <w:sz w:val="22"/>
          <w:szCs w:val="22"/>
        </w:rPr>
        <w:t>S</w:t>
      </w:r>
      <w:r w:rsidR="006640CA" w:rsidRPr="008C7624">
        <w:rPr>
          <w:rFonts w:asciiTheme="minorHAnsi" w:hAnsiTheme="minorHAnsi" w:cstheme="minorHAnsi"/>
          <w:sz w:val="22"/>
          <w:szCs w:val="22"/>
        </w:rPr>
        <w:t>pecifications, this guideline recommends that o</w:t>
      </w:r>
      <w:r w:rsidRPr="008C7624">
        <w:rPr>
          <w:rFonts w:asciiTheme="minorHAnsi" w:hAnsiTheme="minorHAnsi" w:cstheme="minorHAnsi"/>
          <w:sz w:val="22"/>
          <w:szCs w:val="22"/>
        </w:rPr>
        <w:t>nly metadata</w:t>
      </w:r>
      <w:r w:rsidR="006640CA" w:rsidRPr="008C7624">
        <w:rPr>
          <w:rFonts w:asciiTheme="minorHAnsi" w:hAnsiTheme="minorHAnsi" w:cstheme="minorHAnsi"/>
          <w:sz w:val="22"/>
          <w:szCs w:val="22"/>
        </w:rPr>
        <w:t xml:space="preserve"> considered</w:t>
      </w:r>
      <w:r w:rsidRPr="008C7624">
        <w:rPr>
          <w:rFonts w:asciiTheme="minorHAnsi" w:hAnsiTheme="minorHAnsi" w:cstheme="minorHAnsi"/>
          <w:sz w:val="22"/>
          <w:szCs w:val="22"/>
        </w:rPr>
        <w:t xml:space="preserve"> essential to identifying and reading the dataset should be embedded. </w:t>
      </w:r>
      <w:r w:rsidR="006640CA" w:rsidRPr="008C7624">
        <w:rPr>
          <w:rFonts w:asciiTheme="minorHAnsi" w:hAnsiTheme="minorHAnsi" w:cstheme="minorHAnsi"/>
          <w:sz w:val="22"/>
          <w:szCs w:val="22"/>
        </w:rPr>
        <w:t>Examples are</w:t>
      </w:r>
      <w:r w:rsidRPr="008C7624">
        <w:rPr>
          <w:rFonts w:asciiTheme="minorHAnsi" w:hAnsiTheme="minorHAnsi" w:cstheme="minorHAnsi"/>
          <w:sz w:val="22"/>
          <w:szCs w:val="22"/>
        </w:rPr>
        <w:t xml:space="preserve"> dataset name, persistent global identifier, and MRN (if any</w:t>
      </w:r>
      <w:r w:rsidR="006640CA" w:rsidRPr="008C7624">
        <w:rPr>
          <w:rFonts w:asciiTheme="minorHAnsi" w:hAnsiTheme="minorHAnsi" w:cstheme="minorHAnsi"/>
          <w:sz w:val="22"/>
          <w:szCs w:val="22"/>
        </w:rPr>
        <w:t>)</w:t>
      </w:r>
      <w:r w:rsidRPr="008C7624">
        <w:rPr>
          <w:rFonts w:asciiTheme="minorHAnsi" w:hAnsiTheme="minorHAnsi" w:cstheme="minorHAnsi"/>
          <w:sz w:val="22"/>
          <w:szCs w:val="22"/>
        </w:rPr>
        <w:t xml:space="preserve">, as well as </w:t>
      </w:r>
      <w:r w:rsidR="006640CA" w:rsidRPr="008C7624">
        <w:rPr>
          <w:rFonts w:asciiTheme="minorHAnsi" w:hAnsiTheme="minorHAnsi" w:cstheme="minorHAnsi"/>
          <w:sz w:val="22"/>
          <w:szCs w:val="22"/>
        </w:rPr>
        <w:t>bounding box</w:t>
      </w:r>
      <w:r w:rsidRPr="008C7624">
        <w:rPr>
          <w:rFonts w:asciiTheme="minorHAnsi" w:hAnsiTheme="minorHAnsi" w:cstheme="minorHAnsi"/>
          <w:sz w:val="22"/>
          <w:szCs w:val="22"/>
        </w:rPr>
        <w:t>, number of objects of each type,</w:t>
      </w:r>
      <w:r w:rsidR="006640CA" w:rsidRPr="008C7624">
        <w:rPr>
          <w:rFonts w:asciiTheme="minorHAnsi" w:hAnsiTheme="minorHAnsi" w:cstheme="minorHAnsi"/>
          <w:sz w:val="22"/>
          <w:szCs w:val="22"/>
        </w:rPr>
        <w:t xml:space="preserve"> and</w:t>
      </w:r>
      <w:r w:rsidRPr="008C7624">
        <w:rPr>
          <w:rFonts w:asciiTheme="minorHAnsi" w:hAnsiTheme="minorHAnsi" w:cstheme="minorHAnsi"/>
          <w:sz w:val="22"/>
          <w:szCs w:val="22"/>
        </w:rPr>
        <w:t xml:space="preserve"> CRS</w:t>
      </w:r>
      <w:r w:rsidR="006640CA" w:rsidRPr="008C7624">
        <w:rPr>
          <w:rFonts w:asciiTheme="minorHAnsi" w:hAnsiTheme="minorHAnsi" w:cstheme="minorHAnsi"/>
          <w:sz w:val="22"/>
          <w:szCs w:val="22"/>
        </w:rPr>
        <w:t xml:space="preserve"> identification.</w:t>
      </w:r>
      <w:r w:rsidR="0078453F" w:rsidRPr="008C7624">
        <w:rPr>
          <w:rFonts w:asciiTheme="minorHAnsi" w:hAnsiTheme="minorHAnsi" w:cstheme="minorHAnsi"/>
          <w:sz w:val="22"/>
          <w:szCs w:val="22"/>
        </w:rPr>
        <w:t xml:space="preserve"> Gridded data products may encode spatial representation information such as grid spacing and grid bounding box as metadata for individual features. Gridded data products may also encode </w:t>
      </w:r>
      <w:r w:rsidR="00087710" w:rsidRPr="008C7624">
        <w:rPr>
          <w:rFonts w:asciiTheme="minorHAnsi" w:hAnsiTheme="minorHAnsi" w:cstheme="minorHAnsi"/>
          <w:sz w:val="22"/>
          <w:szCs w:val="22"/>
        </w:rPr>
        <w:t xml:space="preserve">structural </w:t>
      </w:r>
      <w:r w:rsidR="0078453F" w:rsidRPr="008C7624">
        <w:rPr>
          <w:rFonts w:asciiTheme="minorHAnsi" w:hAnsiTheme="minorHAnsi" w:cstheme="minorHAnsi"/>
          <w:sz w:val="22"/>
          <w:szCs w:val="22"/>
        </w:rPr>
        <w:t>metadata</w:t>
      </w:r>
      <w:r w:rsidR="00087710" w:rsidRPr="008C7624">
        <w:rPr>
          <w:rFonts w:asciiTheme="minorHAnsi" w:hAnsiTheme="minorHAnsi" w:cstheme="minorHAnsi"/>
          <w:sz w:val="22"/>
          <w:szCs w:val="22"/>
        </w:rPr>
        <w:t xml:space="preserve"> such as</w:t>
      </w:r>
      <w:r w:rsidR="006D4935" w:rsidRPr="008C7624">
        <w:rPr>
          <w:rFonts w:asciiTheme="minorHAnsi" w:hAnsiTheme="minorHAnsi" w:cstheme="minorHAnsi"/>
          <w:sz w:val="22"/>
          <w:szCs w:val="22"/>
        </w:rPr>
        <w:t xml:space="preserve"> </w:t>
      </w:r>
      <w:r w:rsidR="00EE30DF" w:rsidRPr="008C7624">
        <w:rPr>
          <w:rFonts w:asciiTheme="minorHAnsi" w:hAnsiTheme="minorHAnsi" w:cstheme="minorHAnsi"/>
          <w:sz w:val="22"/>
          <w:szCs w:val="22"/>
        </w:rPr>
        <w:t>a code indicating the type of grid (regular, irregular, etc.).</w:t>
      </w:r>
      <w:r w:rsidR="00087710" w:rsidRPr="008C7624">
        <w:rPr>
          <w:rFonts w:asciiTheme="minorHAnsi" w:hAnsiTheme="minorHAnsi" w:cstheme="minorHAnsi"/>
          <w:sz w:val="22"/>
          <w:szCs w:val="22"/>
        </w:rPr>
        <w:t xml:space="preserve"> </w:t>
      </w:r>
    </w:p>
    <w:p w14:paraId="41AE3992" w14:textId="3955104A" w:rsidR="000D6113" w:rsidRPr="00FA0C91" w:rsidRDefault="000D6113" w:rsidP="008C7624">
      <w:pPr>
        <w:pStyle w:val="Heading2"/>
        <w:numPr>
          <w:ilvl w:val="1"/>
          <w:numId w:val="147"/>
        </w:numPr>
        <w:tabs>
          <w:tab w:val="clear" w:pos="540"/>
          <w:tab w:val="clear" w:pos="700"/>
          <w:tab w:val="left" w:pos="709"/>
        </w:tabs>
        <w:spacing w:line="240" w:lineRule="auto"/>
        <w:ind w:hanging="720"/>
        <w:rPr>
          <w:lang w:val="en-GB"/>
        </w:rPr>
      </w:pPr>
      <w:bookmarkStart w:id="542" w:name="_Toc532213712"/>
      <w:r w:rsidRPr="00FA0C91">
        <w:rPr>
          <w:lang w:val="en-GB"/>
        </w:rPr>
        <w:t>Metadata for services</w:t>
      </w:r>
      <w:bookmarkEnd w:id="542"/>
    </w:p>
    <w:p w14:paraId="0F5ECAC4" w14:textId="64E828CC" w:rsidR="006E30DE" w:rsidRPr="00CA43A2" w:rsidRDefault="006E30DE" w:rsidP="00CA43A2">
      <w:pPr>
        <w:spacing w:after="160" w:line="240" w:lineRule="auto"/>
        <w:rPr>
          <w:rFonts w:asciiTheme="minorHAnsi" w:hAnsiTheme="minorHAnsi" w:cstheme="minorHAnsi"/>
          <w:sz w:val="22"/>
          <w:szCs w:val="22"/>
        </w:rPr>
      </w:pPr>
      <w:r w:rsidRPr="00CA43A2">
        <w:rPr>
          <w:rFonts w:asciiTheme="minorHAnsi" w:hAnsiTheme="minorHAnsi" w:cstheme="minorHAnsi"/>
          <w:sz w:val="22"/>
          <w:szCs w:val="22"/>
        </w:rPr>
        <w:t>This section describe</w:t>
      </w:r>
      <w:r w:rsidR="0078453F" w:rsidRPr="00CA43A2">
        <w:rPr>
          <w:rFonts w:asciiTheme="minorHAnsi" w:hAnsiTheme="minorHAnsi" w:cstheme="minorHAnsi"/>
          <w:sz w:val="22"/>
          <w:szCs w:val="22"/>
        </w:rPr>
        <w:t>s</w:t>
      </w:r>
      <w:r w:rsidRPr="00CA43A2">
        <w:rPr>
          <w:rFonts w:asciiTheme="minorHAnsi" w:hAnsiTheme="minorHAnsi" w:cstheme="minorHAnsi"/>
          <w:sz w:val="22"/>
          <w:szCs w:val="22"/>
        </w:rPr>
        <w:t xml:space="preserve"> metadata for products that are delivered as services.</w:t>
      </w:r>
    </w:p>
    <w:p w14:paraId="3C1A9098" w14:textId="0D947770" w:rsidR="006F1603" w:rsidRPr="00FA0C91" w:rsidRDefault="00E359E6" w:rsidP="00635005">
      <w:pPr>
        <w:pStyle w:val="Heading3"/>
        <w:numPr>
          <w:ilvl w:val="2"/>
          <w:numId w:val="151"/>
        </w:numPr>
        <w:tabs>
          <w:tab w:val="clear" w:pos="660"/>
          <w:tab w:val="left" w:pos="851"/>
        </w:tabs>
        <w:spacing w:line="240" w:lineRule="auto"/>
        <w:ind w:left="851" w:hanging="851"/>
      </w:pPr>
      <w:bookmarkStart w:id="543" w:name="_Toc532213713"/>
      <w:r w:rsidRPr="00FA0C91">
        <w:t>Generic</w:t>
      </w:r>
      <w:r w:rsidR="006F1603" w:rsidRPr="00FA0C91">
        <w:t xml:space="preserve"> metadata for services</w:t>
      </w:r>
      <w:bookmarkEnd w:id="543"/>
    </w:p>
    <w:p w14:paraId="2A438173" w14:textId="4C5DA76C" w:rsidR="00CA0A52" w:rsidRPr="00CA43A2" w:rsidRDefault="00E359E6" w:rsidP="00CA43A2">
      <w:pPr>
        <w:spacing w:after="160" w:line="240" w:lineRule="auto"/>
        <w:rPr>
          <w:rFonts w:asciiTheme="minorHAnsi" w:hAnsiTheme="minorHAnsi" w:cstheme="minorHAnsi"/>
          <w:sz w:val="22"/>
          <w:szCs w:val="22"/>
        </w:rPr>
      </w:pPr>
      <w:r w:rsidRPr="00CA43A2">
        <w:rPr>
          <w:rFonts w:asciiTheme="minorHAnsi" w:hAnsiTheme="minorHAnsi" w:cstheme="minorHAnsi"/>
          <w:sz w:val="22"/>
          <w:szCs w:val="22"/>
        </w:rPr>
        <w:t>Generic</w:t>
      </w:r>
      <w:r w:rsidR="00754AE1" w:rsidRPr="00CA43A2">
        <w:rPr>
          <w:rFonts w:asciiTheme="minorHAnsi" w:hAnsiTheme="minorHAnsi" w:cstheme="minorHAnsi"/>
          <w:sz w:val="22"/>
          <w:szCs w:val="22"/>
        </w:rPr>
        <w:t xml:space="preserve"> metadata for services is a work in progress as of August 2018. S-100 Part 4a defines a metadata model for services which conforms to the ISO 19115-1/2 model</w:t>
      </w:r>
      <w:r w:rsidR="00E176EF" w:rsidRPr="00CA43A2">
        <w:rPr>
          <w:rFonts w:asciiTheme="minorHAnsi" w:hAnsiTheme="minorHAnsi" w:cstheme="minorHAnsi"/>
          <w:sz w:val="22"/>
          <w:szCs w:val="22"/>
        </w:rPr>
        <w:t>.</w:t>
      </w:r>
      <w:r w:rsidR="004F3BF6" w:rsidRPr="00CA43A2">
        <w:rPr>
          <w:rFonts w:asciiTheme="minorHAnsi" w:hAnsiTheme="minorHAnsi" w:cstheme="minorHAnsi"/>
          <w:sz w:val="22"/>
          <w:szCs w:val="22"/>
        </w:rPr>
        <w:t xml:space="preserve"> S-100 Part 14 defines service metadata differently (</w:t>
      </w:r>
      <w:r w:rsidR="004F3BF6" w:rsidRPr="00CA43A2">
        <w:rPr>
          <w:rFonts w:asciiTheme="minorHAnsi" w:hAnsiTheme="minorHAnsi" w:cstheme="minorHAnsi"/>
          <w:b/>
          <w:sz w:val="22"/>
          <w:szCs w:val="22"/>
        </w:rPr>
        <w:t>S100_ServiceMetaData</w:t>
      </w:r>
      <w:r w:rsidR="004F3BF6" w:rsidRPr="00CA43A2">
        <w:rPr>
          <w:rFonts w:asciiTheme="minorHAnsi" w:hAnsiTheme="minorHAnsi" w:cstheme="minorHAnsi"/>
          <w:sz w:val="22"/>
          <w:szCs w:val="22"/>
        </w:rPr>
        <w:t xml:space="preserve"> –</w:t>
      </w:r>
      <w:del w:id="544" w:author="Teh Stand" w:date="2018-12-06T14:11:00Z">
        <w:r w:rsidR="004F3BF6" w:rsidRPr="00CA43A2" w:rsidDel="00CA43A2">
          <w:rPr>
            <w:rFonts w:asciiTheme="minorHAnsi" w:hAnsiTheme="minorHAnsi" w:cstheme="minorHAnsi"/>
            <w:sz w:val="22"/>
            <w:szCs w:val="22"/>
          </w:rPr>
          <w:delText xml:space="preserve"> </w:delText>
        </w:r>
      </w:del>
      <w:ins w:id="545" w:author="Teh Stand" w:date="2018-12-06T14:11:00Z">
        <w:r w:rsidR="00CA43A2">
          <w:rPr>
            <w:rFonts w:asciiTheme="minorHAnsi" w:hAnsiTheme="minorHAnsi" w:cstheme="minorHAnsi"/>
            <w:sz w:val="22"/>
            <w:szCs w:val="22"/>
          </w:rPr>
          <w:t xml:space="preserve"> </w:t>
        </w:r>
      </w:ins>
      <w:del w:id="546" w:author="Teh Stand" w:date="2018-12-06T14:11:00Z">
        <w:r w:rsidR="004F3BF6" w:rsidRPr="00CA43A2" w:rsidDel="00CA43A2">
          <w:rPr>
            <w:rFonts w:asciiTheme="minorHAnsi" w:hAnsiTheme="minorHAnsi" w:cstheme="minorHAnsi"/>
            <w:sz w:val="22"/>
            <w:szCs w:val="22"/>
          </w:rPr>
          <w:delText xml:space="preserve">S-100 </w:delText>
        </w:r>
      </w:del>
      <w:r w:rsidR="004F3BF6" w:rsidRPr="00CA43A2">
        <w:rPr>
          <w:rFonts w:asciiTheme="minorHAnsi" w:hAnsiTheme="minorHAnsi" w:cstheme="minorHAnsi"/>
          <w:sz w:val="22"/>
          <w:szCs w:val="22"/>
        </w:rPr>
        <w:t>clause 14-8.1.1).</w:t>
      </w:r>
      <w:r w:rsidR="00CA0A52" w:rsidRPr="00CA43A2">
        <w:rPr>
          <w:rFonts w:asciiTheme="minorHAnsi" w:hAnsiTheme="minorHAnsi" w:cstheme="minorHAnsi"/>
          <w:sz w:val="22"/>
          <w:szCs w:val="22"/>
        </w:rPr>
        <w:t xml:space="preserve"> It is left to </w:t>
      </w:r>
      <w:r w:rsidR="000B4D54">
        <w:rPr>
          <w:rFonts w:asciiTheme="minorHAnsi" w:hAnsiTheme="minorHAnsi" w:cstheme="minorHAnsi"/>
          <w:sz w:val="22"/>
          <w:szCs w:val="22"/>
        </w:rPr>
        <w:t>P</w:t>
      </w:r>
      <w:r w:rsidR="00CA0A52" w:rsidRPr="00CA43A2">
        <w:rPr>
          <w:rFonts w:asciiTheme="minorHAnsi" w:hAnsiTheme="minorHAnsi" w:cstheme="minorHAnsi"/>
          <w:sz w:val="22"/>
          <w:szCs w:val="22"/>
        </w:rPr>
        <w:t xml:space="preserve">roduct </w:t>
      </w:r>
      <w:r w:rsidR="000B4D54">
        <w:rPr>
          <w:rFonts w:asciiTheme="minorHAnsi" w:hAnsiTheme="minorHAnsi" w:cstheme="minorHAnsi"/>
          <w:sz w:val="22"/>
          <w:szCs w:val="22"/>
        </w:rPr>
        <w:t>S</w:t>
      </w:r>
      <w:r w:rsidR="00CA0A52" w:rsidRPr="00CA43A2">
        <w:rPr>
          <w:rFonts w:asciiTheme="minorHAnsi" w:hAnsiTheme="minorHAnsi" w:cstheme="minorHAnsi"/>
          <w:sz w:val="22"/>
          <w:szCs w:val="22"/>
        </w:rPr>
        <w:t>pecifications to determine if servers need to supply service identification metadata in the sense of the underlying ISO standards (reproduced in S-100 Figure 4a-A-2).</w:t>
      </w:r>
    </w:p>
    <w:p w14:paraId="1C73516F" w14:textId="793D721F" w:rsidR="003169C4" w:rsidRPr="00CA43A2" w:rsidRDefault="00CA0A52" w:rsidP="00CA43A2">
      <w:pPr>
        <w:spacing w:after="160" w:line="240" w:lineRule="auto"/>
        <w:rPr>
          <w:rFonts w:asciiTheme="minorHAnsi" w:hAnsiTheme="minorHAnsi" w:cstheme="minorHAnsi"/>
          <w:sz w:val="22"/>
          <w:szCs w:val="22"/>
        </w:rPr>
      </w:pPr>
      <w:r w:rsidRPr="00CA43A2">
        <w:rPr>
          <w:rFonts w:asciiTheme="minorHAnsi" w:hAnsiTheme="minorHAnsi" w:cstheme="minorHAnsi"/>
          <w:sz w:val="22"/>
          <w:szCs w:val="22"/>
        </w:rPr>
        <w:t xml:space="preserve">Product </w:t>
      </w:r>
      <w:r w:rsidR="000B4D54">
        <w:rPr>
          <w:rFonts w:asciiTheme="minorHAnsi" w:hAnsiTheme="minorHAnsi" w:cstheme="minorHAnsi"/>
          <w:sz w:val="22"/>
          <w:szCs w:val="22"/>
        </w:rPr>
        <w:t>S</w:t>
      </w:r>
      <w:r w:rsidRPr="00CA43A2">
        <w:rPr>
          <w:rFonts w:asciiTheme="minorHAnsi" w:hAnsiTheme="minorHAnsi" w:cstheme="minorHAnsi"/>
          <w:sz w:val="22"/>
          <w:szCs w:val="22"/>
        </w:rPr>
        <w:t xml:space="preserve">pecifications needing to define service metadata (identifying and describing the service itself) should use or extend the </w:t>
      </w:r>
      <w:r w:rsidRPr="00CA43A2">
        <w:rPr>
          <w:rFonts w:asciiTheme="minorHAnsi" w:hAnsiTheme="minorHAnsi" w:cstheme="minorHAnsi"/>
          <w:b/>
          <w:sz w:val="22"/>
          <w:szCs w:val="22"/>
        </w:rPr>
        <w:t xml:space="preserve">SV_ServiceIdentification </w:t>
      </w:r>
      <w:r w:rsidRPr="00CA43A2">
        <w:rPr>
          <w:rFonts w:asciiTheme="minorHAnsi" w:hAnsiTheme="minorHAnsi" w:cstheme="minorHAnsi"/>
          <w:sz w:val="22"/>
          <w:szCs w:val="22"/>
        </w:rPr>
        <w:t>class in S-100 Figure 4a-2. Any extensions or restrictions should conform to the ISO rules as described in S-100 Part 4a Appendix 4a-E.</w:t>
      </w:r>
    </w:p>
    <w:p w14:paraId="635D9897" w14:textId="77777777" w:rsidR="003169C4" w:rsidRPr="00FA0C91" w:rsidRDefault="003169C4" w:rsidP="00A304B4">
      <w:pPr>
        <w:pStyle w:val="Heading3"/>
        <w:numPr>
          <w:ilvl w:val="2"/>
          <w:numId w:val="151"/>
        </w:numPr>
        <w:tabs>
          <w:tab w:val="clear" w:pos="660"/>
          <w:tab w:val="left" w:pos="851"/>
        </w:tabs>
        <w:ind w:left="851" w:hanging="851"/>
      </w:pPr>
      <w:bookmarkStart w:id="547" w:name="_Toc532213714"/>
      <w:r w:rsidRPr="00FA0C91">
        <w:t>Use of the IHO S-100 metadata model and schemas</w:t>
      </w:r>
      <w:bookmarkEnd w:id="547"/>
    </w:p>
    <w:p w14:paraId="179F9C90" w14:textId="4812CA79" w:rsidR="00B746B6" w:rsidRPr="00635005" w:rsidRDefault="00A304B4" w:rsidP="00635005">
      <w:pPr>
        <w:spacing w:after="160" w:line="240" w:lineRule="auto"/>
        <w:rPr>
          <w:rFonts w:asciiTheme="minorHAnsi" w:hAnsiTheme="minorHAnsi" w:cstheme="minorHAnsi"/>
          <w:sz w:val="22"/>
          <w:szCs w:val="22"/>
        </w:rPr>
      </w:pPr>
      <w:ins w:id="548" w:author="Teh Stand" w:date="2018-12-06T14:29:00Z">
        <w:r>
          <w:rPr>
            <w:rFonts w:asciiTheme="minorHAnsi" w:hAnsiTheme="minorHAnsi" w:cstheme="minorHAnsi"/>
            <w:sz w:val="22"/>
            <w:szCs w:val="22"/>
          </w:rPr>
          <w:t xml:space="preserve">S-100 </w:t>
        </w:r>
      </w:ins>
      <w:r w:rsidR="00754AE1" w:rsidRPr="00635005">
        <w:rPr>
          <w:rFonts w:asciiTheme="minorHAnsi" w:hAnsiTheme="minorHAnsi" w:cstheme="minorHAnsi"/>
          <w:sz w:val="22"/>
          <w:szCs w:val="22"/>
        </w:rPr>
        <w:t>Part 14</w:t>
      </w:r>
      <w:ins w:id="549" w:author="Teh Stand" w:date="2018-12-06T14:30:00Z">
        <w:r>
          <w:rPr>
            <w:rFonts w:asciiTheme="minorHAnsi" w:hAnsiTheme="minorHAnsi" w:cstheme="minorHAnsi"/>
            <w:sz w:val="22"/>
            <w:szCs w:val="22"/>
          </w:rPr>
          <w:t xml:space="preserve">, </w:t>
        </w:r>
      </w:ins>
      <w:del w:id="550" w:author="Teh Stand" w:date="2018-12-06T14:30:00Z">
        <w:r w:rsidR="00754AE1" w:rsidRPr="00635005" w:rsidDel="00A304B4">
          <w:rPr>
            <w:rFonts w:asciiTheme="minorHAnsi" w:hAnsiTheme="minorHAnsi" w:cstheme="minorHAnsi"/>
            <w:sz w:val="22"/>
            <w:szCs w:val="22"/>
          </w:rPr>
          <w:delText xml:space="preserve"> </w:delText>
        </w:r>
        <w:r w:rsidR="00E176EF" w:rsidRPr="00635005" w:rsidDel="00A304B4">
          <w:rPr>
            <w:rFonts w:asciiTheme="minorHAnsi" w:hAnsiTheme="minorHAnsi" w:cstheme="minorHAnsi"/>
            <w:sz w:val="22"/>
            <w:szCs w:val="22"/>
          </w:rPr>
          <w:delText>(</w:delText>
        </w:r>
      </w:del>
      <w:r w:rsidR="00E85C29" w:rsidRPr="00635005">
        <w:rPr>
          <w:rFonts w:asciiTheme="minorHAnsi" w:hAnsiTheme="minorHAnsi" w:cstheme="minorHAnsi"/>
          <w:sz w:val="22"/>
          <w:szCs w:val="22"/>
        </w:rPr>
        <w:t xml:space="preserve">clause 14-9.1.3) specifies a </w:t>
      </w:r>
      <w:r w:rsidR="00E85C29" w:rsidRPr="00635005">
        <w:rPr>
          <w:rFonts w:asciiTheme="minorHAnsi" w:hAnsiTheme="minorHAnsi" w:cstheme="minorHAnsi"/>
          <w:i/>
          <w:sz w:val="22"/>
          <w:szCs w:val="22"/>
        </w:rPr>
        <w:t>GetMetaData()</w:t>
      </w:r>
      <w:r w:rsidR="00E85C29" w:rsidRPr="00635005">
        <w:rPr>
          <w:rFonts w:asciiTheme="minorHAnsi" w:hAnsiTheme="minorHAnsi" w:cstheme="minorHAnsi"/>
          <w:sz w:val="22"/>
          <w:szCs w:val="22"/>
        </w:rPr>
        <w:t xml:space="preserve"> operation with </w:t>
      </w:r>
      <w:r w:rsidR="00E85C29" w:rsidRPr="00635005">
        <w:rPr>
          <w:rFonts w:asciiTheme="minorHAnsi" w:hAnsiTheme="minorHAnsi" w:cstheme="minorHAnsi"/>
          <w:i/>
          <w:sz w:val="22"/>
          <w:szCs w:val="22"/>
        </w:rPr>
        <w:t>CharacterString</w:t>
      </w:r>
      <w:r w:rsidR="00E85C29" w:rsidRPr="00635005">
        <w:rPr>
          <w:rFonts w:asciiTheme="minorHAnsi" w:hAnsiTheme="minorHAnsi" w:cstheme="minorHAnsi"/>
          <w:sz w:val="22"/>
          <w:szCs w:val="22"/>
        </w:rPr>
        <w:t xml:space="preserve"> return parameter </w:t>
      </w:r>
      <w:r w:rsidR="00E85C29" w:rsidRPr="00635005">
        <w:rPr>
          <w:rFonts w:asciiTheme="minorHAnsi" w:hAnsiTheme="minorHAnsi" w:cstheme="minorHAnsi"/>
          <w:i/>
          <w:sz w:val="22"/>
          <w:szCs w:val="22"/>
        </w:rPr>
        <w:t>exchangeSet</w:t>
      </w:r>
      <w:r w:rsidR="00E85C29" w:rsidRPr="00635005">
        <w:rPr>
          <w:rFonts w:asciiTheme="minorHAnsi" w:hAnsiTheme="minorHAnsi" w:cstheme="minorHAnsi"/>
          <w:sz w:val="22"/>
          <w:szCs w:val="22"/>
        </w:rPr>
        <w:t xml:space="preserve"> defined as “The exchange set describing the datasets.”</w:t>
      </w:r>
      <w:r w:rsidR="00D727BE" w:rsidRPr="00635005">
        <w:rPr>
          <w:rFonts w:asciiTheme="minorHAnsi" w:hAnsiTheme="minorHAnsi" w:cstheme="minorHAnsi"/>
          <w:sz w:val="22"/>
          <w:szCs w:val="22"/>
        </w:rPr>
        <w:t xml:space="preserve"> I</w:t>
      </w:r>
      <w:r w:rsidR="007D7182" w:rsidRPr="00635005">
        <w:rPr>
          <w:rFonts w:asciiTheme="minorHAnsi" w:hAnsiTheme="minorHAnsi" w:cstheme="minorHAnsi"/>
          <w:sz w:val="22"/>
          <w:szCs w:val="22"/>
        </w:rPr>
        <w:t xml:space="preserve">t is not clear at this time whether </w:t>
      </w:r>
      <w:r w:rsidR="00E85C29" w:rsidRPr="00635005">
        <w:rPr>
          <w:rFonts w:asciiTheme="minorHAnsi" w:hAnsiTheme="minorHAnsi" w:cstheme="minorHAnsi"/>
          <w:sz w:val="22"/>
          <w:szCs w:val="22"/>
        </w:rPr>
        <w:t xml:space="preserve">this is the </w:t>
      </w:r>
      <w:r w:rsidR="007D7182" w:rsidRPr="00635005">
        <w:rPr>
          <w:rFonts w:asciiTheme="minorHAnsi" w:hAnsiTheme="minorHAnsi" w:cstheme="minorHAnsi"/>
          <w:sz w:val="22"/>
          <w:szCs w:val="22"/>
        </w:rPr>
        <w:t xml:space="preserve">metadata defined in S-100 Part 14 clause 14-8 or </w:t>
      </w:r>
      <w:r w:rsidR="00153E23" w:rsidRPr="00635005">
        <w:rPr>
          <w:rFonts w:asciiTheme="minorHAnsi" w:hAnsiTheme="minorHAnsi" w:cstheme="minorHAnsi"/>
          <w:sz w:val="22"/>
          <w:szCs w:val="22"/>
        </w:rPr>
        <w:t xml:space="preserve">Exchange Catalogue </w:t>
      </w:r>
      <w:r w:rsidR="001F2DA2" w:rsidRPr="00635005">
        <w:rPr>
          <w:rFonts w:asciiTheme="minorHAnsi" w:hAnsiTheme="minorHAnsi" w:cstheme="minorHAnsi"/>
          <w:sz w:val="22"/>
          <w:szCs w:val="22"/>
        </w:rPr>
        <w:t>of S-100</w:t>
      </w:r>
      <w:ins w:id="551" w:author="Teh Stand" w:date="2018-12-06T14:30:00Z">
        <w:r>
          <w:rPr>
            <w:rFonts w:asciiTheme="minorHAnsi" w:hAnsiTheme="minorHAnsi" w:cstheme="minorHAnsi"/>
            <w:sz w:val="22"/>
            <w:szCs w:val="22"/>
          </w:rPr>
          <w:t xml:space="preserve"> Part 4a</w:t>
        </w:r>
      </w:ins>
      <w:del w:id="552" w:author="Teh Stand" w:date="2018-12-06T14:30:00Z">
        <w:r w:rsidR="001F2DA2" w:rsidRPr="00635005" w:rsidDel="00A304B4">
          <w:rPr>
            <w:rFonts w:asciiTheme="minorHAnsi" w:hAnsiTheme="minorHAnsi" w:cstheme="minorHAnsi"/>
            <w:sz w:val="22"/>
            <w:szCs w:val="22"/>
          </w:rPr>
          <w:delText xml:space="preserve"> Figure</w:delText>
        </w:r>
      </w:del>
      <w:ins w:id="553" w:author="Teh Stand" w:date="2018-12-06T14:30:00Z">
        <w:r>
          <w:rPr>
            <w:rFonts w:asciiTheme="minorHAnsi" w:hAnsiTheme="minorHAnsi" w:cstheme="minorHAnsi"/>
            <w:sz w:val="22"/>
            <w:szCs w:val="22"/>
          </w:rPr>
          <w:t xml:space="preserve">, </w:t>
        </w:r>
      </w:ins>
      <w:r w:rsidRPr="00635005">
        <w:rPr>
          <w:rFonts w:asciiTheme="minorHAnsi" w:hAnsiTheme="minorHAnsi" w:cstheme="minorHAnsi"/>
          <w:sz w:val="22"/>
          <w:szCs w:val="22"/>
        </w:rPr>
        <w:lastRenderedPageBreak/>
        <w:t>Figure</w:t>
      </w:r>
      <w:r w:rsidR="001F2DA2" w:rsidRPr="00635005">
        <w:rPr>
          <w:rFonts w:asciiTheme="minorHAnsi" w:hAnsiTheme="minorHAnsi" w:cstheme="minorHAnsi"/>
          <w:sz w:val="22"/>
          <w:szCs w:val="22"/>
        </w:rPr>
        <w:t xml:space="preserve"> 4a-D-4.</w:t>
      </w:r>
      <w:r w:rsidR="007D7182" w:rsidRPr="00635005">
        <w:rPr>
          <w:rFonts w:asciiTheme="minorHAnsi" w:hAnsiTheme="minorHAnsi" w:cstheme="minorHAnsi"/>
          <w:sz w:val="22"/>
          <w:szCs w:val="22"/>
        </w:rPr>
        <w:t xml:space="preserve"> </w:t>
      </w:r>
      <w:r w:rsidR="003169C4" w:rsidRPr="00635005">
        <w:rPr>
          <w:rFonts w:asciiTheme="minorHAnsi" w:hAnsiTheme="minorHAnsi" w:cstheme="minorHAnsi"/>
          <w:sz w:val="22"/>
          <w:szCs w:val="22"/>
        </w:rPr>
        <w:t xml:space="preserve"> This can be considered </w:t>
      </w:r>
      <w:r w:rsidR="003169C4" w:rsidRPr="00635005">
        <w:rPr>
          <w:rFonts w:asciiTheme="minorHAnsi" w:hAnsiTheme="minorHAnsi" w:cstheme="minorHAnsi"/>
          <w:b/>
          <w:sz w:val="22"/>
          <w:szCs w:val="22"/>
        </w:rPr>
        <w:t>payload metadata</w:t>
      </w:r>
      <w:r w:rsidR="003169C4" w:rsidRPr="00635005">
        <w:rPr>
          <w:rFonts w:asciiTheme="minorHAnsi" w:hAnsiTheme="minorHAnsi" w:cstheme="minorHAnsi"/>
          <w:sz w:val="22"/>
          <w:szCs w:val="22"/>
        </w:rPr>
        <w:t xml:space="preserve"> (metadata describing the transferred information) to distinguish it from metadata that describes the service itself.</w:t>
      </w:r>
    </w:p>
    <w:p w14:paraId="758B395E" w14:textId="02FC27CF" w:rsidR="001F2DA2" w:rsidRPr="00635005" w:rsidRDefault="007D7182" w:rsidP="00635005">
      <w:pPr>
        <w:spacing w:after="160" w:line="240" w:lineRule="auto"/>
        <w:rPr>
          <w:rFonts w:asciiTheme="minorHAnsi" w:hAnsiTheme="minorHAnsi" w:cstheme="minorHAnsi"/>
          <w:sz w:val="22"/>
          <w:szCs w:val="22"/>
        </w:rPr>
      </w:pPr>
      <w:r w:rsidRPr="00635005">
        <w:rPr>
          <w:rFonts w:asciiTheme="minorHAnsi" w:hAnsiTheme="minorHAnsi" w:cstheme="minorHAnsi"/>
          <w:sz w:val="22"/>
          <w:szCs w:val="22"/>
        </w:rPr>
        <w:t xml:space="preserve">If </w:t>
      </w:r>
      <w:r w:rsidR="000B4D54" w:rsidRPr="00635005">
        <w:rPr>
          <w:rFonts w:asciiTheme="minorHAnsi" w:hAnsiTheme="minorHAnsi" w:cstheme="minorHAnsi"/>
          <w:sz w:val="22"/>
          <w:szCs w:val="22"/>
        </w:rPr>
        <w:t>P</w:t>
      </w:r>
      <w:r w:rsidRPr="00635005">
        <w:rPr>
          <w:rFonts w:asciiTheme="minorHAnsi" w:hAnsiTheme="minorHAnsi" w:cstheme="minorHAnsi"/>
          <w:sz w:val="22"/>
          <w:szCs w:val="22"/>
        </w:rPr>
        <w:t xml:space="preserve">roduct </w:t>
      </w:r>
      <w:r w:rsidR="000B4D54" w:rsidRPr="00635005">
        <w:rPr>
          <w:rFonts w:asciiTheme="minorHAnsi" w:hAnsiTheme="minorHAnsi" w:cstheme="minorHAnsi"/>
          <w:sz w:val="22"/>
          <w:szCs w:val="22"/>
        </w:rPr>
        <w:t>S</w:t>
      </w:r>
      <w:r w:rsidRPr="00635005">
        <w:rPr>
          <w:rFonts w:asciiTheme="minorHAnsi" w:hAnsiTheme="minorHAnsi" w:cstheme="minorHAnsi"/>
          <w:sz w:val="22"/>
          <w:szCs w:val="22"/>
        </w:rPr>
        <w:t>pecifications need to</w:t>
      </w:r>
      <w:r w:rsidR="001F2DA2" w:rsidRPr="00635005">
        <w:rPr>
          <w:rFonts w:asciiTheme="minorHAnsi" w:hAnsiTheme="minorHAnsi" w:cstheme="minorHAnsi"/>
          <w:sz w:val="22"/>
          <w:szCs w:val="22"/>
        </w:rPr>
        <w:t xml:space="preserve"> define a subset and/or extension of </w:t>
      </w:r>
      <w:ins w:id="554" w:author="Teh Stand" w:date="2018-12-06T14:31:00Z">
        <w:r w:rsidR="00A304B4">
          <w:rPr>
            <w:rFonts w:asciiTheme="minorHAnsi" w:hAnsiTheme="minorHAnsi" w:cstheme="minorHAnsi"/>
            <w:sz w:val="22"/>
            <w:szCs w:val="22"/>
          </w:rPr>
          <w:t xml:space="preserve">the </w:t>
        </w:r>
      </w:ins>
      <w:r w:rsidR="004F2A2E" w:rsidRPr="00635005">
        <w:rPr>
          <w:rFonts w:asciiTheme="minorHAnsi" w:hAnsiTheme="minorHAnsi" w:cstheme="minorHAnsi"/>
          <w:sz w:val="22"/>
          <w:szCs w:val="22"/>
        </w:rPr>
        <w:t xml:space="preserve">S-100 </w:t>
      </w:r>
      <w:r w:rsidR="00153E23" w:rsidRPr="00635005">
        <w:rPr>
          <w:rFonts w:asciiTheme="minorHAnsi" w:hAnsiTheme="minorHAnsi" w:cstheme="minorHAnsi"/>
          <w:sz w:val="22"/>
          <w:szCs w:val="22"/>
        </w:rPr>
        <w:t xml:space="preserve">Exchange Catalogue </w:t>
      </w:r>
      <w:r w:rsidRPr="00635005">
        <w:rPr>
          <w:rFonts w:asciiTheme="minorHAnsi" w:hAnsiTheme="minorHAnsi" w:cstheme="minorHAnsi"/>
          <w:sz w:val="22"/>
          <w:szCs w:val="22"/>
        </w:rPr>
        <w:t>to describe payload metadata,</w:t>
      </w:r>
      <w:r w:rsidR="001F2DA2" w:rsidRPr="00635005">
        <w:rPr>
          <w:rFonts w:asciiTheme="minorHAnsi" w:hAnsiTheme="minorHAnsi" w:cstheme="minorHAnsi"/>
          <w:sz w:val="22"/>
          <w:szCs w:val="22"/>
        </w:rPr>
        <w:t xml:space="preserve"> </w:t>
      </w:r>
      <w:r w:rsidRPr="00635005">
        <w:rPr>
          <w:rFonts w:asciiTheme="minorHAnsi" w:hAnsiTheme="minorHAnsi" w:cstheme="minorHAnsi"/>
          <w:sz w:val="22"/>
          <w:szCs w:val="22"/>
        </w:rPr>
        <w:t>they should use</w:t>
      </w:r>
      <w:r w:rsidR="00B746B6" w:rsidRPr="00635005">
        <w:rPr>
          <w:rFonts w:asciiTheme="minorHAnsi" w:hAnsiTheme="minorHAnsi" w:cstheme="minorHAnsi"/>
          <w:sz w:val="22"/>
          <w:szCs w:val="22"/>
        </w:rPr>
        <w:t xml:space="preserve"> the same method</w:t>
      </w:r>
      <w:r w:rsidR="003169C4" w:rsidRPr="00635005">
        <w:rPr>
          <w:rFonts w:asciiTheme="minorHAnsi" w:hAnsiTheme="minorHAnsi" w:cstheme="minorHAnsi"/>
          <w:sz w:val="22"/>
          <w:szCs w:val="22"/>
        </w:rPr>
        <w:t>s</w:t>
      </w:r>
      <w:r w:rsidR="00B746B6" w:rsidRPr="00635005">
        <w:rPr>
          <w:rFonts w:asciiTheme="minorHAnsi" w:hAnsiTheme="minorHAnsi" w:cstheme="minorHAnsi"/>
          <w:sz w:val="22"/>
          <w:szCs w:val="22"/>
        </w:rPr>
        <w:t xml:space="preserve"> </w:t>
      </w:r>
      <w:r w:rsidR="003169C4" w:rsidRPr="00635005">
        <w:rPr>
          <w:rFonts w:asciiTheme="minorHAnsi" w:hAnsiTheme="minorHAnsi" w:cstheme="minorHAnsi"/>
          <w:sz w:val="22"/>
          <w:szCs w:val="22"/>
        </w:rPr>
        <w:t>specified in S-100 Part 4a/4b and</w:t>
      </w:r>
      <w:r w:rsidR="00B746B6" w:rsidRPr="00635005">
        <w:rPr>
          <w:rFonts w:asciiTheme="minorHAnsi" w:hAnsiTheme="minorHAnsi" w:cstheme="minorHAnsi"/>
          <w:sz w:val="22"/>
          <w:szCs w:val="22"/>
        </w:rPr>
        <w:t xml:space="preserve"> </w:t>
      </w:r>
      <w:del w:id="555" w:author="Teh Stand" w:date="2018-12-06T14:31:00Z">
        <w:r w:rsidR="00B746B6" w:rsidRPr="00635005" w:rsidDel="00A304B4">
          <w:rPr>
            <w:rFonts w:asciiTheme="minorHAnsi" w:hAnsiTheme="minorHAnsi" w:cstheme="minorHAnsi"/>
            <w:sz w:val="22"/>
            <w:szCs w:val="22"/>
          </w:rPr>
          <w:delText xml:space="preserve">section </w:delText>
        </w:r>
      </w:del>
      <w:ins w:id="556" w:author="Teh Stand" w:date="2018-12-06T14:31:00Z">
        <w:r w:rsidR="00A304B4">
          <w:rPr>
            <w:rFonts w:asciiTheme="minorHAnsi" w:hAnsiTheme="minorHAnsi" w:cstheme="minorHAnsi"/>
            <w:sz w:val="22"/>
            <w:szCs w:val="22"/>
          </w:rPr>
          <w:t>clause</w:t>
        </w:r>
        <w:r w:rsidR="00A304B4" w:rsidRPr="00635005">
          <w:rPr>
            <w:rFonts w:asciiTheme="minorHAnsi" w:hAnsiTheme="minorHAnsi" w:cstheme="minorHAnsi"/>
            <w:sz w:val="22"/>
            <w:szCs w:val="22"/>
          </w:rPr>
          <w:t xml:space="preserve"> </w:t>
        </w:r>
      </w:ins>
      <w:r w:rsidR="00B746B6" w:rsidRPr="00635005">
        <w:rPr>
          <w:rFonts w:asciiTheme="minorHAnsi" w:hAnsiTheme="minorHAnsi" w:cstheme="minorHAnsi"/>
          <w:sz w:val="22"/>
          <w:szCs w:val="22"/>
        </w:rPr>
        <w:t>8.1</w:t>
      </w:r>
      <w:r w:rsidR="003169C4" w:rsidRPr="00635005">
        <w:rPr>
          <w:rFonts w:asciiTheme="minorHAnsi" w:hAnsiTheme="minorHAnsi" w:cstheme="minorHAnsi"/>
          <w:sz w:val="22"/>
          <w:szCs w:val="22"/>
        </w:rPr>
        <w:t xml:space="preserve"> of this Guidance.</w:t>
      </w:r>
      <w:r w:rsidR="00CA0A52" w:rsidRPr="00635005">
        <w:rPr>
          <w:rFonts w:asciiTheme="minorHAnsi" w:hAnsiTheme="minorHAnsi" w:cstheme="minorHAnsi"/>
          <w:sz w:val="22"/>
          <w:szCs w:val="22"/>
        </w:rPr>
        <w:t xml:space="preserve"> Note that these sections require conformance to the ISO rules described in S-100 Part 4a</w:t>
      </w:r>
      <w:ins w:id="557" w:author="Teh Stand" w:date="2018-12-06T14:32:00Z">
        <w:r w:rsidR="00A304B4">
          <w:rPr>
            <w:rFonts w:asciiTheme="minorHAnsi" w:hAnsiTheme="minorHAnsi" w:cstheme="minorHAnsi"/>
            <w:sz w:val="22"/>
            <w:szCs w:val="22"/>
          </w:rPr>
          <w:t>,</w:t>
        </w:r>
      </w:ins>
      <w:r w:rsidR="00CA0A52" w:rsidRPr="00635005">
        <w:rPr>
          <w:rFonts w:asciiTheme="minorHAnsi" w:hAnsiTheme="minorHAnsi" w:cstheme="minorHAnsi"/>
          <w:sz w:val="22"/>
          <w:szCs w:val="22"/>
        </w:rPr>
        <w:t xml:space="preserve"> Appendix 4a-E.</w:t>
      </w:r>
    </w:p>
    <w:p w14:paraId="08657826" w14:textId="3FA2DE3A" w:rsidR="006F1603" w:rsidRPr="00FA0C91" w:rsidRDefault="006F1603" w:rsidP="00A304B4">
      <w:pPr>
        <w:pStyle w:val="Heading3"/>
        <w:numPr>
          <w:ilvl w:val="2"/>
          <w:numId w:val="151"/>
        </w:numPr>
        <w:tabs>
          <w:tab w:val="clear" w:pos="660"/>
          <w:tab w:val="left" w:pos="851"/>
        </w:tabs>
        <w:spacing w:line="240" w:lineRule="auto"/>
        <w:ind w:left="851" w:hanging="851"/>
      </w:pPr>
      <w:bookmarkStart w:id="558" w:name="_Toc532213715"/>
      <w:r w:rsidRPr="00FA0C91">
        <w:t>Data protection, authentication, and encryption</w:t>
      </w:r>
      <w:bookmarkEnd w:id="558"/>
    </w:p>
    <w:p w14:paraId="663427C4" w14:textId="3F0A2F76" w:rsidR="00EE30DF" w:rsidRPr="00A304B4" w:rsidRDefault="00EE30DF" w:rsidP="00A304B4">
      <w:pPr>
        <w:spacing w:after="160" w:line="240" w:lineRule="auto"/>
        <w:rPr>
          <w:rFonts w:asciiTheme="minorHAnsi" w:hAnsiTheme="minorHAnsi" w:cstheme="minorHAnsi"/>
          <w:sz w:val="22"/>
          <w:szCs w:val="22"/>
        </w:rPr>
      </w:pPr>
      <w:r w:rsidRPr="00A304B4">
        <w:rPr>
          <w:rFonts w:asciiTheme="minorHAnsi" w:hAnsiTheme="minorHAnsi" w:cstheme="minorHAnsi"/>
          <w:sz w:val="22"/>
          <w:szCs w:val="22"/>
        </w:rPr>
        <w:t xml:space="preserve">Many of the data protection, authentication, and encryption provisions of </w:t>
      </w:r>
      <w:ins w:id="559" w:author="Teh Stand" w:date="2018-12-06T14:34:00Z">
        <w:r w:rsidR="009A1860">
          <w:rPr>
            <w:rFonts w:asciiTheme="minorHAnsi" w:hAnsiTheme="minorHAnsi" w:cstheme="minorHAnsi"/>
            <w:sz w:val="22"/>
            <w:szCs w:val="22"/>
          </w:rPr>
          <w:t xml:space="preserve">S-100 </w:t>
        </w:r>
      </w:ins>
      <w:r w:rsidRPr="00A304B4">
        <w:rPr>
          <w:rFonts w:asciiTheme="minorHAnsi" w:hAnsiTheme="minorHAnsi" w:cstheme="minorHAnsi"/>
          <w:sz w:val="22"/>
          <w:szCs w:val="22"/>
        </w:rPr>
        <w:t>Part 15 should also apply to services, but details and implementation constraints will differ – for example, a data product may create its transfer package using a format other than ZIP</w:t>
      </w:r>
      <w:r w:rsidR="000C6E7C" w:rsidRPr="00A304B4">
        <w:rPr>
          <w:rFonts w:asciiTheme="minorHAnsi" w:hAnsiTheme="minorHAnsi" w:cstheme="minorHAnsi"/>
          <w:sz w:val="22"/>
          <w:szCs w:val="22"/>
        </w:rPr>
        <w:t>, and the connection protocol may need to be secure (</w:t>
      </w:r>
      <w:del w:id="560" w:author="Teh Stand" w:date="2018-12-06T14:35:00Z">
        <w:r w:rsidR="000C6E7C" w:rsidRPr="00A304B4" w:rsidDel="009A1860">
          <w:rPr>
            <w:rFonts w:asciiTheme="minorHAnsi" w:hAnsiTheme="minorHAnsi" w:cstheme="minorHAnsi"/>
            <w:sz w:val="22"/>
            <w:szCs w:val="22"/>
          </w:rPr>
          <w:delText>e.g.,</w:delText>
        </w:r>
      </w:del>
      <w:ins w:id="561" w:author="Teh Stand" w:date="2018-12-06T14:35:00Z">
        <w:r w:rsidR="009A1860">
          <w:rPr>
            <w:rFonts w:asciiTheme="minorHAnsi" w:hAnsiTheme="minorHAnsi" w:cstheme="minorHAnsi"/>
            <w:sz w:val="22"/>
            <w:szCs w:val="22"/>
          </w:rPr>
          <w:t>for example</w:t>
        </w:r>
      </w:ins>
      <w:r w:rsidR="000C6E7C" w:rsidRPr="00A304B4">
        <w:rPr>
          <w:rFonts w:asciiTheme="minorHAnsi" w:hAnsiTheme="minorHAnsi" w:cstheme="minorHAnsi"/>
          <w:sz w:val="22"/>
          <w:szCs w:val="22"/>
        </w:rPr>
        <w:t xml:space="preserve"> HTTPS rather than HTTP)</w:t>
      </w:r>
      <w:r w:rsidRPr="00A304B4">
        <w:rPr>
          <w:rFonts w:asciiTheme="minorHAnsi" w:hAnsiTheme="minorHAnsi" w:cstheme="minorHAnsi"/>
          <w:sz w:val="22"/>
          <w:szCs w:val="22"/>
        </w:rPr>
        <w:t xml:space="preserve">. </w:t>
      </w:r>
      <w:r w:rsidR="000C6E7C" w:rsidRPr="00A304B4">
        <w:rPr>
          <w:rFonts w:asciiTheme="minorHAnsi" w:hAnsiTheme="minorHAnsi" w:cstheme="minorHAnsi"/>
          <w:sz w:val="22"/>
          <w:szCs w:val="22"/>
        </w:rPr>
        <w:t xml:space="preserve">Product </w:t>
      </w:r>
      <w:r w:rsidR="000B4D54" w:rsidRPr="00A304B4">
        <w:rPr>
          <w:rFonts w:asciiTheme="minorHAnsi" w:hAnsiTheme="minorHAnsi" w:cstheme="minorHAnsi"/>
          <w:sz w:val="22"/>
          <w:szCs w:val="22"/>
        </w:rPr>
        <w:t>S</w:t>
      </w:r>
      <w:r w:rsidR="000C6E7C" w:rsidRPr="00A304B4">
        <w:rPr>
          <w:rFonts w:asciiTheme="minorHAnsi" w:hAnsiTheme="minorHAnsi" w:cstheme="minorHAnsi"/>
          <w:sz w:val="22"/>
          <w:szCs w:val="22"/>
        </w:rPr>
        <w:t xml:space="preserve">pecification teams which need to use security schemes in service transfer modes are encouraged to explore using or adapting </w:t>
      </w:r>
      <w:ins w:id="562" w:author="Teh Stand" w:date="2018-12-06T14:35:00Z">
        <w:r w:rsidR="009A1860">
          <w:rPr>
            <w:rFonts w:asciiTheme="minorHAnsi" w:hAnsiTheme="minorHAnsi" w:cstheme="minorHAnsi"/>
            <w:sz w:val="22"/>
            <w:szCs w:val="22"/>
          </w:rPr>
          <w:t xml:space="preserve">S-100 </w:t>
        </w:r>
      </w:ins>
      <w:r w:rsidR="000C6E7C" w:rsidRPr="00A304B4">
        <w:rPr>
          <w:rFonts w:asciiTheme="minorHAnsi" w:hAnsiTheme="minorHAnsi" w:cstheme="minorHAnsi"/>
          <w:sz w:val="22"/>
          <w:szCs w:val="22"/>
        </w:rPr>
        <w:t>Part 15 and report on their experiences.</w:t>
      </w:r>
    </w:p>
    <w:p w14:paraId="0814CFE2" w14:textId="5FCE6EC5" w:rsidR="006F1603" w:rsidRPr="00FA0C91" w:rsidRDefault="006F1603" w:rsidP="009A1860">
      <w:pPr>
        <w:pStyle w:val="Heading3"/>
        <w:numPr>
          <w:ilvl w:val="2"/>
          <w:numId w:val="151"/>
        </w:numPr>
        <w:tabs>
          <w:tab w:val="clear" w:pos="660"/>
          <w:tab w:val="left" w:pos="851"/>
        </w:tabs>
        <w:spacing w:line="240" w:lineRule="auto"/>
        <w:ind w:left="851" w:hanging="851"/>
      </w:pPr>
      <w:bookmarkStart w:id="563" w:name="_Toc532213716"/>
      <w:r w:rsidRPr="00FA0C91">
        <w:t>Embedded metadata</w:t>
      </w:r>
      <w:bookmarkEnd w:id="563"/>
    </w:p>
    <w:p w14:paraId="64F05406" w14:textId="0AA80014" w:rsidR="000D6113" w:rsidRPr="009A1860" w:rsidRDefault="000C6E7C" w:rsidP="009A1860">
      <w:pPr>
        <w:spacing w:after="160" w:line="240" w:lineRule="auto"/>
        <w:rPr>
          <w:rFonts w:asciiTheme="minorHAnsi" w:hAnsiTheme="minorHAnsi" w:cstheme="minorHAnsi"/>
          <w:sz w:val="22"/>
          <w:szCs w:val="22"/>
        </w:rPr>
      </w:pPr>
      <w:r w:rsidRPr="009A1860">
        <w:rPr>
          <w:rFonts w:asciiTheme="minorHAnsi" w:hAnsiTheme="minorHAnsi" w:cstheme="minorHAnsi"/>
          <w:sz w:val="22"/>
          <w:szCs w:val="22"/>
        </w:rPr>
        <w:t xml:space="preserve">The considerations are similar as for embedded metadata described in </w:t>
      </w:r>
      <w:del w:id="564" w:author="Teh Stand" w:date="2018-12-06T14:38:00Z">
        <w:r w:rsidRPr="009A1860" w:rsidDel="00812B14">
          <w:rPr>
            <w:rFonts w:asciiTheme="minorHAnsi" w:hAnsiTheme="minorHAnsi" w:cstheme="minorHAnsi"/>
            <w:sz w:val="22"/>
            <w:szCs w:val="22"/>
          </w:rPr>
          <w:delText>section</w:delText>
        </w:r>
        <w:r w:rsidR="009A1860" w:rsidDel="00812B14">
          <w:rPr>
            <w:rFonts w:asciiTheme="minorHAnsi" w:hAnsiTheme="minorHAnsi" w:cstheme="minorHAnsi"/>
            <w:sz w:val="22"/>
            <w:szCs w:val="22"/>
          </w:rPr>
          <w:delText xml:space="preserve"> </w:delText>
        </w:r>
      </w:del>
      <w:ins w:id="565" w:author="Teh Stand" w:date="2018-12-06T14:38:00Z">
        <w:r w:rsidR="00812B14">
          <w:rPr>
            <w:rFonts w:asciiTheme="minorHAnsi" w:hAnsiTheme="minorHAnsi" w:cstheme="minorHAnsi"/>
            <w:sz w:val="22"/>
            <w:szCs w:val="22"/>
          </w:rPr>
          <w:t xml:space="preserve">clause </w:t>
        </w:r>
      </w:ins>
      <w:r w:rsidR="009A1860">
        <w:rPr>
          <w:rFonts w:asciiTheme="minorHAnsi" w:hAnsiTheme="minorHAnsi" w:cstheme="minorHAnsi"/>
          <w:sz w:val="22"/>
          <w:szCs w:val="22"/>
        </w:rPr>
        <w:t>12.1.6</w:t>
      </w:r>
      <w:r w:rsidRPr="009A1860">
        <w:rPr>
          <w:rFonts w:asciiTheme="minorHAnsi" w:hAnsiTheme="minorHAnsi" w:cstheme="minorHAnsi"/>
          <w:sz w:val="22"/>
          <w:szCs w:val="22"/>
        </w:rPr>
        <w:t>. Additional considerations may arise from the transfer mode</w:t>
      </w:r>
      <w:ins w:id="566" w:author="Teh Stand" w:date="2018-12-06T14:38:00Z">
        <w:r w:rsidR="00812B14">
          <w:rPr>
            <w:rFonts w:asciiTheme="minorHAnsi" w:hAnsiTheme="minorHAnsi" w:cstheme="minorHAnsi"/>
            <w:sz w:val="22"/>
            <w:szCs w:val="22"/>
          </w:rPr>
          <w:t>;</w:t>
        </w:r>
      </w:ins>
      <w:del w:id="567" w:author="Teh Stand" w:date="2018-12-06T14:38:00Z">
        <w:r w:rsidRPr="009A1860" w:rsidDel="00812B14">
          <w:rPr>
            <w:rFonts w:asciiTheme="minorHAnsi" w:hAnsiTheme="minorHAnsi" w:cstheme="minorHAnsi"/>
            <w:sz w:val="22"/>
            <w:szCs w:val="22"/>
          </w:rPr>
          <w:delText>,</w:delText>
        </w:r>
      </w:del>
      <w:r w:rsidRPr="009A1860">
        <w:rPr>
          <w:rFonts w:asciiTheme="minorHAnsi" w:hAnsiTheme="minorHAnsi" w:cstheme="minorHAnsi"/>
          <w:sz w:val="22"/>
          <w:szCs w:val="22"/>
        </w:rPr>
        <w:t xml:space="preserve"> </w:t>
      </w:r>
      <w:del w:id="568" w:author="Teh Stand" w:date="2018-12-06T14:38:00Z">
        <w:r w:rsidRPr="009A1860" w:rsidDel="00812B14">
          <w:rPr>
            <w:rFonts w:asciiTheme="minorHAnsi" w:hAnsiTheme="minorHAnsi" w:cstheme="minorHAnsi"/>
            <w:sz w:val="22"/>
            <w:szCs w:val="22"/>
          </w:rPr>
          <w:delText>e.g.</w:delText>
        </w:r>
      </w:del>
      <w:ins w:id="569" w:author="Teh Stand" w:date="2018-12-06T14:38:00Z">
        <w:r w:rsidR="00812B14">
          <w:rPr>
            <w:rFonts w:asciiTheme="minorHAnsi" w:hAnsiTheme="minorHAnsi" w:cstheme="minorHAnsi"/>
            <w:sz w:val="22"/>
            <w:szCs w:val="22"/>
          </w:rPr>
          <w:t>for example</w:t>
        </w:r>
      </w:ins>
      <w:r w:rsidRPr="009A1860">
        <w:rPr>
          <w:rFonts w:asciiTheme="minorHAnsi" w:hAnsiTheme="minorHAnsi" w:cstheme="minorHAnsi"/>
          <w:sz w:val="22"/>
          <w:szCs w:val="22"/>
        </w:rPr>
        <w:t xml:space="preserve">, </w:t>
      </w:r>
      <w:r w:rsidR="00C71F9A" w:rsidRPr="009A1860">
        <w:rPr>
          <w:rFonts w:asciiTheme="minorHAnsi" w:hAnsiTheme="minorHAnsi" w:cstheme="minorHAnsi"/>
          <w:sz w:val="22"/>
          <w:szCs w:val="22"/>
        </w:rPr>
        <w:t xml:space="preserve">giving </w:t>
      </w:r>
      <w:r w:rsidRPr="009A1860">
        <w:rPr>
          <w:rFonts w:asciiTheme="minorHAnsi" w:hAnsiTheme="minorHAnsi" w:cstheme="minorHAnsi"/>
          <w:sz w:val="22"/>
          <w:szCs w:val="22"/>
        </w:rPr>
        <w:t xml:space="preserve">greater importance </w:t>
      </w:r>
      <w:r w:rsidR="00C71F9A" w:rsidRPr="009A1860">
        <w:rPr>
          <w:rFonts w:asciiTheme="minorHAnsi" w:hAnsiTheme="minorHAnsi" w:cstheme="minorHAnsi"/>
          <w:sz w:val="22"/>
          <w:szCs w:val="22"/>
        </w:rPr>
        <w:t xml:space="preserve">to minimizing data volume. Product </w:t>
      </w:r>
      <w:r w:rsidR="000B4D54" w:rsidRPr="009A1860">
        <w:rPr>
          <w:rFonts w:asciiTheme="minorHAnsi" w:hAnsiTheme="minorHAnsi" w:cstheme="minorHAnsi"/>
          <w:sz w:val="22"/>
          <w:szCs w:val="22"/>
        </w:rPr>
        <w:t>S</w:t>
      </w:r>
      <w:r w:rsidR="00C71F9A" w:rsidRPr="009A1860">
        <w:rPr>
          <w:rFonts w:asciiTheme="minorHAnsi" w:hAnsiTheme="minorHAnsi" w:cstheme="minorHAnsi"/>
          <w:sz w:val="22"/>
          <w:szCs w:val="22"/>
        </w:rPr>
        <w:t xml:space="preserve">pecification teams are encouraged to consider using or adapting the embedded metadata principles in </w:t>
      </w:r>
      <w:del w:id="570" w:author="Teh Stand" w:date="2018-12-06T14:39:00Z">
        <w:r w:rsidR="00C71F9A" w:rsidRPr="009A1860" w:rsidDel="00812B14">
          <w:rPr>
            <w:rFonts w:asciiTheme="minorHAnsi" w:hAnsiTheme="minorHAnsi" w:cstheme="minorHAnsi"/>
            <w:sz w:val="22"/>
            <w:szCs w:val="22"/>
          </w:rPr>
          <w:delText>section</w:delText>
        </w:r>
        <w:r w:rsidR="009A1860" w:rsidDel="00812B14">
          <w:rPr>
            <w:rFonts w:asciiTheme="minorHAnsi" w:hAnsiTheme="minorHAnsi" w:cstheme="minorHAnsi"/>
            <w:sz w:val="22"/>
            <w:szCs w:val="22"/>
          </w:rPr>
          <w:delText xml:space="preserve"> </w:delText>
        </w:r>
      </w:del>
      <w:ins w:id="571" w:author="Teh Stand" w:date="2018-12-06T14:39:00Z">
        <w:r w:rsidR="00812B14">
          <w:rPr>
            <w:rFonts w:asciiTheme="minorHAnsi" w:hAnsiTheme="minorHAnsi" w:cstheme="minorHAnsi"/>
            <w:sz w:val="22"/>
            <w:szCs w:val="22"/>
          </w:rPr>
          <w:t xml:space="preserve">clause </w:t>
        </w:r>
      </w:ins>
      <w:r w:rsidR="00812B14">
        <w:rPr>
          <w:rFonts w:asciiTheme="minorHAnsi" w:hAnsiTheme="minorHAnsi" w:cstheme="minorHAnsi"/>
          <w:sz w:val="22"/>
          <w:szCs w:val="22"/>
        </w:rPr>
        <w:t>12.1.6</w:t>
      </w:r>
      <w:r w:rsidR="00C71F9A" w:rsidRPr="009A1860">
        <w:rPr>
          <w:rFonts w:asciiTheme="minorHAnsi" w:hAnsiTheme="minorHAnsi" w:cstheme="minorHAnsi"/>
          <w:sz w:val="22"/>
          <w:szCs w:val="22"/>
        </w:rPr>
        <w:t xml:space="preserve"> and the methods and constraints of the data format which is used (ISO 8211, GML, HDF5, or other format) and report on their experiences.</w:t>
      </w:r>
    </w:p>
    <w:p w14:paraId="2E249D9F" w14:textId="4CBEFB49" w:rsidR="0048317B" w:rsidRPr="00FA0C91" w:rsidRDefault="0048317B" w:rsidP="0048317B">
      <w:pPr>
        <w:pStyle w:val="Heading1"/>
        <w:numPr>
          <w:ilvl w:val="0"/>
          <w:numId w:val="25"/>
        </w:numPr>
        <w:tabs>
          <w:tab w:val="clear" w:pos="400"/>
          <w:tab w:val="clear" w:pos="560"/>
          <w:tab w:val="left" w:pos="567"/>
        </w:tabs>
        <w:spacing w:line="240" w:lineRule="auto"/>
        <w:ind w:left="567" w:hanging="567"/>
      </w:pPr>
      <w:bookmarkStart w:id="572" w:name="_Toc532213717"/>
      <w:r>
        <w:t>Define data encoding format</w:t>
      </w:r>
      <w:bookmarkEnd w:id="572"/>
    </w:p>
    <w:p w14:paraId="102478CE" w14:textId="2BE3DA0E" w:rsidR="00893EB8" w:rsidRPr="00F610F9" w:rsidRDefault="00893EB8" w:rsidP="00F610F9">
      <w:pPr>
        <w:pStyle w:val="Heading2"/>
        <w:numPr>
          <w:ilvl w:val="1"/>
          <w:numId w:val="153"/>
        </w:numPr>
        <w:tabs>
          <w:tab w:val="clear" w:pos="540"/>
          <w:tab w:val="clear" w:pos="700"/>
          <w:tab w:val="left" w:pos="709"/>
        </w:tabs>
        <w:spacing w:line="240" w:lineRule="auto"/>
        <w:ind w:hanging="720"/>
        <w:rPr>
          <w:lang w:val="en-GB"/>
        </w:rPr>
      </w:pPr>
      <w:bookmarkStart w:id="573" w:name="_Toc532213718"/>
      <w:r w:rsidRPr="00F610F9">
        <w:rPr>
          <w:lang w:val="en-GB"/>
        </w:rPr>
        <w:t>Selection of encoding format</w:t>
      </w:r>
      <w:bookmarkEnd w:id="573"/>
    </w:p>
    <w:p w14:paraId="17249BBC" w14:textId="58D02773" w:rsidR="006E45F6" w:rsidRPr="00F610F9" w:rsidRDefault="002C5AF0" w:rsidP="00F610F9">
      <w:pPr>
        <w:spacing w:after="160" w:line="240" w:lineRule="auto"/>
        <w:rPr>
          <w:rFonts w:asciiTheme="minorHAnsi" w:hAnsiTheme="minorHAnsi" w:cstheme="minorHAnsi"/>
          <w:sz w:val="22"/>
          <w:szCs w:val="22"/>
        </w:rPr>
      </w:pPr>
      <w:r w:rsidRPr="00F610F9">
        <w:rPr>
          <w:rFonts w:asciiTheme="minorHAnsi" w:hAnsiTheme="minorHAnsi" w:cstheme="minorHAnsi"/>
          <w:sz w:val="22"/>
          <w:szCs w:val="22"/>
        </w:rPr>
        <w:t xml:space="preserve">The encoding format should be selected based on the type of product and other requirements, including production and processing. </w:t>
      </w:r>
      <w:r w:rsidR="006E45F6" w:rsidRPr="00F610F9">
        <w:rPr>
          <w:rFonts w:asciiTheme="minorHAnsi" w:hAnsiTheme="minorHAnsi" w:cstheme="minorHAnsi"/>
          <w:sz w:val="22"/>
          <w:szCs w:val="22"/>
        </w:rPr>
        <w:t xml:space="preserve">The characteristics of the three standard data formats </w:t>
      </w:r>
      <w:r w:rsidR="007175C3" w:rsidRPr="00F610F9">
        <w:rPr>
          <w:rFonts w:asciiTheme="minorHAnsi" w:hAnsiTheme="minorHAnsi" w:cstheme="minorHAnsi"/>
          <w:sz w:val="22"/>
          <w:szCs w:val="22"/>
        </w:rPr>
        <w:t>included in S-100</w:t>
      </w:r>
      <w:ins w:id="574" w:author="Teh Stand" w:date="2018-12-06T15:09:00Z">
        <w:r w:rsidR="00F610F9">
          <w:rPr>
            <w:rFonts w:asciiTheme="minorHAnsi" w:hAnsiTheme="minorHAnsi" w:cstheme="minorHAnsi"/>
            <w:sz w:val="22"/>
            <w:szCs w:val="22"/>
          </w:rPr>
          <w:t xml:space="preserve"> </w:t>
        </w:r>
      </w:ins>
      <w:r w:rsidR="007139AB" w:rsidRPr="00F610F9">
        <w:rPr>
          <w:rFonts w:asciiTheme="minorHAnsi" w:hAnsiTheme="minorHAnsi" w:cstheme="minorHAnsi"/>
          <w:sz w:val="22"/>
          <w:szCs w:val="22"/>
        </w:rPr>
        <w:t>E</w:t>
      </w:r>
      <w:ins w:id="575" w:author="Teh Stand" w:date="2018-12-06T15:09:00Z">
        <w:r w:rsidR="00F610F9">
          <w:rPr>
            <w:rFonts w:asciiTheme="minorHAnsi" w:hAnsiTheme="minorHAnsi" w:cstheme="minorHAnsi"/>
            <w:sz w:val="22"/>
            <w:szCs w:val="22"/>
          </w:rPr>
          <w:t xml:space="preserve">dition </w:t>
        </w:r>
      </w:ins>
      <w:r w:rsidR="007139AB" w:rsidRPr="00F610F9">
        <w:rPr>
          <w:rFonts w:asciiTheme="minorHAnsi" w:hAnsiTheme="minorHAnsi" w:cstheme="minorHAnsi"/>
          <w:sz w:val="22"/>
          <w:szCs w:val="22"/>
        </w:rPr>
        <w:t>4</w:t>
      </w:r>
      <w:ins w:id="576" w:author="Teh Stand" w:date="2018-12-06T15:09:00Z">
        <w:r w:rsidR="00F610F9">
          <w:rPr>
            <w:rFonts w:asciiTheme="minorHAnsi" w:hAnsiTheme="minorHAnsi" w:cstheme="minorHAnsi"/>
            <w:sz w:val="22"/>
            <w:szCs w:val="22"/>
          </w:rPr>
          <w:t>.0.0</w:t>
        </w:r>
      </w:ins>
      <w:r w:rsidR="007139AB" w:rsidRPr="00F610F9">
        <w:rPr>
          <w:rFonts w:asciiTheme="minorHAnsi" w:hAnsiTheme="minorHAnsi" w:cstheme="minorHAnsi"/>
          <w:sz w:val="22"/>
          <w:szCs w:val="22"/>
        </w:rPr>
        <w:t xml:space="preserve"> </w:t>
      </w:r>
      <w:r w:rsidR="007175C3" w:rsidRPr="00F610F9">
        <w:rPr>
          <w:rFonts w:asciiTheme="minorHAnsi" w:hAnsiTheme="minorHAnsi" w:cstheme="minorHAnsi"/>
          <w:sz w:val="22"/>
          <w:szCs w:val="22"/>
        </w:rPr>
        <w:t>are summarized below</w:t>
      </w:r>
      <w:r w:rsidRPr="00F610F9">
        <w:rPr>
          <w:rFonts w:asciiTheme="minorHAnsi" w:hAnsiTheme="minorHAnsi" w:cstheme="minorHAnsi"/>
          <w:sz w:val="22"/>
          <w:szCs w:val="22"/>
        </w:rPr>
        <w:t xml:space="preserve"> for convenience.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bottom w:w="113" w:type="dxa"/>
        </w:tblCellMar>
        <w:tblLook w:val="04A0" w:firstRow="1" w:lastRow="0" w:firstColumn="1" w:lastColumn="0" w:noHBand="0" w:noVBand="1"/>
      </w:tblPr>
      <w:tblGrid>
        <w:gridCol w:w="2337"/>
        <w:gridCol w:w="2337"/>
        <w:gridCol w:w="2338"/>
        <w:gridCol w:w="2338"/>
        <w:tblGridChange w:id="577">
          <w:tblGrid>
            <w:gridCol w:w="113"/>
            <w:gridCol w:w="2224"/>
            <w:gridCol w:w="113"/>
            <w:gridCol w:w="2224"/>
            <w:gridCol w:w="113"/>
            <w:gridCol w:w="2225"/>
            <w:gridCol w:w="113"/>
            <w:gridCol w:w="2225"/>
            <w:gridCol w:w="113"/>
          </w:tblGrid>
        </w:tblGridChange>
      </w:tblGrid>
      <w:tr w:rsidR="007175C3" w:rsidRPr="00FA0C91" w14:paraId="3AEF3EAA" w14:textId="77777777" w:rsidTr="0045397F">
        <w:trPr>
          <w:tblHeader/>
        </w:trPr>
        <w:tc>
          <w:tcPr>
            <w:tcW w:w="2337" w:type="dxa"/>
            <w:vAlign w:val="center"/>
          </w:tcPr>
          <w:p w14:paraId="37B8BF52" w14:textId="67429572" w:rsidR="007175C3" w:rsidRPr="005A1503" w:rsidRDefault="007175C3" w:rsidP="005A1503">
            <w:pPr>
              <w:spacing w:after="0" w:line="240" w:lineRule="auto"/>
              <w:jc w:val="center"/>
              <w:rPr>
                <w:b/>
                <w:sz w:val="18"/>
                <w:szCs w:val="18"/>
              </w:rPr>
            </w:pPr>
          </w:p>
        </w:tc>
        <w:tc>
          <w:tcPr>
            <w:tcW w:w="2337" w:type="dxa"/>
            <w:vAlign w:val="center"/>
          </w:tcPr>
          <w:p w14:paraId="45908461" w14:textId="77777777" w:rsidR="007175C3" w:rsidRPr="005A1503" w:rsidRDefault="007175C3" w:rsidP="005A1503">
            <w:pPr>
              <w:spacing w:after="0" w:line="240" w:lineRule="auto"/>
              <w:jc w:val="center"/>
              <w:rPr>
                <w:b/>
                <w:sz w:val="18"/>
                <w:szCs w:val="18"/>
              </w:rPr>
            </w:pPr>
            <w:r w:rsidRPr="005A1503">
              <w:rPr>
                <w:b/>
                <w:sz w:val="18"/>
                <w:szCs w:val="18"/>
              </w:rPr>
              <w:t>ISO 8211</w:t>
            </w:r>
          </w:p>
        </w:tc>
        <w:tc>
          <w:tcPr>
            <w:tcW w:w="2338" w:type="dxa"/>
            <w:vAlign w:val="center"/>
          </w:tcPr>
          <w:p w14:paraId="5433640A" w14:textId="77777777" w:rsidR="007175C3" w:rsidRPr="005A1503" w:rsidRDefault="007175C3" w:rsidP="005A1503">
            <w:pPr>
              <w:spacing w:after="0" w:line="240" w:lineRule="auto"/>
              <w:jc w:val="center"/>
              <w:rPr>
                <w:b/>
                <w:sz w:val="18"/>
                <w:szCs w:val="18"/>
              </w:rPr>
            </w:pPr>
            <w:r w:rsidRPr="005A1503">
              <w:rPr>
                <w:b/>
                <w:sz w:val="18"/>
                <w:szCs w:val="18"/>
              </w:rPr>
              <w:t>GML</w:t>
            </w:r>
          </w:p>
        </w:tc>
        <w:tc>
          <w:tcPr>
            <w:tcW w:w="2338" w:type="dxa"/>
            <w:vAlign w:val="center"/>
          </w:tcPr>
          <w:p w14:paraId="5291B590" w14:textId="77777777" w:rsidR="007175C3" w:rsidRPr="005A1503" w:rsidRDefault="007175C3" w:rsidP="005A1503">
            <w:pPr>
              <w:spacing w:after="0" w:line="240" w:lineRule="auto"/>
              <w:jc w:val="center"/>
              <w:rPr>
                <w:b/>
                <w:sz w:val="18"/>
                <w:szCs w:val="18"/>
              </w:rPr>
            </w:pPr>
            <w:r w:rsidRPr="005A1503">
              <w:rPr>
                <w:b/>
                <w:sz w:val="18"/>
                <w:szCs w:val="18"/>
              </w:rPr>
              <w:t>HDF5</w:t>
            </w:r>
          </w:p>
        </w:tc>
      </w:tr>
      <w:tr w:rsidR="008945B2" w:rsidRPr="00FA0C91" w14:paraId="29CD17E2" w14:textId="77777777" w:rsidTr="005A1503">
        <w:tc>
          <w:tcPr>
            <w:tcW w:w="2337" w:type="dxa"/>
          </w:tcPr>
          <w:p w14:paraId="6B373592" w14:textId="6427315D" w:rsidR="008945B2" w:rsidRPr="005A1503" w:rsidRDefault="008945B2" w:rsidP="005A1503">
            <w:pPr>
              <w:spacing w:after="0" w:line="240" w:lineRule="auto"/>
              <w:jc w:val="left"/>
              <w:rPr>
                <w:sz w:val="18"/>
                <w:szCs w:val="18"/>
              </w:rPr>
            </w:pPr>
            <w:r w:rsidRPr="005A1503">
              <w:rPr>
                <w:sz w:val="18"/>
                <w:szCs w:val="18"/>
              </w:rPr>
              <w:t>Type of product</w:t>
            </w:r>
            <w:r w:rsidR="00C773B9" w:rsidRPr="005A1503">
              <w:rPr>
                <w:sz w:val="18"/>
                <w:szCs w:val="18"/>
              </w:rPr>
              <w:t xml:space="preserve"> to which suited</w:t>
            </w:r>
          </w:p>
        </w:tc>
        <w:tc>
          <w:tcPr>
            <w:tcW w:w="2337" w:type="dxa"/>
          </w:tcPr>
          <w:p w14:paraId="400F0997" w14:textId="4A9BF696" w:rsidR="008945B2" w:rsidRPr="005A1503" w:rsidRDefault="008945B2" w:rsidP="005A1503">
            <w:pPr>
              <w:spacing w:after="0" w:line="240" w:lineRule="auto"/>
              <w:jc w:val="left"/>
              <w:rPr>
                <w:sz w:val="18"/>
                <w:szCs w:val="18"/>
              </w:rPr>
            </w:pPr>
            <w:r w:rsidRPr="005A1503">
              <w:rPr>
                <w:sz w:val="18"/>
                <w:szCs w:val="18"/>
              </w:rPr>
              <w:t>Nautical charts</w:t>
            </w:r>
            <w:r w:rsidR="00C773B9" w:rsidRPr="005A1503">
              <w:rPr>
                <w:sz w:val="18"/>
                <w:szCs w:val="18"/>
              </w:rPr>
              <w:t xml:space="preserve"> and feature-heavy vector data</w:t>
            </w:r>
          </w:p>
        </w:tc>
        <w:tc>
          <w:tcPr>
            <w:tcW w:w="2338" w:type="dxa"/>
          </w:tcPr>
          <w:p w14:paraId="1BEFC0E5" w14:textId="15CFC4F3" w:rsidR="008945B2" w:rsidRPr="005A1503" w:rsidRDefault="00C773B9" w:rsidP="005A1503">
            <w:pPr>
              <w:spacing w:after="0" w:line="240" w:lineRule="auto"/>
              <w:jc w:val="left"/>
              <w:rPr>
                <w:sz w:val="18"/>
                <w:szCs w:val="18"/>
              </w:rPr>
            </w:pPr>
            <w:r w:rsidRPr="005A1503">
              <w:rPr>
                <w:sz w:val="18"/>
                <w:szCs w:val="18"/>
              </w:rPr>
              <w:t xml:space="preserve">Nautical publications and information-heavy vector data; discrete weather information; small datasets such as marine safety information; </w:t>
            </w:r>
            <w:r w:rsidR="00D31762" w:rsidRPr="005A1503">
              <w:rPr>
                <w:sz w:val="18"/>
                <w:szCs w:val="18"/>
              </w:rPr>
              <w:t xml:space="preserve">data delivered via </w:t>
            </w:r>
            <w:r w:rsidRPr="005A1503">
              <w:rPr>
                <w:sz w:val="18"/>
                <w:szCs w:val="18"/>
              </w:rPr>
              <w:t>message</w:t>
            </w:r>
            <w:r w:rsidR="00D31762" w:rsidRPr="005A1503">
              <w:rPr>
                <w:sz w:val="18"/>
                <w:szCs w:val="18"/>
              </w:rPr>
              <w:t>s</w:t>
            </w:r>
            <w:r w:rsidRPr="005A1503">
              <w:rPr>
                <w:sz w:val="18"/>
                <w:szCs w:val="18"/>
              </w:rPr>
              <w:t xml:space="preserve"> and web service</w:t>
            </w:r>
            <w:r w:rsidR="00D31762" w:rsidRPr="005A1503">
              <w:rPr>
                <w:sz w:val="18"/>
                <w:szCs w:val="18"/>
              </w:rPr>
              <w:t>s</w:t>
            </w:r>
            <w:r w:rsidR="007139AB" w:rsidRPr="005A1503">
              <w:rPr>
                <w:sz w:val="18"/>
                <w:szCs w:val="18"/>
              </w:rPr>
              <w:t>.</w:t>
            </w:r>
          </w:p>
        </w:tc>
        <w:tc>
          <w:tcPr>
            <w:tcW w:w="2338" w:type="dxa"/>
          </w:tcPr>
          <w:p w14:paraId="57C7DF44" w14:textId="5F7AD55D" w:rsidR="008945B2" w:rsidRPr="005A1503" w:rsidRDefault="008945B2" w:rsidP="005A1503">
            <w:pPr>
              <w:spacing w:after="0" w:line="240" w:lineRule="auto"/>
              <w:jc w:val="left"/>
              <w:rPr>
                <w:sz w:val="18"/>
                <w:szCs w:val="18"/>
              </w:rPr>
            </w:pPr>
            <w:r w:rsidRPr="005A1503">
              <w:rPr>
                <w:sz w:val="18"/>
                <w:szCs w:val="18"/>
              </w:rPr>
              <w:t>Coverage</w:t>
            </w:r>
            <w:r w:rsidR="00C773B9" w:rsidRPr="005A1503">
              <w:rPr>
                <w:sz w:val="18"/>
                <w:szCs w:val="18"/>
              </w:rPr>
              <w:t>-based data</w:t>
            </w:r>
          </w:p>
        </w:tc>
      </w:tr>
      <w:tr w:rsidR="007175C3" w:rsidRPr="00FA0C91" w14:paraId="2BCD8D78" w14:textId="77777777" w:rsidTr="005A1503">
        <w:tc>
          <w:tcPr>
            <w:tcW w:w="2337" w:type="dxa"/>
          </w:tcPr>
          <w:p w14:paraId="5C88B31A" w14:textId="4FEFE630" w:rsidR="007175C3" w:rsidRPr="005A1503" w:rsidRDefault="007175C3" w:rsidP="005A1503">
            <w:pPr>
              <w:spacing w:after="0" w:line="240" w:lineRule="auto"/>
              <w:jc w:val="left"/>
              <w:rPr>
                <w:sz w:val="18"/>
                <w:szCs w:val="18"/>
              </w:rPr>
            </w:pPr>
            <w:r w:rsidRPr="005A1503">
              <w:rPr>
                <w:sz w:val="18"/>
                <w:szCs w:val="18"/>
              </w:rPr>
              <w:t>Generic data</w:t>
            </w:r>
            <w:r w:rsidR="003E7829" w:rsidRPr="005A1503">
              <w:rPr>
                <w:sz w:val="18"/>
                <w:szCs w:val="18"/>
              </w:rPr>
              <w:t xml:space="preserve"> format</w:t>
            </w:r>
          </w:p>
        </w:tc>
        <w:tc>
          <w:tcPr>
            <w:tcW w:w="2337" w:type="dxa"/>
          </w:tcPr>
          <w:p w14:paraId="034BC790" w14:textId="2ACC3C7D" w:rsidR="007175C3" w:rsidRPr="005A1503" w:rsidRDefault="003E7829" w:rsidP="005A1503">
            <w:pPr>
              <w:spacing w:after="0" w:line="240" w:lineRule="auto"/>
              <w:jc w:val="left"/>
              <w:rPr>
                <w:sz w:val="18"/>
                <w:szCs w:val="18"/>
              </w:rPr>
            </w:pPr>
            <w:r w:rsidRPr="005A1503">
              <w:rPr>
                <w:sz w:val="18"/>
                <w:szCs w:val="18"/>
              </w:rPr>
              <w:t>Yes</w:t>
            </w:r>
          </w:p>
        </w:tc>
        <w:tc>
          <w:tcPr>
            <w:tcW w:w="2338" w:type="dxa"/>
          </w:tcPr>
          <w:p w14:paraId="0D338DFF" w14:textId="219F979D" w:rsidR="007175C3" w:rsidRPr="005A1503" w:rsidRDefault="003E7829" w:rsidP="005A1503">
            <w:pPr>
              <w:spacing w:after="0" w:line="240" w:lineRule="auto"/>
              <w:jc w:val="left"/>
              <w:rPr>
                <w:sz w:val="18"/>
                <w:szCs w:val="18"/>
              </w:rPr>
            </w:pPr>
            <w:r w:rsidRPr="005A1503">
              <w:rPr>
                <w:sz w:val="18"/>
                <w:szCs w:val="18"/>
              </w:rPr>
              <w:t>Yes</w:t>
            </w:r>
          </w:p>
        </w:tc>
        <w:tc>
          <w:tcPr>
            <w:tcW w:w="2338" w:type="dxa"/>
          </w:tcPr>
          <w:p w14:paraId="0DDB2956" w14:textId="5403A226" w:rsidR="007175C3" w:rsidRPr="005A1503" w:rsidRDefault="003E7829" w:rsidP="005A1503">
            <w:pPr>
              <w:spacing w:after="0" w:line="240" w:lineRule="auto"/>
              <w:jc w:val="left"/>
              <w:rPr>
                <w:sz w:val="18"/>
                <w:szCs w:val="18"/>
              </w:rPr>
            </w:pPr>
            <w:r w:rsidRPr="005A1503">
              <w:rPr>
                <w:sz w:val="18"/>
                <w:szCs w:val="18"/>
              </w:rPr>
              <w:t>Yes</w:t>
            </w:r>
          </w:p>
        </w:tc>
      </w:tr>
      <w:tr w:rsidR="007175C3" w:rsidRPr="00FA0C91" w14:paraId="5EF471CC" w14:textId="77777777" w:rsidTr="005A1503">
        <w:tc>
          <w:tcPr>
            <w:tcW w:w="2337" w:type="dxa"/>
          </w:tcPr>
          <w:p w14:paraId="07B8F8E5" w14:textId="77777777" w:rsidR="007175C3" w:rsidRPr="005A1503" w:rsidRDefault="007175C3" w:rsidP="005A1503">
            <w:pPr>
              <w:spacing w:after="0" w:line="240" w:lineRule="auto"/>
              <w:jc w:val="left"/>
              <w:rPr>
                <w:sz w:val="18"/>
                <w:szCs w:val="18"/>
              </w:rPr>
            </w:pPr>
            <w:r w:rsidRPr="005A1503">
              <w:rPr>
                <w:sz w:val="18"/>
                <w:szCs w:val="18"/>
              </w:rPr>
              <w:t>Data production complexity</w:t>
            </w:r>
          </w:p>
        </w:tc>
        <w:tc>
          <w:tcPr>
            <w:tcW w:w="2337" w:type="dxa"/>
          </w:tcPr>
          <w:p w14:paraId="5E311F2D" w14:textId="02769381" w:rsidR="007175C3" w:rsidRPr="005A1503" w:rsidRDefault="003E7829" w:rsidP="005A1503">
            <w:pPr>
              <w:spacing w:after="0" w:line="240" w:lineRule="auto"/>
              <w:jc w:val="left"/>
              <w:rPr>
                <w:sz w:val="18"/>
                <w:szCs w:val="18"/>
              </w:rPr>
            </w:pPr>
            <w:r w:rsidRPr="005A1503">
              <w:rPr>
                <w:sz w:val="18"/>
                <w:szCs w:val="18"/>
              </w:rPr>
              <w:t>Requires custom tools</w:t>
            </w:r>
          </w:p>
        </w:tc>
        <w:tc>
          <w:tcPr>
            <w:tcW w:w="2338" w:type="dxa"/>
          </w:tcPr>
          <w:p w14:paraId="1D85E977" w14:textId="57C403B9" w:rsidR="007175C3" w:rsidRPr="005A1503" w:rsidRDefault="003E7829" w:rsidP="005A1503">
            <w:pPr>
              <w:spacing w:after="0" w:line="240" w:lineRule="auto"/>
              <w:jc w:val="left"/>
              <w:rPr>
                <w:sz w:val="18"/>
                <w:szCs w:val="18"/>
              </w:rPr>
            </w:pPr>
            <w:r w:rsidRPr="005A1503">
              <w:rPr>
                <w:sz w:val="18"/>
                <w:szCs w:val="18"/>
              </w:rPr>
              <w:t>Can be produced with a range of tools from text editors to custom apps</w:t>
            </w:r>
            <w:r w:rsidR="00C773B9" w:rsidRPr="005A1503">
              <w:rPr>
                <w:sz w:val="18"/>
                <w:szCs w:val="18"/>
              </w:rPr>
              <w:t xml:space="preserve"> and database SQL queries</w:t>
            </w:r>
            <w:r w:rsidR="007139AB" w:rsidRPr="005A1503">
              <w:rPr>
                <w:sz w:val="18"/>
                <w:szCs w:val="18"/>
              </w:rPr>
              <w:t>.</w:t>
            </w:r>
          </w:p>
        </w:tc>
        <w:tc>
          <w:tcPr>
            <w:tcW w:w="2338" w:type="dxa"/>
          </w:tcPr>
          <w:p w14:paraId="355A2970" w14:textId="651CDED7" w:rsidR="007175C3" w:rsidRPr="005A1503" w:rsidRDefault="003E7829" w:rsidP="005A1503">
            <w:pPr>
              <w:spacing w:after="0" w:line="240" w:lineRule="auto"/>
              <w:jc w:val="left"/>
              <w:rPr>
                <w:sz w:val="18"/>
                <w:szCs w:val="18"/>
              </w:rPr>
            </w:pPr>
            <w:r w:rsidRPr="005A1503">
              <w:rPr>
                <w:sz w:val="18"/>
                <w:szCs w:val="18"/>
              </w:rPr>
              <w:t>Custom apps that use off-the-shelf libraries</w:t>
            </w:r>
          </w:p>
        </w:tc>
      </w:tr>
      <w:tr w:rsidR="007175C3" w:rsidRPr="00FA0C91" w14:paraId="3A2EC61E" w14:textId="77777777" w:rsidTr="005A1503">
        <w:tc>
          <w:tcPr>
            <w:tcW w:w="2337" w:type="dxa"/>
          </w:tcPr>
          <w:p w14:paraId="62BE7D38" w14:textId="77777777" w:rsidR="007175C3" w:rsidRPr="005A1503" w:rsidRDefault="007175C3" w:rsidP="005A1503">
            <w:pPr>
              <w:spacing w:after="0" w:line="240" w:lineRule="auto"/>
              <w:jc w:val="left"/>
              <w:rPr>
                <w:sz w:val="18"/>
                <w:szCs w:val="18"/>
              </w:rPr>
            </w:pPr>
            <w:r w:rsidRPr="005A1503">
              <w:rPr>
                <w:sz w:val="18"/>
                <w:szCs w:val="18"/>
              </w:rPr>
              <w:t>Processing complexity</w:t>
            </w:r>
          </w:p>
        </w:tc>
        <w:tc>
          <w:tcPr>
            <w:tcW w:w="2337" w:type="dxa"/>
          </w:tcPr>
          <w:p w14:paraId="40D6AC94" w14:textId="04645C3F" w:rsidR="007175C3" w:rsidRPr="005A1503" w:rsidRDefault="003E7829" w:rsidP="005A1503">
            <w:pPr>
              <w:spacing w:after="0" w:line="240" w:lineRule="auto"/>
              <w:jc w:val="left"/>
              <w:rPr>
                <w:sz w:val="18"/>
                <w:szCs w:val="18"/>
              </w:rPr>
            </w:pPr>
            <w:r w:rsidRPr="005A1503">
              <w:rPr>
                <w:sz w:val="18"/>
                <w:szCs w:val="18"/>
              </w:rPr>
              <w:t>High</w:t>
            </w:r>
          </w:p>
        </w:tc>
        <w:tc>
          <w:tcPr>
            <w:tcW w:w="2338" w:type="dxa"/>
          </w:tcPr>
          <w:p w14:paraId="06A77E70" w14:textId="01ADBB4F" w:rsidR="007175C3" w:rsidRPr="005A1503" w:rsidRDefault="003E7829" w:rsidP="005A1503">
            <w:pPr>
              <w:spacing w:after="0" w:line="240" w:lineRule="auto"/>
              <w:jc w:val="left"/>
              <w:rPr>
                <w:sz w:val="18"/>
                <w:szCs w:val="18"/>
              </w:rPr>
            </w:pPr>
            <w:r w:rsidRPr="005A1503">
              <w:rPr>
                <w:sz w:val="18"/>
                <w:szCs w:val="18"/>
              </w:rPr>
              <w:t>Low</w:t>
            </w:r>
          </w:p>
        </w:tc>
        <w:tc>
          <w:tcPr>
            <w:tcW w:w="2338" w:type="dxa"/>
          </w:tcPr>
          <w:p w14:paraId="62AA4BE7" w14:textId="5297DA22" w:rsidR="007175C3" w:rsidRPr="005A1503" w:rsidRDefault="003E7829" w:rsidP="005A1503">
            <w:pPr>
              <w:spacing w:after="0" w:line="240" w:lineRule="auto"/>
              <w:jc w:val="left"/>
              <w:rPr>
                <w:sz w:val="18"/>
                <w:szCs w:val="18"/>
              </w:rPr>
            </w:pPr>
            <w:r w:rsidRPr="005A1503">
              <w:rPr>
                <w:sz w:val="18"/>
                <w:szCs w:val="18"/>
              </w:rPr>
              <w:t>High</w:t>
            </w:r>
          </w:p>
        </w:tc>
      </w:tr>
      <w:tr w:rsidR="007175C3" w:rsidRPr="00FA0C91" w14:paraId="7C94124B" w14:textId="77777777" w:rsidTr="005A1503">
        <w:tc>
          <w:tcPr>
            <w:tcW w:w="2337" w:type="dxa"/>
          </w:tcPr>
          <w:p w14:paraId="2F7347A3" w14:textId="7AF383FC" w:rsidR="007175C3" w:rsidRPr="005A1503" w:rsidRDefault="007175C3" w:rsidP="005A1503">
            <w:pPr>
              <w:spacing w:after="0" w:line="240" w:lineRule="auto"/>
              <w:jc w:val="left"/>
              <w:rPr>
                <w:sz w:val="18"/>
                <w:szCs w:val="18"/>
              </w:rPr>
            </w:pPr>
            <w:r w:rsidRPr="005A1503">
              <w:rPr>
                <w:sz w:val="18"/>
                <w:szCs w:val="18"/>
              </w:rPr>
              <w:lastRenderedPageBreak/>
              <w:t xml:space="preserve">Supporting </w:t>
            </w:r>
            <w:r w:rsidR="00C773B9" w:rsidRPr="005A1503">
              <w:rPr>
                <w:sz w:val="18"/>
                <w:szCs w:val="18"/>
              </w:rPr>
              <w:t xml:space="preserve">off-the-shelf </w:t>
            </w:r>
            <w:r w:rsidRPr="005A1503">
              <w:rPr>
                <w:sz w:val="18"/>
                <w:szCs w:val="18"/>
              </w:rPr>
              <w:t>software</w:t>
            </w:r>
          </w:p>
        </w:tc>
        <w:tc>
          <w:tcPr>
            <w:tcW w:w="2337" w:type="dxa"/>
          </w:tcPr>
          <w:p w14:paraId="749010C7" w14:textId="7AAC6A48" w:rsidR="007175C3" w:rsidRPr="005A1503" w:rsidRDefault="003E7829" w:rsidP="005A1503">
            <w:pPr>
              <w:spacing w:after="0" w:line="240" w:lineRule="auto"/>
              <w:jc w:val="left"/>
              <w:rPr>
                <w:sz w:val="18"/>
                <w:szCs w:val="18"/>
              </w:rPr>
            </w:pPr>
            <w:r w:rsidRPr="005A1503">
              <w:rPr>
                <w:sz w:val="18"/>
                <w:szCs w:val="18"/>
              </w:rPr>
              <w:t>Not much</w:t>
            </w:r>
          </w:p>
        </w:tc>
        <w:tc>
          <w:tcPr>
            <w:tcW w:w="2338" w:type="dxa"/>
          </w:tcPr>
          <w:p w14:paraId="55E096F5" w14:textId="721A96FA" w:rsidR="007175C3" w:rsidRPr="005A1503" w:rsidRDefault="0045397F" w:rsidP="005A1503">
            <w:pPr>
              <w:spacing w:after="0" w:line="240" w:lineRule="auto"/>
              <w:jc w:val="left"/>
              <w:rPr>
                <w:sz w:val="18"/>
                <w:szCs w:val="18"/>
              </w:rPr>
            </w:pPr>
            <w:r>
              <w:rPr>
                <w:sz w:val="18"/>
                <w:szCs w:val="18"/>
              </w:rPr>
              <w:t>O</w:t>
            </w:r>
            <w:r w:rsidR="003E7829" w:rsidRPr="005A1503">
              <w:rPr>
                <w:sz w:val="18"/>
                <w:szCs w:val="18"/>
              </w:rPr>
              <w:t>ff-the-shelf viewers and server software; can be viewed with ordinary text editors</w:t>
            </w:r>
            <w:r w:rsidR="007139AB" w:rsidRPr="005A1503">
              <w:rPr>
                <w:sz w:val="18"/>
                <w:szCs w:val="18"/>
              </w:rPr>
              <w:t>.</w:t>
            </w:r>
          </w:p>
        </w:tc>
        <w:tc>
          <w:tcPr>
            <w:tcW w:w="2338" w:type="dxa"/>
          </w:tcPr>
          <w:p w14:paraId="240C07CD" w14:textId="0D6603DF" w:rsidR="007175C3" w:rsidRPr="005A1503" w:rsidRDefault="0045397F" w:rsidP="005A1503">
            <w:pPr>
              <w:spacing w:after="0" w:line="240" w:lineRule="auto"/>
              <w:jc w:val="left"/>
              <w:rPr>
                <w:sz w:val="18"/>
                <w:szCs w:val="18"/>
              </w:rPr>
            </w:pPr>
            <w:r>
              <w:rPr>
                <w:sz w:val="18"/>
                <w:szCs w:val="18"/>
              </w:rPr>
              <w:t>O</w:t>
            </w:r>
            <w:r w:rsidRPr="005A1503">
              <w:rPr>
                <w:sz w:val="18"/>
                <w:szCs w:val="18"/>
              </w:rPr>
              <w:t>ff</w:t>
            </w:r>
            <w:r w:rsidR="003E7829" w:rsidRPr="005A1503">
              <w:rPr>
                <w:sz w:val="18"/>
                <w:szCs w:val="18"/>
              </w:rPr>
              <w:t>-the-shelf viewer</w:t>
            </w:r>
          </w:p>
        </w:tc>
      </w:tr>
      <w:tr w:rsidR="007175C3" w:rsidRPr="00FA0C91" w14:paraId="24F5BD07" w14:textId="77777777" w:rsidTr="005A1503">
        <w:tc>
          <w:tcPr>
            <w:tcW w:w="2337" w:type="dxa"/>
          </w:tcPr>
          <w:p w14:paraId="578ECABE" w14:textId="77777777" w:rsidR="007175C3" w:rsidRPr="005A1503" w:rsidRDefault="007175C3" w:rsidP="005A1503">
            <w:pPr>
              <w:spacing w:after="0" w:line="240" w:lineRule="auto"/>
              <w:jc w:val="left"/>
              <w:rPr>
                <w:sz w:val="18"/>
                <w:szCs w:val="18"/>
              </w:rPr>
            </w:pPr>
            <w:r w:rsidRPr="005A1503">
              <w:rPr>
                <w:sz w:val="18"/>
                <w:szCs w:val="18"/>
              </w:rPr>
              <w:t>Data volumes</w:t>
            </w:r>
          </w:p>
        </w:tc>
        <w:tc>
          <w:tcPr>
            <w:tcW w:w="2337" w:type="dxa"/>
          </w:tcPr>
          <w:p w14:paraId="1C04D2D6" w14:textId="3A6013E3" w:rsidR="007175C3" w:rsidRPr="005A1503" w:rsidRDefault="003E7829" w:rsidP="005A1503">
            <w:pPr>
              <w:spacing w:after="0" w:line="240" w:lineRule="auto"/>
              <w:jc w:val="left"/>
              <w:rPr>
                <w:sz w:val="18"/>
                <w:szCs w:val="18"/>
              </w:rPr>
            </w:pPr>
            <w:r w:rsidRPr="005A1503">
              <w:rPr>
                <w:sz w:val="18"/>
                <w:szCs w:val="18"/>
              </w:rPr>
              <w:t>Lower</w:t>
            </w:r>
          </w:p>
        </w:tc>
        <w:tc>
          <w:tcPr>
            <w:tcW w:w="2338" w:type="dxa"/>
          </w:tcPr>
          <w:p w14:paraId="0019203B" w14:textId="062639A1" w:rsidR="007175C3" w:rsidRPr="005A1503" w:rsidRDefault="003E7829" w:rsidP="005A1503">
            <w:pPr>
              <w:spacing w:after="0" w:line="240" w:lineRule="auto"/>
              <w:jc w:val="left"/>
              <w:rPr>
                <w:sz w:val="18"/>
                <w:szCs w:val="18"/>
              </w:rPr>
            </w:pPr>
            <w:r w:rsidRPr="005A1503">
              <w:rPr>
                <w:sz w:val="18"/>
                <w:szCs w:val="18"/>
              </w:rPr>
              <w:t>Higher</w:t>
            </w:r>
          </w:p>
        </w:tc>
        <w:tc>
          <w:tcPr>
            <w:tcW w:w="2338" w:type="dxa"/>
          </w:tcPr>
          <w:p w14:paraId="5EF62BA8" w14:textId="4EC15537" w:rsidR="007175C3" w:rsidRPr="005A1503" w:rsidRDefault="003E7829" w:rsidP="005A1503">
            <w:pPr>
              <w:spacing w:after="0" w:line="240" w:lineRule="auto"/>
              <w:jc w:val="left"/>
              <w:rPr>
                <w:sz w:val="18"/>
                <w:szCs w:val="18"/>
              </w:rPr>
            </w:pPr>
            <w:r w:rsidRPr="005A1503">
              <w:rPr>
                <w:sz w:val="18"/>
                <w:szCs w:val="18"/>
              </w:rPr>
              <w:t>Lower</w:t>
            </w:r>
          </w:p>
        </w:tc>
      </w:tr>
      <w:tr w:rsidR="007175C3" w:rsidRPr="00FA0C91" w14:paraId="74629FFF" w14:textId="77777777" w:rsidTr="005A1503">
        <w:tc>
          <w:tcPr>
            <w:tcW w:w="2337" w:type="dxa"/>
          </w:tcPr>
          <w:p w14:paraId="0261735D" w14:textId="77777777" w:rsidR="007175C3" w:rsidRPr="005A1503" w:rsidRDefault="007175C3" w:rsidP="005A1503">
            <w:pPr>
              <w:spacing w:after="0" w:line="240" w:lineRule="auto"/>
              <w:jc w:val="left"/>
              <w:rPr>
                <w:sz w:val="18"/>
                <w:szCs w:val="18"/>
              </w:rPr>
            </w:pPr>
            <w:r w:rsidRPr="005A1503">
              <w:rPr>
                <w:sz w:val="18"/>
                <w:szCs w:val="18"/>
              </w:rPr>
              <w:t>Type of data</w:t>
            </w:r>
          </w:p>
        </w:tc>
        <w:tc>
          <w:tcPr>
            <w:tcW w:w="2337" w:type="dxa"/>
          </w:tcPr>
          <w:p w14:paraId="6F9364A4" w14:textId="0756A9F1" w:rsidR="007175C3" w:rsidRPr="005A1503" w:rsidRDefault="003E7829" w:rsidP="005A1503">
            <w:pPr>
              <w:spacing w:after="0" w:line="240" w:lineRule="auto"/>
              <w:jc w:val="left"/>
              <w:rPr>
                <w:sz w:val="18"/>
                <w:szCs w:val="18"/>
              </w:rPr>
            </w:pPr>
            <w:r w:rsidRPr="005A1503">
              <w:rPr>
                <w:sz w:val="18"/>
                <w:szCs w:val="18"/>
              </w:rPr>
              <w:t>Vector</w:t>
            </w:r>
          </w:p>
        </w:tc>
        <w:tc>
          <w:tcPr>
            <w:tcW w:w="2338" w:type="dxa"/>
          </w:tcPr>
          <w:p w14:paraId="0488C7B8" w14:textId="64AB3FF6" w:rsidR="007175C3" w:rsidRPr="005A1503" w:rsidRDefault="003E7829" w:rsidP="005A1503">
            <w:pPr>
              <w:spacing w:after="0" w:line="240" w:lineRule="auto"/>
              <w:jc w:val="left"/>
              <w:rPr>
                <w:sz w:val="18"/>
                <w:szCs w:val="18"/>
              </w:rPr>
            </w:pPr>
            <w:r w:rsidRPr="005A1503">
              <w:rPr>
                <w:sz w:val="18"/>
                <w:szCs w:val="18"/>
              </w:rPr>
              <w:t>Vector; coverage schemas are defined in the GML specification but not used in S-100</w:t>
            </w:r>
            <w:r w:rsidR="007139AB" w:rsidRPr="005A1503">
              <w:rPr>
                <w:sz w:val="18"/>
                <w:szCs w:val="18"/>
              </w:rPr>
              <w:t>.</w:t>
            </w:r>
          </w:p>
        </w:tc>
        <w:tc>
          <w:tcPr>
            <w:tcW w:w="2338" w:type="dxa"/>
          </w:tcPr>
          <w:p w14:paraId="0E6283B0" w14:textId="23B8631D" w:rsidR="007175C3" w:rsidRPr="005A1503" w:rsidRDefault="003E7829" w:rsidP="005A1503">
            <w:pPr>
              <w:spacing w:after="0" w:line="240" w:lineRule="auto"/>
              <w:jc w:val="left"/>
              <w:rPr>
                <w:sz w:val="18"/>
                <w:szCs w:val="18"/>
              </w:rPr>
            </w:pPr>
            <w:r w:rsidRPr="005A1503">
              <w:rPr>
                <w:sz w:val="18"/>
                <w:szCs w:val="18"/>
              </w:rPr>
              <w:t>Gridded</w:t>
            </w:r>
          </w:p>
        </w:tc>
      </w:tr>
      <w:tr w:rsidR="007175C3" w:rsidRPr="00FA0C91" w14:paraId="03AB8D59" w14:textId="77777777" w:rsidTr="0045397F">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bottom w:w="113" w:type="dxa"/>
          </w:tblCellMar>
          <w:tblPrExChange w:id="578" w:author="Teh Stand" w:date="2018-12-06T15:21: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bottom w:w="113" w:type="dxa"/>
              </w:tblCellMar>
            </w:tblPrEx>
          </w:tblPrExChange>
        </w:tblPrEx>
        <w:trPr>
          <w:trHeight w:val="1677"/>
          <w:trPrChange w:id="579" w:author="Teh Stand" w:date="2018-12-06T15:21:00Z">
            <w:trPr>
              <w:gridAfter w:val="0"/>
            </w:trPr>
          </w:trPrChange>
        </w:trPr>
        <w:tc>
          <w:tcPr>
            <w:tcW w:w="2337" w:type="dxa"/>
            <w:tcPrChange w:id="580" w:author="Teh Stand" w:date="2018-12-06T15:21:00Z">
              <w:tcPr>
                <w:tcW w:w="2337" w:type="dxa"/>
                <w:gridSpan w:val="2"/>
              </w:tcPr>
            </w:tcPrChange>
          </w:tcPr>
          <w:p w14:paraId="06A0E829" w14:textId="13DBCB10" w:rsidR="007175C3" w:rsidRPr="005A1503" w:rsidRDefault="007175C3" w:rsidP="005A1503">
            <w:pPr>
              <w:spacing w:after="0" w:line="240" w:lineRule="auto"/>
              <w:jc w:val="left"/>
              <w:rPr>
                <w:sz w:val="18"/>
                <w:szCs w:val="18"/>
              </w:rPr>
            </w:pPr>
            <w:r w:rsidRPr="005A1503">
              <w:rPr>
                <w:sz w:val="18"/>
                <w:szCs w:val="18"/>
              </w:rPr>
              <w:t>Supporting artifacts</w:t>
            </w:r>
            <w:r w:rsidR="008945B2" w:rsidRPr="005A1503">
              <w:rPr>
                <w:sz w:val="18"/>
                <w:szCs w:val="18"/>
              </w:rPr>
              <w:t xml:space="preserve"> needed in </w:t>
            </w:r>
            <w:r w:rsidR="000B4D54" w:rsidRPr="005A1503">
              <w:rPr>
                <w:sz w:val="18"/>
                <w:szCs w:val="18"/>
              </w:rPr>
              <w:t>P</w:t>
            </w:r>
            <w:r w:rsidR="008945B2" w:rsidRPr="005A1503">
              <w:rPr>
                <w:sz w:val="18"/>
                <w:szCs w:val="18"/>
              </w:rPr>
              <w:t xml:space="preserve">roduct </w:t>
            </w:r>
            <w:r w:rsidR="000B4D54" w:rsidRPr="005A1503">
              <w:rPr>
                <w:sz w:val="18"/>
                <w:szCs w:val="18"/>
              </w:rPr>
              <w:t>S</w:t>
            </w:r>
            <w:r w:rsidR="008945B2" w:rsidRPr="005A1503">
              <w:rPr>
                <w:sz w:val="18"/>
                <w:szCs w:val="18"/>
              </w:rPr>
              <w:t>pecifications</w:t>
            </w:r>
          </w:p>
        </w:tc>
        <w:tc>
          <w:tcPr>
            <w:tcW w:w="2337" w:type="dxa"/>
            <w:tcPrChange w:id="581" w:author="Teh Stand" w:date="2018-12-06T15:21:00Z">
              <w:tcPr>
                <w:tcW w:w="2337" w:type="dxa"/>
                <w:gridSpan w:val="2"/>
              </w:tcPr>
            </w:tcPrChange>
          </w:tcPr>
          <w:p w14:paraId="65F71D5F" w14:textId="5DCA90B9" w:rsidR="007175C3" w:rsidRPr="005A1503" w:rsidRDefault="008945B2" w:rsidP="004652D1">
            <w:pPr>
              <w:spacing w:after="0" w:line="240" w:lineRule="auto"/>
              <w:jc w:val="left"/>
              <w:rPr>
                <w:sz w:val="18"/>
                <w:szCs w:val="18"/>
              </w:rPr>
            </w:pPr>
            <w:r w:rsidRPr="005A1503">
              <w:rPr>
                <w:sz w:val="18"/>
                <w:szCs w:val="18"/>
              </w:rPr>
              <w:t xml:space="preserve">Feature </w:t>
            </w:r>
            <w:r w:rsidR="004652D1">
              <w:rPr>
                <w:sz w:val="18"/>
                <w:szCs w:val="18"/>
              </w:rPr>
              <w:t>C</w:t>
            </w:r>
            <w:r w:rsidRPr="005A1503">
              <w:rPr>
                <w:sz w:val="18"/>
                <w:szCs w:val="18"/>
              </w:rPr>
              <w:t>atalogue</w:t>
            </w:r>
          </w:p>
        </w:tc>
        <w:tc>
          <w:tcPr>
            <w:tcW w:w="2338" w:type="dxa"/>
            <w:tcPrChange w:id="582" w:author="Teh Stand" w:date="2018-12-06T15:21:00Z">
              <w:tcPr>
                <w:tcW w:w="2338" w:type="dxa"/>
                <w:gridSpan w:val="2"/>
              </w:tcPr>
            </w:tcPrChange>
          </w:tcPr>
          <w:p w14:paraId="542EB35B" w14:textId="235A2299" w:rsidR="007175C3" w:rsidRPr="005A1503" w:rsidRDefault="008945B2" w:rsidP="004652D1">
            <w:pPr>
              <w:spacing w:after="0" w:line="240" w:lineRule="auto"/>
              <w:jc w:val="left"/>
              <w:rPr>
                <w:sz w:val="18"/>
                <w:szCs w:val="18"/>
              </w:rPr>
            </w:pPr>
            <w:r w:rsidRPr="005A1503">
              <w:rPr>
                <w:sz w:val="18"/>
                <w:szCs w:val="18"/>
              </w:rPr>
              <w:t xml:space="preserve">XML schemas for data validation; datasets can be processed by apps without XML schemas; self-documented format (tags indicate objects and attributes); Feature </w:t>
            </w:r>
            <w:r w:rsidR="004652D1">
              <w:rPr>
                <w:sz w:val="18"/>
                <w:szCs w:val="18"/>
              </w:rPr>
              <w:t>C</w:t>
            </w:r>
            <w:r w:rsidRPr="005A1503">
              <w:rPr>
                <w:sz w:val="18"/>
                <w:szCs w:val="18"/>
              </w:rPr>
              <w:t>atalogue optional</w:t>
            </w:r>
            <w:r w:rsidR="007139AB" w:rsidRPr="005A1503">
              <w:rPr>
                <w:sz w:val="18"/>
                <w:szCs w:val="18"/>
              </w:rPr>
              <w:t>.</w:t>
            </w:r>
          </w:p>
        </w:tc>
        <w:tc>
          <w:tcPr>
            <w:tcW w:w="2338" w:type="dxa"/>
            <w:tcPrChange w:id="583" w:author="Teh Stand" w:date="2018-12-06T15:21:00Z">
              <w:tcPr>
                <w:tcW w:w="2338" w:type="dxa"/>
                <w:gridSpan w:val="2"/>
              </w:tcPr>
            </w:tcPrChange>
          </w:tcPr>
          <w:p w14:paraId="1EA38ED7" w14:textId="25A2E4B4" w:rsidR="007175C3" w:rsidRPr="005A1503" w:rsidRDefault="008945B2" w:rsidP="004652D1">
            <w:pPr>
              <w:spacing w:after="0" w:line="240" w:lineRule="auto"/>
              <w:jc w:val="left"/>
              <w:rPr>
                <w:sz w:val="18"/>
                <w:szCs w:val="18"/>
              </w:rPr>
            </w:pPr>
            <w:r w:rsidRPr="005A1503">
              <w:rPr>
                <w:sz w:val="18"/>
                <w:szCs w:val="18"/>
              </w:rPr>
              <w:t xml:space="preserve">Embedded object and attribute tags; </w:t>
            </w:r>
            <w:r w:rsidR="004652D1">
              <w:rPr>
                <w:sz w:val="18"/>
                <w:szCs w:val="18"/>
              </w:rPr>
              <w:t>F</w:t>
            </w:r>
            <w:r w:rsidRPr="005A1503">
              <w:rPr>
                <w:sz w:val="18"/>
                <w:szCs w:val="18"/>
              </w:rPr>
              <w:t xml:space="preserve">eature </w:t>
            </w:r>
            <w:r w:rsidR="004652D1">
              <w:rPr>
                <w:sz w:val="18"/>
                <w:szCs w:val="18"/>
              </w:rPr>
              <w:t>C</w:t>
            </w:r>
            <w:r w:rsidRPr="005A1503">
              <w:rPr>
                <w:sz w:val="18"/>
                <w:szCs w:val="18"/>
              </w:rPr>
              <w:t>atalogue optional</w:t>
            </w:r>
            <w:r w:rsidR="007139AB" w:rsidRPr="005A1503">
              <w:rPr>
                <w:sz w:val="18"/>
                <w:szCs w:val="18"/>
              </w:rPr>
              <w:t>.</w:t>
            </w:r>
          </w:p>
        </w:tc>
      </w:tr>
    </w:tbl>
    <w:p w14:paraId="3F5336CA" w14:textId="0B4BBDB6" w:rsidR="0045397F" w:rsidRPr="0019570E" w:rsidRDefault="0045397F" w:rsidP="0045397F">
      <w:pPr>
        <w:pStyle w:val="Caption"/>
        <w:spacing w:line="240" w:lineRule="auto"/>
        <w:jc w:val="center"/>
        <w:rPr>
          <w:ins w:id="584" w:author="Teh Stand" w:date="2018-12-06T15:20:00Z"/>
          <w:rFonts w:asciiTheme="minorHAnsi" w:hAnsiTheme="minorHAnsi" w:cstheme="minorHAnsi"/>
          <w:b w:val="0"/>
          <w:i/>
          <w:color w:val="44546A" w:themeColor="text2"/>
          <w:sz w:val="18"/>
          <w:szCs w:val="18"/>
        </w:rPr>
      </w:pPr>
      <w:ins w:id="585" w:author="Teh Stand" w:date="2018-12-06T15:20:00Z">
        <w:r w:rsidRPr="0019570E">
          <w:rPr>
            <w:rFonts w:asciiTheme="minorHAnsi" w:hAnsiTheme="minorHAnsi" w:cstheme="minorHAnsi"/>
            <w:b w:val="0"/>
            <w:i/>
            <w:color w:val="44546A" w:themeColor="text2"/>
            <w:sz w:val="18"/>
            <w:szCs w:val="18"/>
          </w:rPr>
          <w:t xml:space="preserve">Table </w:t>
        </w:r>
        <w:r w:rsidRPr="0019570E">
          <w:rPr>
            <w:rFonts w:asciiTheme="minorHAnsi" w:hAnsiTheme="minorHAnsi" w:cstheme="minorHAnsi"/>
            <w:b w:val="0"/>
            <w:i/>
            <w:color w:val="44546A" w:themeColor="text2"/>
            <w:sz w:val="18"/>
            <w:szCs w:val="18"/>
          </w:rPr>
          <w:fldChar w:fldCharType="begin"/>
        </w:r>
        <w:r w:rsidRPr="0019570E">
          <w:rPr>
            <w:rFonts w:asciiTheme="minorHAnsi" w:hAnsiTheme="minorHAnsi" w:cstheme="minorHAnsi"/>
            <w:b w:val="0"/>
            <w:i/>
            <w:color w:val="44546A" w:themeColor="text2"/>
            <w:sz w:val="18"/>
            <w:szCs w:val="18"/>
          </w:rPr>
          <w:instrText xml:space="preserve"> STYLEREF 1 \s </w:instrText>
        </w:r>
        <w:r w:rsidRPr="0019570E">
          <w:rPr>
            <w:rFonts w:asciiTheme="minorHAnsi" w:hAnsiTheme="minorHAnsi" w:cstheme="minorHAnsi"/>
            <w:b w:val="0"/>
            <w:i/>
            <w:color w:val="44546A" w:themeColor="text2"/>
            <w:sz w:val="18"/>
            <w:szCs w:val="18"/>
          </w:rPr>
          <w:fldChar w:fldCharType="separate"/>
        </w:r>
        <w:r w:rsidRPr="0019570E">
          <w:rPr>
            <w:rFonts w:asciiTheme="minorHAnsi" w:hAnsiTheme="minorHAnsi" w:cstheme="minorHAnsi"/>
            <w:b w:val="0"/>
            <w:i/>
            <w:noProof/>
            <w:color w:val="44546A" w:themeColor="text2"/>
            <w:sz w:val="18"/>
            <w:szCs w:val="18"/>
          </w:rPr>
          <w:t>1</w:t>
        </w:r>
        <w:r w:rsidRPr="0019570E">
          <w:rPr>
            <w:rFonts w:asciiTheme="minorHAnsi" w:hAnsiTheme="minorHAnsi" w:cstheme="minorHAnsi"/>
            <w:b w:val="0"/>
            <w:i/>
            <w:color w:val="44546A" w:themeColor="text2"/>
            <w:sz w:val="18"/>
            <w:szCs w:val="18"/>
          </w:rPr>
          <w:fldChar w:fldCharType="end"/>
        </w:r>
        <w:r>
          <w:rPr>
            <w:rFonts w:asciiTheme="minorHAnsi" w:hAnsiTheme="minorHAnsi" w:cstheme="minorHAnsi"/>
            <w:b w:val="0"/>
            <w:i/>
            <w:color w:val="44546A" w:themeColor="text2"/>
            <w:sz w:val="18"/>
            <w:szCs w:val="18"/>
          </w:rPr>
          <w:t>3</w:t>
        </w:r>
        <w:r w:rsidRPr="0019570E">
          <w:rPr>
            <w:rFonts w:asciiTheme="minorHAnsi" w:hAnsiTheme="minorHAnsi" w:cstheme="minorHAnsi"/>
            <w:b w:val="0"/>
            <w:i/>
            <w:color w:val="44546A" w:themeColor="text2"/>
            <w:sz w:val="18"/>
            <w:szCs w:val="18"/>
          </w:rPr>
          <w:noBreakHyphen/>
        </w:r>
        <w:r w:rsidRPr="0019570E">
          <w:rPr>
            <w:rFonts w:asciiTheme="minorHAnsi" w:hAnsiTheme="minorHAnsi" w:cstheme="minorHAnsi"/>
            <w:b w:val="0"/>
            <w:i/>
            <w:color w:val="44546A" w:themeColor="text2"/>
            <w:sz w:val="18"/>
            <w:szCs w:val="18"/>
          </w:rPr>
          <w:fldChar w:fldCharType="begin"/>
        </w:r>
        <w:r w:rsidRPr="0019570E">
          <w:rPr>
            <w:rFonts w:asciiTheme="minorHAnsi" w:hAnsiTheme="minorHAnsi" w:cstheme="minorHAnsi"/>
            <w:b w:val="0"/>
            <w:i/>
            <w:color w:val="44546A" w:themeColor="text2"/>
            <w:sz w:val="18"/>
            <w:szCs w:val="18"/>
          </w:rPr>
          <w:instrText xml:space="preserve"> SEQ Table \* ARABIC \s 1 </w:instrText>
        </w:r>
        <w:r w:rsidRPr="0019570E">
          <w:rPr>
            <w:rFonts w:asciiTheme="minorHAnsi" w:hAnsiTheme="minorHAnsi" w:cstheme="minorHAnsi"/>
            <w:b w:val="0"/>
            <w:i/>
            <w:color w:val="44546A" w:themeColor="text2"/>
            <w:sz w:val="18"/>
            <w:szCs w:val="18"/>
          </w:rPr>
          <w:fldChar w:fldCharType="separate"/>
        </w:r>
        <w:r w:rsidRPr="0019570E">
          <w:rPr>
            <w:rFonts w:asciiTheme="minorHAnsi" w:hAnsiTheme="minorHAnsi" w:cstheme="minorHAnsi"/>
            <w:b w:val="0"/>
            <w:i/>
            <w:noProof/>
            <w:color w:val="44546A" w:themeColor="text2"/>
            <w:sz w:val="18"/>
            <w:szCs w:val="18"/>
          </w:rPr>
          <w:t>1</w:t>
        </w:r>
        <w:r w:rsidRPr="0019570E">
          <w:rPr>
            <w:rFonts w:asciiTheme="minorHAnsi" w:hAnsiTheme="minorHAnsi" w:cstheme="minorHAnsi"/>
            <w:b w:val="0"/>
            <w:i/>
            <w:color w:val="44546A" w:themeColor="text2"/>
            <w:sz w:val="18"/>
            <w:szCs w:val="18"/>
          </w:rPr>
          <w:fldChar w:fldCharType="end"/>
        </w:r>
        <w:r>
          <w:rPr>
            <w:rFonts w:asciiTheme="minorHAnsi" w:hAnsiTheme="minorHAnsi" w:cstheme="minorHAnsi"/>
            <w:b w:val="0"/>
            <w:i/>
            <w:color w:val="44546A" w:themeColor="text2"/>
            <w:sz w:val="18"/>
            <w:szCs w:val="18"/>
          </w:rPr>
          <w:t xml:space="preserve"> </w:t>
        </w:r>
      </w:ins>
      <w:ins w:id="586" w:author="Teh Stand" w:date="2018-12-06T15:21:00Z">
        <w:r>
          <w:rPr>
            <w:rFonts w:asciiTheme="minorHAnsi" w:hAnsiTheme="minorHAnsi" w:cstheme="minorHAnsi"/>
            <w:b w:val="0"/>
            <w:i/>
            <w:color w:val="44546A" w:themeColor="text2"/>
            <w:sz w:val="18"/>
            <w:szCs w:val="18"/>
          </w:rPr>
          <w:t>-</w:t>
        </w:r>
      </w:ins>
      <w:ins w:id="587" w:author="Teh Stand" w:date="2018-12-06T15:20:00Z">
        <w:r w:rsidRPr="0019570E">
          <w:rPr>
            <w:rFonts w:asciiTheme="minorHAnsi" w:hAnsiTheme="minorHAnsi" w:cstheme="minorHAnsi"/>
            <w:b w:val="0"/>
            <w:i/>
            <w:color w:val="44546A" w:themeColor="text2"/>
            <w:sz w:val="18"/>
            <w:szCs w:val="18"/>
          </w:rPr>
          <w:t xml:space="preserve"> </w:t>
        </w:r>
        <w:r>
          <w:rPr>
            <w:rFonts w:asciiTheme="minorHAnsi" w:hAnsiTheme="minorHAnsi" w:cstheme="minorHAnsi"/>
            <w:b w:val="0"/>
            <w:i/>
            <w:color w:val="44546A" w:themeColor="text2"/>
            <w:sz w:val="18"/>
            <w:szCs w:val="18"/>
          </w:rPr>
          <w:t xml:space="preserve">Characteristics of S-100 standard </w:t>
        </w:r>
      </w:ins>
      <w:ins w:id="588" w:author="Teh Stand" w:date="2018-12-06T15:21:00Z">
        <w:r>
          <w:rPr>
            <w:rFonts w:asciiTheme="minorHAnsi" w:hAnsiTheme="minorHAnsi" w:cstheme="minorHAnsi"/>
            <w:b w:val="0"/>
            <w:i/>
            <w:color w:val="44546A" w:themeColor="text2"/>
            <w:sz w:val="18"/>
            <w:szCs w:val="18"/>
          </w:rPr>
          <w:t xml:space="preserve">encoding </w:t>
        </w:r>
      </w:ins>
      <w:ins w:id="589" w:author="Teh Stand" w:date="2018-12-06T15:20:00Z">
        <w:r>
          <w:rPr>
            <w:rFonts w:asciiTheme="minorHAnsi" w:hAnsiTheme="minorHAnsi" w:cstheme="minorHAnsi"/>
            <w:b w:val="0"/>
            <w:i/>
            <w:color w:val="44546A" w:themeColor="text2"/>
            <w:sz w:val="18"/>
            <w:szCs w:val="18"/>
          </w:rPr>
          <w:t>formats</w:t>
        </w:r>
      </w:ins>
    </w:p>
    <w:p w14:paraId="0BA5C3CC" w14:textId="5CA19EBA" w:rsidR="007175C3" w:rsidRPr="0045397F" w:rsidDel="0045397F" w:rsidRDefault="007175C3" w:rsidP="0045397F">
      <w:pPr>
        <w:spacing w:after="160" w:line="240" w:lineRule="auto"/>
        <w:rPr>
          <w:del w:id="590" w:author="Teh Stand" w:date="2018-12-06T15:20:00Z"/>
          <w:rFonts w:asciiTheme="minorHAnsi" w:hAnsiTheme="minorHAnsi" w:cstheme="minorHAnsi"/>
          <w:sz w:val="22"/>
          <w:szCs w:val="22"/>
        </w:rPr>
      </w:pPr>
    </w:p>
    <w:p w14:paraId="339F23DC" w14:textId="23A1EC79" w:rsidR="005D6A61" w:rsidRPr="0045397F" w:rsidRDefault="007175C3" w:rsidP="0045397F">
      <w:pPr>
        <w:spacing w:after="60" w:line="240" w:lineRule="auto"/>
        <w:rPr>
          <w:rFonts w:asciiTheme="minorHAnsi" w:hAnsiTheme="minorHAnsi" w:cstheme="minorHAnsi"/>
          <w:sz w:val="22"/>
          <w:szCs w:val="22"/>
        </w:rPr>
      </w:pPr>
      <w:r w:rsidRPr="0045397F">
        <w:rPr>
          <w:rFonts w:asciiTheme="minorHAnsi" w:hAnsiTheme="minorHAnsi" w:cstheme="minorHAnsi"/>
          <w:sz w:val="22"/>
          <w:szCs w:val="22"/>
        </w:rPr>
        <w:t xml:space="preserve">While other formats than the three standard encodings are possible, the use </w:t>
      </w:r>
      <w:r w:rsidR="002A26EC" w:rsidRPr="0045397F">
        <w:rPr>
          <w:rFonts w:asciiTheme="minorHAnsi" w:hAnsiTheme="minorHAnsi" w:cstheme="minorHAnsi"/>
          <w:sz w:val="22"/>
          <w:szCs w:val="22"/>
        </w:rPr>
        <w:t xml:space="preserve">of a non-standard format </w:t>
      </w:r>
      <w:r w:rsidRPr="0045397F">
        <w:rPr>
          <w:rFonts w:asciiTheme="minorHAnsi" w:hAnsiTheme="minorHAnsi" w:cstheme="minorHAnsi"/>
          <w:sz w:val="22"/>
          <w:szCs w:val="22"/>
        </w:rPr>
        <w:t>has the following implications:</w:t>
      </w:r>
    </w:p>
    <w:p w14:paraId="524293E4" w14:textId="5290639C" w:rsidR="006E45F6" w:rsidRPr="0045397F" w:rsidRDefault="006E45F6" w:rsidP="0045397F">
      <w:pPr>
        <w:pStyle w:val="ListParagraph"/>
        <w:numPr>
          <w:ilvl w:val="0"/>
          <w:numId w:val="33"/>
        </w:numPr>
        <w:spacing w:before="0" w:after="60" w:line="240" w:lineRule="auto"/>
        <w:rPr>
          <w:rFonts w:asciiTheme="minorHAnsi" w:hAnsiTheme="minorHAnsi" w:cstheme="minorHAnsi"/>
          <w:sz w:val="22"/>
          <w:szCs w:val="22"/>
        </w:rPr>
      </w:pPr>
      <w:r w:rsidRPr="0045397F">
        <w:rPr>
          <w:rFonts w:asciiTheme="minorHAnsi" w:hAnsiTheme="minorHAnsi" w:cstheme="minorHAnsi"/>
          <w:sz w:val="22"/>
          <w:szCs w:val="22"/>
        </w:rPr>
        <w:t>Loss of genericity, requiring special purpose development by implement</w:t>
      </w:r>
      <w:r w:rsidR="00985152" w:rsidRPr="0045397F">
        <w:rPr>
          <w:rFonts w:asciiTheme="minorHAnsi" w:hAnsiTheme="minorHAnsi" w:cstheme="minorHAnsi"/>
          <w:sz w:val="22"/>
          <w:szCs w:val="22"/>
        </w:rPr>
        <w:t>e</w:t>
      </w:r>
      <w:r w:rsidRPr="0045397F">
        <w:rPr>
          <w:rFonts w:asciiTheme="minorHAnsi" w:hAnsiTheme="minorHAnsi" w:cstheme="minorHAnsi"/>
          <w:sz w:val="22"/>
          <w:szCs w:val="22"/>
        </w:rPr>
        <w:t>rs or conversion to a standard format with impacts on performance</w:t>
      </w:r>
      <w:r w:rsidR="002A26EC" w:rsidRPr="0045397F">
        <w:rPr>
          <w:rFonts w:asciiTheme="minorHAnsi" w:hAnsiTheme="minorHAnsi" w:cstheme="minorHAnsi"/>
          <w:sz w:val="22"/>
          <w:szCs w:val="22"/>
        </w:rPr>
        <w:t>.</w:t>
      </w:r>
    </w:p>
    <w:p w14:paraId="7B2F7B58" w14:textId="10B59BAD" w:rsidR="005D6A61" w:rsidRPr="0045397F" w:rsidRDefault="006E45F6" w:rsidP="0045397F">
      <w:pPr>
        <w:pStyle w:val="ListParagraph"/>
        <w:numPr>
          <w:ilvl w:val="0"/>
          <w:numId w:val="33"/>
        </w:numPr>
        <w:spacing w:before="0" w:after="160" w:line="240" w:lineRule="auto"/>
        <w:rPr>
          <w:rFonts w:asciiTheme="minorHAnsi" w:hAnsiTheme="minorHAnsi" w:cstheme="minorHAnsi"/>
          <w:sz w:val="22"/>
          <w:szCs w:val="22"/>
        </w:rPr>
      </w:pPr>
      <w:r w:rsidRPr="0045397F">
        <w:rPr>
          <w:rFonts w:asciiTheme="minorHAnsi" w:hAnsiTheme="minorHAnsi" w:cstheme="minorHAnsi"/>
          <w:sz w:val="22"/>
          <w:szCs w:val="22"/>
        </w:rPr>
        <w:t>Potential loss of compatibility with interoperability</w:t>
      </w:r>
      <w:r w:rsidR="002A26EC" w:rsidRPr="0045397F">
        <w:rPr>
          <w:rFonts w:asciiTheme="minorHAnsi" w:hAnsiTheme="minorHAnsi" w:cstheme="minorHAnsi"/>
          <w:sz w:val="22"/>
          <w:szCs w:val="22"/>
        </w:rPr>
        <w:t>.</w:t>
      </w:r>
    </w:p>
    <w:p w14:paraId="2221F013" w14:textId="46BFB096" w:rsidR="002A26EC" w:rsidRPr="0045397F" w:rsidRDefault="002A26EC" w:rsidP="0045397F">
      <w:pPr>
        <w:spacing w:after="160" w:line="240" w:lineRule="auto"/>
        <w:rPr>
          <w:rFonts w:asciiTheme="minorHAnsi" w:hAnsiTheme="minorHAnsi" w:cstheme="minorHAnsi"/>
          <w:sz w:val="22"/>
          <w:szCs w:val="22"/>
        </w:rPr>
      </w:pPr>
      <w:r w:rsidRPr="0045397F">
        <w:rPr>
          <w:rFonts w:asciiTheme="minorHAnsi" w:hAnsiTheme="minorHAnsi" w:cstheme="minorHAnsi"/>
          <w:sz w:val="22"/>
          <w:szCs w:val="22"/>
        </w:rPr>
        <w:t xml:space="preserve">The </w:t>
      </w:r>
      <w:r w:rsidR="00E605DF" w:rsidRPr="0045397F">
        <w:rPr>
          <w:rFonts w:asciiTheme="minorHAnsi" w:hAnsiTheme="minorHAnsi" w:cstheme="minorHAnsi"/>
          <w:sz w:val="22"/>
          <w:szCs w:val="22"/>
        </w:rPr>
        <w:t>question</w:t>
      </w:r>
      <w:r w:rsidRPr="0045397F">
        <w:rPr>
          <w:rFonts w:asciiTheme="minorHAnsi" w:hAnsiTheme="minorHAnsi" w:cstheme="minorHAnsi"/>
          <w:sz w:val="22"/>
          <w:szCs w:val="22"/>
        </w:rPr>
        <w:t xml:space="preserve"> of </w:t>
      </w:r>
      <w:r w:rsidR="00E605DF" w:rsidRPr="0045397F">
        <w:rPr>
          <w:rFonts w:asciiTheme="minorHAnsi" w:hAnsiTheme="minorHAnsi" w:cstheme="minorHAnsi"/>
          <w:sz w:val="22"/>
          <w:szCs w:val="22"/>
        </w:rPr>
        <w:t xml:space="preserve">appropriate </w:t>
      </w:r>
      <w:r w:rsidRPr="0045397F">
        <w:rPr>
          <w:rFonts w:asciiTheme="minorHAnsi" w:hAnsiTheme="minorHAnsi" w:cstheme="minorHAnsi"/>
          <w:sz w:val="22"/>
          <w:szCs w:val="22"/>
        </w:rPr>
        <w:t>formats for transactional</w:t>
      </w:r>
      <w:r w:rsidR="00E605DF" w:rsidRPr="0045397F">
        <w:rPr>
          <w:rFonts w:asciiTheme="minorHAnsi" w:hAnsiTheme="minorHAnsi" w:cstheme="minorHAnsi"/>
          <w:sz w:val="22"/>
          <w:szCs w:val="22"/>
        </w:rPr>
        <w:t>, web-service,</w:t>
      </w:r>
      <w:r w:rsidRPr="0045397F">
        <w:rPr>
          <w:rFonts w:asciiTheme="minorHAnsi" w:hAnsiTheme="minorHAnsi" w:cstheme="minorHAnsi"/>
          <w:sz w:val="22"/>
          <w:szCs w:val="22"/>
        </w:rPr>
        <w:t xml:space="preserve"> </w:t>
      </w:r>
      <w:r w:rsidR="00E605DF" w:rsidRPr="0045397F">
        <w:rPr>
          <w:rFonts w:asciiTheme="minorHAnsi" w:hAnsiTheme="minorHAnsi" w:cstheme="minorHAnsi"/>
          <w:sz w:val="22"/>
          <w:szCs w:val="22"/>
        </w:rPr>
        <w:t xml:space="preserve">or message-based </w:t>
      </w:r>
      <w:r w:rsidRPr="0045397F">
        <w:rPr>
          <w:rFonts w:asciiTheme="minorHAnsi" w:hAnsiTheme="minorHAnsi" w:cstheme="minorHAnsi"/>
          <w:sz w:val="22"/>
          <w:szCs w:val="22"/>
        </w:rPr>
        <w:t xml:space="preserve">information </w:t>
      </w:r>
      <w:r w:rsidR="00E605DF" w:rsidRPr="0045397F">
        <w:rPr>
          <w:rFonts w:asciiTheme="minorHAnsi" w:hAnsiTheme="minorHAnsi" w:cstheme="minorHAnsi"/>
          <w:sz w:val="22"/>
          <w:szCs w:val="22"/>
        </w:rPr>
        <w:t xml:space="preserve">has not been formally addressed in depth at this time, but </w:t>
      </w:r>
      <w:r w:rsidR="000B4D54" w:rsidRPr="0045397F">
        <w:rPr>
          <w:rFonts w:asciiTheme="minorHAnsi" w:hAnsiTheme="minorHAnsi" w:cstheme="minorHAnsi"/>
          <w:sz w:val="22"/>
          <w:szCs w:val="22"/>
        </w:rPr>
        <w:t>P</w:t>
      </w:r>
      <w:r w:rsidR="00E605DF" w:rsidRPr="0045397F">
        <w:rPr>
          <w:rFonts w:asciiTheme="minorHAnsi" w:hAnsiTheme="minorHAnsi" w:cstheme="minorHAnsi"/>
          <w:sz w:val="22"/>
          <w:szCs w:val="22"/>
        </w:rPr>
        <w:t xml:space="preserve">roduct </w:t>
      </w:r>
      <w:r w:rsidR="000B4D54" w:rsidRPr="0045397F">
        <w:rPr>
          <w:rFonts w:asciiTheme="minorHAnsi" w:hAnsiTheme="minorHAnsi" w:cstheme="minorHAnsi"/>
          <w:sz w:val="22"/>
          <w:szCs w:val="22"/>
        </w:rPr>
        <w:t>S</w:t>
      </w:r>
      <w:r w:rsidR="00E605DF" w:rsidRPr="0045397F">
        <w:rPr>
          <w:rFonts w:asciiTheme="minorHAnsi" w:hAnsiTheme="minorHAnsi" w:cstheme="minorHAnsi"/>
          <w:sz w:val="22"/>
          <w:szCs w:val="22"/>
        </w:rPr>
        <w:t xml:space="preserve">pecifications needing such delivery modes should </w:t>
      </w:r>
      <w:r w:rsidR="00386F2E" w:rsidRPr="0045397F">
        <w:rPr>
          <w:rFonts w:asciiTheme="minorHAnsi" w:hAnsiTheme="minorHAnsi" w:cstheme="minorHAnsi"/>
          <w:sz w:val="22"/>
          <w:szCs w:val="22"/>
        </w:rPr>
        <w:t>endeavour</w:t>
      </w:r>
      <w:r w:rsidR="00E605DF" w:rsidRPr="0045397F">
        <w:rPr>
          <w:rFonts w:asciiTheme="minorHAnsi" w:hAnsiTheme="minorHAnsi" w:cstheme="minorHAnsi"/>
          <w:sz w:val="22"/>
          <w:szCs w:val="22"/>
        </w:rPr>
        <w:t xml:space="preserve"> to use one of the standard formats in order to minimize implementation complexities. </w:t>
      </w:r>
    </w:p>
    <w:p w14:paraId="51F4D30E" w14:textId="5D9EF130" w:rsidR="00893EB8" w:rsidRPr="00FA0C91" w:rsidRDefault="00893EB8" w:rsidP="00E46238">
      <w:pPr>
        <w:pStyle w:val="Heading2"/>
        <w:numPr>
          <w:ilvl w:val="1"/>
          <w:numId w:val="153"/>
        </w:numPr>
        <w:tabs>
          <w:tab w:val="clear" w:pos="540"/>
          <w:tab w:val="clear" w:pos="700"/>
          <w:tab w:val="left" w:pos="709"/>
        </w:tabs>
        <w:spacing w:line="240" w:lineRule="auto"/>
        <w:ind w:hanging="720"/>
        <w:rPr>
          <w:lang w:val="en-GB"/>
        </w:rPr>
      </w:pPr>
      <w:bookmarkStart w:id="591" w:name="_Toc532213719"/>
      <w:r w:rsidRPr="00FA0C91">
        <w:rPr>
          <w:lang w:val="en-GB"/>
        </w:rPr>
        <w:t>Data format definition</w:t>
      </w:r>
      <w:r w:rsidR="003B210E" w:rsidRPr="00FA0C91">
        <w:rPr>
          <w:lang w:val="en-GB"/>
        </w:rPr>
        <w:t xml:space="preserve"> </w:t>
      </w:r>
      <w:del w:id="592" w:author="Teh Stand" w:date="2018-12-06T15:28:00Z">
        <w:r w:rsidR="003B210E" w:rsidRPr="00FA0C91" w:rsidDel="00E46238">
          <w:rPr>
            <w:lang w:val="en-GB"/>
          </w:rPr>
          <w:delText>artifacts</w:delText>
        </w:r>
      </w:del>
      <w:ins w:id="593" w:author="Teh Stand" w:date="2018-12-06T15:28:00Z">
        <w:r w:rsidR="00E46238" w:rsidRPr="00FA0C91">
          <w:rPr>
            <w:lang w:val="en-GB"/>
          </w:rPr>
          <w:t>artefacts</w:t>
        </w:r>
      </w:ins>
      <w:bookmarkEnd w:id="591"/>
    </w:p>
    <w:p w14:paraId="319F130B" w14:textId="71EDEB83" w:rsidR="00084FDC" w:rsidRPr="00E46238" w:rsidRDefault="00044AA2" w:rsidP="007931B9">
      <w:pPr>
        <w:spacing w:after="60" w:line="240" w:lineRule="auto"/>
        <w:rPr>
          <w:rFonts w:asciiTheme="minorHAnsi" w:hAnsiTheme="minorHAnsi" w:cstheme="minorHAnsi"/>
          <w:sz w:val="22"/>
          <w:szCs w:val="22"/>
        </w:rPr>
      </w:pPr>
      <w:r w:rsidRPr="00E46238">
        <w:rPr>
          <w:rFonts w:asciiTheme="minorHAnsi" w:hAnsiTheme="minorHAnsi" w:cstheme="minorHAnsi"/>
          <w:sz w:val="22"/>
          <w:szCs w:val="22"/>
        </w:rPr>
        <w:t xml:space="preserve">Selection of the </w:t>
      </w:r>
      <w:r w:rsidR="00893EB8" w:rsidRPr="00E46238">
        <w:rPr>
          <w:rFonts w:asciiTheme="minorHAnsi" w:hAnsiTheme="minorHAnsi" w:cstheme="minorHAnsi"/>
          <w:sz w:val="22"/>
          <w:szCs w:val="22"/>
        </w:rPr>
        <w:t xml:space="preserve">GML format will require definition of XSD files encapsulating the S-100 </w:t>
      </w:r>
      <w:r w:rsidR="007931B9">
        <w:rPr>
          <w:rFonts w:asciiTheme="minorHAnsi" w:hAnsiTheme="minorHAnsi" w:cstheme="minorHAnsi"/>
          <w:sz w:val="22"/>
          <w:szCs w:val="22"/>
        </w:rPr>
        <w:t>A</w:t>
      </w:r>
      <w:r w:rsidR="007931B9" w:rsidRPr="00E46238">
        <w:rPr>
          <w:rFonts w:asciiTheme="minorHAnsi" w:hAnsiTheme="minorHAnsi" w:cstheme="minorHAnsi"/>
          <w:sz w:val="22"/>
          <w:szCs w:val="22"/>
        </w:rPr>
        <w:t xml:space="preserve">pplication </w:t>
      </w:r>
      <w:r w:rsidR="007931B9">
        <w:rPr>
          <w:rFonts w:asciiTheme="minorHAnsi" w:hAnsiTheme="minorHAnsi" w:cstheme="minorHAnsi"/>
          <w:sz w:val="22"/>
          <w:szCs w:val="22"/>
        </w:rPr>
        <w:t>S</w:t>
      </w:r>
      <w:r w:rsidR="007931B9" w:rsidRPr="00E46238">
        <w:rPr>
          <w:rFonts w:asciiTheme="minorHAnsi" w:hAnsiTheme="minorHAnsi" w:cstheme="minorHAnsi"/>
          <w:sz w:val="22"/>
          <w:szCs w:val="22"/>
        </w:rPr>
        <w:t xml:space="preserve">chema </w:t>
      </w:r>
      <w:r w:rsidR="00893EB8" w:rsidRPr="00E46238">
        <w:rPr>
          <w:rFonts w:asciiTheme="minorHAnsi" w:hAnsiTheme="minorHAnsi" w:cstheme="minorHAnsi"/>
          <w:sz w:val="22"/>
          <w:szCs w:val="22"/>
        </w:rPr>
        <w:t xml:space="preserve">as XSD files conforming to the GML specification (ISO 19136 and S-100 Part 10b). There </w:t>
      </w:r>
      <w:r w:rsidRPr="00E46238">
        <w:rPr>
          <w:rFonts w:asciiTheme="minorHAnsi" w:hAnsiTheme="minorHAnsi" w:cstheme="minorHAnsi"/>
          <w:sz w:val="22"/>
          <w:szCs w:val="22"/>
        </w:rPr>
        <w:t>must</w:t>
      </w:r>
      <w:r w:rsidR="00893EB8" w:rsidRPr="00E46238">
        <w:rPr>
          <w:rFonts w:asciiTheme="minorHAnsi" w:hAnsiTheme="minorHAnsi" w:cstheme="minorHAnsi"/>
          <w:sz w:val="22"/>
          <w:szCs w:val="22"/>
        </w:rPr>
        <w:t xml:space="preserve"> be a 1/1 mapping from the </w:t>
      </w:r>
      <w:r w:rsidR="007931B9">
        <w:rPr>
          <w:rFonts w:asciiTheme="minorHAnsi" w:hAnsiTheme="minorHAnsi" w:cstheme="minorHAnsi"/>
          <w:sz w:val="22"/>
          <w:szCs w:val="22"/>
        </w:rPr>
        <w:t>A</w:t>
      </w:r>
      <w:r w:rsidR="007931B9" w:rsidRPr="00E46238">
        <w:rPr>
          <w:rFonts w:asciiTheme="minorHAnsi" w:hAnsiTheme="minorHAnsi" w:cstheme="minorHAnsi"/>
          <w:sz w:val="22"/>
          <w:szCs w:val="22"/>
        </w:rPr>
        <w:t xml:space="preserve">pplication </w:t>
      </w:r>
      <w:r w:rsidR="007931B9">
        <w:rPr>
          <w:rFonts w:asciiTheme="minorHAnsi" w:hAnsiTheme="minorHAnsi" w:cstheme="minorHAnsi"/>
          <w:sz w:val="22"/>
          <w:szCs w:val="22"/>
        </w:rPr>
        <w:t>S</w:t>
      </w:r>
      <w:r w:rsidR="007931B9" w:rsidRPr="00E46238">
        <w:rPr>
          <w:rFonts w:asciiTheme="minorHAnsi" w:hAnsiTheme="minorHAnsi" w:cstheme="minorHAnsi"/>
          <w:sz w:val="22"/>
          <w:szCs w:val="22"/>
        </w:rPr>
        <w:t xml:space="preserve">chema </w:t>
      </w:r>
      <w:r w:rsidRPr="00E46238">
        <w:rPr>
          <w:rFonts w:asciiTheme="minorHAnsi" w:hAnsiTheme="minorHAnsi" w:cstheme="minorHAnsi"/>
          <w:sz w:val="22"/>
          <w:szCs w:val="22"/>
        </w:rPr>
        <w:t xml:space="preserve">to XML schema </w:t>
      </w:r>
      <w:r w:rsidR="00084FDC" w:rsidRPr="00E46238">
        <w:rPr>
          <w:rFonts w:asciiTheme="minorHAnsi" w:hAnsiTheme="minorHAnsi" w:cstheme="minorHAnsi"/>
          <w:sz w:val="22"/>
          <w:szCs w:val="22"/>
        </w:rPr>
        <w:t xml:space="preserve">constructs </w:t>
      </w:r>
      <w:r w:rsidRPr="00E46238">
        <w:rPr>
          <w:rFonts w:asciiTheme="minorHAnsi" w:hAnsiTheme="minorHAnsi" w:cstheme="minorHAnsi"/>
          <w:sz w:val="22"/>
          <w:szCs w:val="22"/>
        </w:rPr>
        <w:t>in</w:t>
      </w:r>
      <w:r w:rsidR="00893EB8" w:rsidRPr="00E46238">
        <w:rPr>
          <w:rFonts w:asciiTheme="minorHAnsi" w:hAnsiTheme="minorHAnsi" w:cstheme="minorHAnsi"/>
          <w:sz w:val="22"/>
          <w:szCs w:val="22"/>
        </w:rPr>
        <w:t xml:space="preserve"> the GML XSD</w:t>
      </w:r>
      <w:r w:rsidR="00084FDC" w:rsidRPr="00E46238">
        <w:rPr>
          <w:rFonts w:asciiTheme="minorHAnsi" w:hAnsiTheme="minorHAnsi" w:cstheme="minorHAnsi"/>
          <w:sz w:val="22"/>
          <w:szCs w:val="22"/>
        </w:rPr>
        <w:t xml:space="preserve"> files that implement the model as</w:t>
      </w:r>
      <w:r w:rsidR="00893EB8" w:rsidRPr="00E46238">
        <w:rPr>
          <w:rFonts w:asciiTheme="minorHAnsi" w:hAnsiTheme="minorHAnsi" w:cstheme="minorHAnsi"/>
          <w:sz w:val="22"/>
          <w:szCs w:val="22"/>
        </w:rPr>
        <w:t xml:space="preserve"> GML </w:t>
      </w:r>
      <w:r w:rsidR="007931B9">
        <w:rPr>
          <w:rFonts w:asciiTheme="minorHAnsi" w:hAnsiTheme="minorHAnsi" w:cstheme="minorHAnsi"/>
          <w:sz w:val="22"/>
          <w:szCs w:val="22"/>
        </w:rPr>
        <w:t>A</w:t>
      </w:r>
      <w:r w:rsidR="007931B9" w:rsidRPr="00E46238">
        <w:rPr>
          <w:rFonts w:asciiTheme="minorHAnsi" w:hAnsiTheme="minorHAnsi" w:cstheme="minorHAnsi"/>
          <w:sz w:val="22"/>
          <w:szCs w:val="22"/>
        </w:rPr>
        <w:t xml:space="preserve">pplication </w:t>
      </w:r>
      <w:r w:rsidR="007931B9">
        <w:rPr>
          <w:rFonts w:asciiTheme="minorHAnsi" w:hAnsiTheme="minorHAnsi" w:cstheme="minorHAnsi"/>
          <w:sz w:val="22"/>
          <w:szCs w:val="22"/>
        </w:rPr>
        <w:t>S</w:t>
      </w:r>
      <w:r w:rsidR="007931B9" w:rsidRPr="00E46238">
        <w:rPr>
          <w:rFonts w:asciiTheme="minorHAnsi" w:hAnsiTheme="minorHAnsi" w:cstheme="minorHAnsi"/>
          <w:sz w:val="22"/>
          <w:szCs w:val="22"/>
        </w:rPr>
        <w:t>chemas</w:t>
      </w:r>
      <w:r w:rsidR="00084FDC" w:rsidRPr="00E46238">
        <w:rPr>
          <w:rFonts w:asciiTheme="minorHAnsi" w:hAnsiTheme="minorHAnsi" w:cstheme="minorHAnsi"/>
          <w:sz w:val="22"/>
          <w:szCs w:val="22"/>
        </w:rPr>
        <w:t>.</w:t>
      </w:r>
    </w:p>
    <w:p w14:paraId="4B07E057" w14:textId="10A777EE" w:rsidR="00084FDC" w:rsidRPr="00E46238" w:rsidRDefault="00084FDC" w:rsidP="007931B9">
      <w:pPr>
        <w:pStyle w:val="ListParagraph"/>
        <w:numPr>
          <w:ilvl w:val="0"/>
          <w:numId w:val="126"/>
        </w:numPr>
        <w:spacing w:before="0" w:after="60" w:line="240" w:lineRule="auto"/>
        <w:rPr>
          <w:rFonts w:asciiTheme="minorHAnsi" w:hAnsiTheme="minorHAnsi" w:cstheme="minorHAnsi"/>
          <w:sz w:val="22"/>
          <w:szCs w:val="22"/>
        </w:rPr>
      </w:pPr>
      <w:r w:rsidRPr="00E46238">
        <w:rPr>
          <w:rFonts w:asciiTheme="minorHAnsi" w:hAnsiTheme="minorHAnsi" w:cstheme="minorHAnsi"/>
          <w:sz w:val="22"/>
          <w:szCs w:val="22"/>
        </w:rPr>
        <w:t xml:space="preserve">Feature and information classes in the </w:t>
      </w:r>
      <w:r w:rsidR="00FB26A9" w:rsidRPr="00E46238">
        <w:rPr>
          <w:rFonts w:asciiTheme="minorHAnsi" w:hAnsiTheme="minorHAnsi" w:cstheme="minorHAnsi"/>
          <w:sz w:val="22"/>
          <w:szCs w:val="22"/>
        </w:rPr>
        <w:t xml:space="preserve">UML </w:t>
      </w:r>
      <w:r w:rsidRPr="00E46238">
        <w:rPr>
          <w:rFonts w:asciiTheme="minorHAnsi" w:hAnsiTheme="minorHAnsi" w:cstheme="minorHAnsi"/>
          <w:sz w:val="22"/>
          <w:szCs w:val="22"/>
        </w:rPr>
        <w:t>domain model map to XML complex types</w:t>
      </w:r>
      <w:r w:rsidR="00FB26A9" w:rsidRPr="00E46238">
        <w:rPr>
          <w:rFonts w:asciiTheme="minorHAnsi" w:hAnsiTheme="minorHAnsi" w:cstheme="minorHAnsi"/>
          <w:sz w:val="22"/>
          <w:szCs w:val="22"/>
        </w:rPr>
        <w:t xml:space="preserve"> and XML elements. The class (camel case) name is the same as the element name (XML tag excluding any namespace).</w:t>
      </w:r>
    </w:p>
    <w:p w14:paraId="4E6229B9" w14:textId="778BE57D" w:rsidR="00FB26A9" w:rsidRPr="00E46238" w:rsidRDefault="00FB26A9" w:rsidP="007931B9">
      <w:pPr>
        <w:pStyle w:val="ListParagraph"/>
        <w:numPr>
          <w:ilvl w:val="0"/>
          <w:numId w:val="126"/>
        </w:numPr>
        <w:spacing w:before="0" w:after="60" w:line="240" w:lineRule="auto"/>
        <w:rPr>
          <w:rFonts w:asciiTheme="minorHAnsi" w:hAnsiTheme="minorHAnsi" w:cstheme="minorHAnsi"/>
          <w:sz w:val="22"/>
          <w:szCs w:val="22"/>
        </w:rPr>
      </w:pPr>
      <w:r w:rsidRPr="00E46238">
        <w:rPr>
          <w:rFonts w:asciiTheme="minorHAnsi" w:hAnsiTheme="minorHAnsi" w:cstheme="minorHAnsi"/>
          <w:sz w:val="22"/>
          <w:szCs w:val="22"/>
        </w:rPr>
        <w:t>Simple attributes in the UML domain model map to XML elements contained in the feature and information complex types mentioned above. The names (XML tags, excluding any namespace) are the same as the (camel case) names of the UML attributes.</w:t>
      </w:r>
    </w:p>
    <w:p w14:paraId="2B381F19" w14:textId="0B8B7334" w:rsidR="00FB26A9" w:rsidRPr="00E46238" w:rsidRDefault="00FB26A9" w:rsidP="007931B9">
      <w:pPr>
        <w:pStyle w:val="ListParagraph"/>
        <w:numPr>
          <w:ilvl w:val="0"/>
          <w:numId w:val="126"/>
        </w:numPr>
        <w:spacing w:before="0" w:after="60" w:line="240" w:lineRule="auto"/>
        <w:rPr>
          <w:rFonts w:asciiTheme="minorHAnsi" w:hAnsiTheme="minorHAnsi" w:cstheme="minorHAnsi"/>
          <w:sz w:val="22"/>
          <w:szCs w:val="22"/>
        </w:rPr>
      </w:pPr>
      <w:r w:rsidRPr="00E46238">
        <w:rPr>
          <w:rFonts w:asciiTheme="minorHAnsi" w:hAnsiTheme="minorHAnsi" w:cstheme="minorHAnsi"/>
          <w:sz w:val="22"/>
          <w:szCs w:val="22"/>
        </w:rPr>
        <w:t xml:space="preserve">Complex attributes in the UML domain model map to XML elements contained in the feature and information complex types mentioned in the first bullet. The names (XML tags, excluding any namespace) are the same as the (camel case) names of the UML attributes. The types </w:t>
      </w:r>
      <w:r w:rsidR="005B5296" w:rsidRPr="00E46238">
        <w:rPr>
          <w:rFonts w:asciiTheme="minorHAnsi" w:hAnsiTheme="minorHAnsi" w:cstheme="minorHAnsi"/>
          <w:sz w:val="22"/>
          <w:szCs w:val="22"/>
        </w:rPr>
        <w:t xml:space="preserve">of these XML elements </w:t>
      </w:r>
      <w:r w:rsidRPr="00E46238">
        <w:rPr>
          <w:rFonts w:asciiTheme="minorHAnsi" w:hAnsiTheme="minorHAnsi" w:cstheme="minorHAnsi"/>
          <w:sz w:val="22"/>
          <w:szCs w:val="22"/>
        </w:rPr>
        <w:t>are XML complex types with the same (camel case) name, either with or without “Type” suffixed.</w:t>
      </w:r>
    </w:p>
    <w:p w14:paraId="7FCF4177" w14:textId="6F829552" w:rsidR="005B5296" w:rsidRPr="00E46238" w:rsidRDefault="005B5296" w:rsidP="007931B9">
      <w:pPr>
        <w:pStyle w:val="ListParagraph"/>
        <w:numPr>
          <w:ilvl w:val="0"/>
          <w:numId w:val="126"/>
        </w:numPr>
        <w:spacing w:before="0" w:after="60" w:line="240" w:lineRule="auto"/>
        <w:rPr>
          <w:rFonts w:asciiTheme="minorHAnsi" w:hAnsiTheme="minorHAnsi" w:cstheme="minorHAnsi"/>
          <w:sz w:val="22"/>
          <w:szCs w:val="22"/>
        </w:rPr>
      </w:pPr>
      <w:r w:rsidRPr="00E46238">
        <w:rPr>
          <w:rFonts w:asciiTheme="minorHAnsi" w:hAnsiTheme="minorHAnsi" w:cstheme="minorHAnsi"/>
          <w:sz w:val="22"/>
          <w:szCs w:val="22"/>
        </w:rPr>
        <w:lastRenderedPageBreak/>
        <w:t>Enumerations map to XML enumerations of the same (camel case) name.</w:t>
      </w:r>
    </w:p>
    <w:p w14:paraId="7FA74EE4" w14:textId="4F70F195" w:rsidR="005B5296" w:rsidRPr="00E46238" w:rsidRDefault="005B5296" w:rsidP="007931B9">
      <w:pPr>
        <w:pStyle w:val="ListParagraph"/>
        <w:numPr>
          <w:ilvl w:val="0"/>
          <w:numId w:val="126"/>
        </w:numPr>
        <w:spacing w:before="0" w:after="60" w:line="240" w:lineRule="auto"/>
        <w:rPr>
          <w:rFonts w:asciiTheme="minorHAnsi" w:hAnsiTheme="minorHAnsi" w:cstheme="minorHAnsi"/>
          <w:sz w:val="22"/>
          <w:szCs w:val="22"/>
        </w:rPr>
      </w:pPr>
      <w:r w:rsidRPr="00E46238">
        <w:rPr>
          <w:rFonts w:asciiTheme="minorHAnsi" w:hAnsiTheme="minorHAnsi" w:cstheme="minorHAnsi"/>
          <w:sz w:val="22"/>
          <w:szCs w:val="22"/>
        </w:rPr>
        <w:t>Codelists map to XML union types of the same (camel case) name; one member of the union type is an anonymous enumeration of the listed values and another member is a string restricted to the pattern “other: ...” as specified in S-100</w:t>
      </w:r>
      <w:ins w:id="594" w:author="Teh Stand" w:date="2018-12-06T15:32:00Z">
        <w:r w:rsidR="007931B9">
          <w:rPr>
            <w:rFonts w:asciiTheme="minorHAnsi" w:hAnsiTheme="minorHAnsi" w:cstheme="minorHAnsi"/>
            <w:sz w:val="22"/>
            <w:szCs w:val="22"/>
          </w:rPr>
          <w:t xml:space="preserve"> Part 3, clause</w:t>
        </w:r>
      </w:ins>
      <w:r w:rsidRPr="00E46238">
        <w:rPr>
          <w:rFonts w:asciiTheme="minorHAnsi" w:hAnsiTheme="minorHAnsi" w:cstheme="minorHAnsi"/>
          <w:sz w:val="22"/>
          <w:szCs w:val="22"/>
        </w:rPr>
        <w:t xml:space="preserve"> 3-6.7.</w:t>
      </w:r>
    </w:p>
    <w:p w14:paraId="792207CD" w14:textId="518B7330" w:rsidR="005B5296" w:rsidRPr="00E46238" w:rsidRDefault="005B5296" w:rsidP="00E46238">
      <w:pPr>
        <w:pStyle w:val="ListParagraph"/>
        <w:numPr>
          <w:ilvl w:val="0"/>
          <w:numId w:val="126"/>
        </w:numPr>
        <w:spacing w:before="0" w:after="160" w:line="240" w:lineRule="auto"/>
        <w:rPr>
          <w:rFonts w:asciiTheme="minorHAnsi" w:hAnsiTheme="minorHAnsi" w:cstheme="minorHAnsi"/>
          <w:sz w:val="22"/>
          <w:szCs w:val="22"/>
        </w:rPr>
      </w:pPr>
      <w:r w:rsidRPr="00E46238">
        <w:rPr>
          <w:rFonts w:asciiTheme="minorHAnsi" w:hAnsiTheme="minorHAnsi" w:cstheme="minorHAnsi"/>
          <w:sz w:val="22"/>
          <w:szCs w:val="22"/>
        </w:rPr>
        <w:t>Associations are encoded as elements contained in the feature and information complex types, named according to the role indicated in the UML domain model and with a</w:t>
      </w:r>
      <w:r w:rsidR="007447EC" w:rsidRPr="00E46238">
        <w:rPr>
          <w:rFonts w:asciiTheme="minorHAnsi" w:hAnsiTheme="minorHAnsi" w:cstheme="minorHAnsi"/>
          <w:sz w:val="22"/>
          <w:szCs w:val="22"/>
        </w:rPr>
        <w:t xml:space="preserve"> GML attribute that contains the gml:id of the referenced object.</w:t>
      </w:r>
    </w:p>
    <w:p w14:paraId="733432F7" w14:textId="206FB20F" w:rsidR="00893EB8" w:rsidRPr="00E46238" w:rsidRDefault="00044AA2" w:rsidP="007931B9">
      <w:pPr>
        <w:spacing w:after="160" w:line="240" w:lineRule="auto"/>
        <w:rPr>
          <w:rFonts w:asciiTheme="minorHAnsi" w:hAnsiTheme="minorHAnsi" w:cstheme="minorHAnsi"/>
          <w:sz w:val="22"/>
          <w:szCs w:val="22"/>
        </w:rPr>
      </w:pPr>
      <w:r w:rsidRPr="00E46238">
        <w:rPr>
          <w:rFonts w:asciiTheme="minorHAnsi" w:hAnsiTheme="minorHAnsi" w:cstheme="minorHAnsi"/>
          <w:sz w:val="22"/>
          <w:szCs w:val="22"/>
        </w:rPr>
        <w:t>Schema developers should note that conformance to the GML specification requires conformance to the rules set forth in the GML specification (ISO 19136 / OGC</w:t>
      </w:r>
      <w:r w:rsidR="00893EB8" w:rsidRPr="00E46238">
        <w:rPr>
          <w:rFonts w:asciiTheme="minorHAnsi" w:hAnsiTheme="minorHAnsi" w:cstheme="minorHAnsi"/>
          <w:sz w:val="22"/>
          <w:szCs w:val="22"/>
        </w:rPr>
        <w:t xml:space="preserve"> </w:t>
      </w:r>
      <w:r w:rsidRPr="00E46238">
        <w:rPr>
          <w:rFonts w:asciiTheme="minorHAnsi" w:hAnsiTheme="minorHAnsi" w:cstheme="minorHAnsi"/>
          <w:sz w:val="22"/>
          <w:szCs w:val="22"/>
        </w:rPr>
        <w:t>07-036), not merely XML-validation against the GML schemas.</w:t>
      </w:r>
    </w:p>
    <w:p w14:paraId="2FE3C63E" w14:textId="3FC31375" w:rsidR="002A26EC" w:rsidRPr="00E46238" w:rsidRDefault="00044AA2" w:rsidP="007931B9">
      <w:pPr>
        <w:spacing w:after="160" w:line="240" w:lineRule="auto"/>
        <w:rPr>
          <w:rFonts w:asciiTheme="minorHAnsi" w:hAnsiTheme="minorHAnsi" w:cstheme="minorHAnsi"/>
          <w:sz w:val="22"/>
          <w:szCs w:val="22"/>
        </w:rPr>
      </w:pPr>
      <w:r w:rsidRPr="00E46238">
        <w:rPr>
          <w:rFonts w:asciiTheme="minorHAnsi" w:hAnsiTheme="minorHAnsi" w:cstheme="minorHAnsi"/>
          <w:sz w:val="22"/>
          <w:szCs w:val="22"/>
        </w:rPr>
        <w:t>S-100 Part 10b describes the S-100 GML profile. The XSD files for the S-100 GML profile are available at the IHO S-100 distribution site (</w:t>
      </w:r>
      <w:r w:rsidR="00E52B13" w:rsidRPr="00E46238">
        <w:rPr>
          <w:rFonts w:asciiTheme="minorHAnsi" w:hAnsiTheme="minorHAnsi" w:cstheme="minorHAnsi"/>
          <w:sz w:val="22"/>
          <w:szCs w:val="22"/>
        </w:rPr>
        <w:t>https://github.com/IHO-S100WG</w:t>
      </w:r>
      <w:r w:rsidRPr="00E46238">
        <w:rPr>
          <w:rFonts w:asciiTheme="minorHAnsi" w:hAnsiTheme="minorHAnsi" w:cstheme="minorHAnsi"/>
          <w:sz w:val="22"/>
          <w:szCs w:val="22"/>
        </w:rPr>
        <w:t>). Previously defined</w:t>
      </w:r>
      <w:r w:rsidR="002A26EC" w:rsidRPr="00E46238">
        <w:rPr>
          <w:rFonts w:asciiTheme="minorHAnsi" w:hAnsiTheme="minorHAnsi" w:cstheme="minorHAnsi"/>
          <w:sz w:val="22"/>
          <w:szCs w:val="22"/>
        </w:rPr>
        <w:t xml:space="preserve"> GML</w:t>
      </w:r>
      <w:r w:rsidRPr="00E46238">
        <w:rPr>
          <w:rFonts w:asciiTheme="minorHAnsi" w:hAnsiTheme="minorHAnsi" w:cstheme="minorHAnsi"/>
          <w:sz w:val="22"/>
          <w:szCs w:val="22"/>
        </w:rPr>
        <w:t xml:space="preserve"> schemas for </w:t>
      </w:r>
      <w:r w:rsidR="002A26EC" w:rsidRPr="00E46238">
        <w:rPr>
          <w:rFonts w:asciiTheme="minorHAnsi" w:hAnsiTheme="minorHAnsi" w:cstheme="minorHAnsi"/>
          <w:sz w:val="22"/>
          <w:szCs w:val="22"/>
        </w:rPr>
        <w:t xml:space="preserve">other </w:t>
      </w:r>
      <w:r w:rsidR="000B4D54" w:rsidRPr="00E46238">
        <w:rPr>
          <w:rFonts w:asciiTheme="minorHAnsi" w:hAnsiTheme="minorHAnsi" w:cstheme="minorHAnsi"/>
          <w:sz w:val="22"/>
          <w:szCs w:val="22"/>
        </w:rPr>
        <w:t>P</w:t>
      </w:r>
      <w:r w:rsidRPr="00E46238">
        <w:rPr>
          <w:rFonts w:asciiTheme="minorHAnsi" w:hAnsiTheme="minorHAnsi" w:cstheme="minorHAnsi"/>
          <w:sz w:val="22"/>
          <w:szCs w:val="22"/>
        </w:rPr>
        <w:t xml:space="preserve">roduct </w:t>
      </w:r>
      <w:r w:rsidR="000B4D54" w:rsidRPr="00E46238">
        <w:rPr>
          <w:rFonts w:asciiTheme="minorHAnsi" w:hAnsiTheme="minorHAnsi" w:cstheme="minorHAnsi"/>
          <w:sz w:val="22"/>
          <w:szCs w:val="22"/>
        </w:rPr>
        <w:t>S</w:t>
      </w:r>
      <w:r w:rsidRPr="00E46238">
        <w:rPr>
          <w:rFonts w:asciiTheme="minorHAnsi" w:hAnsiTheme="minorHAnsi" w:cstheme="minorHAnsi"/>
          <w:sz w:val="22"/>
          <w:szCs w:val="22"/>
        </w:rPr>
        <w:t>pecification</w:t>
      </w:r>
      <w:r w:rsidR="002A26EC" w:rsidRPr="00E46238">
        <w:rPr>
          <w:rFonts w:asciiTheme="minorHAnsi" w:hAnsiTheme="minorHAnsi" w:cstheme="minorHAnsi"/>
          <w:sz w:val="22"/>
          <w:szCs w:val="22"/>
        </w:rPr>
        <w:t>s (</w:t>
      </w:r>
      <w:del w:id="595" w:author="Teh Stand" w:date="2018-12-06T15:33:00Z">
        <w:r w:rsidR="002A26EC" w:rsidRPr="00E46238" w:rsidDel="007931B9">
          <w:rPr>
            <w:rFonts w:asciiTheme="minorHAnsi" w:hAnsiTheme="minorHAnsi" w:cstheme="minorHAnsi"/>
            <w:sz w:val="22"/>
            <w:szCs w:val="22"/>
          </w:rPr>
          <w:delText>e.g.,</w:delText>
        </w:r>
      </w:del>
      <w:ins w:id="596" w:author="Teh Stand" w:date="2018-12-06T15:33:00Z">
        <w:r w:rsidR="007931B9">
          <w:rPr>
            <w:rFonts w:asciiTheme="minorHAnsi" w:hAnsiTheme="minorHAnsi" w:cstheme="minorHAnsi"/>
            <w:sz w:val="22"/>
            <w:szCs w:val="22"/>
          </w:rPr>
          <w:t>for example</w:t>
        </w:r>
      </w:ins>
      <w:r w:rsidR="002A26EC" w:rsidRPr="00E46238">
        <w:rPr>
          <w:rFonts w:asciiTheme="minorHAnsi" w:hAnsiTheme="minorHAnsi" w:cstheme="minorHAnsi"/>
          <w:sz w:val="22"/>
          <w:szCs w:val="22"/>
        </w:rPr>
        <w:t xml:space="preserve"> S-122, S-123) will provide useful guidance and will be made available through the IHO </w:t>
      </w:r>
      <w:r w:rsidR="000B4D54" w:rsidRPr="00E46238">
        <w:rPr>
          <w:rFonts w:asciiTheme="minorHAnsi" w:hAnsiTheme="minorHAnsi" w:cstheme="minorHAnsi"/>
          <w:sz w:val="22"/>
          <w:szCs w:val="22"/>
        </w:rPr>
        <w:t>P</w:t>
      </w:r>
      <w:r w:rsidR="002A26EC" w:rsidRPr="00E46238">
        <w:rPr>
          <w:rFonts w:asciiTheme="minorHAnsi" w:hAnsiTheme="minorHAnsi" w:cstheme="minorHAnsi"/>
          <w:sz w:val="22"/>
          <w:szCs w:val="22"/>
        </w:rPr>
        <w:t xml:space="preserve">roduct </w:t>
      </w:r>
      <w:r w:rsidR="000B4D54" w:rsidRPr="00E46238">
        <w:rPr>
          <w:rFonts w:asciiTheme="minorHAnsi" w:hAnsiTheme="minorHAnsi" w:cstheme="minorHAnsi"/>
          <w:sz w:val="22"/>
          <w:szCs w:val="22"/>
        </w:rPr>
        <w:t>S</w:t>
      </w:r>
      <w:r w:rsidR="002A26EC" w:rsidRPr="00E46238">
        <w:rPr>
          <w:rFonts w:asciiTheme="minorHAnsi" w:hAnsiTheme="minorHAnsi" w:cstheme="minorHAnsi"/>
          <w:sz w:val="22"/>
          <w:szCs w:val="22"/>
        </w:rPr>
        <w:t>pecification distribution site or GitHub distribution site.</w:t>
      </w:r>
    </w:p>
    <w:p w14:paraId="3829331D" w14:textId="780EBBB8" w:rsidR="00044AA2" w:rsidRPr="00E46238" w:rsidRDefault="002A26EC" w:rsidP="007931B9">
      <w:pPr>
        <w:spacing w:after="160" w:line="240" w:lineRule="auto"/>
        <w:rPr>
          <w:rFonts w:asciiTheme="minorHAnsi" w:hAnsiTheme="minorHAnsi" w:cstheme="minorHAnsi"/>
          <w:sz w:val="22"/>
          <w:szCs w:val="22"/>
        </w:rPr>
      </w:pPr>
      <w:r w:rsidRPr="00E46238">
        <w:rPr>
          <w:rFonts w:asciiTheme="minorHAnsi" w:hAnsiTheme="minorHAnsi" w:cstheme="minorHAnsi"/>
          <w:sz w:val="22"/>
          <w:szCs w:val="22"/>
        </w:rPr>
        <w:t xml:space="preserve">Guidance for generic processing for GML datasets </w:t>
      </w:r>
      <w:r w:rsidR="00613323" w:rsidRPr="00E46238">
        <w:rPr>
          <w:rFonts w:asciiTheme="minorHAnsi" w:hAnsiTheme="minorHAnsi" w:cstheme="minorHAnsi"/>
          <w:sz w:val="22"/>
          <w:szCs w:val="22"/>
        </w:rPr>
        <w:t>is</w:t>
      </w:r>
      <w:r w:rsidR="008D76A1" w:rsidRPr="00E46238">
        <w:rPr>
          <w:rFonts w:asciiTheme="minorHAnsi" w:hAnsiTheme="minorHAnsi" w:cstheme="minorHAnsi"/>
          <w:sz w:val="22"/>
          <w:szCs w:val="22"/>
        </w:rPr>
        <w:t xml:space="preserve"> included in</w:t>
      </w:r>
      <w:r w:rsidRPr="00E46238">
        <w:rPr>
          <w:rFonts w:asciiTheme="minorHAnsi" w:hAnsiTheme="minorHAnsi" w:cstheme="minorHAnsi"/>
          <w:sz w:val="22"/>
          <w:szCs w:val="22"/>
        </w:rPr>
        <w:t xml:space="preserve"> S-100 Edition 4.0.0.</w:t>
      </w:r>
    </w:p>
    <w:p w14:paraId="7EF4C780" w14:textId="178345B3" w:rsidR="0048317B" w:rsidRPr="00FA0C91" w:rsidRDefault="0048317B" w:rsidP="0048317B">
      <w:pPr>
        <w:pStyle w:val="Heading1"/>
        <w:numPr>
          <w:ilvl w:val="0"/>
          <w:numId w:val="25"/>
        </w:numPr>
        <w:tabs>
          <w:tab w:val="clear" w:pos="400"/>
          <w:tab w:val="clear" w:pos="560"/>
          <w:tab w:val="left" w:pos="567"/>
        </w:tabs>
        <w:spacing w:line="240" w:lineRule="auto"/>
        <w:ind w:left="567" w:hanging="567"/>
      </w:pPr>
      <w:bookmarkStart w:id="597" w:name="_Toc532213720"/>
      <w:r>
        <w:t>Portrayal elements and rules</w:t>
      </w:r>
      <w:bookmarkEnd w:id="597"/>
    </w:p>
    <w:p w14:paraId="2FC25449" w14:textId="2F685B7A" w:rsidR="00A132FE" w:rsidRPr="0048317B" w:rsidRDefault="00A132FE" w:rsidP="0048317B">
      <w:pPr>
        <w:spacing w:after="160" w:line="240" w:lineRule="auto"/>
        <w:rPr>
          <w:rFonts w:asciiTheme="minorHAnsi" w:hAnsiTheme="minorHAnsi" w:cstheme="minorHAnsi"/>
          <w:sz w:val="22"/>
          <w:szCs w:val="22"/>
        </w:rPr>
      </w:pPr>
      <w:r w:rsidRPr="0048317B">
        <w:rPr>
          <w:rFonts w:asciiTheme="minorHAnsi" w:hAnsiTheme="minorHAnsi" w:cstheme="minorHAnsi"/>
          <w:sz w:val="22"/>
          <w:szCs w:val="22"/>
        </w:rPr>
        <w:t xml:space="preserve">Portrayal </w:t>
      </w:r>
      <w:r w:rsidR="004652D1" w:rsidRPr="0048317B">
        <w:rPr>
          <w:rFonts w:asciiTheme="minorHAnsi" w:hAnsiTheme="minorHAnsi" w:cstheme="minorHAnsi"/>
          <w:sz w:val="22"/>
          <w:szCs w:val="22"/>
        </w:rPr>
        <w:t>C</w:t>
      </w:r>
      <w:r w:rsidRPr="0048317B">
        <w:rPr>
          <w:rFonts w:asciiTheme="minorHAnsi" w:hAnsiTheme="minorHAnsi" w:cstheme="minorHAnsi"/>
          <w:sz w:val="22"/>
          <w:szCs w:val="22"/>
        </w:rPr>
        <w:t xml:space="preserve">atalogues are necessary only for </w:t>
      </w:r>
      <w:r w:rsidR="00270E82" w:rsidRPr="0048317B">
        <w:rPr>
          <w:rFonts w:asciiTheme="minorHAnsi" w:hAnsiTheme="minorHAnsi" w:cstheme="minorHAnsi"/>
          <w:sz w:val="22"/>
          <w:szCs w:val="22"/>
        </w:rPr>
        <w:t>data products that are intended to be displayed graphically (as opposed to text or other processing).</w:t>
      </w:r>
    </w:p>
    <w:p w14:paraId="1D23AF7C" w14:textId="4A1B3584" w:rsidR="001A3A66" w:rsidRPr="0048317B" w:rsidRDefault="001A3A66" w:rsidP="0048317B">
      <w:pPr>
        <w:spacing w:after="160" w:line="240" w:lineRule="auto"/>
        <w:rPr>
          <w:rFonts w:asciiTheme="minorHAnsi" w:hAnsiTheme="minorHAnsi" w:cstheme="minorHAnsi"/>
          <w:sz w:val="22"/>
          <w:szCs w:val="22"/>
        </w:rPr>
      </w:pPr>
      <w:r w:rsidRPr="0048317B">
        <w:rPr>
          <w:rFonts w:asciiTheme="minorHAnsi" w:hAnsiTheme="minorHAnsi" w:cstheme="minorHAnsi"/>
          <w:sz w:val="22"/>
          <w:szCs w:val="22"/>
        </w:rPr>
        <w:t>Often there will be only one intended application domain – generally ECDIS – and a limited number of closely related usage scenarios (</w:t>
      </w:r>
      <w:del w:id="598" w:author="Teh Stand" w:date="2018-12-06T15:55:00Z">
        <w:r w:rsidR="00B61D6A" w:rsidRPr="0048317B" w:rsidDel="0048317B">
          <w:rPr>
            <w:rFonts w:asciiTheme="minorHAnsi" w:hAnsiTheme="minorHAnsi" w:cstheme="minorHAnsi"/>
            <w:sz w:val="22"/>
            <w:szCs w:val="22"/>
          </w:rPr>
          <w:delText>i.e.</w:delText>
        </w:r>
      </w:del>
      <w:ins w:id="599" w:author="Teh Stand" w:date="2018-12-06T15:55:00Z">
        <w:r w:rsidR="0048317B">
          <w:rPr>
            <w:rFonts w:asciiTheme="minorHAnsi" w:hAnsiTheme="minorHAnsi" w:cstheme="minorHAnsi"/>
            <w:sz w:val="22"/>
            <w:szCs w:val="22"/>
          </w:rPr>
          <w:t>that is,</w:t>
        </w:r>
      </w:ins>
      <w:r w:rsidR="00B61D6A" w:rsidRPr="0048317B">
        <w:rPr>
          <w:rFonts w:asciiTheme="minorHAnsi" w:hAnsiTheme="minorHAnsi" w:cstheme="minorHAnsi"/>
          <w:sz w:val="22"/>
          <w:szCs w:val="22"/>
        </w:rPr>
        <w:t xml:space="preserve"> </w:t>
      </w:r>
      <w:r w:rsidRPr="0048317B">
        <w:rPr>
          <w:rFonts w:asciiTheme="minorHAnsi" w:hAnsiTheme="minorHAnsi" w:cstheme="minorHAnsi"/>
          <w:sz w:val="22"/>
          <w:szCs w:val="22"/>
        </w:rPr>
        <w:t xml:space="preserve">route monitoring/planning and voyage planning) </w:t>
      </w:r>
      <w:ins w:id="600" w:author="Teh Stand" w:date="2018-12-06T15:55:00Z">
        <w:r w:rsidR="0048317B">
          <w:rPr>
            <w:rFonts w:asciiTheme="minorHAnsi" w:hAnsiTheme="minorHAnsi" w:cstheme="minorHAnsi"/>
            <w:sz w:val="22"/>
            <w:szCs w:val="22"/>
          </w:rPr>
          <w:t xml:space="preserve">utilizing </w:t>
        </w:r>
      </w:ins>
      <w:r w:rsidRPr="0048317B">
        <w:rPr>
          <w:rFonts w:asciiTheme="minorHAnsi" w:hAnsiTheme="minorHAnsi" w:cstheme="minorHAnsi"/>
          <w:sz w:val="22"/>
          <w:szCs w:val="22"/>
        </w:rPr>
        <w:t xml:space="preserve">one </w:t>
      </w:r>
      <w:r w:rsidR="004652D1" w:rsidRPr="0048317B">
        <w:rPr>
          <w:rFonts w:asciiTheme="minorHAnsi" w:hAnsiTheme="minorHAnsi" w:cstheme="minorHAnsi"/>
          <w:sz w:val="22"/>
          <w:szCs w:val="22"/>
        </w:rPr>
        <w:t>P</w:t>
      </w:r>
      <w:r w:rsidRPr="0048317B">
        <w:rPr>
          <w:rFonts w:asciiTheme="minorHAnsi" w:hAnsiTheme="minorHAnsi" w:cstheme="minorHAnsi"/>
          <w:sz w:val="22"/>
          <w:szCs w:val="22"/>
        </w:rPr>
        <w:t xml:space="preserve">ortrayal </w:t>
      </w:r>
      <w:r w:rsidR="004652D1" w:rsidRPr="0048317B">
        <w:rPr>
          <w:rFonts w:asciiTheme="minorHAnsi" w:hAnsiTheme="minorHAnsi" w:cstheme="minorHAnsi"/>
          <w:sz w:val="22"/>
          <w:szCs w:val="22"/>
        </w:rPr>
        <w:t>C</w:t>
      </w:r>
      <w:r w:rsidRPr="0048317B">
        <w:rPr>
          <w:rFonts w:asciiTheme="minorHAnsi" w:hAnsiTheme="minorHAnsi" w:cstheme="minorHAnsi"/>
          <w:sz w:val="22"/>
          <w:szCs w:val="22"/>
        </w:rPr>
        <w:t>atalogue. Some data products may not be intended for display, in which</w:t>
      </w:r>
      <w:ins w:id="601" w:author="Teh Stand" w:date="2018-12-06T15:56:00Z">
        <w:r w:rsidR="00800ACB">
          <w:rPr>
            <w:rFonts w:asciiTheme="minorHAnsi" w:hAnsiTheme="minorHAnsi" w:cstheme="minorHAnsi"/>
            <w:sz w:val="22"/>
            <w:szCs w:val="22"/>
          </w:rPr>
          <w:t xml:space="preserve"> case</w:t>
        </w:r>
      </w:ins>
      <w:r w:rsidRPr="0048317B">
        <w:rPr>
          <w:rFonts w:asciiTheme="minorHAnsi" w:hAnsiTheme="minorHAnsi" w:cstheme="minorHAnsi"/>
          <w:sz w:val="22"/>
          <w:szCs w:val="22"/>
        </w:rPr>
        <w:t xml:space="preserve"> no </w:t>
      </w:r>
      <w:r w:rsidR="004652D1" w:rsidRPr="0048317B">
        <w:rPr>
          <w:rFonts w:asciiTheme="minorHAnsi" w:hAnsiTheme="minorHAnsi" w:cstheme="minorHAnsi"/>
          <w:sz w:val="22"/>
          <w:szCs w:val="22"/>
        </w:rPr>
        <w:t>P</w:t>
      </w:r>
      <w:r w:rsidRPr="0048317B">
        <w:rPr>
          <w:rFonts w:asciiTheme="minorHAnsi" w:hAnsiTheme="minorHAnsi" w:cstheme="minorHAnsi"/>
          <w:sz w:val="22"/>
          <w:szCs w:val="22"/>
        </w:rPr>
        <w:t xml:space="preserve">ortrayal </w:t>
      </w:r>
      <w:r w:rsidR="004652D1" w:rsidRPr="0048317B">
        <w:rPr>
          <w:rFonts w:asciiTheme="minorHAnsi" w:hAnsiTheme="minorHAnsi" w:cstheme="minorHAnsi"/>
          <w:sz w:val="22"/>
          <w:szCs w:val="22"/>
        </w:rPr>
        <w:t>C</w:t>
      </w:r>
      <w:r w:rsidRPr="0048317B">
        <w:rPr>
          <w:rFonts w:asciiTheme="minorHAnsi" w:hAnsiTheme="minorHAnsi" w:cstheme="minorHAnsi"/>
          <w:sz w:val="22"/>
          <w:szCs w:val="22"/>
        </w:rPr>
        <w:t xml:space="preserve">atalogue need be prepared. Others may be intended for more than one application domain, in which </w:t>
      </w:r>
      <w:ins w:id="602" w:author="Teh Stand" w:date="2018-12-06T15:56:00Z">
        <w:r w:rsidR="00800ACB">
          <w:rPr>
            <w:rFonts w:asciiTheme="minorHAnsi" w:hAnsiTheme="minorHAnsi" w:cstheme="minorHAnsi"/>
            <w:sz w:val="22"/>
            <w:szCs w:val="22"/>
          </w:rPr>
          <w:t xml:space="preserve">case </w:t>
        </w:r>
      </w:ins>
      <w:r w:rsidRPr="0048317B">
        <w:rPr>
          <w:rFonts w:asciiTheme="minorHAnsi" w:hAnsiTheme="minorHAnsi" w:cstheme="minorHAnsi"/>
          <w:sz w:val="22"/>
          <w:szCs w:val="22"/>
        </w:rPr>
        <w:t xml:space="preserve">the possible need for different </w:t>
      </w:r>
      <w:r w:rsidR="001C1B05" w:rsidRPr="0048317B">
        <w:rPr>
          <w:rFonts w:asciiTheme="minorHAnsi" w:hAnsiTheme="minorHAnsi" w:cstheme="minorHAnsi"/>
          <w:sz w:val="22"/>
          <w:szCs w:val="22"/>
        </w:rPr>
        <w:t>P</w:t>
      </w:r>
      <w:r w:rsidRPr="0048317B">
        <w:rPr>
          <w:rFonts w:asciiTheme="minorHAnsi" w:hAnsiTheme="minorHAnsi" w:cstheme="minorHAnsi"/>
          <w:sz w:val="22"/>
          <w:szCs w:val="22"/>
        </w:rPr>
        <w:t xml:space="preserve">ortrayal </w:t>
      </w:r>
      <w:r w:rsidR="001C1B05" w:rsidRPr="0048317B">
        <w:rPr>
          <w:rFonts w:asciiTheme="minorHAnsi" w:hAnsiTheme="minorHAnsi" w:cstheme="minorHAnsi"/>
          <w:sz w:val="22"/>
          <w:szCs w:val="22"/>
        </w:rPr>
        <w:t>C</w:t>
      </w:r>
      <w:r w:rsidRPr="0048317B">
        <w:rPr>
          <w:rFonts w:asciiTheme="minorHAnsi" w:hAnsiTheme="minorHAnsi" w:cstheme="minorHAnsi"/>
          <w:sz w:val="22"/>
          <w:szCs w:val="22"/>
        </w:rPr>
        <w:t xml:space="preserve">atalogues should be considered. Different usage scenarios may also benefit from different </w:t>
      </w:r>
      <w:r w:rsidR="001C1B05" w:rsidRPr="0048317B">
        <w:rPr>
          <w:rFonts w:asciiTheme="minorHAnsi" w:hAnsiTheme="minorHAnsi" w:cstheme="minorHAnsi"/>
          <w:sz w:val="22"/>
          <w:szCs w:val="22"/>
        </w:rPr>
        <w:t>P</w:t>
      </w:r>
      <w:r w:rsidRPr="0048317B">
        <w:rPr>
          <w:rFonts w:asciiTheme="minorHAnsi" w:hAnsiTheme="minorHAnsi" w:cstheme="minorHAnsi"/>
          <w:sz w:val="22"/>
          <w:szCs w:val="22"/>
        </w:rPr>
        <w:t xml:space="preserve">ortrayal </w:t>
      </w:r>
      <w:r w:rsidR="001C1B05" w:rsidRPr="0048317B">
        <w:rPr>
          <w:rFonts w:asciiTheme="minorHAnsi" w:hAnsiTheme="minorHAnsi" w:cstheme="minorHAnsi"/>
          <w:sz w:val="22"/>
          <w:szCs w:val="22"/>
        </w:rPr>
        <w:t>C</w:t>
      </w:r>
      <w:r w:rsidRPr="0048317B">
        <w:rPr>
          <w:rFonts w:asciiTheme="minorHAnsi" w:hAnsiTheme="minorHAnsi" w:cstheme="minorHAnsi"/>
          <w:sz w:val="22"/>
          <w:szCs w:val="22"/>
        </w:rPr>
        <w:t>atalogues.</w:t>
      </w:r>
    </w:p>
    <w:p w14:paraId="037F64E8" w14:textId="529156BF" w:rsidR="00270E82" w:rsidRPr="0048317B" w:rsidRDefault="00270E82" w:rsidP="0048317B">
      <w:pPr>
        <w:spacing w:after="160" w:line="240" w:lineRule="auto"/>
        <w:rPr>
          <w:rFonts w:asciiTheme="minorHAnsi" w:hAnsiTheme="minorHAnsi" w:cstheme="minorHAnsi"/>
          <w:sz w:val="22"/>
          <w:szCs w:val="22"/>
        </w:rPr>
      </w:pPr>
      <w:r w:rsidRPr="0048317B">
        <w:rPr>
          <w:rFonts w:asciiTheme="minorHAnsi" w:hAnsiTheme="minorHAnsi" w:cstheme="minorHAnsi"/>
          <w:sz w:val="22"/>
          <w:szCs w:val="22"/>
        </w:rPr>
        <w:t xml:space="preserve">S-100 defines an XSLT-based portrayal mechanism in Part 9. Edition 4.0.0 </w:t>
      </w:r>
      <w:r w:rsidR="00213B34" w:rsidRPr="0048317B">
        <w:rPr>
          <w:rFonts w:asciiTheme="minorHAnsi" w:hAnsiTheme="minorHAnsi" w:cstheme="minorHAnsi"/>
          <w:sz w:val="22"/>
          <w:szCs w:val="22"/>
        </w:rPr>
        <w:t>adds</w:t>
      </w:r>
      <w:r w:rsidRPr="0048317B">
        <w:rPr>
          <w:rFonts w:asciiTheme="minorHAnsi" w:hAnsiTheme="minorHAnsi" w:cstheme="minorHAnsi"/>
          <w:sz w:val="22"/>
          <w:szCs w:val="22"/>
        </w:rPr>
        <w:t xml:space="preserve"> the LUA scripting language as a second portrayal mechanism</w:t>
      </w:r>
      <w:r w:rsidR="00CD54FE" w:rsidRPr="0048317B">
        <w:rPr>
          <w:rFonts w:asciiTheme="minorHAnsi" w:hAnsiTheme="minorHAnsi" w:cstheme="minorHAnsi"/>
          <w:sz w:val="22"/>
          <w:szCs w:val="22"/>
        </w:rPr>
        <w:t xml:space="preserve"> and defines a standard mechanism for including scripting support in S-100 based products</w:t>
      </w:r>
      <w:r w:rsidRPr="0048317B">
        <w:rPr>
          <w:rFonts w:asciiTheme="minorHAnsi" w:hAnsiTheme="minorHAnsi" w:cstheme="minorHAnsi"/>
          <w:sz w:val="22"/>
          <w:szCs w:val="22"/>
        </w:rPr>
        <w:t xml:space="preserve">. </w:t>
      </w:r>
      <w:commentRangeStart w:id="603"/>
      <w:r w:rsidR="004B49F0" w:rsidRPr="0048317B">
        <w:rPr>
          <w:rFonts w:asciiTheme="minorHAnsi" w:hAnsiTheme="minorHAnsi" w:cstheme="minorHAnsi"/>
          <w:sz w:val="22"/>
          <w:szCs w:val="22"/>
        </w:rPr>
        <w:t>Developers/OEMs may prefer LUA due to promises of performance and similarity to common program</w:t>
      </w:r>
      <w:r w:rsidR="0040109F" w:rsidRPr="0048317B">
        <w:rPr>
          <w:rFonts w:asciiTheme="minorHAnsi" w:hAnsiTheme="minorHAnsi" w:cstheme="minorHAnsi"/>
          <w:sz w:val="22"/>
          <w:szCs w:val="22"/>
        </w:rPr>
        <w:t>m</w:t>
      </w:r>
      <w:r w:rsidR="004B49F0" w:rsidRPr="0048317B">
        <w:rPr>
          <w:rFonts w:asciiTheme="minorHAnsi" w:hAnsiTheme="minorHAnsi" w:cstheme="minorHAnsi"/>
          <w:sz w:val="22"/>
          <w:szCs w:val="22"/>
        </w:rPr>
        <w:t>ing languages.</w:t>
      </w:r>
      <w:commentRangeEnd w:id="603"/>
      <w:r w:rsidR="004B49F0" w:rsidRPr="0048317B">
        <w:rPr>
          <w:rStyle w:val="CommentReference"/>
          <w:rFonts w:asciiTheme="minorHAnsi" w:hAnsiTheme="minorHAnsi" w:cstheme="minorHAnsi"/>
          <w:sz w:val="22"/>
          <w:szCs w:val="22"/>
        </w:rPr>
        <w:commentReference w:id="603"/>
      </w:r>
    </w:p>
    <w:p w14:paraId="4504E961" w14:textId="12F0F700" w:rsidR="00270E82" w:rsidRPr="0048317B" w:rsidRDefault="00720F39" w:rsidP="00800ACB">
      <w:pPr>
        <w:spacing w:after="60" w:line="240" w:lineRule="auto"/>
        <w:rPr>
          <w:rFonts w:asciiTheme="minorHAnsi" w:hAnsiTheme="minorHAnsi" w:cstheme="minorHAnsi"/>
          <w:sz w:val="22"/>
          <w:szCs w:val="22"/>
        </w:rPr>
      </w:pPr>
      <w:r w:rsidRPr="0048317B">
        <w:rPr>
          <w:rFonts w:asciiTheme="minorHAnsi" w:hAnsiTheme="minorHAnsi" w:cstheme="minorHAnsi"/>
          <w:sz w:val="22"/>
          <w:szCs w:val="22"/>
        </w:rPr>
        <w:t xml:space="preserve">The portrayal section of a </w:t>
      </w:r>
      <w:r w:rsidR="000B4D54" w:rsidRPr="0048317B">
        <w:rPr>
          <w:rFonts w:asciiTheme="minorHAnsi" w:hAnsiTheme="minorHAnsi" w:cstheme="minorHAnsi"/>
          <w:sz w:val="22"/>
          <w:szCs w:val="22"/>
        </w:rPr>
        <w:t>P</w:t>
      </w:r>
      <w:r w:rsidRPr="0048317B">
        <w:rPr>
          <w:rFonts w:asciiTheme="minorHAnsi" w:hAnsiTheme="minorHAnsi" w:cstheme="minorHAnsi"/>
          <w:sz w:val="22"/>
          <w:szCs w:val="22"/>
        </w:rPr>
        <w:t xml:space="preserve">roduct </w:t>
      </w:r>
      <w:r w:rsidR="000B4D54" w:rsidRPr="0048317B">
        <w:rPr>
          <w:rFonts w:asciiTheme="minorHAnsi" w:hAnsiTheme="minorHAnsi" w:cstheme="minorHAnsi"/>
          <w:sz w:val="22"/>
          <w:szCs w:val="22"/>
        </w:rPr>
        <w:t>S</w:t>
      </w:r>
      <w:r w:rsidRPr="0048317B">
        <w:rPr>
          <w:rFonts w:asciiTheme="minorHAnsi" w:hAnsiTheme="minorHAnsi" w:cstheme="minorHAnsi"/>
          <w:sz w:val="22"/>
          <w:szCs w:val="22"/>
        </w:rPr>
        <w:t>pecification should include:</w:t>
      </w:r>
    </w:p>
    <w:p w14:paraId="2A58906D" w14:textId="39BE586C" w:rsidR="00720F39" w:rsidRPr="00800ACB" w:rsidRDefault="00720F39">
      <w:pPr>
        <w:pStyle w:val="ListParagraph"/>
        <w:numPr>
          <w:ilvl w:val="0"/>
          <w:numId w:val="154"/>
        </w:numPr>
        <w:spacing w:before="0" w:after="60" w:line="240" w:lineRule="auto"/>
        <w:rPr>
          <w:rFonts w:asciiTheme="minorHAnsi" w:hAnsiTheme="minorHAnsi" w:cstheme="minorHAnsi"/>
          <w:sz w:val="22"/>
          <w:szCs w:val="22"/>
        </w:rPr>
        <w:pPrChange w:id="604" w:author="Teh Stand" w:date="2018-12-06T15:57:00Z">
          <w:pPr>
            <w:spacing w:after="160" w:line="240" w:lineRule="auto"/>
          </w:pPr>
        </w:pPrChange>
      </w:pPr>
      <w:r w:rsidRPr="00800ACB">
        <w:rPr>
          <w:rFonts w:asciiTheme="minorHAnsi" w:hAnsiTheme="minorHAnsi" w:cstheme="minorHAnsi"/>
          <w:sz w:val="22"/>
          <w:szCs w:val="22"/>
        </w:rPr>
        <w:t>Pictorial representations of symbols</w:t>
      </w:r>
      <w:r w:rsidR="0037561C" w:rsidRPr="00800ACB">
        <w:rPr>
          <w:rFonts w:asciiTheme="minorHAnsi" w:hAnsiTheme="minorHAnsi" w:cstheme="minorHAnsi"/>
          <w:sz w:val="22"/>
          <w:szCs w:val="22"/>
        </w:rPr>
        <w:t xml:space="preserve"> and </w:t>
      </w:r>
      <w:r w:rsidR="00B61D6A" w:rsidRPr="00800ACB">
        <w:rPr>
          <w:rFonts w:asciiTheme="minorHAnsi" w:hAnsiTheme="minorHAnsi" w:cstheme="minorHAnsi"/>
          <w:sz w:val="22"/>
          <w:szCs w:val="22"/>
        </w:rPr>
        <w:t>colours</w:t>
      </w:r>
      <w:r w:rsidRPr="00800ACB">
        <w:rPr>
          <w:rFonts w:asciiTheme="minorHAnsi" w:hAnsiTheme="minorHAnsi" w:cstheme="minorHAnsi"/>
          <w:sz w:val="22"/>
          <w:szCs w:val="22"/>
        </w:rPr>
        <w:t>, accompanied by symbol specifications (the latter preferably in the form of machine-processable files</w:t>
      </w:r>
      <w:r w:rsidR="0037561C" w:rsidRPr="00800ACB">
        <w:rPr>
          <w:rFonts w:asciiTheme="minorHAnsi" w:hAnsiTheme="minorHAnsi" w:cstheme="minorHAnsi"/>
          <w:sz w:val="22"/>
          <w:szCs w:val="22"/>
        </w:rPr>
        <w:t xml:space="preserve"> as well as formal specifications in the text of the portrayal section</w:t>
      </w:r>
      <w:r w:rsidRPr="00800ACB">
        <w:rPr>
          <w:rFonts w:asciiTheme="minorHAnsi" w:hAnsiTheme="minorHAnsi" w:cstheme="minorHAnsi"/>
          <w:sz w:val="22"/>
          <w:szCs w:val="22"/>
        </w:rPr>
        <w:t>)</w:t>
      </w:r>
      <w:del w:id="605" w:author="Teh Stand" w:date="2018-12-06T16:07:00Z">
        <w:r w:rsidR="006E0B85" w:rsidRPr="00800ACB" w:rsidDel="00DF5844">
          <w:rPr>
            <w:rFonts w:asciiTheme="minorHAnsi" w:hAnsiTheme="minorHAnsi" w:cstheme="minorHAnsi"/>
            <w:sz w:val="22"/>
            <w:szCs w:val="22"/>
          </w:rPr>
          <w:delText xml:space="preserve"> are possible</w:delText>
        </w:r>
      </w:del>
      <w:r w:rsidRPr="00800ACB">
        <w:rPr>
          <w:rFonts w:asciiTheme="minorHAnsi" w:hAnsiTheme="minorHAnsi" w:cstheme="minorHAnsi"/>
          <w:sz w:val="22"/>
          <w:szCs w:val="22"/>
        </w:rPr>
        <w:t>.</w:t>
      </w:r>
    </w:p>
    <w:p w14:paraId="706BD43C" w14:textId="62757C04" w:rsidR="00720F39" w:rsidRPr="00800ACB" w:rsidRDefault="0037561C">
      <w:pPr>
        <w:pStyle w:val="ListParagraph"/>
        <w:numPr>
          <w:ilvl w:val="0"/>
          <w:numId w:val="154"/>
        </w:numPr>
        <w:spacing w:before="0" w:after="60" w:line="240" w:lineRule="auto"/>
        <w:rPr>
          <w:rFonts w:asciiTheme="minorHAnsi" w:hAnsiTheme="minorHAnsi" w:cstheme="minorHAnsi"/>
          <w:sz w:val="22"/>
          <w:szCs w:val="22"/>
        </w:rPr>
        <w:pPrChange w:id="606" w:author="Teh Stand" w:date="2018-12-06T15:57:00Z">
          <w:pPr>
            <w:spacing w:after="160" w:line="240" w:lineRule="auto"/>
          </w:pPr>
        </w:pPrChange>
      </w:pPr>
      <w:r w:rsidRPr="00800ACB">
        <w:rPr>
          <w:rFonts w:asciiTheme="minorHAnsi" w:hAnsiTheme="minorHAnsi" w:cstheme="minorHAnsi"/>
          <w:sz w:val="22"/>
          <w:szCs w:val="22"/>
        </w:rPr>
        <w:t>Specifications and recommendations for the use of symbols by implementers, e.g., calculating orientation from attribute values and the use of thinning to reduce crowding of displays</w:t>
      </w:r>
      <w:r w:rsidR="00C65C27" w:rsidRPr="00800ACB">
        <w:rPr>
          <w:rFonts w:asciiTheme="minorHAnsi" w:hAnsiTheme="minorHAnsi" w:cstheme="minorHAnsi"/>
          <w:sz w:val="22"/>
          <w:szCs w:val="22"/>
        </w:rPr>
        <w:t xml:space="preserve"> at small display scales</w:t>
      </w:r>
      <w:r w:rsidRPr="00800ACB">
        <w:rPr>
          <w:rFonts w:asciiTheme="minorHAnsi" w:hAnsiTheme="minorHAnsi" w:cstheme="minorHAnsi"/>
          <w:sz w:val="22"/>
          <w:szCs w:val="22"/>
        </w:rPr>
        <w:t>, display of text accompanying symbols,</w:t>
      </w:r>
      <w:r w:rsidR="00C65C27" w:rsidRPr="00800ACB">
        <w:rPr>
          <w:rFonts w:asciiTheme="minorHAnsi" w:hAnsiTheme="minorHAnsi" w:cstheme="minorHAnsi"/>
          <w:sz w:val="22"/>
          <w:szCs w:val="22"/>
        </w:rPr>
        <w:t xml:space="preserve"> masking of boundaries, etc.</w:t>
      </w:r>
    </w:p>
    <w:p w14:paraId="50239578" w14:textId="54744439" w:rsidR="009859AE" w:rsidRPr="00800ACB" w:rsidRDefault="009859AE">
      <w:pPr>
        <w:pStyle w:val="ListParagraph"/>
        <w:numPr>
          <w:ilvl w:val="0"/>
          <w:numId w:val="154"/>
        </w:numPr>
        <w:spacing w:after="160" w:line="240" w:lineRule="auto"/>
        <w:rPr>
          <w:rFonts w:asciiTheme="minorHAnsi" w:hAnsiTheme="minorHAnsi" w:cstheme="minorHAnsi"/>
          <w:sz w:val="22"/>
          <w:szCs w:val="22"/>
        </w:rPr>
        <w:pPrChange w:id="607" w:author="Teh Stand" w:date="2018-12-06T15:57:00Z">
          <w:pPr>
            <w:spacing w:after="160" w:line="240" w:lineRule="auto"/>
          </w:pPr>
        </w:pPrChange>
      </w:pPr>
      <w:r w:rsidRPr="00800ACB">
        <w:rPr>
          <w:rFonts w:asciiTheme="minorHAnsi" w:hAnsiTheme="minorHAnsi" w:cstheme="minorHAnsi"/>
          <w:sz w:val="22"/>
          <w:szCs w:val="22"/>
        </w:rPr>
        <w:t xml:space="preserve">Products that need to be included in </w:t>
      </w:r>
      <w:r w:rsidR="00B61D6A" w:rsidRPr="00800ACB">
        <w:rPr>
          <w:rFonts w:asciiTheme="minorHAnsi" w:hAnsiTheme="minorHAnsi" w:cstheme="minorHAnsi"/>
          <w:sz w:val="22"/>
          <w:szCs w:val="22"/>
        </w:rPr>
        <w:t>ECDIS</w:t>
      </w:r>
      <w:r w:rsidRPr="00800ACB">
        <w:rPr>
          <w:rFonts w:asciiTheme="minorHAnsi" w:hAnsiTheme="minorHAnsi" w:cstheme="minorHAnsi"/>
          <w:sz w:val="22"/>
          <w:szCs w:val="22"/>
        </w:rPr>
        <w:t xml:space="preserve"> mus</w:t>
      </w:r>
      <w:r w:rsidR="00B61D6A" w:rsidRPr="00800ACB">
        <w:rPr>
          <w:rFonts w:asciiTheme="minorHAnsi" w:hAnsiTheme="minorHAnsi" w:cstheme="minorHAnsi"/>
          <w:sz w:val="22"/>
          <w:szCs w:val="22"/>
        </w:rPr>
        <w:t>t</w:t>
      </w:r>
      <w:r w:rsidRPr="00800ACB">
        <w:rPr>
          <w:rFonts w:asciiTheme="minorHAnsi" w:hAnsiTheme="minorHAnsi" w:cstheme="minorHAnsi"/>
          <w:sz w:val="22"/>
          <w:szCs w:val="22"/>
        </w:rPr>
        <w:t xml:space="preserve"> have day, night, and dusk palettes defined.</w:t>
      </w:r>
    </w:p>
    <w:p w14:paraId="12ECADB4" w14:textId="4F2DD37C" w:rsidR="00DF5844" w:rsidRPr="00FA0C91" w:rsidRDefault="00DF5844" w:rsidP="00DF5844">
      <w:pPr>
        <w:pStyle w:val="Heading1"/>
        <w:numPr>
          <w:ilvl w:val="0"/>
          <w:numId w:val="25"/>
        </w:numPr>
        <w:tabs>
          <w:tab w:val="clear" w:pos="400"/>
          <w:tab w:val="clear" w:pos="560"/>
          <w:tab w:val="left" w:pos="567"/>
        </w:tabs>
        <w:spacing w:line="240" w:lineRule="auto"/>
        <w:ind w:left="567" w:hanging="567"/>
      </w:pPr>
      <w:bookmarkStart w:id="608" w:name="_Toc532213721"/>
      <w:r>
        <w:lastRenderedPageBreak/>
        <w:t>Registration of portrayal elements</w:t>
      </w:r>
      <w:bookmarkEnd w:id="608"/>
    </w:p>
    <w:p w14:paraId="43A3A720" w14:textId="1FE70EF0" w:rsidR="00E42BC0" w:rsidRPr="00DF5844" w:rsidRDefault="00E42BC0" w:rsidP="00DF5844">
      <w:pPr>
        <w:spacing w:after="60" w:line="240" w:lineRule="auto"/>
        <w:rPr>
          <w:rFonts w:asciiTheme="minorHAnsi" w:hAnsiTheme="minorHAnsi" w:cstheme="minorHAnsi"/>
          <w:sz w:val="22"/>
          <w:szCs w:val="22"/>
        </w:rPr>
      </w:pPr>
      <w:r w:rsidRPr="00DF5844">
        <w:rPr>
          <w:rFonts w:asciiTheme="minorHAnsi" w:hAnsiTheme="minorHAnsi" w:cstheme="minorHAnsi"/>
          <w:sz w:val="22"/>
          <w:szCs w:val="22"/>
        </w:rPr>
        <w:t>Portrayal elements must be registered in the</w:t>
      </w:r>
      <w:ins w:id="609" w:author="Teh Stand" w:date="2018-12-06T16:15:00Z">
        <w:r w:rsidR="00201561">
          <w:rPr>
            <w:rFonts w:asciiTheme="minorHAnsi" w:hAnsiTheme="minorHAnsi" w:cstheme="minorHAnsi"/>
            <w:sz w:val="22"/>
            <w:szCs w:val="22"/>
          </w:rPr>
          <w:t xml:space="preserve"> GI Registry</w:t>
        </w:r>
      </w:ins>
      <w:r w:rsidRPr="00DF5844">
        <w:rPr>
          <w:rFonts w:asciiTheme="minorHAnsi" w:hAnsiTheme="minorHAnsi" w:cstheme="minorHAnsi"/>
          <w:sz w:val="22"/>
          <w:szCs w:val="22"/>
        </w:rPr>
        <w:t xml:space="preserve"> </w:t>
      </w:r>
      <w:r w:rsidR="001C1B05" w:rsidRPr="00DF5844">
        <w:rPr>
          <w:rFonts w:asciiTheme="minorHAnsi" w:hAnsiTheme="minorHAnsi" w:cstheme="minorHAnsi"/>
          <w:sz w:val="22"/>
          <w:szCs w:val="22"/>
        </w:rPr>
        <w:t>P</w:t>
      </w:r>
      <w:r w:rsidRPr="00DF5844">
        <w:rPr>
          <w:rFonts w:asciiTheme="minorHAnsi" w:hAnsiTheme="minorHAnsi" w:cstheme="minorHAnsi"/>
          <w:sz w:val="22"/>
          <w:szCs w:val="22"/>
        </w:rPr>
        <w:t xml:space="preserve">ortrayal </w:t>
      </w:r>
      <w:del w:id="610" w:author="Teh Stand" w:date="2018-12-06T16:11:00Z">
        <w:r w:rsidR="001C1B05" w:rsidRPr="00DF5844" w:rsidDel="00DF5844">
          <w:rPr>
            <w:rFonts w:asciiTheme="minorHAnsi" w:hAnsiTheme="minorHAnsi" w:cstheme="minorHAnsi"/>
            <w:sz w:val="22"/>
            <w:szCs w:val="22"/>
          </w:rPr>
          <w:delText>C</w:delText>
        </w:r>
        <w:r w:rsidRPr="00DF5844" w:rsidDel="00DF5844">
          <w:rPr>
            <w:rFonts w:asciiTheme="minorHAnsi" w:hAnsiTheme="minorHAnsi" w:cstheme="minorHAnsi"/>
            <w:sz w:val="22"/>
            <w:szCs w:val="22"/>
          </w:rPr>
          <w:delText>atalogue</w:delText>
        </w:r>
      </w:del>
      <w:ins w:id="611" w:author="Teh Stand" w:date="2018-12-06T16:11:00Z">
        <w:r w:rsidR="00DF5844">
          <w:rPr>
            <w:rFonts w:asciiTheme="minorHAnsi" w:hAnsiTheme="minorHAnsi" w:cstheme="minorHAnsi"/>
            <w:sz w:val="22"/>
            <w:szCs w:val="22"/>
          </w:rPr>
          <w:t>Register</w:t>
        </w:r>
      </w:ins>
      <w:r w:rsidRPr="00DF5844">
        <w:rPr>
          <w:rFonts w:asciiTheme="minorHAnsi" w:hAnsiTheme="minorHAnsi" w:cstheme="minorHAnsi"/>
          <w:sz w:val="22"/>
          <w:szCs w:val="22"/>
        </w:rPr>
        <w:t xml:space="preserve">. Elements that need to be registered </w:t>
      </w:r>
      <w:r w:rsidR="000133B2" w:rsidRPr="00DF5844">
        <w:rPr>
          <w:rFonts w:asciiTheme="minorHAnsi" w:hAnsiTheme="minorHAnsi" w:cstheme="minorHAnsi"/>
          <w:sz w:val="22"/>
          <w:szCs w:val="22"/>
        </w:rPr>
        <w:t xml:space="preserve">are listed below. </w:t>
      </w:r>
      <w:r w:rsidR="00F8534A" w:rsidRPr="00DF5844">
        <w:rPr>
          <w:rFonts w:asciiTheme="minorHAnsi" w:hAnsiTheme="minorHAnsi" w:cstheme="minorHAnsi"/>
          <w:sz w:val="22"/>
          <w:szCs w:val="22"/>
        </w:rPr>
        <w:t>In principle a portrayal element needs to be registered only if it is new</w:t>
      </w:r>
      <w:r w:rsidR="00F8534A" w:rsidRPr="00392A1F">
        <w:rPr>
          <w:rStyle w:val="FootnoteReference"/>
          <w:rFonts w:asciiTheme="minorHAnsi" w:hAnsiTheme="minorHAnsi" w:cstheme="minorHAnsi"/>
          <w:noProof w:val="0"/>
          <w:szCs w:val="16"/>
          <w:lang w:val="en-GB"/>
        </w:rPr>
        <w:footnoteReference w:id="3"/>
      </w:r>
      <w:r w:rsidR="00F8534A" w:rsidRPr="00DF5844">
        <w:rPr>
          <w:rFonts w:asciiTheme="minorHAnsi" w:hAnsiTheme="minorHAnsi" w:cstheme="minorHAnsi"/>
          <w:sz w:val="22"/>
          <w:szCs w:val="22"/>
        </w:rPr>
        <w:t xml:space="preserve"> to the </w:t>
      </w:r>
      <w:r w:rsidR="00DF5844">
        <w:rPr>
          <w:rFonts w:asciiTheme="minorHAnsi" w:hAnsiTheme="minorHAnsi" w:cstheme="minorHAnsi"/>
          <w:sz w:val="22"/>
          <w:szCs w:val="22"/>
        </w:rPr>
        <w:t>R</w:t>
      </w:r>
      <w:r w:rsidR="00DF5844" w:rsidRPr="00DF5844">
        <w:rPr>
          <w:rFonts w:asciiTheme="minorHAnsi" w:hAnsiTheme="minorHAnsi" w:cstheme="minorHAnsi"/>
          <w:sz w:val="22"/>
          <w:szCs w:val="22"/>
        </w:rPr>
        <w:t xml:space="preserve">egister </w:t>
      </w:r>
      <w:r w:rsidR="00F8534A" w:rsidRPr="00DF5844">
        <w:rPr>
          <w:rFonts w:asciiTheme="minorHAnsi" w:hAnsiTheme="minorHAnsi" w:cstheme="minorHAnsi"/>
          <w:sz w:val="22"/>
          <w:szCs w:val="22"/>
        </w:rPr>
        <w:t xml:space="preserve">– </w:t>
      </w:r>
      <w:commentRangeStart w:id="612"/>
      <w:r w:rsidR="00F8534A" w:rsidRPr="00DF5844">
        <w:rPr>
          <w:rFonts w:asciiTheme="minorHAnsi" w:hAnsiTheme="minorHAnsi" w:cstheme="minorHAnsi"/>
          <w:sz w:val="22"/>
          <w:szCs w:val="22"/>
        </w:rPr>
        <w:t xml:space="preserve">elements that are already in the </w:t>
      </w:r>
      <w:r w:rsidR="00DF5844">
        <w:rPr>
          <w:rFonts w:asciiTheme="minorHAnsi" w:hAnsiTheme="minorHAnsi" w:cstheme="minorHAnsi"/>
          <w:sz w:val="22"/>
          <w:szCs w:val="22"/>
        </w:rPr>
        <w:t>R</w:t>
      </w:r>
      <w:r w:rsidR="00DF5844" w:rsidRPr="00DF5844">
        <w:rPr>
          <w:rFonts w:asciiTheme="minorHAnsi" w:hAnsiTheme="minorHAnsi" w:cstheme="minorHAnsi"/>
          <w:sz w:val="22"/>
          <w:szCs w:val="22"/>
        </w:rPr>
        <w:t xml:space="preserve">egister </w:t>
      </w:r>
      <w:r w:rsidR="00F8534A" w:rsidRPr="00DF5844">
        <w:rPr>
          <w:rFonts w:asciiTheme="minorHAnsi" w:hAnsiTheme="minorHAnsi" w:cstheme="minorHAnsi"/>
          <w:sz w:val="22"/>
          <w:szCs w:val="22"/>
        </w:rPr>
        <w:t>need not be registered again</w:t>
      </w:r>
      <w:commentRangeEnd w:id="612"/>
      <w:r w:rsidR="00F8534A" w:rsidRPr="00DF5844">
        <w:rPr>
          <w:rStyle w:val="CommentReference"/>
          <w:rFonts w:asciiTheme="minorHAnsi" w:hAnsiTheme="minorHAnsi" w:cstheme="minorHAnsi"/>
          <w:sz w:val="22"/>
          <w:szCs w:val="22"/>
        </w:rPr>
        <w:commentReference w:id="612"/>
      </w:r>
      <w:r w:rsidR="00F8534A" w:rsidRPr="00DF5844">
        <w:rPr>
          <w:rFonts w:asciiTheme="minorHAnsi" w:hAnsiTheme="minorHAnsi" w:cstheme="minorHAnsi"/>
          <w:sz w:val="22"/>
          <w:szCs w:val="22"/>
        </w:rPr>
        <w:t>.</w:t>
      </w:r>
    </w:p>
    <w:p w14:paraId="7EC89E37" w14:textId="5828AA8F" w:rsidR="00E42BC0" w:rsidRPr="00DF5844" w:rsidRDefault="00E42BC0" w:rsidP="00DF5844">
      <w:pPr>
        <w:pStyle w:val="ListParagraph"/>
        <w:numPr>
          <w:ilvl w:val="0"/>
          <w:numId w:val="128"/>
        </w:numPr>
        <w:spacing w:before="0" w:after="60" w:line="240" w:lineRule="auto"/>
        <w:rPr>
          <w:rFonts w:asciiTheme="minorHAnsi" w:hAnsiTheme="minorHAnsi" w:cstheme="minorHAnsi"/>
          <w:sz w:val="22"/>
          <w:szCs w:val="22"/>
        </w:rPr>
      </w:pPr>
      <w:r w:rsidRPr="00DF5844">
        <w:rPr>
          <w:rFonts w:asciiTheme="minorHAnsi" w:hAnsiTheme="minorHAnsi" w:cstheme="minorHAnsi"/>
          <w:sz w:val="22"/>
          <w:szCs w:val="22"/>
        </w:rPr>
        <w:t>New symbols</w:t>
      </w:r>
      <w:r w:rsidR="00354445" w:rsidRPr="00DF5844">
        <w:rPr>
          <w:rFonts w:asciiTheme="minorHAnsi" w:hAnsiTheme="minorHAnsi" w:cstheme="minorHAnsi"/>
          <w:sz w:val="22"/>
          <w:szCs w:val="22"/>
        </w:rPr>
        <w:t>,</w:t>
      </w:r>
      <w:r w:rsidR="000133B2" w:rsidRPr="00DF5844">
        <w:rPr>
          <w:rFonts w:asciiTheme="minorHAnsi" w:hAnsiTheme="minorHAnsi" w:cstheme="minorHAnsi"/>
          <w:sz w:val="22"/>
          <w:szCs w:val="22"/>
        </w:rPr>
        <w:t xml:space="preserve"> fonts,</w:t>
      </w:r>
      <w:r w:rsidR="00354445" w:rsidRPr="00DF5844">
        <w:rPr>
          <w:rFonts w:asciiTheme="minorHAnsi" w:hAnsiTheme="minorHAnsi" w:cstheme="minorHAnsi"/>
          <w:sz w:val="22"/>
          <w:szCs w:val="22"/>
        </w:rPr>
        <w:t xml:space="preserve"> line styles, area fills, and pixmaps.</w:t>
      </w:r>
    </w:p>
    <w:p w14:paraId="0AF1E887" w14:textId="578FD76F" w:rsidR="00354445" w:rsidRPr="00DF5844" w:rsidRDefault="00354445" w:rsidP="00DF5844">
      <w:pPr>
        <w:pStyle w:val="ListParagraph"/>
        <w:numPr>
          <w:ilvl w:val="0"/>
          <w:numId w:val="128"/>
        </w:numPr>
        <w:spacing w:before="0" w:after="60" w:line="240" w:lineRule="auto"/>
        <w:rPr>
          <w:rFonts w:asciiTheme="minorHAnsi" w:hAnsiTheme="minorHAnsi" w:cstheme="minorHAnsi"/>
          <w:sz w:val="22"/>
          <w:szCs w:val="22"/>
        </w:rPr>
      </w:pPr>
      <w:r w:rsidRPr="00DF5844">
        <w:rPr>
          <w:rFonts w:asciiTheme="minorHAnsi" w:hAnsiTheme="minorHAnsi" w:cstheme="minorHAnsi"/>
          <w:sz w:val="22"/>
          <w:szCs w:val="22"/>
        </w:rPr>
        <w:t>New display modes</w:t>
      </w:r>
    </w:p>
    <w:p w14:paraId="0165A147" w14:textId="5297DBE5" w:rsidR="00354445" w:rsidRPr="00DF5844" w:rsidRDefault="00354445" w:rsidP="00DF5844">
      <w:pPr>
        <w:pStyle w:val="ListParagraph"/>
        <w:numPr>
          <w:ilvl w:val="0"/>
          <w:numId w:val="128"/>
        </w:numPr>
        <w:spacing w:before="0" w:after="60" w:line="240" w:lineRule="auto"/>
        <w:rPr>
          <w:rFonts w:asciiTheme="minorHAnsi" w:hAnsiTheme="minorHAnsi" w:cstheme="minorHAnsi"/>
          <w:sz w:val="22"/>
          <w:szCs w:val="22"/>
        </w:rPr>
      </w:pPr>
      <w:r w:rsidRPr="00DF5844">
        <w:rPr>
          <w:rFonts w:asciiTheme="minorHAnsi" w:hAnsiTheme="minorHAnsi" w:cstheme="minorHAnsi"/>
          <w:sz w:val="22"/>
          <w:szCs w:val="22"/>
        </w:rPr>
        <w:t>New viewing group layers</w:t>
      </w:r>
    </w:p>
    <w:p w14:paraId="2E78E9D7" w14:textId="3233E712" w:rsidR="00354445" w:rsidRPr="00DF5844" w:rsidRDefault="00354445" w:rsidP="00DF5844">
      <w:pPr>
        <w:pStyle w:val="ListParagraph"/>
        <w:numPr>
          <w:ilvl w:val="0"/>
          <w:numId w:val="128"/>
        </w:numPr>
        <w:spacing w:before="0" w:after="60" w:line="240" w:lineRule="auto"/>
        <w:rPr>
          <w:rFonts w:asciiTheme="minorHAnsi" w:hAnsiTheme="minorHAnsi" w:cstheme="minorHAnsi"/>
          <w:sz w:val="22"/>
          <w:szCs w:val="22"/>
        </w:rPr>
      </w:pPr>
      <w:r w:rsidRPr="00DF5844">
        <w:rPr>
          <w:rFonts w:asciiTheme="minorHAnsi" w:hAnsiTheme="minorHAnsi" w:cstheme="minorHAnsi"/>
          <w:sz w:val="22"/>
          <w:szCs w:val="22"/>
        </w:rPr>
        <w:t>Viewing groups</w:t>
      </w:r>
    </w:p>
    <w:p w14:paraId="0C34798E" w14:textId="200CB168" w:rsidR="00354445" w:rsidRPr="00DF5844" w:rsidRDefault="00354445" w:rsidP="00DF5844">
      <w:pPr>
        <w:pStyle w:val="ListParagraph"/>
        <w:numPr>
          <w:ilvl w:val="0"/>
          <w:numId w:val="128"/>
        </w:numPr>
        <w:spacing w:before="0" w:after="60" w:line="240" w:lineRule="auto"/>
        <w:rPr>
          <w:rFonts w:asciiTheme="minorHAnsi" w:hAnsiTheme="minorHAnsi" w:cstheme="minorHAnsi"/>
          <w:sz w:val="22"/>
          <w:szCs w:val="22"/>
        </w:rPr>
      </w:pPr>
      <w:r w:rsidRPr="00DF5844">
        <w:rPr>
          <w:rFonts w:asciiTheme="minorHAnsi" w:hAnsiTheme="minorHAnsi" w:cstheme="minorHAnsi"/>
          <w:sz w:val="22"/>
          <w:szCs w:val="22"/>
        </w:rPr>
        <w:t>New display planes</w:t>
      </w:r>
    </w:p>
    <w:p w14:paraId="54A37881" w14:textId="4EB76A13" w:rsidR="00354445" w:rsidRPr="00DF5844" w:rsidRDefault="00354445" w:rsidP="00DF5844">
      <w:pPr>
        <w:pStyle w:val="ListParagraph"/>
        <w:numPr>
          <w:ilvl w:val="0"/>
          <w:numId w:val="128"/>
        </w:numPr>
        <w:spacing w:before="0" w:after="60" w:line="240" w:lineRule="auto"/>
        <w:rPr>
          <w:rFonts w:asciiTheme="minorHAnsi" w:hAnsiTheme="minorHAnsi" w:cstheme="minorHAnsi"/>
          <w:sz w:val="22"/>
          <w:szCs w:val="22"/>
        </w:rPr>
      </w:pPr>
      <w:r w:rsidRPr="00DF5844">
        <w:rPr>
          <w:rFonts w:asciiTheme="minorHAnsi" w:hAnsiTheme="minorHAnsi" w:cstheme="minorHAnsi"/>
          <w:sz w:val="22"/>
          <w:szCs w:val="22"/>
        </w:rPr>
        <w:t xml:space="preserve">New </w:t>
      </w:r>
      <w:r w:rsidR="00B61D6A" w:rsidRPr="00DF5844">
        <w:rPr>
          <w:rFonts w:asciiTheme="minorHAnsi" w:hAnsiTheme="minorHAnsi" w:cstheme="minorHAnsi"/>
          <w:sz w:val="22"/>
          <w:szCs w:val="22"/>
        </w:rPr>
        <w:t>colour</w:t>
      </w:r>
      <w:r w:rsidRPr="00DF5844">
        <w:rPr>
          <w:rFonts w:asciiTheme="minorHAnsi" w:hAnsiTheme="minorHAnsi" w:cstheme="minorHAnsi"/>
          <w:sz w:val="22"/>
          <w:szCs w:val="22"/>
        </w:rPr>
        <w:t xml:space="preserve"> tokens</w:t>
      </w:r>
    </w:p>
    <w:p w14:paraId="01523186" w14:textId="257768A9" w:rsidR="00354445" w:rsidRPr="00DF5844" w:rsidRDefault="00F8534A" w:rsidP="00DF5844">
      <w:pPr>
        <w:pStyle w:val="ListParagraph"/>
        <w:numPr>
          <w:ilvl w:val="0"/>
          <w:numId w:val="128"/>
        </w:numPr>
        <w:spacing w:before="0" w:after="60" w:line="240" w:lineRule="auto"/>
        <w:rPr>
          <w:rFonts w:asciiTheme="minorHAnsi" w:hAnsiTheme="minorHAnsi" w:cstheme="minorHAnsi"/>
          <w:sz w:val="22"/>
          <w:szCs w:val="22"/>
        </w:rPr>
      </w:pPr>
      <w:r w:rsidRPr="00DF5844">
        <w:rPr>
          <w:rFonts w:asciiTheme="minorHAnsi" w:hAnsiTheme="minorHAnsi" w:cstheme="minorHAnsi"/>
          <w:sz w:val="22"/>
          <w:szCs w:val="22"/>
        </w:rPr>
        <w:t xml:space="preserve">New </w:t>
      </w:r>
      <w:r w:rsidR="00B61D6A" w:rsidRPr="00DF5844">
        <w:rPr>
          <w:rFonts w:asciiTheme="minorHAnsi" w:hAnsiTheme="minorHAnsi" w:cstheme="minorHAnsi"/>
          <w:sz w:val="22"/>
          <w:szCs w:val="22"/>
        </w:rPr>
        <w:t>colour</w:t>
      </w:r>
      <w:r w:rsidR="00354445" w:rsidRPr="00DF5844">
        <w:rPr>
          <w:rFonts w:asciiTheme="minorHAnsi" w:hAnsiTheme="minorHAnsi" w:cstheme="minorHAnsi"/>
          <w:sz w:val="22"/>
          <w:szCs w:val="22"/>
        </w:rPr>
        <w:t xml:space="preserve"> profiles used by portrayal of this product. If there are multiple palettes (</w:t>
      </w:r>
      <w:del w:id="613" w:author="Teh Stand" w:date="2018-12-06T16:12:00Z">
        <w:r w:rsidR="00354445" w:rsidRPr="00DF5844" w:rsidDel="00DF5844">
          <w:rPr>
            <w:rFonts w:asciiTheme="minorHAnsi" w:hAnsiTheme="minorHAnsi" w:cstheme="minorHAnsi"/>
            <w:sz w:val="22"/>
            <w:szCs w:val="22"/>
          </w:rPr>
          <w:delText>e.g.,</w:delText>
        </w:r>
      </w:del>
      <w:ins w:id="614" w:author="Teh Stand" w:date="2018-12-06T16:12:00Z">
        <w:r w:rsidR="00DF5844">
          <w:rPr>
            <w:rFonts w:asciiTheme="minorHAnsi" w:hAnsiTheme="minorHAnsi" w:cstheme="minorHAnsi"/>
            <w:sz w:val="22"/>
            <w:szCs w:val="22"/>
          </w:rPr>
          <w:t>for example</w:t>
        </w:r>
      </w:ins>
      <w:r w:rsidR="00354445" w:rsidRPr="00DF5844">
        <w:rPr>
          <w:rFonts w:asciiTheme="minorHAnsi" w:hAnsiTheme="minorHAnsi" w:cstheme="minorHAnsi"/>
          <w:sz w:val="22"/>
          <w:szCs w:val="22"/>
        </w:rPr>
        <w:t xml:space="preserve"> day/night/dusk), the </w:t>
      </w:r>
      <w:r w:rsidR="00B61D6A" w:rsidRPr="00DF5844">
        <w:rPr>
          <w:rFonts w:asciiTheme="minorHAnsi" w:hAnsiTheme="minorHAnsi" w:cstheme="minorHAnsi"/>
          <w:sz w:val="22"/>
          <w:szCs w:val="22"/>
        </w:rPr>
        <w:t>colour</w:t>
      </w:r>
      <w:r w:rsidR="00354445" w:rsidRPr="00DF5844">
        <w:rPr>
          <w:rFonts w:asciiTheme="minorHAnsi" w:hAnsiTheme="minorHAnsi" w:cstheme="minorHAnsi"/>
          <w:sz w:val="22"/>
          <w:szCs w:val="22"/>
        </w:rPr>
        <w:t xml:space="preserve"> profile file(s) must define all palettes.</w:t>
      </w:r>
    </w:p>
    <w:p w14:paraId="4CB016F7" w14:textId="3284A429" w:rsidR="00354445" w:rsidRPr="00DF5844" w:rsidRDefault="00F8534A" w:rsidP="00DF5844">
      <w:pPr>
        <w:pStyle w:val="ListParagraph"/>
        <w:numPr>
          <w:ilvl w:val="0"/>
          <w:numId w:val="128"/>
        </w:numPr>
        <w:spacing w:before="0" w:after="60" w:line="240" w:lineRule="auto"/>
        <w:rPr>
          <w:rFonts w:asciiTheme="minorHAnsi" w:hAnsiTheme="minorHAnsi" w:cstheme="minorHAnsi"/>
          <w:sz w:val="22"/>
          <w:szCs w:val="22"/>
        </w:rPr>
      </w:pPr>
      <w:r w:rsidRPr="00DF5844">
        <w:rPr>
          <w:rFonts w:asciiTheme="minorHAnsi" w:hAnsiTheme="minorHAnsi" w:cstheme="minorHAnsi"/>
          <w:sz w:val="22"/>
          <w:szCs w:val="22"/>
        </w:rPr>
        <w:t xml:space="preserve">New </w:t>
      </w:r>
      <w:r w:rsidR="00354445" w:rsidRPr="00DF5844">
        <w:rPr>
          <w:rFonts w:asciiTheme="minorHAnsi" w:hAnsiTheme="minorHAnsi" w:cstheme="minorHAnsi"/>
          <w:sz w:val="22"/>
          <w:szCs w:val="22"/>
        </w:rPr>
        <w:t xml:space="preserve">CSS files encoding the </w:t>
      </w:r>
      <w:r w:rsidR="00B61D6A" w:rsidRPr="00DF5844">
        <w:rPr>
          <w:rFonts w:asciiTheme="minorHAnsi" w:hAnsiTheme="minorHAnsi" w:cstheme="minorHAnsi"/>
          <w:sz w:val="22"/>
          <w:szCs w:val="22"/>
        </w:rPr>
        <w:t>colour</w:t>
      </w:r>
      <w:r w:rsidR="00354445" w:rsidRPr="00DF5844">
        <w:rPr>
          <w:rFonts w:asciiTheme="minorHAnsi" w:hAnsiTheme="minorHAnsi" w:cstheme="minorHAnsi"/>
          <w:sz w:val="22"/>
          <w:szCs w:val="22"/>
        </w:rPr>
        <w:t xml:space="preserve"> tokens and RGB values used by all symbols in the portrayal of this product</w:t>
      </w:r>
    </w:p>
    <w:p w14:paraId="79E91D17" w14:textId="2B242344" w:rsidR="00E42BC0" w:rsidRPr="00DF5844" w:rsidRDefault="00354445" w:rsidP="00DF5844">
      <w:pPr>
        <w:pStyle w:val="ListParagraph"/>
        <w:numPr>
          <w:ilvl w:val="0"/>
          <w:numId w:val="128"/>
        </w:numPr>
        <w:spacing w:before="0" w:after="60" w:line="240" w:lineRule="auto"/>
        <w:rPr>
          <w:rFonts w:asciiTheme="minorHAnsi" w:hAnsiTheme="minorHAnsi" w:cstheme="minorHAnsi"/>
          <w:sz w:val="22"/>
          <w:szCs w:val="22"/>
        </w:rPr>
      </w:pPr>
      <w:r w:rsidRPr="00DF5844">
        <w:rPr>
          <w:rFonts w:asciiTheme="minorHAnsi" w:hAnsiTheme="minorHAnsi" w:cstheme="minorHAnsi"/>
          <w:sz w:val="22"/>
          <w:szCs w:val="22"/>
        </w:rPr>
        <w:t>New context parameters.</w:t>
      </w:r>
    </w:p>
    <w:p w14:paraId="2469B016" w14:textId="65A359BA" w:rsidR="000133B2" w:rsidRPr="00DF5844" w:rsidRDefault="000133B2" w:rsidP="00DF5844">
      <w:pPr>
        <w:pStyle w:val="ListParagraph"/>
        <w:numPr>
          <w:ilvl w:val="0"/>
          <w:numId w:val="128"/>
        </w:numPr>
        <w:spacing w:before="0" w:after="160" w:line="240" w:lineRule="auto"/>
        <w:rPr>
          <w:rFonts w:asciiTheme="minorHAnsi" w:hAnsiTheme="minorHAnsi" w:cstheme="minorHAnsi"/>
          <w:sz w:val="22"/>
          <w:szCs w:val="22"/>
        </w:rPr>
      </w:pPr>
      <w:r w:rsidRPr="00DF5844">
        <w:rPr>
          <w:rFonts w:asciiTheme="minorHAnsi" w:hAnsiTheme="minorHAnsi" w:cstheme="minorHAnsi"/>
          <w:sz w:val="22"/>
          <w:szCs w:val="22"/>
        </w:rPr>
        <w:t>New display priorities.</w:t>
      </w:r>
    </w:p>
    <w:p w14:paraId="2B13C33A" w14:textId="17A26764" w:rsidR="000E6CB4" w:rsidRPr="00FA0C91" w:rsidRDefault="000E6CB4" w:rsidP="000E6CB4">
      <w:pPr>
        <w:pStyle w:val="Heading1"/>
        <w:numPr>
          <w:ilvl w:val="0"/>
          <w:numId w:val="25"/>
        </w:numPr>
        <w:tabs>
          <w:tab w:val="clear" w:pos="400"/>
          <w:tab w:val="clear" w:pos="560"/>
          <w:tab w:val="left" w:pos="567"/>
        </w:tabs>
        <w:spacing w:line="240" w:lineRule="auto"/>
        <w:ind w:left="567" w:hanging="567"/>
      </w:pPr>
      <w:bookmarkStart w:id="615" w:name="_Toc532213722"/>
      <w:r>
        <w:t>Portrayal Catalogue</w:t>
      </w:r>
      <w:bookmarkEnd w:id="615"/>
    </w:p>
    <w:p w14:paraId="52F41149" w14:textId="2CA12694" w:rsidR="00270E82" w:rsidRPr="001B4447" w:rsidRDefault="00270E82" w:rsidP="001B4447">
      <w:pPr>
        <w:spacing w:after="160" w:line="240" w:lineRule="auto"/>
        <w:rPr>
          <w:rFonts w:asciiTheme="minorHAnsi" w:hAnsiTheme="minorHAnsi" w:cstheme="minorHAnsi"/>
          <w:sz w:val="22"/>
          <w:szCs w:val="22"/>
        </w:rPr>
      </w:pPr>
      <w:r w:rsidRPr="001B4447">
        <w:rPr>
          <w:rFonts w:asciiTheme="minorHAnsi" w:hAnsiTheme="minorHAnsi" w:cstheme="minorHAnsi"/>
          <w:sz w:val="22"/>
          <w:szCs w:val="22"/>
        </w:rPr>
        <w:t xml:space="preserve">An IHO </w:t>
      </w:r>
      <w:r w:rsidR="001C1B05" w:rsidRPr="001B4447">
        <w:rPr>
          <w:rFonts w:asciiTheme="minorHAnsi" w:hAnsiTheme="minorHAnsi" w:cstheme="minorHAnsi"/>
          <w:sz w:val="22"/>
          <w:szCs w:val="22"/>
        </w:rPr>
        <w:t>P</w:t>
      </w:r>
      <w:r w:rsidRPr="001B4447">
        <w:rPr>
          <w:rFonts w:asciiTheme="minorHAnsi" w:hAnsiTheme="minorHAnsi" w:cstheme="minorHAnsi"/>
          <w:sz w:val="22"/>
          <w:szCs w:val="22"/>
        </w:rPr>
        <w:t xml:space="preserve">ortrayal </w:t>
      </w:r>
      <w:r w:rsidR="001C1B05" w:rsidRPr="001B4447">
        <w:rPr>
          <w:rFonts w:asciiTheme="minorHAnsi" w:hAnsiTheme="minorHAnsi" w:cstheme="minorHAnsi"/>
          <w:sz w:val="22"/>
          <w:szCs w:val="22"/>
        </w:rPr>
        <w:t>C</w:t>
      </w:r>
      <w:r w:rsidRPr="001B4447">
        <w:rPr>
          <w:rFonts w:asciiTheme="minorHAnsi" w:hAnsiTheme="minorHAnsi" w:cstheme="minorHAnsi"/>
          <w:sz w:val="22"/>
          <w:szCs w:val="22"/>
        </w:rPr>
        <w:t xml:space="preserve">atalogue </w:t>
      </w:r>
      <w:r w:rsidR="001C1B05" w:rsidRPr="001B4447">
        <w:rPr>
          <w:rFonts w:asciiTheme="minorHAnsi" w:hAnsiTheme="minorHAnsi" w:cstheme="minorHAnsi"/>
          <w:sz w:val="22"/>
          <w:szCs w:val="22"/>
        </w:rPr>
        <w:t>B</w:t>
      </w:r>
      <w:r w:rsidRPr="001B4447">
        <w:rPr>
          <w:rFonts w:asciiTheme="minorHAnsi" w:hAnsiTheme="minorHAnsi" w:cstheme="minorHAnsi"/>
          <w:sz w:val="22"/>
          <w:szCs w:val="22"/>
        </w:rPr>
        <w:t xml:space="preserve">uilder is </w:t>
      </w:r>
      <w:r w:rsidR="00C65C27" w:rsidRPr="001B4447">
        <w:rPr>
          <w:rFonts w:asciiTheme="minorHAnsi" w:hAnsiTheme="minorHAnsi" w:cstheme="minorHAnsi"/>
          <w:sz w:val="22"/>
          <w:szCs w:val="22"/>
        </w:rPr>
        <w:t>under development</w:t>
      </w:r>
      <w:r w:rsidR="0064791B" w:rsidRPr="001B4447">
        <w:rPr>
          <w:rFonts w:asciiTheme="minorHAnsi" w:hAnsiTheme="minorHAnsi" w:cstheme="minorHAnsi"/>
          <w:sz w:val="22"/>
          <w:szCs w:val="22"/>
        </w:rPr>
        <w:t xml:space="preserve"> and will be described in </w:t>
      </w:r>
      <w:ins w:id="616" w:author="Teh Stand" w:date="2018-12-10T08:59:00Z">
        <w:r w:rsidR="000E6CB4" w:rsidRPr="001B4447">
          <w:rPr>
            <w:rFonts w:asciiTheme="minorHAnsi" w:hAnsiTheme="minorHAnsi" w:cstheme="minorHAnsi"/>
            <w:sz w:val="22"/>
            <w:szCs w:val="22"/>
          </w:rPr>
          <w:t xml:space="preserve">S-97 </w:t>
        </w:r>
      </w:ins>
      <w:r w:rsidR="0064791B" w:rsidRPr="001B4447">
        <w:rPr>
          <w:rFonts w:asciiTheme="minorHAnsi" w:hAnsiTheme="minorHAnsi" w:cstheme="minorHAnsi"/>
          <w:sz w:val="22"/>
          <w:szCs w:val="22"/>
        </w:rPr>
        <w:t xml:space="preserve">Part A or in </w:t>
      </w:r>
      <w:ins w:id="617" w:author="Teh Stand" w:date="2018-12-10T09:00:00Z">
        <w:r w:rsidR="000E6CB4" w:rsidRPr="001B4447">
          <w:rPr>
            <w:rFonts w:asciiTheme="minorHAnsi" w:hAnsiTheme="minorHAnsi" w:cstheme="minorHAnsi"/>
            <w:sz w:val="22"/>
            <w:szCs w:val="22"/>
          </w:rPr>
          <w:t xml:space="preserve">IHO </w:t>
        </w:r>
      </w:ins>
      <w:r w:rsidR="0064791B" w:rsidRPr="001B4447">
        <w:rPr>
          <w:rFonts w:asciiTheme="minorHAnsi" w:hAnsiTheme="minorHAnsi" w:cstheme="minorHAnsi"/>
          <w:sz w:val="22"/>
          <w:szCs w:val="22"/>
        </w:rPr>
        <w:t xml:space="preserve">GI </w:t>
      </w:r>
      <w:r w:rsidR="000E6CB4" w:rsidRPr="001B4447">
        <w:rPr>
          <w:rFonts w:asciiTheme="minorHAnsi" w:hAnsiTheme="minorHAnsi" w:cstheme="minorHAnsi"/>
          <w:sz w:val="22"/>
          <w:szCs w:val="22"/>
        </w:rPr>
        <w:t xml:space="preserve">Registry </w:t>
      </w:r>
      <w:r w:rsidR="0064791B" w:rsidRPr="001B4447">
        <w:rPr>
          <w:rFonts w:asciiTheme="minorHAnsi" w:hAnsiTheme="minorHAnsi" w:cstheme="minorHAnsi"/>
          <w:sz w:val="22"/>
          <w:szCs w:val="22"/>
        </w:rPr>
        <w:t>documentation after completion</w:t>
      </w:r>
      <w:r w:rsidRPr="001B4447">
        <w:rPr>
          <w:rFonts w:asciiTheme="minorHAnsi" w:hAnsiTheme="minorHAnsi" w:cstheme="minorHAnsi"/>
          <w:sz w:val="22"/>
          <w:szCs w:val="22"/>
        </w:rPr>
        <w:t>.</w:t>
      </w:r>
    </w:p>
    <w:p w14:paraId="0A238E94" w14:textId="238D7C16" w:rsidR="000E6CB4" w:rsidRPr="00FA0C91" w:rsidRDefault="000E6CB4" w:rsidP="000E6CB4">
      <w:pPr>
        <w:pStyle w:val="Heading1"/>
        <w:numPr>
          <w:ilvl w:val="0"/>
          <w:numId w:val="25"/>
        </w:numPr>
        <w:tabs>
          <w:tab w:val="clear" w:pos="400"/>
          <w:tab w:val="clear" w:pos="560"/>
          <w:tab w:val="left" w:pos="567"/>
        </w:tabs>
        <w:spacing w:line="240" w:lineRule="auto"/>
        <w:ind w:left="567" w:hanging="567"/>
      </w:pPr>
      <w:bookmarkStart w:id="618" w:name="_Toc523335213"/>
      <w:bookmarkStart w:id="619" w:name="_Toc523493034"/>
      <w:bookmarkStart w:id="620" w:name="_Toc532213723"/>
      <w:bookmarkStart w:id="621" w:name="_Ref502450705"/>
      <w:bookmarkEnd w:id="618"/>
      <w:bookmarkEnd w:id="619"/>
      <w:r>
        <w:t>Reference systems</w:t>
      </w:r>
      <w:bookmarkEnd w:id="620"/>
    </w:p>
    <w:p w14:paraId="7F1D5AAD" w14:textId="77777777" w:rsidR="0064161C" w:rsidRPr="00392A1F" w:rsidRDefault="0064161C" w:rsidP="00392A1F">
      <w:pPr>
        <w:spacing w:after="160" w:line="240" w:lineRule="auto"/>
        <w:rPr>
          <w:rFonts w:asciiTheme="minorHAnsi" w:hAnsiTheme="minorHAnsi" w:cstheme="minorHAnsi"/>
          <w:sz w:val="22"/>
          <w:szCs w:val="22"/>
        </w:rPr>
      </w:pPr>
      <w:r w:rsidRPr="00392A1F">
        <w:rPr>
          <w:rFonts w:asciiTheme="minorHAnsi" w:hAnsiTheme="minorHAnsi" w:cstheme="minorHAnsi"/>
          <w:sz w:val="22"/>
          <w:szCs w:val="22"/>
        </w:rPr>
        <w:t xml:space="preserve">The preferred coordinate reference system is EPSG 4326 which is based on the WGS 84 horizontal datum. </w:t>
      </w:r>
    </w:p>
    <w:p w14:paraId="242C8A72" w14:textId="320F80C3" w:rsidR="0064161C" w:rsidRPr="00392A1F" w:rsidRDefault="0064161C" w:rsidP="00392A1F">
      <w:pPr>
        <w:spacing w:after="160" w:line="240" w:lineRule="auto"/>
        <w:rPr>
          <w:rFonts w:asciiTheme="minorHAnsi" w:hAnsiTheme="minorHAnsi" w:cstheme="minorHAnsi"/>
          <w:sz w:val="22"/>
          <w:szCs w:val="22"/>
        </w:rPr>
      </w:pPr>
      <w:r w:rsidRPr="00392A1F">
        <w:rPr>
          <w:rFonts w:asciiTheme="minorHAnsi" w:hAnsiTheme="minorHAnsi" w:cstheme="minorHAnsi"/>
          <w:sz w:val="22"/>
          <w:szCs w:val="22"/>
        </w:rPr>
        <w:t xml:space="preserve">Horizontal datum will normally be referenced by giving its code in the EPSG </w:t>
      </w:r>
      <w:r w:rsidR="000E6CB4" w:rsidRPr="00392A1F">
        <w:rPr>
          <w:rFonts w:asciiTheme="minorHAnsi" w:hAnsiTheme="minorHAnsi" w:cstheme="minorHAnsi"/>
          <w:sz w:val="22"/>
          <w:szCs w:val="22"/>
        </w:rPr>
        <w:t>Register</w:t>
      </w:r>
      <w:r w:rsidRPr="00392A1F">
        <w:rPr>
          <w:rFonts w:asciiTheme="minorHAnsi" w:hAnsiTheme="minorHAnsi" w:cstheme="minorHAnsi"/>
          <w:sz w:val="22"/>
          <w:szCs w:val="22"/>
        </w:rPr>
        <w:t xml:space="preserve">. If the coordinate reference system is not one of the coordinate reference systems in the EPSG </w:t>
      </w:r>
      <w:r w:rsidR="001B4447" w:rsidRPr="00392A1F">
        <w:rPr>
          <w:rFonts w:asciiTheme="minorHAnsi" w:hAnsiTheme="minorHAnsi" w:cstheme="minorHAnsi"/>
          <w:sz w:val="22"/>
          <w:szCs w:val="22"/>
        </w:rPr>
        <w:t>Register</w:t>
      </w:r>
      <w:r w:rsidRPr="00392A1F">
        <w:rPr>
          <w:rFonts w:asciiTheme="minorHAnsi" w:hAnsiTheme="minorHAnsi" w:cstheme="minorHAnsi"/>
          <w:sz w:val="22"/>
          <w:szCs w:val="22"/>
        </w:rPr>
        <w:t>, a datum may be specified in a support file as described in S-100 Part 6, should there be a use case in the scope of the data product.</w:t>
      </w:r>
    </w:p>
    <w:p w14:paraId="5BC80AF5" w14:textId="5ACD71D0" w:rsidR="0064161C" w:rsidRPr="00392A1F" w:rsidRDefault="0064161C" w:rsidP="00392A1F">
      <w:pPr>
        <w:spacing w:after="160" w:line="240" w:lineRule="auto"/>
        <w:rPr>
          <w:rFonts w:asciiTheme="minorHAnsi" w:hAnsiTheme="minorHAnsi" w:cstheme="minorHAnsi"/>
          <w:sz w:val="22"/>
          <w:szCs w:val="22"/>
        </w:rPr>
      </w:pPr>
      <w:r w:rsidRPr="00392A1F">
        <w:rPr>
          <w:rFonts w:asciiTheme="minorHAnsi" w:hAnsiTheme="minorHAnsi" w:cstheme="minorHAnsi"/>
          <w:sz w:val="22"/>
          <w:szCs w:val="22"/>
        </w:rPr>
        <w:t xml:space="preserve">A set of vertical datums is listed in S-100 </w:t>
      </w:r>
      <w:del w:id="622" w:author="Teh Stand" w:date="2018-12-10T09:05:00Z">
        <w:r w:rsidRPr="00392A1F" w:rsidDel="001B4447">
          <w:rPr>
            <w:rFonts w:asciiTheme="minorHAnsi" w:hAnsiTheme="minorHAnsi" w:cstheme="minorHAnsi"/>
            <w:sz w:val="22"/>
            <w:szCs w:val="22"/>
          </w:rPr>
          <w:delText xml:space="preserve">Part </w:delText>
        </w:r>
      </w:del>
      <w:ins w:id="623" w:author="Teh Stand" w:date="2018-12-10T09:05:00Z">
        <w:r w:rsidR="001B4447" w:rsidRPr="00392A1F">
          <w:rPr>
            <w:rFonts w:asciiTheme="minorHAnsi" w:hAnsiTheme="minorHAnsi" w:cstheme="minorHAnsi"/>
            <w:sz w:val="22"/>
            <w:szCs w:val="22"/>
          </w:rPr>
          <w:t xml:space="preserve">Appendix </w:t>
        </w:r>
      </w:ins>
      <w:r w:rsidRPr="00392A1F">
        <w:rPr>
          <w:rFonts w:asciiTheme="minorHAnsi" w:hAnsiTheme="minorHAnsi" w:cstheme="minorHAnsi"/>
          <w:sz w:val="22"/>
          <w:szCs w:val="22"/>
        </w:rPr>
        <w:t>4a</w:t>
      </w:r>
      <w:ins w:id="624" w:author="Teh Stand" w:date="2018-12-10T09:05:00Z">
        <w:r w:rsidR="001B4447" w:rsidRPr="00392A1F">
          <w:rPr>
            <w:rFonts w:asciiTheme="minorHAnsi" w:hAnsiTheme="minorHAnsi" w:cstheme="minorHAnsi"/>
            <w:sz w:val="22"/>
            <w:szCs w:val="22"/>
          </w:rPr>
          <w:t>-D</w:t>
        </w:r>
      </w:ins>
      <w:r w:rsidRPr="00392A1F">
        <w:rPr>
          <w:rFonts w:asciiTheme="minorHAnsi" w:hAnsiTheme="minorHAnsi" w:cstheme="minorHAnsi"/>
          <w:sz w:val="22"/>
          <w:szCs w:val="22"/>
        </w:rPr>
        <w:t xml:space="preserve"> (S100_VerticalAndSoundingDatum). </w:t>
      </w:r>
      <w:ins w:id="625" w:author="Teh Stand" w:date="2018-12-10T09:06:00Z">
        <w:r w:rsidR="00392A1F">
          <w:rPr>
            <w:rFonts w:asciiTheme="minorHAnsi" w:hAnsiTheme="minorHAnsi" w:cstheme="minorHAnsi"/>
            <w:sz w:val="22"/>
            <w:szCs w:val="22"/>
          </w:rPr>
          <w:t xml:space="preserve">Product </w:t>
        </w:r>
      </w:ins>
      <w:r w:rsidRPr="00392A1F">
        <w:rPr>
          <w:rFonts w:asciiTheme="minorHAnsi" w:hAnsiTheme="minorHAnsi" w:cstheme="minorHAnsi"/>
          <w:sz w:val="22"/>
          <w:szCs w:val="22"/>
        </w:rPr>
        <w:t>Specification developers are encouraged to adopt the S-101 ENC datum (either standard or local S-101 ENC datum) as a common vertical reference datum if possible. If a need for an additional datum is identified, it should be proposed as a revision to S-100.</w:t>
      </w:r>
    </w:p>
    <w:p w14:paraId="24594727" w14:textId="77777777" w:rsidR="0064161C" w:rsidRPr="00392A1F" w:rsidRDefault="0064161C" w:rsidP="00392A1F">
      <w:pPr>
        <w:spacing w:after="160" w:line="240" w:lineRule="auto"/>
        <w:rPr>
          <w:rFonts w:asciiTheme="minorHAnsi" w:hAnsiTheme="minorHAnsi" w:cstheme="minorHAnsi"/>
          <w:sz w:val="22"/>
          <w:szCs w:val="22"/>
        </w:rPr>
      </w:pPr>
      <w:r w:rsidRPr="00392A1F">
        <w:rPr>
          <w:rFonts w:asciiTheme="minorHAnsi" w:hAnsiTheme="minorHAnsi" w:cstheme="minorHAnsi"/>
          <w:sz w:val="22"/>
          <w:szCs w:val="22"/>
        </w:rPr>
        <w:t>S-100 includes ‘local datum’ as an allowed value for datum attributes, but this is of limited utility even within a data product. (S-101 cites an example of use of local datum in a non-tidal basin, where depths may refer to a sounding datum different from that in open waters. If this area is navigable at the maximum display scale of the ENC data, the value of this datum must be encoded using attribute vertical datum = 24 (local datum), in a meta-feature co-incident with the area covered by the dock.) Data conversion to/from unspecified local datums would be problematic.</w:t>
      </w:r>
    </w:p>
    <w:p w14:paraId="5467FFE1" w14:textId="3155D0C2" w:rsidR="000B6F33" w:rsidRPr="00FA0C91" w:rsidRDefault="000B6F33" w:rsidP="000B6F33">
      <w:pPr>
        <w:pStyle w:val="Heading1"/>
        <w:numPr>
          <w:ilvl w:val="0"/>
          <w:numId w:val="25"/>
        </w:numPr>
        <w:tabs>
          <w:tab w:val="clear" w:pos="400"/>
          <w:tab w:val="clear" w:pos="560"/>
          <w:tab w:val="left" w:pos="567"/>
        </w:tabs>
        <w:spacing w:line="240" w:lineRule="auto"/>
        <w:ind w:left="567" w:hanging="567"/>
      </w:pPr>
      <w:bookmarkStart w:id="626" w:name="_Toc532213724"/>
      <w:r>
        <w:lastRenderedPageBreak/>
        <w:t>Data product delivery</w:t>
      </w:r>
      <w:bookmarkEnd w:id="626"/>
    </w:p>
    <w:p w14:paraId="15FE0A29" w14:textId="6444B1AF" w:rsidR="00A67B55" w:rsidRPr="00FA0C91" w:rsidRDefault="00A67B55" w:rsidP="00A67B55">
      <w:pPr>
        <w:pStyle w:val="Heading2"/>
        <w:numPr>
          <w:ilvl w:val="1"/>
          <w:numId w:val="157"/>
        </w:numPr>
        <w:tabs>
          <w:tab w:val="clear" w:pos="540"/>
          <w:tab w:val="clear" w:pos="700"/>
          <w:tab w:val="left" w:pos="709"/>
        </w:tabs>
        <w:spacing w:line="240" w:lineRule="auto"/>
        <w:ind w:hanging="720"/>
        <w:rPr>
          <w:lang w:val="en-GB"/>
        </w:rPr>
      </w:pPr>
      <w:bookmarkStart w:id="627" w:name="_Toc532213725"/>
      <w:bookmarkEnd w:id="621"/>
      <w:r>
        <w:rPr>
          <w:lang w:val="en-GB"/>
        </w:rPr>
        <w:t>Delivery content and structure</w:t>
      </w:r>
      <w:bookmarkEnd w:id="627"/>
    </w:p>
    <w:p w14:paraId="5A2BFA6B" w14:textId="2A24C2FC" w:rsidR="00580BF2" w:rsidRPr="00A67B55" w:rsidRDefault="00580BF2" w:rsidP="00A67B55">
      <w:pPr>
        <w:spacing w:after="160" w:line="240" w:lineRule="auto"/>
        <w:rPr>
          <w:rFonts w:asciiTheme="minorHAnsi" w:hAnsiTheme="minorHAnsi" w:cstheme="minorHAnsi"/>
          <w:sz w:val="22"/>
          <w:szCs w:val="22"/>
        </w:rPr>
      </w:pPr>
      <w:r w:rsidRPr="00A67B55">
        <w:rPr>
          <w:rFonts w:asciiTheme="minorHAnsi" w:hAnsiTheme="minorHAnsi" w:cstheme="minorHAnsi"/>
          <w:sz w:val="22"/>
          <w:szCs w:val="22"/>
        </w:rPr>
        <w:t>Define the content and structure of delivery packages: Exchange sets, message</w:t>
      </w:r>
      <w:r w:rsidR="00D63A61" w:rsidRPr="00A67B55">
        <w:rPr>
          <w:rFonts w:asciiTheme="minorHAnsi" w:hAnsiTheme="minorHAnsi" w:cstheme="minorHAnsi"/>
          <w:sz w:val="22"/>
          <w:szCs w:val="22"/>
        </w:rPr>
        <w:t>s</w:t>
      </w:r>
      <w:r w:rsidRPr="00A67B55">
        <w:rPr>
          <w:rFonts w:asciiTheme="minorHAnsi" w:hAnsiTheme="minorHAnsi" w:cstheme="minorHAnsi"/>
          <w:sz w:val="22"/>
          <w:szCs w:val="22"/>
        </w:rPr>
        <w:t xml:space="preserve">, </w:t>
      </w:r>
      <w:r w:rsidR="00D63A61" w:rsidRPr="00A67B55">
        <w:rPr>
          <w:rFonts w:asciiTheme="minorHAnsi" w:hAnsiTheme="minorHAnsi" w:cstheme="minorHAnsi"/>
          <w:sz w:val="22"/>
          <w:szCs w:val="22"/>
        </w:rPr>
        <w:t xml:space="preserve">or </w:t>
      </w:r>
      <w:r w:rsidRPr="00A67B55">
        <w:rPr>
          <w:rFonts w:asciiTheme="minorHAnsi" w:hAnsiTheme="minorHAnsi" w:cstheme="minorHAnsi"/>
          <w:sz w:val="22"/>
          <w:szCs w:val="22"/>
        </w:rPr>
        <w:t>web service</w:t>
      </w:r>
      <w:r w:rsidR="00D63A61" w:rsidRPr="00A67B55">
        <w:rPr>
          <w:rFonts w:asciiTheme="minorHAnsi" w:hAnsiTheme="minorHAnsi" w:cstheme="minorHAnsi"/>
          <w:sz w:val="22"/>
          <w:szCs w:val="22"/>
        </w:rPr>
        <w:t>s</w:t>
      </w:r>
      <w:r w:rsidRPr="00A67B55">
        <w:rPr>
          <w:rFonts w:asciiTheme="minorHAnsi" w:hAnsiTheme="minorHAnsi" w:cstheme="minorHAnsi"/>
          <w:sz w:val="22"/>
          <w:szCs w:val="22"/>
        </w:rPr>
        <w:t>.</w:t>
      </w:r>
    </w:p>
    <w:p w14:paraId="5F58F704" w14:textId="70B376B1" w:rsidR="00DA786A" w:rsidRPr="00FA0C91" w:rsidRDefault="00DA786A" w:rsidP="00E44195">
      <w:pPr>
        <w:pStyle w:val="Heading3"/>
        <w:numPr>
          <w:ilvl w:val="2"/>
          <w:numId w:val="158"/>
        </w:numPr>
        <w:tabs>
          <w:tab w:val="clear" w:pos="660"/>
          <w:tab w:val="clear" w:pos="880"/>
          <w:tab w:val="left" w:pos="851"/>
        </w:tabs>
        <w:spacing w:line="240" w:lineRule="auto"/>
        <w:ind w:left="851" w:hanging="851"/>
      </w:pPr>
      <w:bookmarkStart w:id="628" w:name="_Toc532213726"/>
      <w:r w:rsidRPr="00FA0C91">
        <w:t>Exchange sets</w:t>
      </w:r>
      <w:bookmarkEnd w:id="628"/>
    </w:p>
    <w:p w14:paraId="17835FDF" w14:textId="31B65005" w:rsidR="003F7D3B" w:rsidRPr="00E44195" w:rsidRDefault="003F7D3B" w:rsidP="00E44195">
      <w:pPr>
        <w:spacing w:after="160" w:line="240" w:lineRule="auto"/>
        <w:rPr>
          <w:rFonts w:asciiTheme="minorHAnsi" w:hAnsiTheme="minorHAnsi" w:cstheme="minorHAnsi"/>
          <w:sz w:val="22"/>
          <w:szCs w:val="22"/>
        </w:rPr>
      </w:pPr>
      <w:r w:rsidRPr="00E44195">
        <w:rPr>
          <w:rFonts w:asciiTheme="minorHAnsi" w:hAnsiTheme="minorHAnsi" w:cstheme="minorHAnsi"/>
          <w:sz w:val="22"/>
          <w:szCs w:val="22"/>
        </w:rPr>
        <w:t>Exchange set structure</w:t>
      </w:r>
      <w:r w:rsidR="00D63A61" w:rsidRPr="00E44195">
        <w:rPr>
          <w:rFonts w:asciiTheme="minorHAnsi" w:hAnsiTheme="minorHAnsi" w:cstheme="minorHAnsi"/>
          <w:sz w:val="22"/>
          <w:szCs w:val="22"/>
        </w:rPr>
        <w:t xml:space="preserve"> should be defined, either by using the structural diagram from S-100</w:t>
      </w:r>
      <w:ins w:id="629" w:author="Teh Stand" w:date="2018-12-10T09:37:00Z">
        <w:r w:rsidR="00710307">
          <w:rPr>
            <w:rFonts w:asciiTheme="minorHAnsi" w:hAnsiTheme="minorHAnsi" w:cstheme="minorHAnsi"/>
            <w:sz w:val="22"/>
            <w:szCs w:val="22"/>
          </w:rPr>
          <w:t xml:space="preserve"> Appendix 4a-D</w:t>
        </w:r>
      </w:ins>
      <w:r w:rsidR="00D63A61" w:rsidRPr="00E44195">
        <w:rPr>
          <w:rFonts w:asciiTheme="minorHAnsi" w:hAnsiTheme="minorHAnsi" w:cstheme="minorHAnsi"/>
          <w:sz w:val="22"/>
          <w:szCs w:val="22"/>
        </w:rPr>
        <w:t xml:space="preserve"> (reproduced below) as is, or restricting the allowed components, or defining extensions of the individual components.</w:t>
      </w:r>
      <w:r w:rsidR="00C84B2C" w:rsidRPr="00E44195">
        <w:rPr>
          <w:rFonts w:asciiTheme="minorHAnsi" w:hAnsiTheme="minorHAnsi" w:cstheme="minorHAnsi"/>
          <w:sz w:val="22"/>
          <w:szCs w:val="22"/>
        </w:rPr>
        <w:t xml:space="preserve"> If there is internal structure in the exchange sets (</w:t>
      </w:r>
      <w:del w:id="630" w:author="Teh Stand" w:date="2018-12-10T09:31:00Z">
        <w:r w:rsidR="00C84B2C" w:rsidRPr="00E44195" w:rsidDel="005569E3">
          <w:rPr>
            <w:rFonts w:asciiTheme="minorHAnsi" w:hAnsiTheme="minorHAnsi" w:cstheme="minorHAnsi"/>
            <w:sz w:val="22"/>
            <w:szCs w:val="22"/>
          </w:rPr>
          <w:delText>e.g.,</w:delText>
        </w:r>
      </w:del>
      <w:ins w:id="631" w:author="Teh Stand" w:date="2018-12-10T09:31:00Z">
        <w:r w:rsidR="005569E3">
          <w:rPr>
            <w:rFonts w:asciiTheme="minorHAnsi" w:hAnsiTheme="minorHAnsi" w:cstheme="minorHAnsi"/>
            <w:sz w:val="22"/>
            <w:szCs w:val="22"/>
          </w:rPr>
          <w:t>for example</w:t>
        </w:r>
      </w:ins>
      <w:r w:rsidR="00C84B2C" w:rsidRPr="00E44195">
        <w:rPr>
          <w:rFonts w:asciiTheme="minorHAnsi" w:hAnsiTheme="minorHAnsi" w:cstheme="minorHAnsi"/>
          <w:sz w:val="22"/>
          <w:szCs w:val="22"/>
        </w:rPr>
        <w:t xml:space="preserve"> folders and sub-folders), determine the required layout and naming conventions.</w:t>
      </w:r>
      <w:r w:rsidR="006E0D7B" w:rsidRPr="00E44195">
        <w:rPr>
          <w:rFonts w:asciiTheme="minorHAnsi" w:hAnsiTheme="minorHAnsi" w:cstheme="minorHAnsi"/>
          <w:sz w:val="22"/>
          <w:szCs w:val="22"/>
        </w:rPr>
        <w:t xml:space="preserve"> Determine how the exchange set as a whole is packaged (</w:t>
      </w:r>
      <w:del w:id="632" w:author="Teh Stand" w:date="2018-12-10T09:31:00Z">
        <w:r w:rsidR="006E0D7B" w:rsidRPr="00E44195" w:rsidDel="005569E3">
          <w:rPr>
            <w:rFonts w:asciiTheme="minorHAnsi" w:hAnsiTheme="minorHAnsi" w:cstheme="minorHAnsi"/>
            <w:sz w:val="22"/>
            <w:szCs w:val="22"/>
          </w:rPr>
          <w:delText>e.g.,</w:delText>
        </w:r>
      </w:del>
      <w:ins w:id="633" w:author="Teh Stand" w:date="2018-12-10T09:31:00Z">
        <w:r w:rsidR="005569E3">
          <w:rPr>
            <w:rFonts w:asciiTheme="minorHAnsi" w:hAnsiTheme="minorHAnsi" w:cstheme="minorHAnsi"/>
            <w:sz w:val="22"/>
            <w:szCs w:val="22"/>
          </w:rPr>
          <w:t>for example</w:t>
        </w:r>
      </w:ins>
      <w:r w:rsidR="006E0D7B" w:rsidRPr="00E44195">
        <w:rPr>
          <w:rFonts w:asciiTheme="minorHAnsi" w:hAnsiTheme="minorHAnsi" w:cstheme="minorHAnsi"/>
          <w:sz w:val="22"/>
          <w:szCs w:val="22"/>
        </w:rPr>
        <w:t xml:space="preserve"> ordinary folders, zip file, etc.).</w:t>
      </w:r>
    </w:p>
    <w:p w14:paraId="52D3B0C7" w14:textId="7D496FC5" w:rsidR="00D63A61" w:rsidRPr="00FA0C91" w:rsidRDefault="00D63A61" w:rsidP="008B5801">
      <w:pPr>
        <w:keepNext/>
        <w:jc w:val="center"/>
      </w:pPr>
      <w:r w:rsidRPr="00FA0C91">
        <w:rPr>
          <w:noProof/>
          <w:lang w:val="fr-FR" w:eastAsia="fr-FR"/>
        </w:rPr>
        <w:drawing>
          <wp:inline distT="0" distB="0" distL="0" distR="0" wp14:anchorId="0D294C94" wp14:editId="67AA46FD">
            <wp:extent cx="5486400" cy="3063187"/>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063187"/>
                    </a:xfrm>
                    <a:prstGeom prst="rect">
                      <a:avLst/>
                    </a:prstGeom>
                    <a:noFill/>
                    <a:ln>
                      <a:noFill/>
                    </a:ln>
                  </pic:spPr>
                </pic:pic>
              </a:graphicData>
            </a:graphic>
          </wp:inline>
        </w:drawing>
      </w:r>
    </w:p>
    <w:p w14:paraId="4925E9B3" w14:textId="4F8D8A1C" w:rsidR="00D63A61" w:rsidRPr="00710307" w:rsidRDefault="00D63A61" w:rsidP="00710307">
      <w:pPr>
        <w:pStyle w:val="Caption"/>
        <w:spacing w:before="0" w:after="200"/>
        <w:jc w:val="center"/>
        <w:rPr>
          <w:rFonts w:asciiTheme="minorHAnsi" w:hAnsiTheme="minorHAnsi" w:cstheme="minorHAnsi"/>
          <w:b w:val="0"/>
          <w:i/>
          <w:color w:val="44546A" w:themeColor="text2"/>
          <w:sz w:val="18"/>
          <w:szCs w:val="18"/>
        </w:rPr>
      </w:pPr>
      <w:r w:rsidRPr="00710307">
        <w:rPr>
          <w:rFonts w:asciiTheme="minorHAnsi" w:hAnsiTheme="minorHAnsi" w:cstheme="minorHAnsi"/>
          <w:b w:val="0"/>
          <w:i/>
          <w:color w:val="44546A" w:themeColor="text2"/>
          <w:sz w:val="18"/>
          <w:szCs w:val="18"/>
        </w:rPr>
        <w:t xml:space="preserve">Figure </w:t>
      </w:r>
      <w:r w:rsidR="002E42AD" w:rsidRPr="00710307">
        <w:rPr>
          <w:rFonts w:asciiTheme="minorHAnsi" w:hAnsiTheme="minorHAnsi" w:cstheme="minorHAnsi"/>
          <w:b w:val="0"/>
          <w:i/>
          <w:color w:val="44546A" w:themeColor="text2"/>
          <w:sz w:val="18"/>
          <w:szCs w:val="18"/>
        </w:rPr>
        <w:fldChar w:fldCharType="begin"/>
      </w:r>
      <w:r w:rsidR="002E42AD" w:rsidRPr="00710307">
        <w:rPr>
          <w:rFonts w:asciiTheme="minorHAnsi" w:hAnsiTheme="minorHAnsi" w:cstheme="minorHAnsi"/>
          <w:b w:val="0"/>
          <w:i/>
          <w:color w:val="44546A" w:themeColor="text2"/>
          <w:sz w:val="18"/>
          <w:szCs w:val="18"/>
        </w:rPr>
        <w:instrText xml:space="preserve"> STYLEREF 1 \s </w:instrText>
      </w:r>
      <w:r w:rsidR="002E42AD" w:rsidRPr="00710307">
        <w:rPr>
          <w:rFonts w:asciiTheme="minorHAnsi" w:hAnsiTheme="minorHAnsi" w:cstheme="minorHAnsi"/>
          <w:b w:val="0"/>
          <w:i/>
          <w:color w:val="44546A" w:themeColor="text2"/>
          <w:sz w:val="18"/>
          <w:szCs w:val="18"/>
        </w:rPr>
        <w:fldChar w:fldCharType="separate"/>
      </w:r>
      <w:r w:rsidR="00EE40A9" w:rsidRPr="00710307">
        <w:rPr>
          <w:rFonts w:asciiTheme="minorHAnsi" w:hAnsiTheme="minorHAnsi" w:cstheme="minorHAnsi"/>
          <w:b w:val="0"/>
          <w:i/>
          <w:noProof/>
          <w:color w:val="44546A" w:themeColor="text2"/>
          <w:sz w:val="18"/>
          <w:szCs w:val="18"/>
        </w:rPr>
        <w:t>18</w:t>
      </w:r>
      <w:r w:rsidR="002E42AD" w:rsidRPr="00710307">
        <w:rPr>
          <w:rFonts w:asciiTheme="minorHAnsi" w:hAnsiTheme="minorHAnsi" w:cstheme="minorHAnsi"/>
          <w:b w:val="0"/>
          <w:i/>
          <w:color w:val="44546A" w:themeColor="text2"/>
          <w:sz w:val="18"/>
          <w:szCs w:val="18"/>
        </w:rPr>
        <w:fldChar w:fldCharType="end"/>
      </w:r>
      <w:r w:rsidR="002E42AD" w:rsidRPr="00710307">
        <w:rPr>
          <w:rFonts w:asciiTheme="minorHAnsi" w:hAnsiTheme="minorHAnsi" w:cstheme="minorHAnsi"/>
          <w:b w:val="0"/>
          <w:i/>
          <w:color w:val="44546A" w:themeColor="text2"/>
          <w:sz w:val="18"/>
          <w:szCs w:val="18"/>
        </w:rPr>
        <w:noBreakHyphen/>
      </w:r>
      <w:r w:rsidR="002E42AD" w:rsidRPr="00710307">
        <w:rPr>
          <w:rFonts w:asciiTheme="minorHAnsi" w:hAnsiTheme="minorHAnsi" w:cstheme="minorHAnsi"/>
          <w:b w:val="0"/>
          <w:i/>
          <w:color w:val="44546A" w:themeColor="text2"/>
          <w:sz w:val="18"/>
          <w:szCs w:val="18"/>
        </w:rPr>
        <w:fldChar w:fldCharType="begin"/>
      </w:r>
      <w:r w:rsidR="002E42AD" w:rsidRPr="00710307">
        <w:rPr>
          <w:rFonts w:asciiTheme="minorHAnsi" w:hAnsiTheme="minorHAnsi" w:cstheme="minorHAnsi"/>
          <w:b w:val="0"/>
          <w:i/>
          <w:color w:val="44546A" w:themeColor="text2"/>
          <w:sz w:val="18"/>
          <w:szCs w:val="18"/>
        </w:rPr>
        <w:instrText xml:space="preserve"> SEQ Figure \* ARABIC \s 1 </w:instrText>
      </w:r>
      <w:r w:rsidR="002E42AD" w:rsidRPr="00710307">
        <w:rPr>
          <w:rFonts w:asciiTheme="minorHAnsi" w:hAnsiTheme="minorHAnsi" w:cstheme="minorHAnsi"/>
          <w:b w:val="0"/>
          <w:i/>
          <w:color w:val="44546A" w:themeColor="text2"/>
          <w:sz w:val="18"/>
          <w:szCs w:val="18"/>
        </w:rPr>
        <w:fldChar w:fldCharType="separate"/>
      </w:r>
      <w:r w:rsidR="00EE40A9" w:rsidRPr="00710307">
        <w:rPr>
          <w:rFonts w:asciiTheme="minorHAnsi" w:hAnsiTheme="minorHAnsi" w:cstheme="minorHAnsi"/>
          <w:b w:val="0"/>
          <w:i/>
          <w:noProof/>
          <w:color w:val="44546A" w:themeColor="text2"/>
          <w:sz w:val="18"/>
          <w:szCs w:val="18"/>
        </w:rPr>
        <w:t>1</w:t>
      </w:r>
      <w:r w:rsidR="002E42AD" w:rsidRPr="00710307">
        <w:rPr>
          <w:rFonts w:asciiTheme="minorHAnsi" w:hAnsiTheme="minorHAnsi" w:cstheme="minorHAnsi"/>
          <w:b w:val="0"/>
          <w:i/>
          <w:color w:val="44546A" w:themeColor="text2"/>
          <w:sz w:val="18"/>
          <w:szCs w:val="18"/>
        </w:rPr>
        <w:fldChar w:fldCharType="end"/>
      </w:r>
      <w:del w:id="634" w:author="Teh Stand" w:date="2018-12-10T09:34:00Z">
        <w:r w:rsidRPr="00710307" w:rsidDel="00710307">
          <w:rPr>
            <w:rFonts w:asciiTheme="minorHAnsi" w:hAnsiTheme="minorHAnsi" w:cstheme="minorHAnsi"/>
            <w:b w:val="0"/>
            <w:i/>
            <w:color w:val="44546A" w:themeColor="text2"/>
            <w:sz w:val="18"/>
            <w:szCs w:val="18"/>
          </w:rPr>
          <w:delText>.</w:delText>
        </w:r>
      </w:del>
      <w:ins w:id="635" w:author="Teh Stand" w:date="2018-12-10T09:34:00Z">
        <w:r w:rsidR="00710307">
          <w:rPr>
            <w:rFonts w:asciiTheme="minorHAnsi" w:hAnsiTheme="minorHAnsi" w:cstheme="minorHAnsi"/>
            <w:b w:val="0"/>
            <w:i/>
            <w:color w:val="44546A" w:themeColor="text2"/>
            <w:sz w:val="18"/>
            <w:szCs w:val="18"/>
          </w:rPr>
          <w:t xml:space="preserve"> -</w:t>
        </w:r>
      </w:ins>
      <w:r w:rsidRPr="00710307">
        <w:rPr>
          <w:rFonts w:asciiTheme="minorHAnsi" w:hAnsiTheme="minorHAnsi" w:cstheme="minorHAnsi"/>
          <w:b w:val="0"/>
          <w:i/>
          <w:color w:val="44546A" w:themeColor="text2"/>
          <w:sz w:val="18"/>
          <w:szCs w:val="18"/>
        </w:rPr>
        <w:t xml:space="preserve"> Prototype exchange set structure</w:t>
      </w:r>
    </w:p>
    <w:p w14:paraId="1106DB33" w14:textId="4E1E5108" w:rsidR="00DA786A" w:rsidRPr="00710307" w:rsidRDefault="006130E9" w:rsidP="00710307">
      <w:pPr>
        <w:spacing w:after="160" w:line="240" w:lineRule="auto"/>
        <w:rPr>
          <w:rFonts w:asciiTheme="minorHAnsi" w:hAnsiTheme="minorHAnsi" w:cstheme="minorHAnsi"/>
          <w:sz w:val="22"/>
          <w:szCs w:val="22"/>
        </w:rPr>
      </w:pPr>
      <w:r w:rsidRPr="00710307">
        <w:rPr>
          <w:rFonts w:asciiTheme="minorHAnsi" w:hAnsiTheme="minorHAnsi" w:cstheme="minorHAnsi"/>
          <w:sz w:val="22"/>
          <w:szCs w:val="22"/>
        </w:rPr>
        <w:t>Determine what naming conventions, if any</w:t>
      </w:r>
      <w:ins w:id="636" w:author="Teh Stand" w:date="2018-12-10T09:35:00Z">
        <w:r w:rsidR="00710307">
          <w:rPr>
            <w:rFonts w:asciiTheme="minorHAnsi" w:hAnsiTheme="minorHAnsi" w:cstheme="minorHAnsi"/>
            <w:sz w:val="22"/>
            <w:szCs w:val="22"/>
          </w:rPr>
          <w:t>,</w:t>
        </w:r>
      </w:ins>
      <w:r w:rsidRPr="00710307">
        <w:rPr>
          <w:rFonts w:asciiTheme="minorHAnsi" w:hAnsiTheme="minorHAnsi" w:cstheme="minorHAnsi"/>
          <w:sz w:val="22"/>
          <w:szCs w:val="22"/>
        </w:rPr>
        <w:t xml:space="preserve"> must apply to </w:t>
      </w:r>
      <w:r w:rsidR="00645C4D" w:rsidRPr="00710307">
        <w:rPr>
          <w:rFonts w:asciiTheme="minorHAnsi" w:hAnsiTheme="minorHAnsi" w:cstheme="minorHAnsi"/>
          <w:sz w:val="22"/>
          <w:szCs w:val="22"/>
        </w:rPr>
        <w:t xml:space="preserve">individual components of the exchange set - </w:t>
      </w:r>
      <w:r w:rsidRPr="00710307">
        <w:rPr>
          <w:rFonts w:asciiTheme="minorHAnsi" w:hAnsiTheme="minorHAnsi" w:cstheme="minorHAnsi"/>
          <w:sz w:val="22"/>
          <w:szCs w:val="22"/>
        </w:rPr>
        <w:t>dataset files, exchange sets, and support files.</w:t>
      </w:r>
      <w:r w:rsidR="00645C4D" w:rsidRPr="00710307">
        <w:rPr>
          <w:rFonts w:asciiTheme="minorHAnsi" w:hAnsiTheme="minorHAnsi" w:cstheme="minorHAnsi"/>
          <w:sz w:val="22"/>
          <w:szCs w:val="22"/>
        </w:rPr>
        <w:t xml:space="preserve"> Naming conventions are generally not needed for message-based or service modes of data delivery, but a unique identifier will generally be needed for each message or service transaction.</w:t>
      </w:r>
    </w:p>
    <w:p w14:paraId="48E56ACB" w14:textId="098C3589" w:rsidR="00DA786A" w:rsidRPr="00FA0C91" w:rsidRDefault="00DA786A" w:rsidP="00710307">
      <w:pPr>
        <w:pStyle w:val="Heading3"/>
        <w:numPr>
          <w:ilvl w:val="2"/>
          <w:numId w:val="158"/>
        </w:numPr>
        <w:tabs>
          <w:tab w:val="clear" w:pos="660"/>
          <w:tab w:val="clear" w:pos="880"/>
          <w:tab w:val="left" w:pos="851"/>
        </w:tabs>
        <w:spacing w:line="240" w:lineRule="auto"/>
        <w:ind w:left="851" w:hanging="851"/>
      </w:pPr>
      <w:bookmarkStart w:id="637" w:name="_Toc532213727"/>
      <w:r w:rsidRPr="00FA0C91">
        <w:t>Services</w:t>
      </w:r>
      <w:bookmarkEnd w:id="637"/>
    </w:p>
    <w:p w14:paraId="3DAACB40" w14:textId="7DF07219" w:rsidR="006130E9" w:rsidRPr="00081B7B" w:rsidRDefault="00DA786A" w:rsidP="00081B7B">
      <w:pPr>
        <w:spacing w:after="60" w:line="240" w:lineRule="auto"/>
        <w:rPr>
          <w:rFonts w:asciiTheme="minorHAnsi" w:hAnsiTheme="minorHAnsi" w:cstheme="minorHAnsi"/>
          <w:sz w:val="22"/>
          <w:szCs w:val="22"/>
        </w:rPr>
      </w:pPr>
      <w:r w:rsidRPr="00081B7B">
        <w:rPr>
          <w:rFonts w:asciiTheme="minorHAnsi" w:hAnsiTheme="minorHAnsi" w:cstheme="minorHAnsi"/>
          <w:sz w:val="22"/>
          <w:szCs w:val="22"/>
        </w:rPr>
        <w:t>S-100 Part 14 describes three types of communication</w:t>
      </w:r>
      <w:r w:rsidR="00811C9E" w:rsidRPr="00081B7B">
        <w:rPr>
          <w:rFonts w:asciiTheme="minorHAnsi" w:hAnsiTheme="minorHAnsi" w:cstheme="minorHAnsi"/>
          <w:sz w:val="22"/>
          <w:szCs w:val="22"/>
        </w:rPr>
        <w:t>:</w:t>
      </w:r>
    </w:p>
    <w:p w14:paraId="0617CE3F" w14:textId="3A59E5EF" w:rsidR="00811C9E" w:rsidRPr="00081B7B" w:rsidRDefault="00811C9E" w:rsidP="00081B7B">
      <w:pPr>
        <w:pStyle w:val="ListParagraph"/>
        <w:numPr>
          <w:ilvl w:val="0"/>
          <w:numId w:val="129"/>
        </w:numPr>
        <w:spacing w:before="0" w:after="60" w:line="240" w:lineRule="auto"/>
        <w:rPr>
          <w:rFonts w:asciiTheme="minorHAnsi" w:hAnsiTheme="minorHAnsi" w:cstheme="minorHAnsi"/>
          <w:sz w:val="22"/>
          <w:szCs w:val="22"/>
        </w:rPr>
      </w:pPr>
      <w:r w:rsidRPr="00081B7B">
        <w:rPr>
          <w:rFonts w:asciiTheme="minorHAnsi" w:hAnsiTheme="minorHAnsi" w:cstheme="minorHAnsi"/>
          <w:sz w:val="22"/>
          <w:szCs w:val="22"/>
        </w:rPr>
        <w:t>Session oriented communication (S-100</w:t>
      </w:r>
      <w:ins w:id="638" w:author="Teh Stand" w:date="2018-12-10T09:41:00Z">
        <w:r w:rsidR="00081B7B">
          <w:rPr>
            <w:rFonts w:asciiTheme="minorHAnsi" w:hAnsiTheme="minorHAnsi" w:cstheme="minorHAnsi"/>
            <w:sz w:val="22"/>
            <w:szCs w:val="22"/>
          </w:rPr>
          <w:t xml:space="preserve"> Part 14,</w:t>
        </w:r>
      </w:ins>
      <w:r w:rsidRPr="00081B7B">
        <w:rPr>
          <w:rFonts w:asciiTheme="minorHAnsi" w:hAnsiTheme="minorHAnsi" w:cstheme="minorHAnsi"/>
          <w:sz w:val="22"/>
          <w:szCs w:val="22"/>
        </w:rPr>
        <w:t xml:space="preserve"> clause 14-4) - point-to-point connections between client and server described by an interaction model that describes the life span of a session (initiation, maintenance and termination of the session).</w:t>
      </w:r>
    </w:p>
    <w:p w14:paraId="21C86E8D" w14:textId="25D6D3DF" w:rsidR="00811C9E" w:rsidRPr="00081B7B" w:rsidRDefault="00811C9E" w:rsidP="00081B7B">
      <w:pPr>
        <w:pStyle w:val="ListParagraph"/>
        <w:numPr>
          <w:ilvl w:val="0"/>
          <w:numId w:val="129"/>
        </w:numPr>
        <w:spacing w:before="0" w:after="60" w:line="240" w:lineRule="auto"/>
        <w:rPr>
          <w:rFonts w:asciiTheme="minorHAnsi" w:hAnsiTheme="minorHAnsi" w:cstheme="minorHAnsi"/>
          <w:sz w:val="22"/>
          <w:szCs w:val="22"/>
        </w:rPr>
      </w:pPr>
      <w:r w:rsidRPr="00081B7B">
        <w:rPr>
          <w:rFonts w:asciiTheme="minorHAnsi" w:hAnsiTheme="minorHAnsi" w:cstheme="minorHAnsi"/>
          <w:sz w:val="22"/>
          <w:szCs w:val="22"/>
        </w:rPr>
        <w:t>Session-less interactive communication (S-100</w:t>
      </w:r>
      <w:ins w:id="639" w:author="Teh Stand" w:date="2018-12-10T09:42:00Z">
        <w:r w:rsidR="00081B7B">
          <w:rPr>
            <w:rFonts w:asciiTheme="minorHAnsi" w:hAnsiTheme="minorHAnsi" w:cstheme="minorHAnsi"/>
            <w:sz w:val="22"/>
            <w:szCs w:val="22"/>
          </w:rPr>
          <w:t xml:space="preserve"> Part 14,</w:t>
        </w:r>
      </w:ins>
      <w:r w:rsidRPr="00081B7B">
        <w:rPr>
          <w:rFonts w:asciiTheme="minorHAnsi" w:hAnsiTheme="minorHAnsi" w:cstheme="minorHAnsi"/>
          <w:sz w:val="22"/>
          <w:szCs w:val="22"/>
        </w:rPr>
        <w:t xml:space="preserve"> clause 14-5) - an encapsulation of all relevant information within a request, based on which the server formulates an appropriate response.</w:t>
      </w:r>
    </w:p>
    <w:p w14:paraId="72D970C6" w14:textId="3D8AE7E1" w:rsidR="00811C9E" w:rsidRPr="00081B7B" w:rsidRDefault="004F3BF6" w:rsidP="00081B7B">
      <w:pPr>
        <w:pStyle w:val="ListParagraph"/>
        <w:numPr>
          <w:ilvl w:val="0"/>
          <w:numId w:val="129"/>
        </w:numPr>
        <w:spacing w:before="0" w:after="160" w:line="240" w:lineRule="auto"/>
        <w:rPr>
          <w:rFonts w:asciiTheme="minorHAnsi" w:hAnsiTheme="minorHAnsi" w:cstheme="minorHAnsi"/>
          <w:sz w:val="22"/>
          <w:szCs w:val="22"/>
        </w:rPr>
      </w:pPr>
      <w:r w:rsidRPr="00081B7B">
        <w:rPr>
          <w:rFonts w:asciiTheme="minorHAnsi" w:hAnsiTheme="minorHAnsi" w:cstheme="minorHAnsi"/>
          <w:sz w:val="22"/>
          <w:szCs w:val="22"/>
        </w:rPr>
        <w:lastRenderedPageBreak/>
        <w:t>Message streams (S-100</w:t>
      </w:r>
      <w:ins w:id="640" w:author="Teh Stand" w:date="2018-12-10T09:42:00Z">
        <w:r w:rsidR="00081B7B">
          <w:rPr>
            <w:rFonts w:asciiTheme="minorHAnsi" w:hAnsiTheme="minorHAnsi" w:cstheme="minorHAnsi"/>
            <w:sz w:val="22"/>
            <w:szCs w:val="22"/>
          </w:rPr>
          <w:t xml:space="preserve"> Part 14,</w:t>
        </w:r>
      </w:ins>
      <w:r w:rsidRPr="00081B7B">
        <w:rPr>
          <w:rFonts w:asciiTheme="minorHAnsi" w:hAnsiTheme="minorHAnsi" w:cstheme="minorHAnsi"/>
          <w:sz w:val="22"/>
          <w:szCs w:val="22"/>
        </w:rPr>
        <w:t xml:space="preserve"> clause 14-6) - a unidirectional flow of messages containing well-defined sets of data.</w:t>
      </w:r>
    </w:p>
    <w:p w14:paraId="2EA7D1BB" w14:textId="0BE44A0F" w:rsidR="004A1DB5" w:rsidRPr="00081B7B" w:rsidRDefault="004F3BF6" w:rsidP="00081B7B">
      <w:pPr>
        <w:spacing w:after="160" w:line="240" w:lineRule="auto"/>
        <w:rPr>
          <w:rFonts w:asciiTheme="minorHAnsi" w:hAnsiTheme="minorHAnsi" w:cstheme="minorHAnsi"/>
          <w:sz w:val="22"/>
          <w:szCs w:val="22"/>
        </w:rPr>
      </w:pPr>
      <w:r w:rsidRPr="00081B7B">
        <w:rPr>
          <w:rFonts w:asciiTheme="minorHAnsi" w:hAnsiTheme="minorHAnsi" w:cstheme="minorHAnsi"/>
          <w:sz w:val="22"/>
          <w:szCs w:val="22"/>
        </w:rPr>
        <w:t>For message and web service modes of delivery, specify the container format, packaging, and specify the transfer protocol</w:t>
      </w:r>
      <w:ins w:id="641" w:author="Teh Stand" w:date="2018-12-10T09:44:00Z">
        <w:r w:rsidR="00C925F5">
          <w:rPr>
            <w:rFonts w:asciiTheme="minorHAnsi" w:hAnsiTheme="minorHAnsi" w:cstheme="minorHAnsi"/>
            <w:sz w:val="22"/>
            <w:szCs w:val="22"/>
          </w:rPr>
          <w:t xml:space="preserve"> (</w:t>
        </w:r>
      </w:ins>
      <w:del w:id="642" w:author="Teh Stand" w:date="2018-12-10T09:43:00Z">
        <w:r w:rsidRPr="00081B7B" w:rsidDel="00C925F5">
          <w:rPr>
            <w:rFonts w:asciiTheme="minorHAnsi" w:hAnsiTheme="minorHAnsi" w:cstheme="minorHAnsi"/>
            <w:sz w:val="22"/>
            <w:szCs w:val="22"/>
          </w:rPr>
          <w:delText>,</w:delText>
        </w:r>
      </w:del>
      <w:del w:id="643" w:author="Teh Stand" w:date="2018-12-10T09:44:00Z">
        <w:r w:rsidRPr="00081B7B" w:rsidDel="00C925F5">
          <w:rPr>
            <w:rFonts w:asciiTheme="minorHAnsi" w:hAnsiTheme="minorHAnsi" w:cstheme="minorHAnsi"/>
            <w:sz w:val="22"/>
            <w:szCs w:val="22"/>
          </w:rPr>
          <w:delText xml:space="preserve"> </w:delText>
        </w:r>
      </w:del>
      <w:del w:id="644" w:author="Teh Stand" w:date="2018-12-10T09:43:00Z">
        <w:r w:rsidRPr="00081B7B" w:rsidDel="00C925F5">
          <w:rPr>
            <w:rFonts w:asciiTheme="minorHAnsi" w:hAnsiTheme="minorHAnsi" w:cstheme="minorHAnsi"/>
            <w:sz w:val="22"/>
            <w:szCs w:val="22"/>
          </w:rPr>
          <w:delText>e.g.,</w:delText>
        </w:r>
      </w:del>
      <w:ins w:id="645" w:author="Teh Stand" w:date="2018-12-10T09:43:00Z">
        <w:r w:rsidR="00C925F5">
          <w:rPr>
            <w:rFonts w:asciiTheme="minorHAnsi" w:hAnsiTheme="minorHAnsi" w:cstheme="minorHAnsi"/>
            <w:sz w:val="22"/>
            <w:szCs w:val="22"/>
          </w:rPr>
          <w:t>for example</w:t>
        </w:r>
      </w:ins>
      <w:r w:rsidRPr="00081B7B">
        <w:rPr>
          <w:rFonts w:asciiTheme="minorHAnsi" w:hAnsiTheme="minorHAnsi" w:cstheme="minorHAnsi"/>
          <w:sz w:val="22"/>
          <w:szCs w:val="22"/>
        </w:rPr>
        <w:t xml:space="preserve"> REST (Representational state transfer), SOAP (Simple Object Access Protocol)</w:t>
      </w:r>
      <w:ins w:id="646" w:author="Teh Stand" w:date="2018-12-10T09:44:00Z">
        <w:r w:rsidR="00C925F5">
          <w:rPr>
            <w:rFonts w:asciiTheme="minorHAnsi" w:hAnsiTheme="minorHAnsi" w:cstheme="minorHAnsi"/>
            <w:sz w:val="22"/>
            <w:szCs w:val="22"/>
          </w:rPr>
          <w:t>)</w:t>
        </w:r>
      </w:ins>
      <w:del w:id="647" w:author="Teh Stand" w:date="2018-12-10T09:44:00Z">
        <w:r w:rsidRPr="00081B7B" w:rsidDel="00C925F5">
          <w:rPr>
            <w:rFonts w:asciiTheme="minorHAnsi" w:hAnsiTheme="minorHAnsi" w:cstheme="minorHAnsi"/>
            <w:sz w:val="22"/>
            <w:szCs w:val="22"/>
          </w:rPr>
          <w:delText>,</w:delText>
        </w:r>
      </w:del>
      <w:r w:rsidRPr="00081B7B">
        <w:rPr>
          <w:rFonts w:asciiTheme="minorHAnsi" w:hAnsiTheme="minorHAnsi" w:cstheme="minorHAnsi"/>
          <w:sz w:val="22"/>
          <w:szCs w:val="22"/>
        </w:rPr>
        <w:t xml:space="preserve"> and packaging</w:t>
      </w:r>
      <w:del w:id="648" w:author="Teh Stand" w:date="2018-12-10T09:44:00Z">
        <w:r w:rsidRPr="00081B7B" w:rsidDel="00C925F5">
          <w:rPr>
            <w:rFonts w:asciiTheme="minorHAnsi" w:hAnsiTheme="minorHAnsi" w:cstheme="minorHAnsi"/>
            <w:sz w:val="22"/>
            <w:szCs w:val="22"/>
          </w:rPr>
          <w:delText>, e.g.,</w:delText>
        </w:r>
      </w:del>
      <w:ins w:id="649" w:author="Teh Stand" w:date="2018-12-10T09:44:00Z">
        <w:r w:rsidR="00C925F5">
          <w:rPr>
            <w:rFonts w:asciiTheme="minorHAnsi" w:hAnsiTheme="minorHAnsi" w:cstheme="minorHAnsi"/>
            <w:sz w:val="22"/>
            <w:szCs w:val="22"/>
          </w:rPr>
          <w:t xml:space="preserve"> (for example</w:t>
        </w:r>
      </w:ins>
      <w:r w:rsidRPr="00081B7B">
        <w:rPr>
          <w:rFonts w:asciiTheme="minorHAnsi" w:hAnsiTheme="minorHAnsi" w:cstheme="minorHAnsi"/>
          <w:sz w:val="22"/>
          <w:szCs w:val="22"/>
        </w:rPr>
        <w:t xml:space="preserve"> WSDL (Web Services Delivery Language), WFS (Web Feature Service)</w:t>
      </w:r>
      <w:ins w:id="650" w:author="Teh Stand" w:date="2018-12-10T09:45:00Z">
        <w:r w:rsidR="00C925F5">
          <w:rPr>
            <w:rFonts w:asciiTheme="minorHAnsi" w:hAnsiTheme="minorHAnsi" w:cstheme="minorHAnsi"/>
            <w:sz w:val="22"/>
            <w:szCs w:val="22"/>
          </w:rPr>
          <w:t>)</w:t>
        </w:r>
      </w:ins>
      <w:r w:rsidRPr="00081B7B">
        <w:rPr>
          <w:rFonts w:asciiTheme="minorHAnsi" w:hAnsiTheme="minorHAnsi" w:cstheme="minorHAnsi"/>
          <w:sz w:val="22"/>
          <w:szCs w:val="22"/>
        </w:rPr>
        <w:t>. S-100 Part 14 currently permits three service technologies: SOAP, REST, and CORBA.</w:t>
      </w:r>
    </w:p>
    <w:p w14:paraId="44ED4992" w14:textId="2C1FA147" w:rsidR="00811C9E" w:rsidRPr="00081B7B" w:rsidRDefault="004A1DB5" w:rsidP="00081B7B">
      <w:pPr>
        <w:spacing w:after="160" w:line="240" w:lineRule="auto"/>
        <w:rPr>
          <w:rFonts w:asciiTheme="minorHAnsi" w:hAnsiTheme="minorHAnsi" w:cstheme="minorHAnsi"/>
          <w:sz w:val="22"/>
          <w:szCs w:val="22"/>
        </w:rPr>
      </w:pPr>
      <w:r w:rsidRPr="00081B7B">
        <w:rPr>
          <w:rFonts w:asciiTheme="minorHAnsi" w:hAnsiTheme="minorHAnsi" w:cstheme="minorHAnsi"/>
          <w:sz w:val="22"/>
          <w:szCs w:val="22"/>
        </w:rPr>
        <w:t xml:space="preserve">[Developing specifications for online services </w:t>
      </w:r>
      <w:del w:id="651" w:author="Teh Stand" w:date="2018-12-10T09:46:00Z">
        <w:r w:rsidRPr="00081B7B" w:rsidDel="00C925F5">
          <w:rPr>
            <w:rFonts w:asciiTheme="minorHAnsi" w:hAnsiTheme="minorHAnsi" w:cstheme="minorHAnsi"/>
            <w:sz w:val="22"/>
            <w:szCs w:val="22"/>
          </w:rPr>
          <w:delText>is left for</w:delText>
        </w:r>
      </w:del>
      <w:ins w:id="652" w:author="Teh Stand" w:date="2018-12-10T09:46:00Z">
        <w:r w:rsidR="00C925F5">
          <w:rPr>
            <w:rFonts w:asciiTheme="minorHAnsi" w:hAnsiTheme="minorHAnsi" w:cstheme="minorHAnsi"/>
            <w:sz w:val="22"/>
            <w:szCs w:val="22"/>
          </w:rPr>
          <w:t>will be included in</w:t>
        </w:r>
      </w:ins>
      <w:r w:rsidRPr="00081B7B">
        <w:rPr>
          <w:rFonts w:asciiTheme="minorHAnsi" w:hAnsiTheme="minorHAnsi" w:cstheme="minorHAnsi"/>
          <w:sz w:val="22"/>
          <w:szCs w:val="22"/>
        </w:rPr>
        <w:t xml:space="preserve"> a later version of this document, pending more experience with </w:t>
      </w:r>
      <w:ins w:id="653" w:author="Teh Stand" w:date="2018-12-10T09:46:00Z">
        <w:r w:rsidR="00C925F5">
          <w:rPr>
            <w:rFonts w:asciiTheme="minorHAnsi" w:hAnsiTheme="minorHAnsi" w:cstheme="minorHAnsi"/>
            <w:sz w:val="22"/>
            <w:szCs w:val="22"/>
          </w:rPr>
          <w:t xml:space="preserve">S-100 </w:t>
        </w:r>
      </w:ins>
      <w:r w:rsidRPr="00081B7B">
        <w:rPr>
          <w:rFonts w:asciiTheme="minorHAnsi" w:hAnsiTheme="minorHAnsi" w:cstheme="minorHAnsi"/>
          <w:sz w:val="22"/>
          <w:szCs w:val="22"/>
        </w:rPr>
        <w:t xml:space="preserve">Part 14.] </w:t>
      </w:r>
    </w:p>
    <w:p w14:paraId="43218914" w14:textId="77C1AC24" w:rsidR="00C925F5" w:rsidRPr="00FA0C91" w:rsidRDefault="00C925F5" w:rsidP="00C925F5">
      <w:pPr>
        <w:pStyle w:val="Heading2"/>
        <w:numPr>
          <w:ilvl w:val="1"/>
          <w:numId w:val="157"/>
        </w:numPr>
        <w:tabs>
          <w:tab w:val="clear" w:pos="540"/>
          <w:tab w:val="clear" w:pos="700"/>
          <w:tab w:val="left" w:pos="709"/>
        </w:tabs>
        <w:spacing w:line="240" w:lineRule="auto"/>
        <w:ind w:hanging="720"/>
        <w:rPr>
          <w:lang w:val="en-GB"/>
        </w:rPr>
      </w:pPr>
      <w:bookmarkStart w:id="654" w:name="_Toc532213728"/>
      <w:r>
        <w:rPr>
          <w:lang w:val="en-GB"/>
        </w:rPr>
        <w:t>Dataset updates</w:t>
      </w:r>
      <w:bookmarkEnd w:id="654"/>
    </w:p>
    <w:p w14:paraId="13AB7F79" w14:textId="0F502632" w:rsidR="00580BF2" w:rsidRPr="00FA0C91" w:rsidRDefault="00580BF2" w:rsidP="00604EFD">
      <w:pPr>
        <w:pStyle w:val="Heading3"/>
        <w:numPr>
          <w:ilvl w:val="2"/>
          <w:numId w:val="159"/>
        </w:numPr>
        <w:tabs>
          <w:tab w:val="clear" w:pos="660"/>
          <w:tab w:val="clear" w:pos="880"/>
          <w:tab w:val="left" w:pos="851"/>
        </w:tabs>
        <w:ind w:left="851" w:hanging="851"/>
      </w:pPr>
      <w:bookmarkStart w:id="655" w:name="_Toc532213729"/>
      <w:r w:rsidRPr="00FA0C91">
        <w:t xml:space="preserve">General </w:t>
      </w:r>
      <w:r w:rsidR="00A75EA2" w:rsidRPr="00FA0C91">
        <w:t>considerations for</w:t>
      </w:r>
      <w:r w:rsidR="000045EA" w:rsidRPr="00FA0C91">
        <w:t xml:space="preserve"> updates</w:t>
      </w:r>
      <w:bookmarkEnd w:id="655"/>
    </w:p>
    <w:p w14:paraId="2A2B416F" w14:textId="06DE199B" w:rsidR="009F4F84" w:rsidRPr="00604EFD" w:rsidRDefault="00F2282B" w:rsidP="00604EFD">
      <w:pPr>
        <w:spacing w:after="60" w:line="240" w:lineRule="auto"/>
        <w:rPr>
          <w:rFonts w:asciiTheme="minorHAnsi" w:hAnsiTheme="minorHAnsi" w:cstheme="minorHAnsi"/>
          <w:sz w:val="22"/>
          <w:szCs w:val="22"/>
        </w:rPr>
      </w:pPr>
      <w:r w:rsidRPr="00604EFD">
        <w:rPr>
          <w:rFonts w:asciiTheme="minorHAnsi" w:hAnsiTheme="minorHAnsi" w:cstheme="minorHAnsi"/>
          <w:sz w:val="22"/>
          <w:szCs w:val="22"/>
        </w:rPr>
        <w:t>Define</w:t>
      </w:r>
      <w:r w:rsidR="00507C9A" w:rsidRPr="00604EFD">
        <w:rPr>
          <w:rFonts w:asciiTheme="minorHAnsi" w:hAnsiTheme="minorHAnsi" w:cstheme="minorHAnsi"/>
          <w:sz w:val="22"/>
          <w:szCs w:val="22"/>
        </w:rPr>
        <w:t xml:space="preserve"> the </w:t>
      </w:r>
      <w:r w:rsidR="009F4F84" w:rsidRPr="00604EFD">
        <w:rPr>
          <w:rFonts w:asciiTheme="minorHAnsi" w:hAnsiTheme="minorHAnsi" w:cstheme="minorHAnsi"/>
          <w:sz w:val="22"/>
          <w:szCs w:val="22"/>
        </w:rPr>
        <w:t>conditions and mechanisms for</w:t>
      </w:r>
      <w:r w:rsidR="000045EA" w:rsidRPr="00604EFD">
        <w:rPr>
          <w:rFonts w:asciiTheme="minorHAnsi" w:hAnsiTheme="minorHAnsi" w:cstheme="minorHAnsi"/>
          <w:sz w:val="22"/>
          <w:szCs w:val="22"/>
        </w:rPr>
        <w:t xml:space="preserve"> </w:t>
      </w:r>
      <w:r w:rsidR="00507C9A" w:rsidRPr="00604EFD">
        <w:rPr>
          <w:rFonts w:asciiTheme="minorHAnsi" w:hAnsiTheme="minorHAnsi" w:cstheme="minorHAnsi"/>
          <w:sz w:val="22"/>
          <w:szCs w:val="22"/>
        </w:rPr>
        <w:t xml:space="preserve">data </w:t>
      </w:r>
      <w:r w:rsidR="000045EA" w:rsidRPr="00604EFD">
        <w:rPr>
          <w:rFonts w:asciiTheme="minorHAnsi" w:hAnsiTheme="minorHAnsi" w:cstheme="minorHAnsi"/>
          <w:sz w:val="22"/>
          <w:szCs w:val="22"/>
        </w:rPr>
        <w:t>update</w:t>
      </w:r>
      <w:r w:rsidR="00507C9A" w:rsidRPr="00604EFD">
        <w:rPr>
          <w:rFonts w:asciiTheme="minorHAnsi" w:hAnsiTheme="minorHAnsi" w:cstheme="minorHAnsi"/>
          <w:sz w:val="22"/>
          <w:szCs w:val="22"/>
        </w:rPr>
        <w:t>s</w:t>
      </w:r>
      <w:r w:rsidR="006E0B85" w:rsidRPr="00604EFD">
        <w:rPr>
          <w:rFonts w:asciiTheme="minorHAnsi" w:hAnsiTheme="minorHAnsi" w:cstheme="minorHAnsi"/>
          <w:sz w:val="22"/>
          <w:szCs w:val="22"/>
        </w:rPr>
        <w:t>,</w:t>
      </w:r>
      <w:r w:rsidR="00DA786A" w:rsidRPr="00604EFD">
        <w:rPr>
          <w:rFonts w:asciiTheme="minorHAnsi" w:hAnsiTheme="minorHAnsi" w:cstheme="minorHAnsi"/>
          <w:sz w:val="22"/>
          <w:szCs w:val="22"/>
        </w:rPr>
        <w:t xml:space="preserve"> </w:t>
      </w:r>
      <w:r w:rsidR="00507C9A" w:rsidRPr="00604EFD">
        <w:rPr>
          <w:rFonts w:asciiTheme="minorHAnsi" w:hAnsiTheme="minorHAnsi" w:cstheme="minorHAnsi"/>
          <w:sz w:val="22"/>
          <w:szCs w:val="22"/>
        </w:rPr>
        <w:t>specifically</w:t>
      </w:r>
      <w:r w:rsidR="009F4F84" w:rsidRPr="00604EFD">
        <w:rPr>
          <w:rFonts w:asciiTheme="minorHAnsi" w:hAnsiTheme="minorHAnsi" w:cstheme="minorHAnsi"/>
          <w:sz w:val="22"/>
          <w:szCs w:val="22"/>
        </w:rPr>
        <w:t>:</w:t>
      </w:r>
    </w:p>
    <w:p w14:paraId="6CF1A0D6" w14:textId="61E36958" w:rsidR="009F4F84" w:rsidRPr="00604EFD" w:rsidRDefault="00604EFD" w:rsidP="00604EFD">
      <w:pPr>
        <w:numPr>
          <w:ilvl w:val="0"/>
          <w:numId w:val="39"/>
        </w:numPr>
        <w:spacing w:after="60" w:line="240" w:lineRule="auto"/>
        <w:rPr>
          <w:rFonts w:asciiTheme="minorHAnsi" w:hAnsiTheme="minorHAnsi" w:cstheme="minorHAnsi"/>
          <w:sz w:val="22"/>
          <w:szCs w:val="22"/>
        </w:rPr>
      </w:pPr>
      <w:r>
        <w:rPr>
          <w:rFonts w:asciiTheme="minorHAnsi" w:hAnsiTheme="minorHAnsi" w:cstheme="minorHAnsi"/>
          <w:sz w:val="22"/>
          <w:szCs w:val="22"/>
        </w:rPr>
        <w:t>U</w:t>
      </w:r>
      <w:r w:rsidRPr="00604EFD">
        <w:rPr>
          <w:rFonts w:asciiTheme="minorHAnsi" w:hAnsiTheme="minorHAnsi" w:cstheme="minorHAnsi"/>
          <w:sz w:val="22"/>
          <w:szCs w:val="22"/>
        </w:rPr>
        <w:t xml:space="preserve">pdate </w:t>
      </w:r>
      <w:r w:rsidR="009F4F84" w:rsidRPr="00604EFD">
        <w:rPr>
          <w:rFonts w:asciiTheme="minorHAnsi" w:hAnsiTheme="minorHAnsi" w:cstheme="minorHAnsi"/>
          <w:sz w:val="22"/>
          <w:szCs w:val="22"/>
        </w:rPr>
        <w:t>cycles – how frequently data must be updated, whether updates are issued on a regular cycle, as-needed, or a combination of both;</w:t>
      </w:r>
    </w:p>
    <w:p w14:paraId="0F8C2502" w14:textId="6C4D4A9B" w:rsidR="009F4F84" w:rsidRPr="00604EFD" w:rsidRDefault="00604EFD" w:rsidP="00604EFD">
      <w:pPr>
        <w:numPr>
          <w:ilvl w:val="0"/>
          <w:numId w:val="39"/>
        </w:numPr>
        <w:spacing w:after="60" w:line="240" w:lineRule="auto"/>
        <w:rPr>
          <w:rFonts w:asciiTheme="minorHAnsi" w:hAnsiTheme="minorHAnsi" w:cstheme="minorHAnsi"/>
          <w:sz w:val="22"/>
          <w:szCs w:val="22"/>
        </w:rPr>
      </w:pPr>
      <w:r>
        <w:rPr>
          <w:rFonts w:asciiTheme="minorHAnsi" w:hAnsiTheme="minorHAnsi" w:cstheme="minorHAnsi"/>
          <w:sz w:val="22"/>
          <w:szCs w:val="22"/>
        </w:rPr>
        <w:t>H</w:t>
      </w:r>
      <w:r w:rsidRPr="00604EFD">
        <w:rPr>
          <w:rFonts w:asciiTheme="minorHAnsi" w:hAnsiTheme="minorHAnsi" w:cstheme="minorHAnsi"/>
          <w:sz w:val="22"/>
          <w:szCs w:val="22"/>
        </w:rPr>
        <w:t xml:space="preserve">ow </w:t>
      </w:r>
      <w:r w:rsidR="009F4F84" w:rsidRPr="00604EFD">
        <w:rPr>
          <w:rFonts w:asciiTheme="minorHAnsi" w:hAnsiTheme="minorHAnsi" w:cstheme="minorHAnsi"/>
          <w:sz w:val="22"/>
          <w:szCs w:val="22"/>
        </w:rPr>
        <w:t>long each dataset is valid and how to validity periods will be indicated</w:t>
      </w:r>
      <w:ins w:id="656" w:author="Teh Stand" w:date="2018-12-10T09:50:00Z">
        <w:r>
          <w:rPr>
            <w:rFonts w:asciiTheme="minorHAnsi" w:hAnsiTheme="minorHAnsi" w:cstheme="minorHAnsi"/>
            <w:sz w:val="22"/>
            <w:szCs w:val="22"/>
          </w:rPr>
          <w:t>;</w:t>
        </w:r>
      </w:ins>
    </w:p>
    <w:p w14:paraId="6EFF3D07" w14:textId="656F4F3F" w:rsidR="009F4F84" w:rsidRPr="00604EFD" w:rsidRDefault="00604EFD" w:rsidP="00604EFD">
      <w:pPr>
        <w:numPr>
          <w:ilvl w:val="0"/>
          <w:numId w:val="39"/>
        </w:numPr>
        <w:spacing w:after="60" w:line="240" w:lineRule="auto"/>
        <w:rPr>
          <w:rFonts w:asciiTheme="minorHAnsi" w:hAnsiTheme="minorHAnsi" w:cstheme="minorHAnsi"/>
          <w:sz w:val="22"/>
          <w:szCs w:val="22"/>
        </w:rPr>
      </w:pPr>
      <w:r>
        <w:rPr>
          <w:rFonts w:asciiTheme="minorHAnsi" w:hAnsiTheme="minorHAnsi" w:cstheme="minorHAnsi"/>
          <w:sz w:val="22"/>
          <w:szCs w:val="22"/>
        </w:rPr>
        <w:t>M</w:t>
      </w:r>
      <w:r w:rsidRPr="00604EFD">
        <w:rPr>
          <w:rFonts w:asciiTheme="minorHAnsi" w:hAnsiTheme="minorHAnsi" w:cstheme="minorHAnsi"/>
          <w:sz w:val="22"/>
          <w:szCs w:val="22"/>
        </w:rPr>
        <w:t xml:space="preserve">echanisms </w:t>
      </w:r>
      <w:r w:rsidR="009F4F84" w:rsidRPr="00604EFD">
        <w:rPr>
          <w:rFonts w:asciiTheme="minorHAnsi" w:hAnsiTheme="minorHAnsi" w:cstheme="minorHAnsi"/>
          <w:sz w:val="22"/>
          <w:szCs w:val="22"/>
        </w:rPr>
        <w:t xml:space="preserve">for </w:t>
      </w:r>
      <w:r w:rsidR="000045EA" w:rsidRPr="00604EFD">
        <w:rPr>
          <w:rFonts w:asciiTheme="minorHAnsi" w:hAnsiTheme="minorHAnsi" w:cstheme="minorHAnsi"/>
          <w:sz w:val="22"/>
          <w:szCs w:val="22"/>
        </w:rPr>
        <w:t>cancellatio</w:t>
      </w:r>
      <w:r w:rsidR="009F4F84" w:rsidRPr="00604EFD">
        <w:rPr>
          <w:rFonts w:asciiTheme="minorHAnsi" w:hAnsiTheme="minorHAnsi" w:cstheme="minorHAnsi"/>
          <w:sz w:val="22"/>
          <w:szCs w:val="22"/>
        </w:rPr>
        <w:t>n, replacement, and reissue of datasets</w:t>
      </w:r>
      <w:ins w:id="657" w:author="Teh Stand" w:date="2018-12-10T09:50:00Z">
        <w:r>
          <w:rPr>
            <w:rFonts w:asciiTheme="minorHAnsi" w:hAnsiTheme="minorHAnsi" w:cstheme="minorHAnsi"/>
            <w:sz w:val="22"/>
            <w:szCs w:val="22"/>
          </w:rPr>
          <w:t>;</w:t>
        </w:r>
      </w:ins>
    </w:p>
    <w:p w14:paraId="45F2ABFF" w14:textId="51F888E5" w:rsidR="009F4F84" w:rsidRPr="00604EFD" w:rsidRDefault="00604EFD" w:rsidP="00604EFD">
      <w:pPr>
        <w:numPr>
          <w:ilvl w:val="0"/>
          <w:numId w:val="39"/>
        </w:numPr>
        <w:spacing w:after="60" w:line="240" w:lineRule="auto"/>
        <w:rPr>
          <w:rFonts w:asciiTheme="minorHAnsi" w:hAnsiTheme="minorHAnsi" w:cstheme="minorHAnsi"/>
          <w:sz w:val="22"/>
          <w:szCs w:val="22"/>
        </w:rPr>
      </w:pPr>
      <w:r>
        <w:rPr>
          <w:rFonts w:asciiTheme="minorHAnsi" w:hAnsiTheme="minorHAnsi" w:cstheme="minorHAnsi"/>
          <w:sz w:val="22"/>
          <w:szCs w:val="22"/>
        </w:rPr>
        <w:t>M</w:t>
      </w:r>
      <w:r w:rsidRPr="00604EFD">
        <w:rPr>
          <w:rFonts w:asciiTheme="minorHAnsi" w:hAnsiTheme="minorHAnsi" w:cstheme="minorHAnsi"/>
          <w:sz w:val="22"/>
          <w:szCs w:val="22"/>
        </w:rPr>
        <w:t xml:space="preserve">etadata </w:t>
      </w:r>
      <w:r w:rsidR="000045EA" w:rsidRPr="00604EFD">
        <w:rPr>
          <w:rFonts w:asciiTheme="minorHAnsi" w:hAnsiTheme="minorHAnsi" w:cstheme="minorHAnsi"/>
          <w:sz w:val="22"/>
          <w:szCs w:val="22"/>
        </w:rPr>
        <w:t>for updates</w:t>
      </w:r>
      <w:ins w:id="658" w:author="Teh Stand" w:date="2018-12-10T09:51:00Z">
        <w:r>
          <w:rPr>
            <w:rFonts w:asciiTheme="minorHAnsi" w:hAnsiTheme="minorHAnsi" w:cstheme="minorHAnsi"/>
            <w:sz w:val="22"/>
            <w:szCs w:val="22"/>
          </w:rPr>
          <w:t>;</w:t>
        </w:r>
      </w:ins>
    </w:p>
    <w:p w14:paraId="56AED548" w14:textId="49EE31DF" w:rsidR="00A75EA2" w:rsidRPr="00604EFD" w:rsidRDefault="00604EFD" w:rsidP="00604EFD">
      <w:pPr>
        <w:numPr>
          <w:ilvl w:val="0"/>
          <w:numId w:val="39"/>
        </w:numPr>
        <w:spacing w:after="60" w:line="240" w:lineRule="auto"/>
        <w:rPr>
          <w:rFonts w:asciiTheme="minorHAnsi" w:hAnsiTheme="minorHAnsi" w:cstheme="minorHAnsi"/>
          <w:sz w:val="22"/>
          <w:szCs w:val="22"/>
        </w:rPr>
      </w:pPr>
      <w:r>
        <w:rPr>
          <w:rFonts w:asciiTheme="minorHAnsi" w:hAnsiTheme="minorHAnsi" w:cstheme="minorHAnsi"/>
          <w:sz w:val="22"/>
          <w:szCs w:val="22"/>
        </w:rPr>
        <w:t>T</w:t>
      </w:r>
      <w:r w:rsidRPr="00604EFD">
        <w:rPr>
          <w:rFonts w:asciiTheme="minorHAnsi" w:hAnsiTheme="minorHAnsi" w:cstheme="minorHAnsi"/>
          <w:sz w:val="22"/>
          <w:szCs w:val="22"/>
        </w:rPr>
        <w:t xml:space="preserve">ypes </w:t>
      </w:r>
      <w:r w:rsidR="009F4F84" w:rsidRPr="00604EFD">
        <w:rPr>
          <w:rFonts w:asciiTheme="minorHAnsi" w:hAnsiTheme="minorHAnsi" w:cstheme="minorHAnsi"/>
          <w:sz w:val="22"/>
          <w:szCs w:val="22"/>
        </w:rPr>
        <w:t>of updates – whether the data product requires</w:t>
      </w:r>
      <w:r w:rsidR="000045EA" w:rsidRPr="00604EFD">
        <w:rPr>
          <w:rFonts w:asciiTheme="minorHAnsi" w:hAnsiTheme="minorHAnsi" w:cstheme="minorHAnsi"/>
          <w:sz w:val="22"/>
          <w:szCs w:val="22"/>
        </w:rPr>
        <w:t xml:space="preserve"> incremental</w:t>
      </w:r>
      <w:r w:rsidR="009F4F84" w:rsidRPr="00604EFD">
        <w:rPr>
          <w:rFonts w:asciiTheme="minorHAnsi" w:hAnsiTheme="minorHAnsi" w:cstheme="minorHAnsi"/>
          <w:sz w:val="22"/>
          <w:szCs w:val="22"/>
        </w:rPr>
        <w:t>, whole-dataset replacement, irregular, or</w:t>
      </w:r>
      <w:r w:rsidR="00A75EA2" w:rsidRPr="00604EFD">
        <w:rPr>
          <w:rFonts w:asciiTheme="minorHAnsi" w:hAnsiTheme="minorHAnsi" w:cstheme="minorHAnsi"/>
          <w:sz w:val="22"/>
          <w:szCs w:val="22"/>
        </w:rPr>
        <w:t xml:space="preserve"> cumulative updates</w:t>
      </w:r>
      <w:ins w:id="659" w:author="Teh Stand" w:date="2018-12-10T09:51:00Z">
        <w:r>
          <w:rPr>
            <w:rFonts w:asciiTheme="minorHAnsi" w:hAnsiTheme="minorHAnsi" w:cstheme="minorHAnsi"/>
            <w:sz w:val="22"/>
            <w:szCs w:val="22"/>
          </w:rPr>
          <w:t>;</w:t>
        </w:r>
      </w:ins>
      <w:del w:id="660" w:author="Teh Stand" w:date="2018-12-10T09:51:00Z">
        <w:r w:rsidR="00A75EA2" w:rsidRPr="00604EFD" w:rsidDel="00604EFD">
          <w:rPr>
            <w:rFonts w:asciiTheme="minorHAnsi" w:hAnsiTheme="minorHAnsi" w:cstheme="minorHAnsi"/>
            <w:sz w:val="22"/>
            <w:szCs w:val="22"/>
          </w:rPr>
          <w:delText>.</w:delText>
        </w:r>
      </w:del>
    </w:p>
    <w:p w14:paraId="5F831873" w14:textId="540EA756" w:rsidR="000045EA" w:rsidRPr="00604EFD" w:rsidRDefault="00507C9A" w:rsidP="00604EFD">
      <w:pPr>
        <w:numPr>
          <w:ilvl w:val="0"/>
          <w:numId w:val="39"/>
        </w:numPr>
        <w:spacing w:after="160" w:line="240" w:lineRule="auto"/>
        <w:rPr>
          <w:rFonts w:asciiTheme="minorHAnsi" w:hAnsiTheme="minorHAnsi" w:cstheme="minorHAnsi"/>
          <w:sz w:val="22"/>
          <w:szCs w:val="22"/>
        </w:rPr>
      </w:pPr>
      <w:r w:rsidRPr="00604EFD">
        <w:rPr>
          <w:rFonts w:asciiTheme="minorHAnsi" w:hAnsiTheme="minorHAnsi" w:cstheme="minorHAnsi"/>
          <w:sz w:val="22"/>
          <w:szCs w:val="22"/>
        </w:rPr>
        <w:t xml:space="preserve">Criteria for </w:t>
      </w:r>
      <w:r w:rsidR="009F4F84" w:rsidRPr="00604EFD">
        <w:rPr>
          <w:rFonts w:asciiTheme="minorHAnsi" w:hAnsiTheme="minorHAnsi" w:cstheme="minorHAnsi"/>
          <w:sz w:val="22"/>
          <w:szCs w:val="22"/>
        </w:rPr>
        <w:t xml:space="preserve">determining when datasets must be replaced by </w:t>
      </w:r>
      <w:r w:rsidRPr="00604EFD">
        <w:rPr>
          <w:rFonts w:asciiTheme="minorHAnsi" w:hAnsiTheme="minorHAnsi" w:cstheme="minorHAnsi"/>
          <w:sz w:val="22"/>
          <w:szCs w:val="22"/>
        </w:rPr>
        <w:t>n</w:t>
      </w:r>
      <w:r w:rsidR="00A75EA2" w:rsidRPr="00604EFD">
        <w:rPr>
          <w:rFonts w:asciiTheme="minorHAnsi" w:hAnsiTheme="minorHAnsi" w:cstheme="minorHAnsi"/>
          <w:sz w:val="22"/>
          <w:szCs w:val="22"/>
        </w:rPr>
        <w:t xml:space="preserve">ew datasets, </w:t>
      </w:r>
      <w:r w:rsidR="005558C7" w:rsidRPr="00604EFD">
        <w:rPr>
          <w:rFonts w:asciiTheme="minorHAnsi" w:hAnsiTheme="minorHAnsi" w:cstheme="minorHAnsi"/>
          <w:sz w:val="22"/>
          <w:szCs w:val="22"/>
        </w:rPr>
        <w:t xml:space="preserve">superseded, </w:t>
      </w:r>
      <w:r w:rsidR="009F4F84" w:rsidRPr="00604EFD">
        <w:rPr>
          <w:rFonts w:asciiTheme="minorHAnsi" w:hAnsiTheme="minorHAnsi" w:cstheme="minorHAnsi"/>
          <w:sz w:val="22"/>
          <w:szCs w:val="22"/>
        </w:rPr>
        <w:t>reissue</w:t>
      </w:r>
      <w:r w:rsidR="005558C7" w:rsidRPr="00604EFD">
        <w:rPr>
          <w:rFonts w:asciiTheme="minorHAnsi" w:hAnsiTheme="minorHAnsi" w:cstheme="minorHAnsi"/>
          <w:sz w:val="22"/>
          <w:szCs w:val="22"/>
        </w:rPr>
        <w:t>d</w:t>
      </w:r>
      <w:r w:rsidR="00A75EA2" w:rsidRPr="00604EFD">
        <w:rPr>
          <w:rFonts w:asciiTheme="minorHAnsi" w:hAnsiTheme="minorHAnsi" w:cstheme="minorHAnsi"/>
          <w:sz w:val="22"/>
          <w:szCs w:val="22"/>
        </w:rPr>
        <w:t>, update</w:t>
      </w:r>
      <w:r w:rsidR="005558C7" w:rsidRPr="00604EFD">
        <w:rPr>
          <w:rFonts w:asciiTheme="minorHAnsi" w:hAnsiTheme="minorHAnsi" w:cstheme="minorHAnsi"/>
          <w:sz w:val="22"/>
          <w:szCs w:val="22"/>
        </w:rPr>
        <w:t>d</w:t>
      </w:r>
      <w:r w:rsidR="00A75EA2" w:rsidRPr="00604EFD">
        <w:rPr>
          <w:rFonts w:asciiTheme="minorHAnsi" w:hAnsiTheme="minorHAnsi" w:cstheme="minorHAnsi"/>
          <w:sz w:val="22"/>
          <w:szCs w:val="22"/>
        </w:rPr>
        <w:t>, and cancell</w:t>
      </w:r>
      <w:r w:rsidR="005558C7" w:rsidRPr="00604EFD">
        <w:rPr>
          <w:rFonts w:asciiTheme="minorHAnsi" w:hAnsiTheme="minorHAnsi" w:cstheme="minorHAnsi"/>
          <w:sz w:val="22"/>
          <w:szCs w:val="22"/>
        </w:rPr>
        <w:t>ed</w:t>
      </w:r>
      <w:r w:rsidR="000045EA" w:rsidRPr="00604EFD">
        <w:rPr>
          <w:rFonts w:asciiTheme="minorHAnsi" w:hAnsiTheme="minorHAnsi" w:cstheme="minorHAnsi"/>
          <w:sz w:val="22"/>
          <w:szCs w:val="22"/>
        </w:rPr>
        <w:t>.</w:t>
      </w:r>
    </w:p>
    <w:p w14:paraId="0439FCCF" w14:textId="4FBEF7B8" w:rsidR="00A75EA2" w:rsidRPr="00FA0C91" w:rsidRDefault="00A75EA2" w:rsidP="00604EFD">
      <w:pPr>
        <w:pStyle w:val="Heading3"/>
        <w:numPr>
          <w:ilvl w:val="2"/>
          <w:numId w:val="159"/>
        </w:numPr>
        <w:tabs>
          <w:tab w:val="clear" w:pos="660"/>
          <w:tab w:val="clear" w:pos="880"/>
          <w:tab w:val="left" w:pos="851"/>
        </w:tabs>
        <w:spacing w:line="240" w:lineRule="auto"/>
        <w:ind w:left="851" w:hanging="851"/>
      </w:pPr>
      <w:bookmarkStart w:id="661" w:name="_Toc532213730"/>
      <w:r w:rsidRPr="00FA0C91">
        <w:t>Format-specific update considerations</w:t>
      </w:r>
      <w:bookmarkEnd w:id="661"/>
    </w:p>
    <w:p w14:paraId="5B271F94" w14:textId="6463ADF8" w:rsidR="000045EA" w:rsidRPr="00266A02" w:rsidRDefault="00266A02" w:rsidP="00266A02">
      <w:pPr>
        <w:spacing w:after="160" w:line="240" w:lineRule="auto"/>
        <w:rPr>
          <w:rFonts w:asciiTheme="minorHAnsi" w:hAnsiTheme="minorHAnsi" w:cstheme="minorHAnsi"/>
          <w:sz w:val="22"/>
          <w:szCs w:val="22"/>
        </w:rPr>
      </w:pPr>
      <w:r>
        <w:rPr>
          <w:rFonts w:asciiTheme="minorHAnsi" w:hAnsiTheme="minorHAnsi" w:cstheme="minorHAnsi"/>
          <w:sz w:val="22"/>
          <w:szCs w:val="22"/>
        </w:rPr>
        <w:t>ISO 8211</w:t>
      </w:r>
      <w:ins w:id="662" w:author="Teh Stand" w:date="2018-12-10T09:58:00Z">
        <w:r>
          <w:rPr>
            <w:rFonts w:asciiTheme="minorHAnsi" w:hAnsiTheme="minorHAnsi" w:cstheme="minorHAnsi"/>
            <w:sz w:val="22"/>
            <w:szCs w:val="22"/>
          </w:rPr>
          <w:t xml:space="preserve">: </w:t>
        </w:r>
      </w:ins>
      <w:ins w:id="663" w:author="Teh Stand" w:date="2018-12-10T09:55:00Z">
        <w:r>
          <w:rPr>
            <w:rFonts w:asciiTheme="minorHAnsi" w:hAnsiTheme="minorHAnsi" w:cstheme="minorHAnsi"/>
            <w:sz w:val="22"/>
            <w:szCs w:val="22"/>
          </w:rPr>
          <w:t>S-100</w:t>
        </w:r>
      </w:ins>
      <w:r w:rsidR="00580BF2" w:rsidRPr="00266A02">
        <w:rPr>
          <w:rFonts w:asciiTheme="minorHAnsi" w:hAnsiTheme="minorHAnsi" w:cstheme="minorHAnsi"/>
          <w:sz w:val="22"/>
          <w:szCs w:val="22"/>
        </w:rPr>
        <w:t xml:space="preserve"> Part 10a describes update mechanisms for ISO 8211 datasets. Each </w:t>
      </w:r>
      <w:ins w:id="664" w:author="Teh Stand" w:date="2018-12-10T09:55:00Z">
        <w:r>
          <w:rPr>
            <w:rFonts w:asciiTheme="minorHAnsi" w:hAnsiTheme="minorHAnsi" w:cstheme="minorHAnsi"/>
            <w:sz w:val="22"/>
            <w:szCs w:val="22"/>
          </w:rPr>
          <w:t xml:space="preserve">Product </w:t>
        </w:r>
      </w:ins>
      <w:r>
        <w:rPr>
          <w:rFonts w:asciiTheme="minorHAnsi" w:hAnsiTheme="minorHAnsi" w:cstheme="minorHAnsi"/>
          <w:sz w:val="22"/>
          <w:szCs w:val="22"/>
        </w:rPr>
        <w:t>S</w:t>
      </w:r>
      <w:r w:rsidRPr="00266A02">
        <w:rPr>
          <w:rFonts w:asciiTheme="minorHAnsi" w:hAnsiTheme="minorHAnsi" w:cstheme="minorHAnsi"/>
          <w:sz w:val="22"/>
          <w:szCs w:val="22"/>
        </w:rPr>
        <w:t xml:space="preserve">pecification </w:t>
      </w:r>
      <w:r w:rsidR="00580BF2" w:rsidRPr="00266A02">
        <w:rPr>
          <w:rFonts w:asciiTheme="minorHAnsi" w:hAnsiTheme="minorHAnsi" w:cstheme="minorHAnsi"/>
          <w:sz w:val="22"/>
          <w:szCs w:val="22"/>
        </w:rPr>
        <w:t>must define</w:t>
      </w:r>
      <w:r w:rsidR="000045EA" w:rsidRPr="00266A02">
        <w:rPr>
          <w:rFonts w:asciiTheme="minorHAnsi" w:hAnsiTheme="minorHAnsi" w:cstheme="minorHAnsi"/>
          <w:sz w:val="22"/>
          <w:szCs w:val="22"/>
        </w:rPr>
        <w:t xml:space="preserve"> the structure of update datasets.</w:t>
      </w:r>
    </w:p>
    <w:p w14:paraId="73060266" w14:textId="37C078A5" w:rsidR="00580BF2" w:rsidRPr="00266A02" w:rsidRDefault="000045EA" w:rsidP="00266A02">
      <w:pPr>
        <w:spacing w:after="160" w:line="240" w:lineRule="auto"/>
        <w:rPr>
          <w:rFonts w:asciiTheme="minorHAnsi" w:hAnsiTheme="minorHAnsi" w:cstheme="minorHAnsi"/>
          <w:sz w:val="22"/>
          <w:szCs w:val="22"/>
        </w:rPr>
      </w:pPr>
      <w:r w:rsidRPr="00266A02">
        <w:rPr>
          <w:rFonts w:asciiTheme="minorHAnsi" w:hAnsiTheme="minorHAnsi" w:cstheme="minorHAnsi"/>
          <w:sz w:val="22"/>
          <w:szCs w:val="22"/>
        </w:rPr>
        <w:t xml:space="preserve">GML: Replacement of whole objects is the recommended method, but there are XML specifications that allow update of individual attributes. </w:t>
      </w:r>
      <w:r w:rsidR="0050242D" w:rsidRPr="00266A02">
        <w:rPr>
          <w:rFonts w:asciiTheme="minorHAnsi" w:hAnsiTheme="minorHAnsi" w:cstheme="minorHAnsi"/>
          <w:sz w:val="22"/>
          <w:szCs w:val="22"/>
        </w:rPr>
        <w:t xml:space="preserve">(Details </w:t>
      </w:r>
      <w:ins w:id="665" w:author="Teh Stand" w:date="2018-12-10T09:57:00Z">
        <w:r w:rsidR="00266A02">
          <w:rPr>
            <w:rFonts w:asciiTheme="minorHAnsi" w:hAnsiTheme="minorHAnsi" w:cstheme="minorHAnsi"/>
            <w:sz w:val="22"/>
            <w:szCs w:val="22"/>
          </w:rPr>
          <w:t>will be included in</w:t>
        </w:r>
        <w:r w:rsidR="00266A02" w:rsidRPr="00081B7B">
          <w:rPr>
            <w:rFonts w:asciiTheme="minorHAnsi" w:hAnsiTheme="minorHAnsi" w:cstheme="minorHAnsi"/>
            <w:sz w:val="22"/>
            <w:szCs w:val="22"/>
          </w:rPr>
          <w:t xml:space="preserve"> a later version of this document, pending </w:t>
        </w:r>
        <w:r w:rsidR="00266A02">
          <w:rPr>
            <w:rFonts w:asciiTheme="minorHAnsi" w:hAnsiTheme="minorHAnsi" w:cstheme="minorHAnsi"/>
            <w:sz w:val="22"/>
            <w:szCs w:val="22"/>
          </w:rPr>
          <w:t>further discussions</w:t>
        </w:r>
      </w:ins>
      <w:ins w:id="666" w:author="Teh Stand" w:date="2018-12-10T10:04:00Z">
        <w:r w:rsidR="008819FA">
          <w:rPr>
            <w:rFonts w:asciiTheme="minorHAnsi" w:hAnsiTheme="minorHAnsi" w:cstheme="minorHAnsi"/>
            <w:sz w:val="22"/>
            <w:szCs w:val="22"/>
          </w:rPr>
          <w:t>.</w:t>
        </w:r>
      </w:ins>
      <w:del w:id="667" w:author="Teh Stand" w:date="2018-12-10T09:57:00Z">
        <w:r w:rsidR="0050242D" w:rsidRPr="00266A02" w:rsidDel="00266A02">
          <w:rPr>
            <w:rFonts w:asciiTheme="minorHAnsi" w:hAnsiTheme="minorHAnsi" w:cstheme="minorHAnsi"/>
            <w:sz w:val="22"/>
            <w:szCs w:val="22"/>
          </w:rPr>
          <w:delText xml:space="preserve">are currently in a working paper, </w:delText>
        </w:r>
        <w:r w:rsidR="00BD3F8B" w:rsidRPr="00266A02" w:rsidDel="00266A02">
          <w:rPr>
            <w:rFonts w:asciiTheme="minorHAnsi" w:hAnsiTheme="minorHAnsi" w:cstheme="minorHAnsi"/>
            <w:sz w:val="22"/>
            <w:szCs w:val="22"/>
          </w:rPr>
          <w:delText>“Updating GML Datasets” - TSM5-4.11.</w:delText>
        </w:r>
      </w:del>
      <w:r w:rsidR="0050242D" w:rsidRPr="00266A02">
        <w:rPr>
          <w:rFonts w:asciiTheme="minorHAnsi" w:hAnsiTheme="minorHAnsi" w:cstheme="minorHAnsi"/>
          <w:sz w:val="22"/>
          <w:szCs w:val="22"/>
        </w:rPr>
        <w:t>)</w:t>
      </w:r>
    </w:p>
    <w:p w14:paraId="5A0A9053" w14:textId="29CEFB49" w:rsidR="000045EA" w:rsidRPr="00266A02" w:rsidRDefault="000045EA" w:rsidP="00266A02">
      <w:pPr>
        <w:spacing w:after="160" w:line="240" w:lineRule="auto"/>
        <w:rPr>
          <w:rFonts w:asciiTheme="minorHAnsi" w:hAnsiTheme="minorHAnsi" w:cstheme="minorHAnsi"/>
          <w:sz w:val="22"/>
          <w:szCs w:val="22"/>
        </w:rPr>
      </w:pPr>
      <w:r w:rsidRPr="00266A02">
        <w:rPr>
          <w:rFonts w:asciiTheme="minorHAnsi" w:hAnsiTheme="minorHAnsi" w:cstheme="minorHAnsi"/>
          <w:sz w:val="22"/>
          <w:szCs w:val="22"/>
        </w:rPr>
        <w:t>HDF5: Feature (coverage) can be updated in its entirety or in part (the update can be a sub-grid).</w:t>
      </w:r>
    </w:p>
    <w:p w14:paraId="7663AFC4" w14:textId="5E15C250" w:rsidR="00266A02" w:rsidRPr="00FA0C91" w:rsidRDefault="00266A02" w:rsidP="00266A02">
      <w:pPr>
        <w:pStyle w:val="Heading2"/>
        <w:numPr>
          <w:ilvl w:val="1"/>
          <w:numId w:val="157"/>
        </w:numPr>
        <w:tabs>
          <w:tab w:val="clear" w:pos="540"/>
          <w:tab w:val="clear" w:pos="700"/>
          <w:tab w:val="left" w:pos="709"/>
        </w:tabs>
        <w:spacing w:line="240" w:lineRule="auto"/>
        <w:ind w:hanging="720"/>
        <w:rPr>
          <w:lang w:val="en-GB"/>
        </w:rPr>
      </w:pPr>
      <w:bookmarkStart w:id="668" w:name="_Toc532213731"/>
      <w:r>
        <w:rPr>
          <w:lang w:val="en-GB"/>
        </w:rPr>
        <w:t>Supporting information</w:t>
      </w:r>
      <w:bookmarkEnd w:id="668"/>
    </w:p>
    <w:p w14:paraId="16B47326" w14:textId="7AAF5A8E" w:rsidR="00580BF2" w:rsidRPr="008819FA" w:rsidRDefault="00580BF2" w:rsidP="008819FA">
      <w:pPr>
        <w:spacing w:after="160" w:line="240" w:lineRule="auto"/>
        <w:rPr>
          <w:rFonts w:asciiTheme="minorHAnsi" w:hAnsiTheme="minorHAnsi" w:cstheme="minorHAnsi"/>
          <w:sz w:val="22"/>
          <w:szCs w:val="22"/>
        </w:rPr>
      </w:pPr>
      <w:r w:rsidRPr="008819FA">
        <w:rPr>
          <w:rFonts w:asciiTheme="minorHAnsi" w:hAnsiTheme="minorHAnsi" w:cstheme="minorHAnsi"/>
          <w:sz w:val="22"/>
          <w:szCs w:val="22"/>
        </w:rPr>
        <w:t>Describe how any auxiliary content is delivered either with or as an adjunct to data.</w:t>
      </w:r>
      <w:r w:rsidR="005B4831" w:rsidRPr="008819FA">
        <w:rPr>
          <w:rFonts w:asciiTheme="minorHAnsi" w:hAnsiTheme="minorHAnsi" w:cstheme="minorHAnsi"/>
          <w:sz w:val="22"/>
          <w:szCs w:val="22"/>
        </w:rPr>
        <w:t xml:space="preserve"> S-100 provides for ‘support files’ to be included in exchange sets. Support files can be </w:t>
      </w:r>
      <w:r w:rsidR="006130E9" w:rsidRPr="008819FA">
        <w:rPr>
          <w:rFonts w:asciiTheme="minorHAnsi" w:hAnsiTheme="minorHAnsi" w:cstheme="minorHAnsi"/>
          <w:sz w:val="22"/>
          <w:szCs w:val="22"/>
        </w:rPr>
        <w:t xml:space="preserve">graphic or text information files referenced by dataset objects, or </w:t>
      </w:r>
      <w:r w:rsidR="00012007" w:rsidRPr="008819FA">
        <w:rPr>
          <w:rFonts w:asciiTheme="minorHAnsi" w:hAnsiTheme="minorHAnsi" w:cstheme="minorHAnsi"/>
          <w:sz w:val="22"/>
          <w:szCs w:val="22"/>
        </w:rPr>
        <w:t xml:space="preserve">other files such as dictionaries and catalogues (including </w:t>
      </w:r>
      <w:r w:rsidR="001C1B05" w:rsidRPr="008819FA">
        <w:rPr>
          <w:rFonts w:asciiTheme="minorHAnsi" w:hAnsiTheme="minorHAnsi" w:cstheme="minorHAnsi"/>
          <w:sz w:val="22"/>
          <w:szCs w:val="22"/>
        </w:rPr>
        <w:t>F</w:t>
      </w:r>
      <w:r w:rsidR="00012007" w:rsidRPr="008819FA">
        <w:rPr>
          <w:rFonts w:asciiTheme="minorHAnsi" w:hAnsiTheme="minorHAnsi" w:cstheme="minorHAnsi"/>
          <w:sz w:val="22"/>
          <w:szCs w:val="22"/>
        </w:rPr>
        <w:t xml:space="preserve">eature or </w:t>
      </w:r>
      <w:r w:rsidR="001C1B05" w:rsidRPr="008819FA">
        <w:rPr>
          <w:rFonts w:asciiTheme="minorHAnsi" w:hAnsiTheme="minorHAnsi" w:cstheme="minorHAnsi"/>
          <w:sz w:val="22"/>
          <w:szCs w:val="22"/>
        </w:rPr>
        <w:t>P</w:t>
      </w:r>
      <w:r w:rsidR="00012007" w:rsidRPr="008819FA">
        <w:rPr>
          <w:rFonts w:asciiTheme="minorHAnsi" w:hAnsiTheme="minorHAnsi" w:cstheme="minorHAnsi"/>
          <w:sz w:val="22"/>
          <w:szCs w:val="22"/>
        </w:rPr>
        <w:t xml:space="preserve">ortrayal </w:t>
      </w:r>
      <w:r w:rsidR="001C1B05" w:rsidRPr="008819FA">
        <w:rPr>
          <w:rFonts w:asciiTheme="minorHAnsi" w:hAnsiTheme="minorHAnsi" w:cstheme="minorHAnsi"/>
          <w:sz w:val="22"/>
          <w:szCs w:val="22"/>
        </w:rPr>
        <w:t>C</w:t>
      </w:r>
      <w:r w:rsidR="00012007" w:rsidRPr="008819FA">
        <w:rPr>
          <w:rFonts w:asciiTheme="minorHAnsi" w:hAnsiTheme="minorHAnsi" w:cstheme="minorHAnsi"/>
          <w:sz w:val="22"/>
          <w:szCs w:val="22"/>
        </w:rPr>
        <w:t>atalogues). Define allowed file formats and naming conventions for support files.</w:t>
      </w:r>
    </w:p>
    <w:p w14:paraId="03971D60" w14:textId="53B06DDD" w:rsidR="00012007" w:rsidRPr="008819FA" w:rsidRDefault="00012007" w:rsidP="008819FA">
      <w:pPr>
        <w:spacing w:after="160" w:line="240" w:lineRule="auto"/>
        <w:rPr>
          <w:rFonts w:asciiTheme="minorHAnsi" w:hAnsiTheme="minorHAnsi" w:cstheme="minorHAnsi"/>
          <w:sz w:val="22"/>
          <w:szCs w:val="22"/>
        </w:rPr>
      </w:pPr>
      <w:r w:rsidRPr="008819FA">
        <w:rPr>
          <w:rFonts w:asciiTheme="minorHAnsi" w:hAnsiTheme="minorHAnsi" w:cstheme="minorHAnsi"/>
          <w:sz w:val="22"/>
          <w:szCs w:val="22"/>
        </w:rPr>
        <w:t xml:space="preserve">Note that since </w:t>
      </w:r>
      <w:r w:rsidR="001C1B05" w:rsidRPr="008819FA">
        <w:rPr>
          <w:rFonts w:asciiTheme="minorHAnsi" w:hAnsiTheme="minorHAnsi" w:cstheme="minorHAnsi"/>
          <w:sz w:val="22"/>
          <w:szCs w:val="22"/>
        </w:rPr>
        <w:t>F</w:t>
      </w:r>
      <w:r w:rsidRPr="008819FA">
        <w:rPr>
          <w:rFonts w:asciiTheme="minorHAnsi" w:hAnsiTheme="minorHAnsi" w:cstheme="minorHAnsi"/>
          <w:sz w:val="22"/>
          <w:szCs w:val="22"/>
        </w:rPr>
        <w:t xml:space="preserve">eature and </w:t>
      </w:r>
      <w:r w:rsidR="001C1B05" w:rsidRPr="008819FA">
        <w:rPr>
          <w:rFonts w:asciiTheme="minorHAnsi" w:hAnsiTheme="minorHAnsi" w:cstheme="minorHAnsi"/>
          <w:sz w:val="22"/>
          <w:szCs w:val="22"/>
        </w:rPr>
        <w:t>P</w:t>
      </w:r>
      <w:r w:rsidRPr="008819FA">
        <w:rPr>
          <w:rFonts w:asciiTheme="minorHAnsi" w:hAnsiTheme="minorHAnsi" w:cstheme="minorHAnsi"/>
          <w:sz w:val="22"/>
          <w:szCs w:val="22"/>
        </w:rPr>
        <w:t xml:space="preserve">ortrayal </w:t>
      </w:r>
      <w:r w:rsidR="001C1B05" w:rsidRPr="008819FA">
        <w:rPr>
          <w:rFonts w:asciiTheme="minorHAnsi" w:hAnsiTheme="minorHAnsi" w:cstheme="minorHAnsi"/>
          <w:sz w:val="22"/>
          <w:szCs w:val="22"/>
        </w:rPr>
        <w:t>C</w:t>
      </w:r>
      <w:r w:rsidRPr="008819FA">
        <w:rPr>
          <w:rFonts w:asciiTheme="minorHAnsi" w:hAnsiTheme="minorHAnsi" w:cstheme="minorHAnsi"/>
          <w:sz w:val="22"/>
          <w:szCs w:val="22"/>
        </w:rPr>
        <w:t xml:space="preserve">atalogues are </w:t>
      </w:r>
      <w:r w:rsidR="00C43D3F" w:rsidRPr="008819FA">
        <w:rPr>
          <w:rFonts w:asciiTheme="minorHAnsi" w:hAnsiTheme="minorHAnsi" w:cstheme="minorHAnsi"/>
          <w:sz w:val="22"/>
          <w:szCs w:val="22"/>
        </w:rPr>
        <w:t xml:space="preserve">shared by all datasets conforming to a specific version of a </w:t>
      </w:r>
      <w:r w:rsidR="000B4D54" w:rsidRPr="008819FA">
        <w:rPr>
          <w:rFonts w:asciiTheme="minorHAnsi" w:hAnsiTheme="minorHAnsi" w:cstheme="minorHAnsi"/>
          <w:sz w:val="22"/>
          <w:szCs w:val="22"/>
        </w:rPr>
        <w:t>P</w:t>
      </w:r>
      <w:r w:rsidR="00C43D3F" w:rsidRPr="008819FA">
        <w:rPr>
          <w:rFonts w:asciiTheme="minorHAnsi" w:hAnsiTheme="minorHAnsi" w:cstheme="minorHAnsi"/>
          <w:sz w:val="22"/>
          <w:szCs w:val="22"/>
        </w:rPr>
        <w:t xml:space="preserve">roduct </w:t>
      </w:r>
      <w:r w:rsidR="000B4D54" w:rsidRPr="008819FA">
        <w:rPr>
          <w:rFonts w:asciiTheme="minorHAnsi" w:hAnsiTheme="minorHAnsi" w:cstheme="minorHAnsi"/>
          <w:sz w:val="22"/>
          <w:szCs w:val="22"/>
        </w:rPr>
        <w:t>S</w:t>
      </w:r>
      <w:r w:rsidR="00C43D3F" w:rsidRPr="008819FA">
        <w:rPr>
          <w:rFonts w:asciiTheme="minorHAnsi" w:hAnsiTheme="minorHAnsi" w:cstheme="minorHAnsi"/>
          <w:sz w:val="22"/>
          <w:szCs w:val="22"/>
        </w:rPr>
        <w:t xml:space="preserve">pecification, it will generally be more efficient to deliver </w:t>
      </w:r>
      <w:r w:rsidR="001C1B05" w:rsidRPr="008819FA">
        <w:rPr>
          <w:rFonts w:asciiTheme="minorHAnsi" w:hAnsiTheme="minorHAnsi" w:cstheme="minorHAnsi"/>
          <w:sz w:val="22"/>
          <w:szCs w:val="22"/>
        </w:rPr>
        <w:t>F</w:t>
      </w:r>
      <w:r w:rsidR="00C43D3F" w:rsidRPr="008819FA">
        <w:rPr>
          <w:rFonts w:asciiTheme="minorHAnsi" w:hAnsiTheme="minorHAnsi" w:cstheme="minorHAnsi"/>
          <w:sz w:val="22"/>
          <w:szCs w:val="22"/>
        </w:rPr>
        <w:t xml:space="preserve">eature and </w:t>
      </w:r>
      <w:r w:rsidR="001C1B05" w:rsidRPr="008819FA">
        <w:rPr>
          <w:rFonts w:asciiTheme="minorHAnsi" w:hAnsiTheme="minorHAnsi" w:cstheme="minorHAnsi"/>
          <w:sz w:val="22"/>
          <w:szCs w:val="22"/>
        </w:rPr>
        <w:t>P</w:t>
      </w:r>
      <w:r w:rsidR="00C43D3F" w:rsidRPr="008819FA">
        <w:rPr>
          <w:rFonts w:asciiTheme="minorHAnsi" w:hAnsiTheme="minorHAnsi" w:cstheme="minorHAnsi"/>
          <w:sz w:val="22"/>
          <w:szCs w:val="22"/>
        </w:rPr>
        <w:t xml:space="preserve">ortrayal </w:t>
      </w:r>
      <w:r w:rsidR="001C1B05" w:rsidRPr="008819FA">
        <w:rPr>
          <w:rFonts w:asciiTheme="minorHAnsi" w:hAnsiTheme="minorHAnsi" w:cstheme="minorHAnsi"/>
          <w:sz w:val="22"/>
          <w:szCs w:val="22"/>
        </w:rPr>
        <w:t>C</w:t>
      </w:r>
      <w:r w:rsidR="00C43D3F" w:rsidRPr="008819FA">
        <w:rPr>
          <w:rFonts w:asciiTheme="minorHAnsi" w:hAnsiTheme="minorHAnsi" w:cstheme="minorHAnsi"/>
          <w:sz w:val="22"/>
          <w:szCs w:val="22"/>
        </w:rPr>
        <w:t xml:space="preserve">atalogues once rather than with every exchange set. Possible methods of such special deliveries have not been standardized yet and are left to </w:t>
      </w:r>
      <w:r w:rsidR="000B4D54" w:rsidRPr="008819FA">
        <w:rPr>
          <w:rFonts w:asciiTheme="minorHAnsi" w:hAnsiTheme="minorHAnsi" w:cstheme="minorHAnsi"/>
          <w:sz w:val="22"/>
          <w:szCs w:val="22"/>
        </w:rPr>
        <w:t>P</w:t>
      </w:r>
      <w:r w:rsidR="00C43D3F" w:rsidRPr="008819FA">
        <w:rPr>
          <w:rFonts w:asciiTheme="minorHAnsi" w:hAnsiTheme="minorHAnsi" w:cstheme="minorHAnsi"/>
          <w:sz w:val="22"/>
          <w:szCs w:val="22"/>
        </w:rPr>
        <w:t xml:space="preserve">roduct </w:t>
      </w:r>
      <w:r w:rsidR="000B4D54" w:rsidRPr="008819FA">
        <w:rPr>
          <w:rFonts w:asciiTheme="minorHAnsi" w:hAnsiTheme="minorHAnsi" w:cstheme="minorHAnsi"/>
          <w:sz w:val="22"/>
          <w:szCs w:val="22"/>
        </w:rPr>
        <w:t>S</w:t>
      </w:r>
      <w:r w:rsidR="00C43D3F" w:rsidRPr="008819FA">
        <w:rPr>
          <w:rFonts w:asciiTheme="minorHAnsi" w:hAnsiTheme="minorHAnsi" w:cstheme="minorHAnsi"/>
          <w:sz w:val="22"/>
          <w:szCs w:val="22"/>
        </w:rPr>
        <w:t xml:space="preserve">pecification developers, but may include special exchange sets distributed through the usual channels or a centralized means such as publication on a web server. If a central distribution mechanism is adopted consideration must be given to the possible needs </w:t>
      </w:r>
      <w:r w:rsidR="00C43D3F" w:rsidRPr="008819FA">
        <w:rPr>
          <w:rFonts w:asciiTheme="minorHAnsi" w:hAnsiTheme="minorHAnsi" w:cstheme="minorHAnsi"/>
          <w:sz w:val="22"/>
          <w:szCs w:val="22"/>
        </w:rPr>
        <w:lastRenderedPageBreak/>
        <w:t xml:space="preserve">of </w:t>
      </w:r>
      <w:r w:rsidR="00CD58E5" w:rsidRPr="008819FA">
        <w:rPr>
          <w:rFonts w:asciiTheme="minorHAnsi" w:hAnsiTheme="minorHAnsi" w:cstheme="minorHAnsi"/>
          <w:sz w:val="22"/>
          <w:szCs w:val="22"/>
        </w:rPr>
        <w:t>end users who have only infrequent or no access to the distribution hub (</w:t>
      </w:r>
      <w:del w:id="669" w:author="Teh Stand" w:date="2018-12-10T10:10:00Z">
        <w:r w:rsidR="00CD58E5" w:rsidRPr="008819FA" w:rsidDel="007848ED">
          <w:rPr>
            <w:rFonts w:asciiTheme="minorHAnsi" w:hAnsiTheme="minorHAnsi" w:cstheme="minorHAnsi"/>
            <w:sz w:val="22"/>
            <w:szCs w:val="22"/>
          </w:rPr>
          <w:delText>e.g.,</w:delText>
        </w:r>
      </w:del>
      <w:ins w:id="670" w:author="Teh Stand" w:date="2018-12-10T10:10:00Z">
        <w:r w:rsidR="007848ED">
          <w:rPr>
            <w:rFonts w:asciiTheme="minorHAnsi" w:hAnsiTheme="minorHAnsi" w:cstheme="minorHAnsi"/>
            <w:sz w:val="22"/>
            <w:szCs w:val="22"/>
          </w:rPr>
          <w:t>for example</w:t>
        </w:r>
      </w:ins>
      <w:r w:rsidR="00CD58E5" w:rsidRPr="008819FA">
        <w:rPr>
          <w:rFonts w:asciiTheme="minorHAnsi" w:hAnsiTheme="minorHAnsi" w:cstheme="minorHAnsi"/>
          <w:sz w:val="22"/>
          <w:szCs w:val="22"/>
        </w:rPr>
        <w:t xml:space="preserve"> low-bandwidth or no Internet access).</w:t>
      </w:r>
      <w:r w:rsidR="00C43D3F" w:rsidRPr="008819FA">
        <w:rPr>
          <w:rFonts w:asciiTheme="minorHAnsi" w:hAnsiTheme="minorHAnsi" w:cstheme="minorHAnsi"/>
          <w:sz w:val="22"/>
          <w:szCs w:val="22"/>
        </w:rPr>
        <w:t xml:space="preserve"> </w:t>
      </w:r>
    </w:p>
    <w:p w14:paraId="3436522D" w14:textId="21854204" w:rsidR="007848ED" w:rsidRPr="00FA0C91" w:rsidRDefault="007848ED" w:rsidP="007848ED">
      <w:pPr>
        <w:pStyle w:val="Heading1"/>
        <w:numPr>
          <w:ilvl w:val="0"/>
          <w:numId w:val="25"/>
        </w:numPr>
        <w:tabs>
          <w:tab w:val="clear" w:pos="400"/>
          <w:tab w:val="clear" w:pos="560"/>
          <w:tab w:val="left" w:pos="567"/>
        </w:tabs>
        <w:spacing w:line="240" w:lineRule="auto"/>
        <w:ind w:left="567" w:hanging="567"/>
      </w:pPr>
      <w:bookmarkStart w:id="671" w:name="_Toc532213732"/>
      <w:r>
        <w:t>Validation checks and data quality</w:t>
      </w:r>
      <w:bookmarkEnd w:id="671"/>
    </w:p>
    <w:p w14:paraId="7242EF17" w14:textId="0E9C16D2" w:rsidR="00365BCB" w:rsidRPr="007848ED" w:rsidRDefault="00365BCB" w:rsidP="007848ED">
      <w:pPr>
        <w:spacing w:after="60" w:line="240" w:lineRule="auto"/>
        <w:rPr>
          <w:rFonts w:asciiTheme="minorHAnsi" w:hAnsiTheme="minorHAnsi" w:cstheme="minorHAnsi"/>
          <w:sz w:val="22"/>
          <w:szCs w:val="22"/>
        </w:rPr>
      </w:pPr>
      <w:r w:rsidRPr="007848ED">
        <w:rPr>
          <w:rFonts w:asciiTheme="minorHAnsi" w:hAnsiTheme="minorHAnsi" w:cstheme="minorHAnsi"/>
          <w:sz w:val="22"/>
          <w:szCs w:val="22"/>
        </w:rPr>
        <w:t>At least two types of validation checks are needed:</w:t>
      </w:r>
    </w:p>
    <w:p w14:paraId="15242280" w14:textId="075085F2" w:rsidR="00365BCB" w:rsidRPr="007848ED" w:rsidRDefault="00365BCB" w:rsidP="007848ED">
      <w:pPr>
        <w:numPr>
          <w:ilvl w:val="0"/>
          <w:numId w:val="35"/>
        </w:numPr>
        <w:spacing w:after="60" w:line="240" w:lineRule="auto"/>
        <w:rPr>
          <w:rFonts w:asciiTheme="minorHAnsi" w:hAnsiTheme="minorHAnsi" w:cstheme="minorHAnsi"/>
          <w:sz w:val="22"/>
          <w:szCs w:val="22"/>
        </w:rPr>
      </w:pPr>
      <w:r w:rsidRPr="007848ED">
        <w:rPr>
          <w:rFonts w:asciiTheme="minorHAnsi" w:hAnsiTheme="minorHAnsi" w:cstheme="minorHAnsi"/>
          <w:sz w:val="22"/>
          <w:szCs w:val="22"/>
        </w:rPr>
        <w:t>Dataset validation checks, for individual datasets. These checks operate on individual objects in datasets and on individual datasets as a whole. They should check the integrity of individual objects in the dataset (spatial, feature, and information types)</w:t>
      </w:r>
      <w:ins w:id="672" w:author="Teh Stand" w:date="2018-12-10T10:12:00Z">
        <w:r w:rsidR="007848ED">
          <w:rPr>
            <w:rFonts w:asciiTheme="minorHAnsi" w:hAnsiTheme="minorHAnsi" w:cstheme="minorHAnsi"/>
            <w:sz w:val="22"/>
            <w:szCs w:val="22"/>
          </w:rPr>
          <w:t>;</w:t>
        </w:r>
      </w:ins>
      <w:del w:id="673" w:author="Teh Stand" w:date="2018-12-10T10:12:00Z">
        <w:r w:rsidRPr="007848ED" w:rsidDel="007848ED">
          <w:rPr>
            <w:rFonts w:asciiTheme="minorHAnsi" w:hAnsiTheme="minorHAnsi" w:cstheme="minorHAnsi"/>
            <w:sz w:val="22"/>
            <w:szCs w:val="22"/>
          </w:rPr>
          <w:delText>,</w:delText>
        </w:r>
      </w:del>
      <w:r w:rsidRPr="007848ED">
        <w:rPr>
          <w:rFonts w:asciiTheme="minorHAnsi" w:hAnsiTheme="minorHAnsi" w:cstheme="minorHAnsi"/>
          <w:sz w:val="22"/>
          <w:szCs w:val="22"/>
        </w:rPr>
        <w:t xml:space="preserve"> associations between objects in the dataset</w:t>
      </w:r>
      <w:ins w:id="674" w:author="Teh Stand" w:date="2018-12-10T10:12:00Z">
        <w:r w:rsidR="007848ED">
          <w:rPr>
            <w:rFonts w:asciiTheme="minorHAnsi" w:hAnsiTheme="minorHAnsi" w:cstheme="minorHAnsi"/>
            <w:sz w:val="22"/>
            <w:szCs w:val="22"/>
          </w:rPr>
          <w:t>;</w:t>
        </w:r>
      </w:ins>
      <w:del w:id="675" w:author="Teh Stand" w:date="2018-12-10T10:12:00Z">
        <w:r w:rsidRPr="007848ED" w:rsidDel="007848ED">
          <w:rPr>
            <w:rFonts w:asciiTheme="minorHAnsi" w:hAnsiTheme="minorHAnsi" w:cstheme="minorHAnsi"/>
            <w:sz w:val="22"/>
            <w:szCs w:val="22"/>
          </w:rPr>
          <w:delText>,</w:delText>
        </w:r>
      </w:del>
      <w:r w:rsidRPr="007848ED">
        <w:rPr>
          <w:rFonts w:asciiTheme="minorHAnsi" w:hAnsiTheme="minorHAnsi" w:cstheme="minorHAnsi"/>
          <w:sz w:val="22"/>
          <w:szCs w:val="22"/>
        </w:rPr>
        <w:t xml:space="preserve"> any embedded metadata or header information in the dataset</w:t>
      </w:r>
      <w:ins w:id="676" w:author="Teh Stand" w:date="2018-12-10T10:12:00Z">
        <w:r w:rsidR="007848ED">
          <w:rPr>
            <w:rFonts w:asciiTheme="minorHAnsi" w:hAnsiTheme="minorHAnsi" w:cstheme="minorHAnsi"/>
            <w:sz w:val="22"/>
            <w:szCs w:val="22"/>
          </w:rPr>
          <w:t>;</w:t>
        </w:r>
      </w:ins>
      <w:del w:id="677" w:author="Teh Stand" w:date="2018-12-10T10:12:00Z">
        <w:r w:rsidRPr="007848ED" w:rsidDel="007848ED">
          <w:rPr>
            <w:rFonts w:asciiTheme="minorHAnsi" w:hAnsiTheme="minorHAnsi" w:cstheme="minorHAnsi"/>
            <w:sz w:val="22"/>
            <w:szCs w:val="22"/>
          </w:rPr>
          <w:delText>,</w:delText>
        </w:r>
      </w:del>
      <w:r w:rsidRPr="007848ED">
        <w:rPr>
          <w:rFonts w:asciiTheme="minorHAnsi" w:hAnsiTheme="minorHAnsi" w:cstheme="minorHAnsi"/>
          <w:sz w:val="22"/>
          <w:szCs w:val="22"/>
        </w:rPr>
        <w:t xml:space="preserve"> and support files referenced in the dataset.</w:t>
      </w:r>
    </w:p>
    <w:p w14:paraId="5CD44B28" w14:textId="2E5A5A96" w:rsidR="00365BCB" w:rsidRPr="007848ED" w:rsidRDefault="00365BCB" w:rsidP="007848ED">
      <w:pPr>
        <w:numPr>
          <w:ilvl w:val="0"/>
          <w:numId w:val="35"/>
        </w:numPr>
        <w:spacing w:after="160" w:line="240" w:lineRule="auto"/>
        <w:rPr>
          <w:rFonts w:asciiTheme="minorHAnsi" w:hAnsiTheme="minorHAnsi" w:cstheme="minorHAnsi"/>
          <w:sz w:val="22"/>
          <w:szCs w:val="22"/>
        </w:rPr>
      </w:pPr>
      <w:r w:rsidRPr="007848ED">
        <w:rPr>
          <w:rFonts w:asciiTheme="minorHAnsi" w:hAnsiTheme="minorHAnsi" w:cstheme="minorHAnsi"/>
          <w:sz w:val="22"/>
          <w:szCs w:val="22"/>
        </w:rPr>
        <w:t>Package validation checks</w:t>
      </w:r>
      <w:r w:rsidR="005640EC" w:rsidRPr="007848ED">
        <w:rPr>
          <w:rFonts w:asciiTheme="minorHAnsi" w:hAnsiTheme="minorHAnsi" w:cstheme="minorHAnsi"/>
          <w:sz w:val="22"/>
          <w:szCs w:val="22"/>
        </w:rPr>
        <w:t>,</w:t>
      </w:r>
      <w:r w:rsidRPr="007848ED">
        <w:rPr>
          <w:rFonts w:asciiTheme="minorHAnsi" w:hAnsiTheme="minorHAnsi" w:cstheme="minorHAnsi"/>
          <w:sz w:val="22"/>
          <w:szCs w:val="22"/>
        </w:rPr>
        <w:t xml:space="preserve"> for </w:t>
      </w:r>
      <w:r w:rsidR="005640EC" w:rsidRPr="007848ED">
        <w:rPr>
          <w:rFonts w:asciiTheme="minorHAnsi" w:hAnsiTheme="minorHAnsi" w:cstheme="minorHAnsi"/>
          <w:sz w:val="22"/>
          <w:szCs w:val="22"/>
        </w:rPr>
        <w:t>verifying the structure and content of packages (</w:t>
      </w:r>
      <w:del w:id="678" w:author="Teh Stand" w:date="2018-12-10T10:12:00Z">
        <w:r w:rsidR="005640EC" w:rsidRPr="007848ED" w:rsidDel="007848ED">
          <w:rPr>
            <w:rFonts w:asciiTheme="minorHAnsi" w:hAnsiTheme="minorHAnsi" w:cstheme="minorHAnsi"/>
            <w:sz w:val="22"/>
            <w:szCs w:val="22"/>
          </w:rPr>
          <w:delText>e.g.,</w:delText>
        </w:r>
      </w:del>
      <w:ins w:id="679" w:author="Teh Stand" w:date="2018-12-10T10:12:00Z">
        <w:r w:rsidR="007848ED">
          <w:rPr>
            <w:rFonts w:asciiTheme="minorHAnsi" w:hAnsiTheme="minorHAnsi" w:cstheme="minorHAnsi"/>
            <w:sz w:val="22"/>
            <w:szCs w:val="22"/>
          </w:rPr>
          <w:t>for example</w:t>
        </w:r>
      </w:ins>
      <w:r w:rsidR="005640EC" w:rsidRPr="007848ED">
        <w:rPr>
          <w:rFonts w:asciiTheme="minorHAnsi" w:hAnsiTheme="minorHAnsi" w:cstheme="minorHAnsi"/>
          <w:sz w:val="22"/>
          <w:szCs w:val="22"/>
        </w:rPr>
        <w:t xml:space="preserve"> exchange sets) and accompanying metadata.</w:t>
      </w:r>
    </w:p>
    <w:p w14:paraId="6B36549F" w14:textId="5B51E835" w:rsidR="009859AE" w:rsidRPr="007848ED" w:rsidRDefault="009859AE" w:rsidP="007848ED">
      <w:pPr>
        <w:spacing w:after="160" w:line="240" w:lineRule="auto"/>
        <w:rPr>
          <w:rFonts w:asciiTheme="minorHAnsi" w:hAnsiTheme="minorHAnsi" w:cstheme="minorHAnsi"/>
          <w:sz w:val="22"/>
          <w:szCs w:val="22"/>
        </w:rPr>
      </w:pPr>
      <w:r w:rsidRPr="007848ED">
        <w:rPr>
          <w:rFonts w:asciiTheme="minorHAnsi" w:hAnsiTheme="minorHAnsi" w:cstheme="minorHAnsi"/>
          <w:sz w:val="22"/>
          <w:szCs w:val="22"/>
        </w:rPr>
        <w:t>A common set of validation checks is under development</w:t>
      </w:r>
      <w:r w:rsidR="00FB7515" w:rsidRPr="007848ED">
        <w:rPr>
          <w:rFonts w:asciiTheme="minorHAnsi" w:hAnsiTheme="minorHAnsi" w:cstheme="minorHAnsi"/>
          <w:sz w:val="22"/>
          <w:szCs w:val="22"/>
        </w:rPr>
        <w:t xml:space="preserve"> (see S-97 Part C)</w:t>
      </w:r>
      <w:r w:rsidRPr="007848ED">
        <w:rPr>
          <w:rFonts w:asciiTheme="minorHAnsi" w:hAnsiTheme="minorHAnsi" w:cstheme="minorHAnsi"/>
          <w:sz w:val="22"/>
          <w:szCs w:val="22"/>
        </w:rPr>
        <w:t>. A recommended set of data quality measures has been developed</w:t>
      </w:r>
      <w:r w:rsidR="00FB7515" w:rsidRPr="007848ED">
        <w:rPr>
          <w:rFonts w:asciiTheme="minorHAnsi" w:hAnsiTheme="minorHAnsi" w:cstheme="minorHAnsi"/>
          <w:sz w:val="22"/>
          <w:szCs w:val="22"/>
        </w:rPr>
        <w:t xml:space="preserve"> based on </w:t>
      </w:r>
      <w:r w:rsidR="00A20458" w:rsidRPr="007848ED">
        <w:rPr>
          <w:rFonts w:asciiTheme="minorHAnsi" w:hAnsiTheme="minorHAnsi" w:cstheme="minorHAnsi"/>
          <w:sz w:val="22"/>
          <w:szCs w:val="22"/>
        </w:rPr>
        <w:t>dataset statistics derived from the</w:t>
      </w:r>
      <w:r w:rsidR="00FB7515" w:rsidRPr="007848ED">
        <w:rPr>
          <w:rFonts w:asciiTheme="minorHAnsi" w:hAnsiTheme="minorHAnsi" w:cstheme="minorHAnsi"/>
          <w:sz w:val="22"/>
          <w:szCs w:val="22"/>
        </w:rPr>
        <w:t xml:space="preserve"> validation checks</w:t>
      </w:r>
      <w:r w:rsidR="00A20458" w:rsidRPr="007848ED">
        <w:rPr>
          <w:rFonts w:asciiTheme="minorHAnsi" w:hAnsiTheme="minorHAnsi" w:cstheme="minorHAnsi"/>
          <w:sz w:val="22"/>
          <w:szCs w:val="22"/>
        </w:rPr>
        <w:t>.</w:t>
      </w:r>
      <w:r w:rsidRPr="007848ED">
        <w:rPr>
          <w:rFonts w:asciiTheme="minorHAnsi" w:hAnsiTheme="minorHAnsi" w:cstheme="minorHAnsi"/>
          <w:sz w:val="22"/>
          <w:szCs w:val="22"/>
        </w:rPr>
        <w:t xml:space="preserve"> </w:t>
      </w:r>
      <w:r w:rsidR="00A20458" w:rsidRPr="007848ED">
        <w:rPr>
          <w:rFonts w:asciiTheme="minorHAnsi" w:hAnsiTheme="minorHAnsi" w:cstheme="minorHAnsi"/>
          <w:sz w:val="22"/>
          <w:szCs w:val="22"/>
        </w:rPr>
        <w:t>The recommended measures</w:t>
      </w:r>
      <w:r w:rsidRPr="007848ED">
        <w:rPr>
          <w:rFonts w:asciiTheme="minorHAnsi" w:hAnsiTheme="minorHAnsi" w:cstheme="minorHAnsi"/>
          <w:sz w:val="22"/>
          <w:szCs w:val="22"/>
        </w:rPr>
        <w:t xml:space="preserve"> </w:t>
      </w:r>
      <w:r w:rsidR="00A20458" w:rsidRPr="007848ED">
        <w:rPr>
          <w:rFonts w:asciiTheme="minorHAnsi" w:hAnsiTheme="minorHAnsi" w:cstheme="minorHAnsi"/>
          <w:sz w:val="22"/>
          <w:szCs w:val="22"/>
        </w:rPr>
        <w:t>are</w:t>
      </w:r>
      <w:r w:rsidRPr="007848ED">
        <w:rPr>
          <w:rFonts w:asciiTheme="minorHAnsi" w:hAnsiTheme="minorHAnsi" w:cstheme="minorHAnsi"/>
          <w:sz w:val="22"/>
          <w:szCs w:val="22"/>
        </w:rPr>
        <w:t xml:space="preserve"> </w:t>
      </w:r>
      <w:r w:rsidR="00FB7515" w:rsidRPr="007848ED">
        <w:rPr>
          <w:rFonts w:asciiTheme="minorHAnsi" w:hAnsiTheme="minorHAnsi" w:cstheme="minorHAnsi"/>
          <w:sz w:val="22"/>
          <w:szCs w:val="22"/>
        </w:rPr>
        <w:t xml:space="preserve">also </w:t>
      </w:r>
      <w:r w:rsidRPr="007848ED">
        <w:rPr>
          <w:rFonts w:asciiTheme="minorHAnsi" w:hAnsiTheme="minorHAnsi" w:cstheme="minorHAnsi"/>
          <w:sz w:val="22"/>
          <w:szCs w:val="22"/>
        </w:rPr>
        <w:t xml:space="preserve">described in </w:t>
      </w:r>
      <w:ins w:id="680" w:author="Teh Stand" w:date="2018-12-10T10:13:00Z">
        <w:r w:rsidR="007848ED">
          <w:rPr>
            <w:rFonts w:asciiTheme="minorHAnsi" w:hAnsiTheme="minorHAnsi" w:cstheme="minorHAnsi"/>
            <w:sz w:val="22"/>
            <w:szCs w:val="22"/>
          </w:rPr>
          <w:t xml:space="preserve">S-97 </w:t>
        </w:r>
      </w:ins>
      <w:r w:rsidR="00FB7515" w:rsidRPr="007848ED">
        <w:rPr>
          <w:rFonts w:asciiTheme="minorHAnsi" w:hAnsiTheme="minorHAnsi" w:cstheme="minorHAnsi"/>
          <w:sz w:val="22"/>
          <w:szCs w:val="22"/>
        </w:rPr>
        <w:t>Part C</w:t>
      </w:r>
      <w:r w:rsidRPr="007848ED">
        <w:rPr>
          <w:rFonts w:asciiTheme="minorHAnsi" w:hAnsiTheme="minorHAnsi" w:cstheme="minorHAnsi"/>
          <w:sz w:val="22"/>
          <w:szCs w:val="22"/>
        </w:rPr>
        <w:t>.</w:t>
      </w:r>
    </w:p>
    <w:p w14:paraId="45699733" w14:textId="0377D5E6" w:rsidR="007848ED" w:rsidRPr="00FA0C91" w:rsidRDefault="00391FD4" w:rsidP="00391FD4">
      <w:pPr>
        <w:pStyle w:val="Heading2"/>
        <w:numPr>
          <w:ilvl w:val="1"/>
          <w:numId w:val="161"/>
        </w:numPr>
        <w:tabs>
          <w:tab w:val="clear" w:pos="540"/>
          <w:tab w:val="clear" w:pos="700"/>
          <w:tab w:val="left" w:pos="709"/>
        </w:tabs>
        <w:spacing w:line="240" w:lineRule="auto"/>
        <w:ind w:hanging="720"/>
        <w:rPr>
          <w:lang w:val="en-GB"/>
        </w:rPr>
      </w:pPr>
      <w:bookmarkStart w:id="681" w:name="_Toc532213733"/>
      <w:r>
        <w:rPr>
          <w:lang w:val="en-GB"/>
        </w:rPr>
        <w:t>Validation checks for datasets</w:t>
      </w:r>
      <w:bookmarkEnd w:id="681"/>
    </w:p>
    <w:p w14:paraId="263DBE7F" w14:textId="128244A2" w:rsidR="005640EC" w:rsidRPr="00391FD4" w:rsidRDefault="005640EC" w:rsidP="00391FD4">
      <w:pPr>
        <w:spacing w:after="60" w:line="240" w:lineRule="auto"/>
        <w:rPr>
          <w:rFonts w:asciiTheme="minorHAnsi" w:hAnsiTheme="minorHAnsi" w:cstheme="minorHAnsi"/>
          <w:sz w:val="22"/>
          <w:szCs w:val="22"/>
        </w:rPr>
      </w:pPr>
      <w:r w:rsidRPr="00391FD4">
        <w:rPr>
          <w:rFonts w:asciiTheme="minorHAnsi" w:hAnsiTheme="minorHAnsi" w:cstheme="minorHAnsi"/>
          <w:sz w:val="22"/>
          <w:szCs w:val="22"/>
        </w:rPr>
        <w:t xml:space="preserve">Validation </w:t>
      </w:r>
      <w:del w:id="682" w:author="Teh Stand" w:date="2018-12-10T10:16:00Z">
        <w:r w:rsidRPr="00391FD4" w:rsidDel="00391FD4">
          <w:rPr>
            <w:rFonts w:asciiTheme="minorHAnsi" w:hAnsiTheme="minorHAnsi" w:cstheme="minorHAnsi"/>
            <w:sz w:val="22"/>
            <w:szCs w:val="22"/>
          </w:rPr>
          <w:delText xml:space="preserve">tests </w:delText>
        </w:r>
      </w:del>
      <w:ins w:id="683" w:author="Teh Stand" w:date="2018-12-10T10:16:00Z">
        <w:r w:rsidR="00391FD4">
          <w:rPr>
            <w:rFonts w:asciiTheme="minorHAnsi" w:hAnsiTheme="minorHAnsi" w:cstheme="minorHAnsi"/>
            <w:sz w:val="22"/>
            <w:szCs w:val="22"/>
          </w:rPr>
          <w:t>check</w:t>
        </w:r>
        <w:r w:rsidR="00391FD4" w:rsidRPr="00391FD4">
          <w:rPr>
            <w:rFonts w:asciiTheme="minorHAnsi" w:hAnsiTheme="minorHAnsi" w:cstheme="minorHAnsi"/>
            <w:sz w:val="22"/>
            <w:szCs w:val="22"/>
          </w:rPr>
          <w:t xml:space="preserve">s </w:t>
        </w:r>
      </w:ins>
      <w:r w:rsidRPr="00391FD4">
        <w:rPr>
          <w:rFonts w:asciiTheme="minorHAnsi" w:hAnsiTheme="minorHAnsi" w:cstheme="minorHAnsi"/>
          <w:sz w:val="22"/>
          <w:szCs w:val="22"/>
        </w:rPr>
        <w:t>for datasets should cover:</w:t>
      </w:r>
    </w:p>
    <w:p w14:paraId="3F4320FB" w14:textId="0D5555C9" w:rsidR="00E85FD8" w:rsidRPr="00391FD4" w:rsidRDefault="00E85FD8" w:rsidP="0086758C">
      <w:pPr>
        <w:pStyle w:val="ListParagraph"/>
        <w:numPr>
          <w:ilvl w:val="0"/>
          <w:numId w:val="28"/>
        </w:numPr>
        <w:spacing w:before="0" w:after="60" w:line="240" w:lineRule="auto"/>
        <w:ind w:hanging="294"/>
        <w:rPr>
          <w:rFonts w:asciiTheme="minorHAnsi" w:hAnsiTheme="minorHAnsi" w:cstheme="minorHAnsi"/>
          <w:sz w:val="22"/>
          <w:szCs w:val="22"/>
        </w:rPr>
      </w:pPr>
      <w:r w:rsidRPr="00391FD4">
        <w:rPr>
          <w:rFonts w:asciiTheme="minorHAnsi" w:hAnsiTheme="minorHAnsi" w:cstheme="minorHAnsi"/>
          <w:sz w:val="22"/>
          <w:szCs w:val="22"/>
        </w:rPr>
        <w:t>C</w:t>
      </w:r>
      <w:r w:rsidR="005D6A61" w:rsidRPr="00391FD4">
        <w:rPr>
          <w:rFonts w:asciiTheme="minorHAnsi" w:hAnsiTheme="minorHAnsi" w:cstheme="minorHAnsi"/>
          <w:sz w:val="22"/>
          <w:szCs w:val="22"/>
        </w:rPr>
        <w:t>ompleteness,</w:t>
      </w:r>
      <w:r w:rsidR="00F13762" w:rsidRPr="00391FD4">
        <w:rPr>
          <w:rFonts w:asciiTheme="minorHAnsi" w:hAnsiTheme="minorHAnsi" w:cstheme="minorHAnsi"/>
          <w:sz w:val="22"/>
          <w:szCs w:val="22"/>
        </w:rPr>
        <w:t xml:space="preserve"> including population of attributes and presence of required information, complex attributes without sub-attribute</w:t>
      </w:r>
      <w:r w:rsidR="00D65DCD" w:rsidRPr="00391FD4">
        <w:rPr>
          <w:rFonts w:asciiTheme="minorHAnsi" w:hAnsiTheme="minorHAnsi" w:cstheme="minorHAnsi"/>
          <w:sz w:val="22"/>
          <w:szCs w:val="22"/>
        </w:rPr>
        <w:t>s</w:t>
      </w:r>
      <w:r w:rsidR="00F13762" w:rsidRPr="00391FD4">
        <w:rPr>
          <w:rFonts w:asciiTheme="minorHAnsi" w:hAnsiTheme="minorHAnsi" w:cstheme="minorHAnsi"/>
          <w:sz w:val="22"/>
          <w:szCs w:val="22"/>
        </w:rPr>
        <w:t>, etc.</w:t>
      </w:r>
    </w:p>
    <w:p w14:paraId="58111217" w14:textId="203478EB" w:rsidR="00041713" w:rsidRPr="00391FD4" w:rsidRDefault="005D6A61" w:rsidP="0086758C">
      <w:pPr>
        <w:pStyle w:val="ListParagraph"/>
        <w:numPr>
          <w:ilvl w:val="0"/>
          <w:numId w:val="28"/>
        </w:numPr>
        <w:spacing w:before="0" w:after="60" w:line="240" w:lineRule="auto"/>
        <w:ind w:hanging="294"/>
        <w:rPr>
          <w:rFonts w:asciiTheme="minorHAnsi" w:hAnsiTheme="minorHAnsi" w:cstheme="minorHAnsi"/>
          <w:sz w:val="22"/>
          <w:szCs w:val="22"/>
        </w:rPr>
      </w:pPr>
      <w:r w:rsidRPr="00391FD4">
        <w:rPr>
          <w:rFonts w:asciiTheme="minorHAnsi" w:hAnsiTheme="minorHAnsi" w:cstheme="minorHAnsi"/>
          <w:sz w:val="22"/>
          <w:szCs w:val="22"/>
        </w:rPr>
        <w:t>Logical</w:t>
      </w:r>
      <w:r w:rsidR="002778D7" w:rsidRPr="00391FD4">
        <w:rPr>
          <w:rFonts w:asciiTheme="minorHAnsi" w:hAnsiTheme="minorHAnsi" w:cstheme="minorHAnsi"/>
          <w:sz w:val="22"/>
          <w:szCs w:val="22"/>
        </w:rPr>
        <w:t xml:space="preserve"> </w:t>
      </w:r>
      <w:r w:rsidRPr="00391FD4">
        <w:rPr>
          <w:rFonts w:asciiTheme="minorHAnsi" w:hAnsiTheme="minorHAnsi" w:cstheme="minorHAnsi"/>
          <w:sz w:val="22"/>
          <w:szCs w:val="22"/>
        </w:rPr>
        <w:t>consistency</w:t>
      </w:r>
      <w:ins w:id="684" w:author="Teh Stand" w:date="2018-12-10T10:17:00Z">
        <w:r w:rsidR="00391FD4">
          <w:rPr>
            <w:rFonts w:asciiTheme="minorHAnsi" w:hAnsiTheme="minorHAnsi" w:cstheme="minorHAnsi"/>
            <w:sz w:val="22"/>
            <w:szCs w:val="22"/>
          </w:rPr>
          <w:t>;</w:t>
        </w:r>
      </w:ins>
      <w:del w:id="685" w:author="Teh Stand" w:date="2018-12-10T10:17:00Z">
        <w:r w:rsidR="00A20458" w:rsidRPr="00391FD4" w:rsidDel="00391FD4">
          <w:rPr>
            <w:rFonts w:asciiTheme="minorHAnsi" w:hAnsiTheme="minorHAnsi" w:cstheme="minorHAnsi"/>
            <w:sz w:val="22"/>
            <w:szCs w:val="22"/>
          </w:rPr>
          <w:delText>,</w:delText>
        </w:r>
      </w:del>
      <w:r w:rsidR="00F13762" w:rsidRPr="00391FD4">
        <w:rPr>
          <w:rFonts w:asciiTheme="minorHAnsi" w:hAnsiTheme="minorHAnsi" w:cstheme="minorHAnsi"/>
          <w:sz w:val="22"/>
          <w:szCs w:val="22"/>
        </w:rPr>
        <w:t xml:space="preserve"> </w:t>
      </w:r>
      <w:del w:id="686" w:author="Teh Stand" w:date="2018-12-10T10:17:00Z">
        <w:r w:rsidR="00F13762" w:rsidRPr="00391FD4" w:rsidDel="00391FD4">
          <w:rPr>
            <w:rFonts w:asciiTheme="minorHAnsi" w:hAnsiTheme="minorHAnsi" w:cstheme="minorHAnsi"/>
            <w:sz w:val="22"/>
            <w:szCs w:val="22"/>
          </w:rPr>
          <w:delText>e.g.,</w:delText>
        </w:r>
      </w:del>
      <w:ins w:id="687" w:author="Teh Stand" w:date="2018-12-10T10:17:00Z">
        <w:r w:rsidR="00391FD4">
          <w:rPr>
            <w:rFonts w:asciiTheme="minorHAnsi" w:hAnsiTheme="minorHAnsi" w:cstheme="minorHAnsi"/>
            <w:sz w:val="22"/>
            <w:szCs w:val="22"/>
          </w:rPr>
          <w:t>for example</w:t>
        </w:r>
      </w:ins>
      <w:r w:rsidR="00F13762" w:rsidRPr="00391FD4">
        <w:rPr>
          <w:rFonts w:asciiTheme="minorHAnsi" w:hAnsiTheme="minorHAnsi" w:cstheme="minorHAnsi"/>
          <w:sz w:val="22"/>
          <w:szCs w:val="22"/>
        </w:rPr>
        <w:t xml:space="preserve"> missing association targets</w:t>
      </w:r>
      <w:r w:rsidR="00D65DCD" w:rsidRPr="00391FD4">
        <w:rPr>
          <w:rFonts w:asciiTheme="minorHAnsi" w:hAnsiTheme="minorHAnsi" w:cstheme="minorHAnsi"/>
          <w:sz w:val="22"/>
          <w:szCs w:val="22"/>
        </w:rPr>
        <w:t>.</w:t>
      </w:r>
      <w:r w:rsidRPr="00391FD4">
        <w:rPr>
          <w:rFonts w:asciiTheme="minorHAnsi" w:hAnsiTheme="minorHAnsi" w:cstheme="minorHAnsi"/>
          <w:sz w:val="22"/>
          <w:szCs w:val="22"/>
        </w:rPr>
        <w:t xml:space="preserve"> </w:t>
      </w:r>
    </w:p>
    <w:p w14:paraId="21EFEF99" w14:textId="4A087D12" w:rsidR="001E0542" w:rsidRPr="00391FD4" w:rsidRDefault="001E0542" w:rsidP="0086758C">
      <w:pPr>
        <w:pStyle w:val="ListParagraph"/>
        <w:numPr>
          <w:ilvl w:val="0"/>
          <w:numId w:val="28"/>
        </w:numPr>
        <w:spacing w:before="0" w:after="60" w:line="240" w:lineRule="auto"/>
        <w:ind w:hanging="294"/>
        <w:rPr>
          <w:rFonts w:asciiTheme="minorHAnsi" w:hAnsiTheme="minorHAnsi" w:cstheme="minorHAnsi"/>
          <w:sz w:val="22"/>
          <w:szCs w:val="22"/>
        </w:rPr>
      </w:pPr>
      <w:r w:rsidRPr="00391FD4">
        <w:rPr>
          <w:rFonts w:asciiTheme="minorHAnsi" w:hAnsiTheme="minorHAnsi" w:cstheme="minorHAnsi"/>
          <w:sz w:val="22"/>
          <w:szCs w:val="22"/>
        </w:rPr>
        <w:t>Spatial consistency</w:t>
      </w:r>
      <w:ins w:id="688" w:author="Teh Stand" w:date="2018-12-10T10:17:00Z">
        <w:r w:rsidR="00391FD4">
          <w:rPr>
            <w:rFonts w:asciiTheme="minorHAnsi" w:hAnsiTheme="minorHAnsi" w:cstheme="minorHAnsi"/>
            <w:sz w:val="22"/>
            <w:szCs w:val="22"/>
          </w:rPr>
          <w:t xml:space="preserve">; </w:t>
        </w:r>
      </w:ins>
      <w:del w:id="689" w:author="Teh Stand" w:date="2018-12-10T10:17:00Z">
        <w:r w:rsidR="00A20458" w:rsidRPr="00391FD4" w:rsidDel="00391FD4">
          <w:rPr>
            <w:rFonts w:asciiTheme="minorHAnsi" w:hAnsiTheme="minorHAnsi" w:cstheme="minorHAnsi"/>
            <w:sz w:val="22"/>
            <w:szCs w:val="22"/>
          </w:rPr>
          <w:delText>,</w:delText>
        </w:r>
        <w:r w:rsidR="00E85FD8" w:rsidRPr="00391FD4" w:rsidDel="00391FD4">
          <w:rPr>
            <w:rFonts w:asciiTheme="minorHAnsi" w:hAnsiTheme="minorHAnsi" w:cstheme="minorHAnsi"/>
            <w:sz w:val="22"/>
            <w:szCs w:val="22"/>
          </w:rPr>
          <w:delText xml:space="preserve"> </w:delText>
        </w:r>
        <w:r w:rsidR="00F13762" w:rsidRPr="00391FD4" w:rsidDel="00391FD4">
          <w:rPr>
            <w:rFonts w:asciiTheme="minorHAnsi" w:hAnsiTheme="minorHAnsi" w:cstheme="minorHAnsi"/>
            <w:sz w:val="22"/>
            <w:szCs w:val="22"/>
          </w:rPr>
          <w:delText>e.g.,</w:delText>
        </w:r>
      </w:del>
      <w:ins w:id="690" w:author="Teh Stand" w:date="2018-12-10T10:17:00Z">
        <w:r w:rsidR="00391FD4">
          <w:rPr>
            <w:rFonts w:asciiTheme="minorHAnsi" w:hAnsiTheme="minorHAnsi" w:cstheme="minorHAnsi"/>
            <w:sz w:val="22"/>
            <w:szCs w:val="22"/>
          </w:rPr>
          <w:t>for example</w:t>
        </w:r>
      </w:ins>
      <w:r w:rsidR="00F13762" w:rsidRPr="00391FD4">
        <w:rPr>
          <w:rFonts w:asciiTheme="minorHAnsi" w:hAnsiTheme="minorHAnsi" w:cstheme="minorHAnsi"/>
          <w:sz w:val="22"/>
          <w:szCs w:val="22"/>
        </w:rPr>
        <w:t xml:space="preserve"> </w:t>
      </w:r>
      <w:r w:rsidR="00E85FD8" w:rsidRPr="00391FD4">
        <w:rPr>
          <w:rFonts w:asciiTheme="minorHAnsi" w:hAnsiTheme="minorHAnsi" w:cstheme="minorHAnsi"/>
          <w:sz w:val="22"/>
          <w:szCs w:val="22"/>
        </w:rPr>
        <w:t xml:space="preserve">topological </w:t>
      </w:r>
      <w:r w:rsidR="00F13762" w:rsidRPr="00391FD4">
        <w:rPr>
          <w:rFonts w:asciiTheme="minorHAnsi" w:hAnsiTheme="minorHAnsi" w:cstheme="minorHAnsi"/>
          <w:sz w:val="22"/>
          <w:szCs w:val="22"/>
        </w:rPr>
        <w:t xml:space="preserve">sanity checks for non-crossing external boundaries, </w:t>
      </w:r>
      <w:r w:rsidR="00D65DCD" w:rsidRPr="00391FD4">
        <w:rPr>
          <w:rFonts w:asciiTheme="minorHAnsi" w:hAnsiTheme="minorHAnsi" w:cstheme="minorHAnsi"/>
          <w:sz w:val="22"/>
          <w:szCs w:val="22"/>
        </w:rPr>
        <w:t xml:space="preserve">excessive vertex density in lines, </w:t>
      </w:r>
      <w:r w:rsidR="00F13762" w:rsidRPr="00391FD4">
        <w:rPr>
          <w:rFonts w:asciiTheme="minorHAnsi" w:hAnsiTheme="minorHAnsi" w:cstheme="minorHAnsi"/>
          <w:sz w:val="22"/>
          <w:szCs w:val="22"/>
        </w:rPr>
        <w:t>etc.</w:t>
      </w:r>
    </w:p>
    <w:p w14:paraId="727139F8" w14:textId="68E0A05D" w:rsidR="00251BA1" w:rsidRPr="00391FD4" w:rsidRDefault="00F13762" w:rsidP="0086758C">
      <w:pPr>
        <w:pStyle w:val="ListParagraph"/>
        <w:numPr>
          <w:ilvl w:val="0"/>
          <w:numId w:val="28"/>
        </w:numPr>
        <w:spacing w:before="0" w:after="60" w:line="240" w:lineRule="auto"/>
        <w:ind w:hanging="294"/>
        <w:rPr>
          <w:rFonts w:asciiTheme="minorHAnsi" w:hAnsiTheme="minorHAnsi" w:cstheme="minorHAnsi"/>
          <w:sz w:val="22"/>
          <w:szCs w:val="22"/>
        </w:rPr>
      </w:pPr>
      <w:r w:rsidRPr="00391FD4">
        <w:rPr>
          <w:rFonts w:asciiTheme="minorHAnsi" w:hAnsiTheme="minorHAnsi" w:cstheme="minorHAnsi"/>
          <w:sz w:val="22"/>
          <w:szCs w:val="22"/>
        </w:rPr>
        <w:t>P</w:t>
      </w:r>
      <w:r w:rsidR="005D6A61" w:rsidRPr="00391FD4">
        <w:rPr>
          <w:rFonts w:asciiTheme="minorHAnsi" w:hAnsiTheme="minorHAnsi" w:cstheme="minorHAnsi"/>
          <w:sz w:val="22"/>
          <w:szCs w:val="22"/>
        </w:rPr>
        <w:t>ositional accuracy</w:t>
      </w:r>
      <w:del w:id="691" w:author="Teh Stand" w:date="2018-12-10T10:17:00Z">
        <w:r w:rsidR="00251BA1" w:rsidRPr="00391FD4" w:rsidDel="00391FD4">
          <w:rPr>
            <w:rFonts w:asciiTheme="minorHAnsi" w:hAnsiTheme="minorHAnsi" w:cstheme="minorHAnsi"/>
            <w:sz w:val="22"/>
            <w:szCs w:val="22"/>
          </w:rPr>
          <w:delText>, e.g.,</w:delText>
        </w:r>
      </w:del>
      <w:ins w:id="692" w:author="Teh Stand" w:date="2018-12-10T10:17:00Z">
        <w:r w:rsidR="00391FD4">
          <w:rPr>
            <w:rFonts w:asciiTheme="minorHAnsi" w:hAnsiTheme="minorHAnsi" w:cstheme="minorHAnsi"/>
            <w:sz w:val="22"/>
            <w:szCs w:val="22"/>
          </w:rPr>
          <w:t>; for example</w:t>
        </w:r>
      </w:ins>
      <w:r w:rsidR="00251BA1" w:rsidRPr="00391FD4">
        <w:rPr>
          <w:rFonts w:asciiTheme="minorHAnsi" w:hAnsiTheme="minorHAnsi" w:cstheme="minorHAnsi"/>
          <w:sz w:val="22"/>
          <w:szCs w:val="22"/>
        </w:rPr>
        <w:t xml:space="preserve"> closeness of reported coordinate values to accepted</w:t>
      </w:r>
      <w:r w:rsidR="00A20458" w:rsidRPr="00391FD4">
        <w:rPr>
          <w:rFonts w:asciiTheme="minorHAnsi" w:hAnsiTheme="minorHAnsi" w:cstheme="minorHAnsi"/>
          <w:sz w:val="22"/>
          <w:szCs w:val="22"/>
        </w:rPr>
        <w:t xml:space="preserve"> or known</w:t>
      </w:r>
      <w:r w:rsidR="00251BA1" w:rsidRPr="00391FD4">
        <w:rPr>
          <w:rFonts w:asciiTheme="minorHAnsi" w:hAnsiTheme="minorHAnsi" w:cstheme="minorHAnsi"/>
          <w:sz w:val="22"/>
          <w:szCs w:val="22"/>
        </w:rPr>
        <w:t xml:space="preserve"> absolute or relative </w:t>
      </w:r>
      <w:r w:rsidR="00A20458" w:rsidRPr="00391FD4">
        <w:rPr>
          <w:rFonts w:asciiTheme="minorHAnsi" w:hAnsiTheme="minorHAnsi" w:cstheme="minorHAnsi"/>
          <w:sz w:val="22"/>
          <w:szCs w:val="22"/>
        </w:rPr>
        <w:t>coordinate values</w:t>
      </w:r>
      <w:r w:rsidR="00251BA1" w:rsidRPr="00391FD4">
        <w:rPr>
          <w:rFonts w:asciiTheme="minorHAnsi" w:hAnsiTheme="minorHAnsi" w:cstheme="minorHAnsi"/>
          <w:sz w:val="22"/>
          <w:szCs w:val="22"/>
        </w:rPr>
        <w:t>.</w:t>
      </w:r>
    </w:p>
    <w:p w14:paraId="5F742168" w14:textId="0D9BDB7D" w:rsidR="00251BA1" w:rsidRPr="00391FD4" w:rsidRDefault="00FB7515" w:rsidP="0086758C">
      <w:pPr>
        <w:pStyle w:val="ListParagraph"/>
        <w:numPr>
          <w:ilvl w:val="0"/>
          <w:numId w:val="28"/>
        </w:numPr>
        <w:spacing w:before="0" w:after="60" w:line="240" w:lineRule="auto"/>
        <w:ind w:hanging="294"/>
        <w:rPr>
          <w:rFonts w:asciiTheme="minorHAnsi" w:hAnsiTheme="minorHAnsi" w:cstheme="minorHAnsi"/>
          <w:sz w:val="22"/>
          <w:szCs w:val="22"/>
        </w:rPr>
      </w:pPr>
      <w:r w:rsidRPr="00391FD4">
        <w:rPr>
          <w:rFonts w:asciiTheme="minorHAnsi" w:hAnsiTheme="minorHAnsi" w:cstheme="minorHAnsi"/>
          <w:sz w:val="22"/>
          <w:szCs w:val="22"/>
        </w:rPr>
        <w:t>Temporal accuracy</w:t>
      </w:r>
      <w:del w:id="693" w:author="Teh Stand" w:date="2018-12-10T10:18:00Z">
        <w:r w:rsidR="00251BA1" w:rsidRPr="00391FD4" w:rsidDel="00391FD4">
          <w:rPr>
            <w:rFonts w:asciiTheme="minorHAnsi" w:hAnsiTheme="minorHAnsi" w:cstheme="minorHAnsi"/>
            <w:sz w:val="22"/>
            <w:szCs w:val="22"/>
          </w:rPr>
          <w:delText xml:space="preserve">, </w:delText>
        </w:r>
        <w:r w:rsidR="00A20458" w:rsidRPr="00391FD4" w:rsidDel="00391FD4">
          <w:rPr>
            <w:rFonts w:asciiTheme="minorHAnsi" w:hAnsiTheme="minorHAnsi" w:cstheme="minorHAnsi"/>
            <w:sz w:val="22"/>
            <w:szCs w:val="22"/>
          </w:rPr>
          <w:delText>e.g.,</w:delText>
        </w:r>
      </w:del>
      <w:ins w:id="694" w:author="Teh Stand" w:date="2018-12-10T10:18:00Z">
        <w:r w:rsidR="00391FD4">
          <w:rPr>
            <w:rFonts w:asciiTheme="minorHAnsi" w:hAnsiTheme="minorHAnsi" w:cstheme="minorHAnsi"/>
            <w:sz w:val="22"/>
            <w:szCs w:val="22"/>
          </w:rPr>
          <w:t>; for example</w:t>
        </w:r>
      </w:ins>
      <w:r w:rsidR="00251BA1" w:rsidRPr="00391FD4">
        <w:rPr>
          <w:rFonts w:asciiTheme="minorHAnsi" w:hAnsiTheme="minorHAnsi" w:cstheme="minorHAnsi"/>
          <w:sz w:val="22"/>
          <w:szCs w:val="22"/>
        </w:rPr>
        <w:t xml:space="preserve"> closeness of reported time measurements to </w:t>
      </w:r>
      <w:r w:rsidR="00A20458" w:rsidRPr="00391FD4">
        <w:rPr>
          <w:rFonts w:asciiTheme="minorHAnsi" w:hAnsiTheme="minorHAnsi" w:cstheme="minorHAnsi"/>
          <w:sz w:val="22"/>
          <w:szCs w:val="22"/>
        </w:rPr>
        <w:t xml:space="preserve">accepted or known </w:t>
      </w:r>
      <w:r w:rsidR="00251BA1" w:rsidRPr="00391FD4">
        <w:rPr>
          <w:rFonts w:asciiTheme="minorHAnsi" w:hAnsiTheme="minorHAnsi" w:cstheme="minorHAnsi"/>
          <w:sz w:val="22"/>
          <w:szCs w:val="22"/>
        </w:rPr>
        <w:t>values accepted as or known to be true</w:t>
      </w:r>
      <w:r w:rsidR="00A20458" w:rsidRPr="00391FD4">
        <w:rPr>
          <w:rFonts w:asciiTheme="minorHAnsi" w:hAnsiTheme="minorHAnsi" w:cstheme="minorHAnsi"/>
          <w:sz w:val="22"/>
          <w:szCs w:val="22"/>
        </w:rPr>
        <w:t>, correctness of the order of events, or validity of data with respect to time.</w:t>
      </w:r>
    </w:p>
    <w:p w14:paraId="2077AF51" w14:textId="23C9E720" w:rsidR="00041713" w:rsidRPr="00391FD4" w:rsidRDefault="00D65DCD" w:rsidP="0086758C">
      <w:pPr>
        <w:pStyle w:val="ListParagraph"/>
        <w:numPr>
          <w:ilvl w:val="0"/>
          <w:numId w:val="28"/>
        </w:numPr>
        <w:spacing w:before="0" w:after="60" w:line="240" w:lineRule="auto"/>
        <w:ind w:hanging="294"/>
        <w:rPr>
          <w:rFonts w:asciiTheme="minorHAnsi" w:hAnsiTheme="minorHAnsi" w:cstheme="minorHAnsi"/>
          <w:sz w:val="22"/>
          <w:szCs w:val="22"/>
        </w:rPr>
      </w:pPr>
      <w:r w:rsidRPr="00391FD4">
        <w:rPr>
          <w:rFonts w:asciiTheme="minorHAnsi" w:hAnsiTheme="minorHAnsi" w:cstheme="minorHAnsi"/>
          <w:sz w:val="22"/>
          <w:szCs w:val="22"/>
        </w:rPr>
        <w:t>T</w:t>
      </w:r>
      <w:r w:rsidR="005D6A61" w:rsidRPr="00391FD4">
        <w:rPr>
          <w:rFonts w:asciiTheme="minorHAnsi" w:hAnsiTheme="minorHAnsi" w:cstheme="minorHAnsi"/>
          <w:sz w:val="22"/>
          <w:szCs w:val="22"/>
        </w:rPr>
        <w:t xml:space="preserve">hematic accuracy, </w:t>
      </w:r>
      <w:r w:rsidRPr="00391FD4">
        <w:rPr>
          <w:rFonts w:asciiTheme="minorHAnsi" w:hAnsiTheme="minorHAnsi" w:cstheme="minorHAnsi"/>
          <w:sz w:val="22"/>
          <w:szCs w:val="22"/>
        </w:rPr>
        <w:t>such as attribute values that are consistent with any other related attributes and within allowed ranges or sets.</w:t>
      </w:r>
    </w:p>
    <w:p w14:paraId="13B48A06" w14:textId="4761CD87" w:rsidR="00595E1F" w:rsidRPr="00391FD4" w:rsidRDefault="00595E1F" w:rsidP="0086758C">
      <w:pPr>
        <w:pStyle w:val="ListParagraph"/>
        <w:numPr>
          <w:ilvl w:val="0"/>
          <w:numId w:val="28"/>
        </w:numPr>
        <w:spacing w:before="0" w:after="60" w:line="240" w:lineRule="auto"/>
        <w:ind w:hanging="294"/>
        <w:rPr>
          <w:rFonts w:asciiTheme="minorHAnsi" w:hAnsiTheme="minorHAnsi" w:cstheme="minorHAnsi"/>
          <w:sz w:val="22"/>
          <w:szCs w:val="22"/>
        </w:rPr>
      </w:pPr>
      <w:r w:rsidRPr="00391FD4">
        <w:rPr>
          <w:rFonts w:asciiTheme="minorHAnsi" w:hAnsiTheme="minorHAnsi" w:cstheme="minorHAnsi"/>
          <w:sz w:val="22"/>
          <w:szCs w:val="22"/>
        </w:rPr>
        <w:t>References to support files.</w:t>
      </w:r>
    </w:p>
    <w:p w14:paraId="2A8D7D9C" w14:textId="4654AF9E" w:rsidR="00041713" w:rsidRPr="00391FD4" w:rsidRDefault="00D65DCD" w:rsidP="0086758C">
      <w:pPr>
        <w:pStyle w:val="ListParagraph"/>
        <w:numPr>
          <w:ilvl w:val="0"/>
          <w:numId w:val="28"/>
        </w:numPr>
        <w:spacing w:before="0" w:after="160" w:line="240" w:lineRule="auto"/>
        <w:ind w:hanging="294"/>
        <w:rPr>
          <w:rFonts w:asciiTheme="minorHAnsi" w:hAnsiTheme="minorHAnsi" w:cstheme="minorHAnsi"/>
          <w:sz w:val="22"/>
          <w:szCs w:val="22"/>
        </w:rPr>
      </w:pPr>
      <w:r w:rsidRPr="00391FD4">
        <w:rPr>
          <w:rFonts w:asciiTheme="minorHAnsi" w:hAnsiTheme="minorHAnsi" w:cstheme="minorHAnsi"/>
          <w:sz w:val="22"/>
          <w:szCs w:val="22"/>
        </w:rPr>
        <w:t>Other requirements</w:t>
      </w:r>
      <w:r w:rsidR="005D6A61" w:rsidRPr="00391FD4">
        <w:rPr>
          <w:rFonts w:asciiTheme="minorHAnsi" w:hAnsiTheme="minorHAnsi" w:cstheme="minorHAnsi"/>
          <w:sz w:val="22"/>
          <w:szCs w:val="22"/>
        </w:rPr>
        <w:t xml:space="preserve"> </w:t>
      </w:r>
      <w:r w:rsidRPr="00391FD4">
        <w:rPr>
          <w:rFonts w:asciiTheme="minorHAnsi" w:hAnsiTheme="minorHAnsi" w:cstheme="minorHAnsi"/>
          <w:sz w:val="22"/>
          <w:szCs w:val="22"/>
        </w:rPr>
        <w:t>specific to</w:t>
      </w:r>
      <w:r w:rsidR="005D6A61" w:rsidRPr="00391FD4">
        <w:rPr>
          <w:rFonts w:asciiTheme="minorHAnsi" w:hAnsiTheme="minorHAnsi" w:cstheme="minorHAnsi"/>
          <w:sz w:val="22"/>
          <w:szCs w:val="22"/>
        </w:rPr>
        <w:t xml:space="preserve"> the product</w:t>
      </w:r>
      <w:del w:id="695" w:author="Teh Stand" w:date="2018-12-10T10:18:00Z">
        <w:r w:rsidR="00C53A1C" w:rsidRPr="00391FD4" w:rsidDel="00391FD4">
          <w:rPr>
            <w:rFonts w:asciiTheme="minorHAnsi" w:hAnsiTheme="minorHAnsi" w:cstheme="minorHAnsi"/>
            <w:sz w:val="22"/>
            <w:szCs w:val="22"/>
          </w:rPr>
          <w:delText xml:space="preserve"> – e.g., </w:delText>
        </w:r>
      </w:del>
      <w:ins w:id="696" w:author="Teh Stand" w:date="2018-12-10T10:18:00Z">
        <w:r w:rsidR="00391FD4">
          <w:rPr>
            <w:rFonts w:asciiTheme="minorHAnsi" w:hAnsiTheme="minorHAnsi" w:cstheme="minorHAnsi"/>
            <w:sz w:val="22"/>
            <w:szCs w:val="22"/>
          </w:rPr>
          <w:t xml:space="preserve">; for example </w:t>
        </w:r>
      </w:ins>
      <w:r w:rsidR="00C53A1C" w:rsidRPr="00391FD4">
        <w:rPr>
          <w:rFonts w:asciiTheme="minorHAnsi" w:hAnsiTheme="minorHAnsi" w:cstheme="minorHAnsi"/>
          <w:sz w:val="22"/>
          <w:szCs w:val="22"/>
        </w:rPr>
        <w:t>encryption, signatures, etc</w:t>
      </w:r>
      <w:r w:rsidR="005D6A61" w:rsidRPr="00391FD4">
        <w:rPr>
          <w:rFonts w:asciiTheme="minorHAnsi" w:hAnsiTheme="minorHAnsi" w:cstheme="minorHAnsi"/>
          <w:sz w:val="22"/>
          <w:szCs w:val="22"/>
        </w:rPr>
        <w:t>.</w:t>
      </w:r>
    </w:p>
    <w:p w14:paraId="77F8DE9F" w14:textId="39E21DFC" w:rsidR="00593637" w:rsidRPr="00391FD4" w:rsidRDefault="00E12E44" w:rsidP="00391FD4">
      <w:pPr>
        <w:spacing w:after="160" w:line="240" w:lineRule="auto"/>
        <w:rPr>
          <w:rFonts w:asciiTheme="minorHAnsi" w:hAnsiTheme="minorHAnsi" w:cstheme="minorHAnsi"/>
          <w:sz w:val="22"/>
          <w:szCs w:val="22"/>
        </w:rPr>
      </w:pPr>
      <w:r w:rsidRPr="00391FD4">
        <w:rPr>
          <w:rFonts w:asciiTheme="minorHAnsi" w:hAnsiTheme="minorHAnsi" w:cstheme="minorHAnsi"/>
          <w:sz w:val="22"/>
          <w:szCs w:val="22"/>
        </w:rPr>
        <w:t xml:space="preserve">Some of these issues will be addressed in the common set of validation checks, currently under development. </w:t>
      </w:r>
      <w:r w:rsidR="0022367A" w:rsidRPr="00391FD4">
        <w:rPr>
          <w:rFonts w:asciiTheme="minorHAnsi" w:hAnsiTheme="minorHAnsi" w:cstheme="minorHAnsi"/>
          <w:sz w:val="22"/>
          <w:szCs w:val="22"/>
        </w:rPr>
        <w:t xml:space="preserve">A recommended common set of validation checks is described in </w:t>
      </w:r>
      <w:ins w:id="697" w:author="Teh Stand" w:date="2018-12-10T10:19:00Z">
        <w:r w:rsidR="00391FD4">
          <w:rPr>
            <w:rFonts w:asciiTheme="minorHAnsi" w:hAnsiTheme="minorHAnsi" w:cstheme="minorHAnsi"/>
            <w:sz w:val="22"/>
            <w:szCs w:val="22"/>
          </w:rPr>
          <w:t xml:space="preserve">S-97 </w:t>
        </w:r>
      </w:ins>
      <w:r w:rsidR="0022367A" w:rsidRPr="00391FD4">
        <w:rPr>
          <w:rFonts w:asciiTheme="minorHAnsi" w:hAnsiTheme="minorHAnsi" w:cstheme="minorHAnsi"/>
          <w:sz w:val="22"/>
          <w:szCs w:val="22"/>
        </w:rPr>
        <w:t>Part C</w:t>
      </w:r>
      <w:r w:rsidR="00FB7515" w:rsidRPr="00391FD4">
        <w:rPr>
          <w:rFonts w:asciiTheme="minorHAnsi" w:hAnsiTheme="minorHAnsi" w:cstheme="minorHAnsi"/>
          <w:sz w:val="22"/>
          <w:szCs w:val="22"/>
        </w:rPr>
        <w:t xml:space="preserve">. </w:t>
      </w:r>
      <w:r w:rsidRPr="00391FD4">
        <w:rPr>
          <w:rFonts w:asciiTheme="minorHAnsi" w:hAnsiTheme="minorHAnsi" w:cstheme="minorHAnsi"/>
          <w:sz w:val="22"/>
          <w:szCs w:val="22"/>
        </w:rPr>
        <w:t xml:space="preserve">Product </w:t>
      </w:r>
      <w:r w:rsidR="000B4D54" w:rsidRPr="00391FD4">
        <w:rPr>
          <w:rFonts w:asciiTheme="minorHAnsi" w:hAnsiTheme="minorHAnsi" w:cstheme="minorHAnsi"/>
          <w:sz w:val="22"/>
          <w:szCs w:val="22"/>
        </w:rPr>
        <w:t>S</w:t>
      </w:r>
      <w:r w:rsidRPr="00391FD4">
        <w:rPr>
          <w:rFonts w:asciiTheme="minorHAnsi" w:hAnsiTheme="minorHAnsi" w:cstheme="minorHAnsi"/>
          <w:sz w:val="22"/>
          <w:szCs w:val="22"/>
        </w:rPr>
        <w:t>pecification developers should supplement the common set with such additional checks as are appropriate for the particular products.</w:t>
      </w:r>
    </w:p>
    <w:p w14:paraId="6E342CF9" w14:textId="53B441A8" w:rsidR="00DE5AE3" w:rsidRPr="00FA0C91" w:rsidRDefault="00DE5AE3" w:rsidP="00DE5AE3">
      <w:pPr>
        <w:pStyle w:val="Heading2"/>
        <w:numPr>
          <w:ilvl w:val="1"/>
          <w:numId w:val="161"/>
        </w:numPr>
        <w:tabs>
          <w:tab w:val="clear" w:pos="540"/>
          <w:tab w:val="clear" w:pos="700"/>
          <w:tab w:val="left" w:pos="709"/>
        </w:tabs>
        <w:spacing w:line="240" w:lineRule="auto"/>
        <w:ind w:hanging="720"/>
        <w:rPr>
          <w:lang w:val="en-GB"/>
        </w:rPr>
      </w:pPr>
      <w:bookmarkStart w:id="698" w:name="_Toc532213734"/>
      <w:r>
        <w:rPr>
          <w:lang w:val="en-GB"/>
        </w:rPr>
        <w:t>Validation checks for packages</w:t>
      </w:r>
      <w:bookmarkEnd w:id="698"/>
    </w:p>
    <w:p w14:paraId="62B5A7D7" w14:textId="26DB87D8" w:rsidR="00595E1F" w:rsidRPr="00DE5AE3" w:rsidRDefault="00595E1F" w:rsidP="0000324D">
      <w:pPr>
        <w:spacing w:after="60" w:line="240" w:lineRule="auto"/>
        <w:rPr>
          <w:rFonts w:asciiTheme="minorHAnsi" w:hAnsiTheme="minorHAnsi" w:cstheme="minorHAnsi"/>
          <w:sz w:val="22"/>
          <w:szCs w:val="22"/>
        </w:rPr>
      </w:pPr>
      <w:r w:rsidRPr="00DE5AE3">
        <w:rPr>
          <w:rFonts w:asciiTheme="minorHAnsi" w:hAnsiTheme="minorHAnsi" w:cstheme="minorHAnsi"/>
          <w:sz w:val="22"/>
          <w:szCs w:val="22"/>
        </w:rPr>
        <w:t>Validation checks for packages should cover:</w:t>
      </w:r>
    </w:p>
    <w:p w14:paraId="4EF73512" w14:textId="26E12906" w:rsidR="00595E1F" w:rsidRDefault="00595E1F">
      <w:pPr>
        <w:pStyle w:val="ListParagraph"/>
        <w:numPr>
          <w:ilvl w:val="0"/>
          <w:numId w:val="162"/>
        </w:numPr>
        <w:spacing w:before="0" w:after="60" w:line="240" w:lineRule="auto"/>
        <w:ind w:left="709" w:hanging="283"/>
        <w:rPr>
          <w:ins w:id="699" w:author="Teh Stand" w:date="2018-12-10T10:26:00Z"/>
          <w:rFonts w:asciiTheme="minorHAnsi" w:hAnsiTheme="minorHAnsi" w:cstheme="minorHAnsi"/>
          <w:sz w:val="22"/>
          <w:szCs w:val="22"/>
        </w:rPr>
        <w:pPrChange w:id="700" w:author="Teh Stand" w:date="2018-12-10T10:29:00Z">
          <w:pPr>
            <w:spacing w:after="160" w:line="240" w:lineRule="auto"/>
          </w:pPr>
        </w:pPrChange>
      </w:pPr>
      <w:r w:rsidRPr="0000324D">
        <w:rPr>
          <w:rFonts w:asciiTheme="minorHAnsi" w:hAnsiTheme="minorHAnsi" w:cstheme="minorHAnsi"/>
          <w:sz w:val="22"/>
          <w:szCs w:val="22"/>
        </w:rPr>
        <w:t>Package completeness – whether all required components are included, including datasets, support files, metadata</w:t>
      </w:r>
      <w:r w:rsidR="00C53A1C" w:rsidRPr="0000324D">
        <w:rPr>
          <w:rFonts w:asciiTheme="minorHAnsi" w:hAnsiTheme="minorHAnsi" w:cstheme="minorHAnsi"/>
          <w:sz w:val="22"/>
          <w:szCs w:val="22"/>
        </w:rPr>
        <w:t>, and appropriate catalogues (</w:t>
      </w:r>
      <w:del w:id="701" w:author="Teh Stand" w:date="2018-12-10T11:09:00Z">
        <w:r w:rsidR="00C53A1C" w:rsidRPr="0000324D" w:rsidDel="005B33D3">
          <w:rPr>
            <w:rFonts w:asciiTheme="minorHAnsi" w:hAnsiTheme="minorHAnsi" w:cstheme="minorHAnsi"/>
            <w:sz w:val="22"/>
            <w:szCs w:val="22"/>
          </w:rPr>
          <w:delText>e.g.,</w:delText>
        </w:r>
      </w:del>
      <w:ins w:id="702" w:author="Teh Stand" w:date="2018-12-10T11:09:00Z">
        <w:r w:rsidR="005B33D3">
          <w:rPr>
            <w:rFonts w:asciiTheme="minorHAnsi" w:hAnsiTheme="minorHAnsi" w:cstheme="minorHAnsi"/>
            <w:sz w:val="22"/>
            <w:szCs w:val="22"/>
          </w:rPr>
          <w:t>for example</w:t>
        </w:r>
      </w:ins>
      <w:r w:rsidR="00C53A1C" w:rsidRPr="0000324D">
        <w:rPr>
          <w:rFonts w:asciiTheme="minorHAnsi" w:hAnsiTheme="minorHAnsi" w:cstheme="minorHAnsi"/>
          <w:sz w:val="22"/>
          <w:szCs w:val="22"/>
        </w:rPr>
        <w:t xml:space="preserve"> exchange set catalogues, </w:t>
      </w:r>
      <w:r w:rsidR="004652D1" w:rsidRPr="0000324D">
        <w:rPr>
          <w:rFonts w:asciiTheme="minorHAnsi" w:hAnsiTheme="minorHAnsi" w:cstheme="minorHAnsi"/>
          <w:sz w:val="22"/>
          <w:szCs w:val="22"/>
        </w:rPr>
        <w:t>F</w:t>
      </w:r>
      <w:r w:rsidR="00C53A1C" w:rsidRPr="0000324D">
        <w:rPr>
          <w:rFonts w:asciiTheme="minorHAnsi" w:hAnsiTheme="minorHAnsi" w:cstheme="minorHAnsi"/>
          <w:sz w:val="22"/>
          <w:szCs w:val="22"/>
        </w:rPr>
        <w:t xml:space="preserve">eature </w:t>
      </w:r>
      <w:r w:rsidR="004652D1" w:rsidRPr="0000324D">
        <w:rPr>
          <w:rFonts w:asciiTheme="minorHAnsi" w:hAnsiTheme="minorHAnsi" w:cstheme="minorHAnsi"/>
          <w:sz w:val="22"/>
          <w:szCs w:val="22"/>
        </w:rPr>
        <w:t>C</w:t>
      </w:r>
      <w:r w:rsidR="00C53A1C" w:rsidRPr="0000324D">
        <w:rPr>
          <w:rFonts w:asciiTheme="minorHAnsi" w:hAnsiTheme="minorHAnsi" w:cstheme="minorHAnsi"/>
          <w:sz w:val="22"/>
          <w:szCs w:val="22"/>
        </w:rPr>
        <w:t xml:space="preserve">atalogues, </w:t>
      </w:r>
      <w:r w:rsidR="00386F2E" w:rsidRPr="0000324D">
        <w:rPr>
          <w:rFonts w:asciiTheme="minorHAnsi" w:hAnsiTheme="minorHAnsi" w:cstheme="minorHAnsi"/>
          <w:sz w:val="22"/>
          <w:szCs w:val="22"/>
        </w:rPr>
        <w:t xml:space="preserve">and </w:t>
      </w:r>
      <w:r w:rsidR="004652D1" w:rsidRPr="0000324D">
        <w:rPr>
          <w:rFonts w:asciiTheme="minorHAnsi" w:hAnsiTheme="minorHAnsi" w:cstheme="minorHAnsi"/>
          <w:sz w:val="22"/>
          <w:szCs w:val="22"/>
        </w:rPr>
        <w:t>P</w:t>
      </w:r>
      <w:r w:rsidR="00C53A1C" w:rsidRPr="0000324D">
        <w:rPr>
          <w:rFonts w:asciiTheme="minorHAnsi" w:hAnsiTheme="minorHAnsi" w:cstheme="minorHAnsi"/>
          <w:sz w:val="22"/>
          <w:szCs w:val="22"/>
        </w:rPr>
        <w:t xml:space="preserve">ortrayal </w:t>
      </w:r>
      <w:r w:rsidR="004652D1" w:rsidRPr="0000324D">
        <w:rPr>
          <w:rFonts w:asciiTheme="minorHAnsi" w:hAnsiTheme="minorHAnsi" w:cstheme="minorHAnsi"/>
          <w:sz w:val="22"/>
          <w:szCs w:val="22"/>
        </w:rPr>
        <w:t>C</w:t>
      </w:r>
      <w:r w:rsidR="00C53A1C" w:rsidRPr="0000324D">
        <w:rPr>
          <w:rFonts w:asciiTheme="minorHAnsi" w:hAnsiTheme="minorHAnsi" w:cstheme="minorHAnsi"/>
          <w:sz w:val="22"/>
          <w:szCs w:val="22"/>
        </w:rPr>
        <w:t>atalogues)</w:t>
      </w:r>
      <w:r w:rsidRPr="0000324D">
        <w:rPr>
          <w:rFonts w:asciiTheme="minorHAnsi" w:hAnsiTheme="minorHAnsi" w:cstheme="minorHAnsi"/>
          <w:sz w:val="22"/>
          <w:szCs w:val="22"/>
        </w:rPr>
        <w:t>.</w:t>
      </w:r>
      <w:r w:rsidR="00C53A1C" w:rsidRPr="0000324D">
        <w:rPr>
          <w:rFonts w:asciiTheme="minorHAnsi" w:hAnsiTheme="minorHAnsi" w:cstheme="minorHAnsi"/>
          <w:sz w:val="22"/>
          <w:szCs w:val="22"/>
        </w:rPr>
        <w:t xml:space="preserve"> Note that the </w:t>
      </w:r>
      <w:r w:rsidR="000B4D54" w:rsidRPr="0000324D">
        <w:rPr>
          <w:rFonts w:asciiTheme="minorHAnsi" w:hAnsiTheme="minorHAnsi" w:cstheme="minorHAnsi"/>
          <w:sz w:val="22"/>
          <w:szCs w:val="22"/>
        </w:rPr>
        <w:t>P</w:t>
      </w:r>
      <w:r w:rsidR="00C53A1C" w:rsidRPr="0000324D">
        <w:rPr>
          <w:rFonts w:asciiTheme="minorHAnsi" w:hAnsiTheme="minorHAnsi" w:cstheme="minorHAnsi"/>
          <w:sz w:val="22"/>
          <w:szCs w:val="22"/>
        </w:rPr>
        <w:t xml:space="preserve">roduct </w:t>
      </w:r>
      <w:r w:rsidR="000B4D54" w:rsidRPr="0000324D">
        <w:rPr>
          <w:rFonts w:asciiTheme="minorHAnsi" w:hAnsiTheme="minorHAnsi" w:cstheme="minorHAnsi"/>
          <w:sz w:val="22"/>
          <w:szCs w:val="22"/>
        </w:rPr>
        <w:t>S</w:t>
      </w:r>
      <w:r w:rsidR="00C53A1C" w:rsidRPr="0000324D">
        <w:rPr>
          <w:rFonts w:asciiTheme="minorHAnsi" w:hAnsiTheme="minorHAnsi" w:cstheme="minorHAnsi"/>
          <w:sz w:val="22"/>
          <w:szCs w:val="22"/>
        </w:rPr>
        <w:t xml:space="preserve">pecification </w:t>
      </w:r>
      <w:r w:rsidR="001D723D" w:rsidRPr="0000324D">
        <w:rPr>
          <w:rFonts w:asciiTheme="minorHAnsi" w:hAnsiTheme="minorHAnsi" w:cstheme="minorHAnsi"/>
          <w:sz w:val="22"/>
          <w:szCs w:val="22"/>
        </w:rPr>
        <w:t>must</w:t>
      </w:r>
      <w:r w:rsidR="00C53A1C" w:rsidRPr="0000324D">
        <w:rPr>
          <w:rFonts w:asciiTheme="minorHAnsi" w:hAnsiTheme="minorHAnsi" w:cstheme="minorHAnsi"/>
          <w:sz w:val="22"/>
          <w:szCs w:val="22"/>
        </w:rPr>
        <w:t xml:space="preserve"> indicate </w:t>
      </w:r>
      <w:r w:rsidR="00C53A1C" w:rsidRPr="0000324D">
        <w:rPr>
          <w:rFonts w:asciiTheme="minorHAnsi" w:hAnsiTheme="minorHAnsi" w:cstheme="minorHAnsi"/>
          <w:sz w:val="22"/>
          <w:szCs w:val="22"/>
        </w:rPr>
        <w:lastRenderedPageBreak/>
        <w:t>which catalogues are appropriate to the delivery method – for example,</w:t>
      </w:r>
      <w:r w:rsidR="001D723D" w:rsidRPr="0000324D">
        <w:rPr>
          <w:rFonts w:asciiTheme="minorHAnsi" w:hAnsiTheme="minorHAnsi" w:cstheme="minorHAnsi"/>
          <w:sz w:val="22"/>
          <w:szCs w:val="22"/>
        </w:rPr>
        <w:t xml:space="preserve"> message-based delivery methods may not include catalogues in the delivery packages.</w:t>
      </w:r>
    </w:p>
    <w:p w14:paraId="4F244D02" w14:textId="77777777" w:rsidR="0086758C" w:rsidRPr="0000324D" w:rsidDel="0086758C" w:rsidRDefault="0086758C">
      <w:pPr>
        <w:pStyle w:val="ListParagraph"/>
        <w:numPr>
          <w:ilvl w:val="0"/>
          <w:numId w:val="162"/>
        </w:numPr>
        <w:spacing w:before="0" w:after="60" w:line="240" w:lineRule="auto"/>
        <w:ind w:left="709" w:hanging="283"/>
        <w:rPr>
          <w:del w:id="703" w:author="Teh Stand" w:date="2018-12-10T10:26:00Z"/>
          <w:rFonts w:asciiTheme="minorHAnsi" w:hAnsiTheme="minorHAnsi" w:cstheme="minorHAnsi"/>
          <w:sz w:val="22"/>
          <w:szCs w:val="22"/>
        </w:rPr>
        <w:pPrChange w:id="704" w:author="Teh Stand" w:date="2018-12-10T10:29:00Z">
          <w:pPr>
            <w:spacing w:after="160" w:line="240" w:lineRule="auto"/>
          </w:pPr>
        </w:pPrChange>
      </w:pPr>
    </w:p>
    <w:p w14:paraId="414CE5B7" w14:textId="4D5EFEC1" w:rsidR="00595E1F" w:rsidRPr="0000324D" w:rsidRDefault="00595E1F">
      <w:pPr>
        <w:pStyle w:val="ListParagraph"/>
        <w:numPr>
          <w:ilvl w:val="0"/>
          <w:numId w:val="162"/>
        </w:numPr>
        <w:spacing w:before="0" w:after="60" w:line="240" w:lineRule="auto"/>
        <w:ind w:left="709" w:hanging="283"/>
        <w:rPr>
          <w:rFonts w:asciiTheme="minorHAnsi" w:hAnsiTheme="minorHAnsi" w:cstheme="minorHAnsi"/>
          <w:sz w:val="22"/>
          <w:szCs w:val="22"/>
        </w:rPr>
        <w:pPrChange w:id="705" w:author="Teh Stand" w:date="2018-12-10T10:29:00Z">
          <w:pPr>
            <w:spacing w:after="60" w:line="240" w:lineRule="auto"/>
          </w:pPr>
        </w:pPrChange>
      </w:pPr>
      <w:r w:rsidRPr="0000324D">
        <w:rPr>
          <w:rFonts w:asciiTheme="minorHAnsi" w:hAnsiTheme="minorHAnsi" w:cstheme="minorHAnsi"/>
          <w:sz w:val="22"/>
          <w:szCs w:val="22"/>
        </w:rPr>
        <w:t xml:space="preserve">Package </w:t>
      </w:r>
      <w:r w:rsidR="00C53A1C" w:rsidRPr="0000324D">
        <w:rPr>
          <w:rFonts w:asciiTheme="minorHAnsi" w:hAnsiTheme="minorHAnsi" w:cstheme="minorHAnsi"/>
          <w:sz w:val="22"/>
          <w:szCs w:val="22"/>
        </w:rPr>
        <w:t>container format and structure – whether the package is in the approved container format (</w:t>
      </w:r>
      <w:del w:id="706" w:author="Teh Stand" w:date="2018-12-10T11:09:00Z">
        <w:r w:rsidR="00C53A1C" w:rsidRPr="0000324D" w:rsidDel="005B33D3">
          <w:rPr>
            <w:rFonts w:asciiTheme="minorHAnsi" w:hAnsiTheme="minorHAnsi" w:cstheme="minorHAnsi"/>
            <w:sz w:val="22"/>
            <w:szCs w:val="22"/>
          </w:rPr>
          <w:delText>e.g.</w:delText>
        </w:r>
      </w:del>
      <w:ins w:id="707" w:author="Teh Stand" w:date="2018-12-10T11:09:00Z">
        <w:r w:rsidR="005B33D3">
          <w:rPr>
            <w:rFonts w:asciiTheme="minorHAnsi" w:hAnsiTheme="minorHAnsi" w:cstheme="minorHAnsi"/>
            <w:sz w:val="22"/>
            <w:szCs w:val="22"/>
          </w:rPr>
          <w:t>for example</w:t>
        </w:r>
      </w:ins>
      <w:r w:rsidR="00386F2E" w:rsidRPr="0000324D">
        <w:rPr>
          <w:rFonts w:asciiTheme="minorHAnsi" w:hAnsiTheme="minorHAnsi" w:cstheme="minorHAnsi"/>
          <w:sz w:val="22"/>
          <w:szCs w:val="22"/>
        </w:rPr>
        <w:t xml:space="preserve"> ISO 8211</w:t>
      </w:r>
      <w:r w:rsidR="00C53A1C" w:rsidRPr="0000324D">
        <w:rPr>
          <w:rFonts w:asciiTheme="minorHAnsi" w:hAnsiTheme="minorHAnsi" w:cstheme="minorHAnsi"/>
          <w:sz w:val="22"/>
          <w:szCs w:val="22"/>
        </w:rPr>
        <w:t>,</w:t>
      </w:r>
      <w:r w:rsidR="001D723D" w:rsidRPr="0000324D">
        <w:rPr>
          <w:rFonts w:asciiTheme="minorHAnsi" w:hAnsiTheme="minorHAnsi" w:cstheme="minorHAnsi"/>
          <w:sz w:val="22"/>
          <w:szCs w:val="22"/>
        </w:rPr>
        <w:t xml:space="preserve"> </w:t>
      </w:r>
      <w:r w:rsidR="00386F2E" w:rsidRPr="0000324D">
        <w:rPr>
          <w:rFonts w:asciiTheme="minorHAnsi" w:hAnsiTheme="minorHAnsi" w:cstheme="minorHAnsi"/>
          <w:sz w:val="22"/>
          <w:szCs w:val="22"/>
        </w:rPr>
        <w:t>TIFF</w:t>
      </w:r>
      <w:r w:rsidR="00C53A1C" w:rsidRPr="0000324D">
        <w:rPr>
          <w:rFonts w:asciiTheme="minorHAnsi" w:hAnsiTheme="minorHAnsi" w:cstheme="minorHAnsi"/>
          <w:sz w:val="22"/>
          <w:szCs w:val="22"/>
        </w:rPr>
        <w:t>,</w:t>
      </w:r>
      <w:r w:rsidR="00386F2E" w:rsidRPr="0000324D">
        <w:rPr>
          <w:rFonts w:asciiTheme="minorHAnsi" w:hAnsiTheme="minorHAnsi" w:cstheme="minorHAnsi"/>
          <w:sz w:val="22"/>
          <w:szCs w:val="22"/>
        </w:rPr>
        <w:t xml:space="preserve"> etc</w:t>
      </w:r>
      <w:r w:rsidR="00C53A1C" w:rsidRPr="0000324D">
        <w:rPr>
          <w:rFonts w:asciiTheme="minorHAnsi" w:hAnsiTheme="minorHAnsi" w:cstheme="minorHAnsi"/>
          <w:sz w:val="22"/>
          <w:szCs w:val="22"/>
        </w:rPr>
        <w:t>)</w:t>
      </w:r>
      <w:del w:id="708" w:author="Teh Stand" w:date="2018-12-10T11:10:00Z">
        <w:r w:rsidR="00C53A1C" w:rsidRPr="0000324D" w:rsidDel="005B33D3">
          <w:rPr>
            <w:rFonts w:asciiTheme="minorHAnsi" w:hAnsiTheme="minorHAnsi" w:cstheme="minorHAnsi"/>
            <w:sz w:val="22"/>
            <w:szCs w:val="22"/>
          </w:rPr>
          <w:delText>,</w:delText>
        </w:r>
      </w:del>
      <w:r w:rsidR="00C53A1C" w:rsidRPr="0000324D">
        <w:rPr>
          <w:rFonts w:asciiTheme="minorHAnsi" w:hAnsiTheme="minorHAnsi" w:cstheme="minorHAnsi"/>
          <w:sz w:val="22"/>
          <w:szCs w:val="22"/>
        </w:rPr>
        <w:t xml:space="preserve"> and whether appropriate encryption and signatures have been applied at the </w:t>
      </w:r>
      <w:r w:rsidR="001D723D" w:rsidRPr="0000324D">
        <w:rPr>
          <w:rFonts w:asciiTheme="minorHAnsi" w:hAnsiTheme="minorHAnsi" w:cstheme="minorHAnsi"/>
          <w:sz w:val="22"/>
          <w:szCs w:val="22"/>
        </w:rPr>
        <w:t>container</w:t>
      </w:r>
      <w:r w:rsidR="00C53A1C" w:rsidRPr="0000324D">
        <w:rPr>
          <w:rFonts w:asciiTheme="minorHAnsi" w:hAnsiTheme="minorHAnsi" w:cstheme="minorHAnsi"/>
          <w:sz w:val="22"/>
          <w:szCs w:val="22"/>
        </w:rPr>
        <w:t xml:space="preserve"> level.</w:t>
      </w:r>
      <w:r w:rsidR="001D723D" w:rsidRPr="0000324D">
        <w:rPr>
          <w:rFonts w:asciiTheme="minorHAnsi" w:hAnsiTheme="minorHAnsi" w:cstheme="minorHAnsi"/>
          <w:sz w:val="22"/>
          <w:szCs w:val="22"/>
        </w:rPr>
        <w:t xml:space="preserve"> Examples of package validation checks are:</w:t>
      </w:r>
    </w:p>
    <w:p w14:paraId="51BFC3B8" w14:textId="1BD055E8" w:rsidR="001D723D" w:rsidRPr="00DE5AE3" w:rsidRDefault="001D723D" w:rsidP="0086758C">
      <w:pPr>
        <w:pStyle w:val="ListParagraph"/>
        <w:numPr>
          <w:ilvl w:val="0"/>
          <w:numId w:val="36"/>
        </w:numPr>
        <w:spacing w:before="0" w:after="60" w:line="240" w:lineRule="auto"/>
        <w:ind w:left="993" w:hanging="284"/>
        <w:rPr>
          <w:rFonts w:asciiTheme="minorHAnsi" w:hAnsiTheme="minorHAnsi" w:cstheme="minorHAnsi"/>
          <w:sz w:val="22"/>
          <w:szCs w:val="22"/>
        </w:rPr>
      </w:pPr>
      <w:r w:rsidRPr="00DE5AE3">
        <w:rPr>
          <w:rFonts w:asciiTheme="minorHAnsi" w:hAnsiTheme="minorHAnsi" w:cstheme="minorHAnsi"/>
          <w:sz w:val="22"/>
          <w:szCs w:val="22"/>
        </w:rPr>
        <w:t xml:space="preserve">Assuming the </w:t>
      </w:r>
      <w:r w:rsidR="000B4D54" w:rsidRPr="00DE5AE3">
        <w:rPr>
          <w:rFonts w:asciiTheme="minorHAnsi" w:hAnsiTheme="minorHAnsi" w:cstheme="minorHAnsi"/>
          <w:sz w:val="22"/>
          <w:szCs w:val="22"/>
        </w:rPr>
        <w:t>P</w:t>
      </w:r>
      <w:r w:rsidRPr="00DE5AE3">
        <w:rPr>
          <w:rFonts w:asciiTheme="minorHAnsi" w:hAnsiTheme="minorHAnsi" w:cstheme="minorHAnsi"/>
          <w:sz w:val="22"/>
          <w:szCs w:val="22"/>
        </w:rPr>
        <w:t xml:space="preserve">roduct </w:t>
      </w:r>
      <w:r w:rsidR="000B4D54" w:rsidRPr="00DE5AE3">
        <w:rPr>
          <w:rFonts w:asciiTheme="minorHAnsi" w:hAnsiTheme="minorHAnsi" w:cstheme="minorHAnsi"/>
          <w:sz w:val="22"/>
          <w:szCs w:val="22"/>
        </w:rPr>
        <w:t>S</w:t>
      </w:r>
      <w:r w:rsidRPr="00DE5AE3">
        <w:rPr>
          <w:rFonts w:asciiTheme="minorHAnsi" w:hAnsiTheme="minorHAnsi" w:cstheme="minorHAnsi"/>
          <w:sz w:val="22"/>
          <w:szCs w:val="22"/>
        </w:rPr>
        <w:t>pecification specified delivery as zip files, is the container a zip file of the appropriate type?</w:t>
      </w:r>
    </w:p>
    <w:p w14:paraId="25C10EF3" w14:textId="0F15D880" w:rsidR="001D723D" w:rsidRPr="00DE5AE3" w:rsidRDefault="001D723D" w:rsidP="0086758C">
      <w:pPr>
        <w:pStyle w:val="ListParagraph"/>
        <w:numPr>
          <w:ilvl w:val="0"/>
          <w:numId w:val="36"/>
        </w:numPr>
        <w:spacing w:before="0" w:after="160" w:line="240" w:lineRule="auto"/>
        <w:ind w:left="993" w:hanging="284"/>
        <w:rPr>
          <w:rFonts w:asciiTheme="minorHAnsi" w:hAnsiTheme="minorHAnsi" w:cstheme="minorHAnsi"/>
          <w:sz w:val="22"/>
          <w:szCs w:val="22"/>
        </w:rPr>
      </w:pPr>
      <w:r w:rsidRPr="00DE5AE3">
        <w:rPr>
          <w:rFonts w:asciiTheme="minorHAnsi" w:hAnsiTheme="minorHAnsi" w:cstheme="minorHAnsi"/>
          <w:sz w:val="22"/>
          <w:szCs w:val="22"/>
        </w:rPr>
        <w:t xml:space="preserve">If the package is arranged in a directory (folder) structure, are the structure and names of directories (folders) as required in the </w:t>
      </w:r>
      <w:r w:rsidR="000B4D54" w:rsidRPr="00DE5AE3">
        <w:rPr>
          <w:rFonts w:asciiTheme="minorHAnsi" w:hAnsiTheme="minorHAnsi" w:cstheme="minorHAnsi"/>
          <w:sz w:val="22"/>
          <w:szCs w:val="22"/>
        </w:rPr>
        <w:t>P</w:t>
      </w:r>
      <w:r w:rsidRPr="00DE5AE3">
        <w:rPr>
          <w:rFonts w:asciiTheme="minorHAnsi" w:hAnsiTheme="minorHAnsi" w:cstheme="minorHAnsi"/>
          <w:sz w:val="22"/>
          <w:szCs w:val="22"/>
        </w:rPr>
        <w:t xml:space="preserve">roduct </w:t>
      </w:r>
      <w:r w:rsidR="000B4D54" w:rsidRPr="00DE5AE3">
        <w:rPr>
          <w:rFonts w:asciiTheme="minorHAnsi" w:hAnsiTheme="minorHAnsi" w:cstheme="minorHAnsi"/>
          <w:sz w:val="22"/>
          <w:szCs w:val="22"/>
        </w:rPr>
        <w:t>S</w:t>
      </w:r>
      <w:r w:rsidRPr="00DE5AE3">
        <w:rPr>
          <w:rFonts w:asciiTheme="minorHAnsi" w:hAnsiTheme="minorHAnsi" w:cstheme="minorHAnsi"/>
          <w:sz w:val="22"/>
          <w:szCs w:val="22"/>
        </w:rPr>
        <w:t>pecification?</w:t>
      </w:r>
    </w:p>
    <w:p w14:paraId="18C64912" w14:textId="0D9ABC1E" w:rsidR="00593637" w:rsidRPr="00DE5AE3" w:rsidRDefault="000F2B9F" w:rsidP="00DE5AE3">
      <w:pPr>
        <w:spacing w:after="160" w:line="240" w:lineRule="auto"/>
        <w:rPr>
          <w:rFonts w:asciiTheme="minorHAnsi" w:hAnsiTheme="minorHAnsi" w:cstheme="minorHAnsi"/>
          <w:sz w:val="22"/>
          <w:szCs w:val="22"/>
        </w:rPr>
      </w:pPr>
      <w:r w:rsidRPr="00DE5AE3">
        <w:rPr>
          <w:rFonts w:asciiTheme="minorHAnsi" w:hAnsiTheme="minorHAnsi" w:cstheme="minorHAnsi"/>
          <w:sz w:val="22"/>
          <w:szCs w:val="22"/>
        </w:rPr>
        <w:t xml:space="preserve">Package validation checks are required to validate delivery packages, but are expected to be out of the scope of S-97 Part C and </w:t>
      </w:r>
      <w:r w:rsidR="000B4D54" w:rsidRPr="00DE5AE3">
        <w:rPr>
          <w:rFonts w:asciiTheme="minorHAnsi" w:hAnsiTheme="minorHAnsi" w:cstheme="minorHAnsi"/>
          <w:sz w:val="22"/>
          <w:szCs w:val="22"/>
        </w:rPr>
        <w:t>P</w:t>
      </w:r>
      <w:r w:rsidRPr="00DE5AE3">
        <w:rPr>
          <w:rFonts w:asciiTheme="minorHAnsi" w:hAnsiTheme="minorHAnsi" w:cstheme="minorHAnsi"/>
          <w:sz w:val="22"/>
          <w:szCs w:val="22"/>
        </w:rPr>
        <w:t xml:space="preserve">roduct </w:t>
      </w:r>
      <w:r w:rsidR="000B4D54" w:rsidRPr="00DE5AE3">
        <w:rPr>
          <w:rFonts w:asciiTheme="minorHAnsi" w:hAnsiTheme="minorHAnsi" w:cstheme="minorHAnsi"/>
          <w:sz w:val="22"/>
          <w:szCs w:val="22"/>
        </w:rPr>
        <w:t>S</w:t>
      </w:r>
      <w:r w:rsidRPr="00DE5AE3">
        <w:rPr>
          <w:rFonts w:asciiTheme="minorHAnsi" w:hAnsiTheme="minorHAnsi" w:cstheme="minorHAnsi"/>
          <w:sz w:val="22"/>
          <w:szCs w:val="22"/>
        </w:rPr>
        <w:t xml:space="preserve">pecification teams may have to specify their own. The tests for exchange set and service delivery modes will obviously be different, but the matter of validating the delivery package or stream should be addressed for all delivery modes covered in the </w:t>
      </w:r>
      <w:r w:rsidR="000B4D54" w:rsidRPr="00DE5AE3">
        <w:rPr>
          <w:rFonts w:asciiTheme="minorHAnsi" w:hAnsiTheme="minorHAnsi" w:cstheme="minorHAnsi"/>
          <w:sz w:val="22"/>
          <w:szCs w:val="22"/>
        </w:rPr>
        <w:t>P</w:t>
      </w:r>
      <w:r w:rsidRPr="00DE5AE3">
        <w:rPr>
          <w:rFonts w:asciiTheme="minorHAnsi" w:hAnsiTheme="minorHAnsi" w:cstheme="minorHAnsi"/>
          <w:sz w:val="22"/>
          <w:szCs w:val="22"/>
        </w:rPr>
        <w:t xml:space="preserve">roduct </w:t>
      </w:r>
      <w:r w:rsidR="000B4D54" w:rsidRPr="00DE5AE3">
        <w:rPr>
          <w:rFonts w:asciiTheme="minorHAnsi" w:hAnsiTheme="minorHAnsi" w:cstheme="minorHAnsi"/>
          <w:sz w:val="22"/>
          <w:szCs w:val="22"/>
        </w:rPr>
        <w:t>S</w:t>
      </w:r>
      <w:r w:rsidRPr="00DE5AE3">
        <w:rPr>
          <w:rFonts w:asciiTheme="minorHAnsi" w:hAnsiTheme="minorHAnsi" w:cstheme="minorHAnsi"/>
          <w:sz w:val="22"/>
          <w:szCs w:val="22"/>
        </w:rPr>
        <w:t>pecification.</w:t>
      </w:r>
    </w:p>
    <w:p w14:paraId="2410D4BE" w14:textId="23BD6194" w:rsidR="00543DF8" w:rsidRPr="00FA0C91" w:rsidRDefault="00543DF8" w:rsidP="00543DF8">
      <w:pPr>
        <w:pStyle w:val="Heading2"/>
        <w:numPr>
          <w:ilvl w:val="1"/>
          <w:numId w:val="161"/>
        </w:numPr>
        <w:tabs>
          <w:tab w:val="clear" w:pos="540"/>
          <w:tab w:val="clear" w:pos="700"/>
          <w:tab w:val="left" w:pos="709"/>
        </w:tabs>
        <w:spacing w:line="240" w:lineRule="auto"/>
        <w:ind w:hanging="720"/>
        <w:rPr>
          <w:lang w:val="en-GB"/>
        </w:rPr>
      </w:pPr>
      <w:bookmarkStart w:id="709" w:name="_Toc532213735"/>
      <w:r>
        <w:rPr>
          <w:lang w:val="en-GB"/>
        </w:rPr>
        <w:t>Common validation checks</w:t>
      </w:r>
      <w:bookmarkEnd w:id="709"/>
    </w:p>
    <w:p w14:paraId="5375B655" w14:textId="7C187B26" w:rsidR="00A1235D" w:rsidRPr="00543DF8" w:rsidRDefault="00A1235D" w:rsidP="00543DF8">
      <w:pPr>
        <w:spacing w:after="160" w:line="240" w:lineRule="auto"/>
        <w:rPr>
          <w:rFonts w:asciiTheme="minorHAnsi" w:hAnsiTheme="minorHAnsi" w:cstheme="minorHAnsi"/>
          <w:sz w:val="22"/>
          <w:szCs w:val="22"/>
        </w:rPr>
      </w:pPr>
      <w:r w:rsidRPr="00543DF8">
        <w:rPr>
          <w:rFonts w:asciiTheme="minorHAnsi" w:hAnsiTheme="minorHAnsi" w:cstheme="minorHAnsi"/>
          <w:sz w:val="22"/>
          <w:szCs w:val="22"/>
        </w:rPr>
        <w:t xml:space="preserve">Given that some features, information types, and </w:t>
      </w:r>
      <w:r w:rsidR="00D32955" w:rsidRPr="00543DF8">
        <w:rPr>
          <w:rFonts w:asciiTheme="minorHAnsi" w:hAnsiTheme="minorHAnsi" w:cstheme="minorHAnsi"/>
          <w:sz w:val="22"/>
          <w:szCs w:val="22"/>
        </w:rPr>
        <w:t>A</w:t>
      </w:r>
      <w:r w:rsidRPr="00543DF8">
        <w:rPr>
          <w:rFonts w:asciiTheme="minorHAnsi" w:hAnsiTheme="minorHAnsi" w:cstheme="minorHAnsi"/>
          <w:sz w:val="22"/>
          <w:szCs w:val="22"/>
        </w:rPr>
        <w:t xml:space="preserve">pplication </w:t>
      </w:r>
      <w:r w:rsidR="00D32955" w:rsidRPr="00543DF8">
        <w:rPr>
          <w:rFonts w:asciiTheme="minorHAnsi" w:hAnsiTheme="minorHAnsi" w:cstheme="minorHAnsi"/>
          <w:sz w:val="22"/>
          <w:szCs w:val="22"/>
        </w:rPr>
        <w:t>S</w:t>
      </w:r>
      <w:r w:rsidRPr="00543DF8">
        <w:rPr>
          <w:rFonts w:asciiTheme="minorHAnsi" w:hAnsiTheme="minorHAnsi" w:cstheme="minorHAnsi"/>
          <w:sz w:val="22"/>
          <w:szCs w:val="22"/>
        </w:rPr>
        <w:t xml:space="preserve">chema constructs are used in multiple products, there will be validation checks in common with existing </w:t>
      </w:r>
      <w:r w:rsidR="000B4D54" w:rsidRPr="00543DF8">
        <w:rPr>
          <w:rFonts w:asciiTheme="minorHAnsi" w:hAnsiTheme="minorHAnsi" w:cstheme="minorHAnsi"/>
          <w:sz w:val="22"/>
          <w:szCs w:val="22"/>
        </w:rPr>
        <w:t>P</w:t>
      </w:r>
      <w:r w:rsidRPr="00543DF8">
        <w:rPr>
          <w:rFonts w:asciiTheme="minorHAnsi" w:hAnsiTheme="minorHAnsi" w:cstheme="minorHAnsi"/>
          <w:sz w:val="22"/>
          <w:szCs w:val="22"/>
        </w:rPr>
        <w:t xml:space="preserve">roduct </w:t>
      </w:r>
      <w:r w:rsidR="000B4D54" w:rsidRPr="00543DF8">
        <w:rPr>
          <w:rFonts w:asciiTheme="minorHAnsi" w:hAnsiTheme="minorHAnsi" w:cstheme="minorHAnsi"/>
          <w:sz w:val="22"/>
          <w:szCs w:val="22"/>
        </w:rPr>
        <w:t>S</w:t>
      </w:r>
      <w:r w:rsidRPr="00543DF8">
        <w:rPr>
          <w:rFonts w:asciiTheme="minorHAnsi" w:hAnsiTheme="minorHAnsi" w:cstheme="minorHAnsi"/>
          <w:sz w:val="22"/>
          <w:szCs w:val="22"/>
        </w:rPr>
        <w:t xml:space="preserve">pecifications and any such related </w:t>
      </w:r>
      <w:r w:rsidR="000B4D54" w:rsidRPr="00543DF8">
        <w:rPr>
          <w:rFonts w:asciiTheme="minorHAnsi" w:hAnsiTheme="minorHAnsi" w:cstheme="minorHAnsi"/>
          <w:sz w:val="22"/>
          <w:szCs w:val="22"/>
        </w:rPr>
        <w:t>P</w:t>
      </w:r>
      <w:r w:rsidRPr="00543DF8">
        <w:rPr>
          <w:rFonts w:asciiTheme="minorHAnsi" w:hAnsiTheme="minorHAnsi" w:cstheme="minorHAnsi"/>
          <w:sz w:val="22"/>
          <w:szCs w:val="22"/>
        </w:rPr>
        <w:t xml:space="preserve">roduct </w:t>
      </w:r>
      <w:r w:rsidR="000B4D54" w:rsidRPr="00543DF8">
        <w:rPr>
          <w:rFonts w:asciiTheme="minorHAnsi" w:hAnsiTheme="minorHAnsi" w:cstheme="minorHAnsi"/>
          <w:sz w:val="22"/>
          <w:szCs w:val="22"/>
        </w:rPr>
        <w:t>S</w:t>
      </w:r>
      <w:r w:rsidRPr="00543DF8">
        <w:rPr>
          <w:rFonts w:asciiTheme="minorHAnsi" w:hAnsiTheme="minorHAnsi" w:cstheme="minorHAnsi"/>
          <w:sz w:val="22"/>
          <w:szCs w:val="22"/>
        </w:rPr>
        <w:t>pecifications should be consulted for validation checks. Spatial consistency checks in particular, as well as consistency checks related to meta-features, can be expected to be in common with several data specifications.</w:t>
      </w:r>
    </w:p>
    <w:p w14:paraId="1EE8AA42" w14:textId="7B913C36" w:rsidR="001D723D" w:rsidRPr="00543DF8" w:rsidRDefault="00C10A21" w:rsidP="00543DF8">
      <w:pPr>
        <w:spacing w:after="160" w:line="240" w:lineRule="auto"/>
        <w:rPr>
          <w:rFonts w:asciiTheme="minorHAnsi" w:hAnsiTheme="minorHAnsi" w:cstheme="minorHAnsi"/>
          <w:sz w:val="22"/>
          <w:szCs w:val="22"/>
        </w:rPr>
      </w:pPr>
      <w:r w:rsidRPr="00543DF8">
        <w:rPr>
          <w:rFonts w:asciiTheme="minorHAnsi" w:hAnsiTheme="minorHAnsi" w:cstheme="minorHAnsi"/>
          <w:sz w:val="22"/>
          <w:szCs w:val="22"/>
        </w:rPr>
        <w:t xml:space="preserve">Spatial operations used in validation checks must be the </w:t>
      </w:r>
      <w:r w:rsidR="00D24B9A" w:rsidRPr="00543DF8">
        <w:rPr>
          <w:rFonts w:asciiTheme="minorHAnsi" w:hAnsiTheme="minorHAnsi" w:cstheme="minorHAnsi"/>
          <w:sz w:val="22"/>
          <w:szCs w:val="22"/>
        </w:rPr>
        <w:t xml:space="preserve">operations defined in </w:t>
      </w:r>
      <w:r w:rsidR="00F21D99" w:rsidRPr="00543DF8">
        <w:rPr>
          <w:rFonts w:asciiTheme="minorHAnsi" w:hAnsiTheme="minorHAnsi" w:cstheme="minorHAnsi"/>
          <w:sz w:val="22"/>
          <w:szCs w:val="22"/>
        </w:rPr>
        <w:t xml:space="preserve">IHO ENC Validation Checks (S-58 </w:t>
      </w:r>
      <w:ins w:id="710" w:author="Teh Stand" w:date="2018-12-10T11:50:00Z">
        <w:r w:rsidR="00543DF8">
          <w:rPr>
            <w:rFonts w:asciiTheme="minorHAnsi" w:hAnsiTheme="minorHAnsi" w:cstheme="minorHAnsi"/>
            <w:sz w:val="22"/>
            <w:szCs w:val="22"/>
          </w:rPr>
          <w:t xml:space="preserve">Edition </w:t>
        </w:r>
      </w:ins>
      <w:r w:rsidR="00F21D99" w:rsidRPr="00543DF8">
        <w:rPr>
          <w:rFonts w:asciiTheme="minorHAnsi" w:hAnsiTheme="minorHAnsi" w:cstheme="minorHAnsi"/>
          <w:sz w:val="22"/>
          <w:szCs w:val="22"/>
        </w:rPr>
        <w:t>6.0.0 or its successor).</w:t>
      </w:r>
    </w:p>
    <w:p w14:paraId="6071182D" w14:textId="118427FD" w:rsidR="00543DF8" w:rsidRPr="00FA0C91" w:rsidRDefault="00543DF8" w:rsidP="00543DF8">
      <w:pPr>
        <w:pStyle w:val="Heading2"/>
        <w:numPr>
          <w:ilvl w:val="1"/>
          <w:numId w:val="161"/>
        </w:numPr>
        <w:tabs>
          <w:tab w:val="clear" w:pos="540"/>
          <w:tab w:val="clear" w:pos="700"/>
          <w:tab w:val="left" w:pos="709"/>
        </w:tabs>
        <w:spacing w:line="240" w:lineRule="auto"/>
        <w:ind w:hanging="720"/>
        <w:rPr>
          <w:lang w:val="en-GB"/>
        </w:rPr>
      </w:pPr>
      <w:bookmarkStart w:id="711" w:name="_Toc532213736"/>
      <w:r>
        <w:rPr>
          <w:lang w:val="en-GB"/>
        </w:rPr>
        <w:t>Validation checks for base versus update datasets</w:t>
      </w:r>
      <w:bookmarkEnd w:id="711"/>
    </w:p>
    <w:p w14:paraId="64BD84C2" w14:textId="7E56D73D" w:rsidR="000933DE" w:rsidRPr="00543DF8" w:rsidRDefault="000933DE" w:rsidP="00543DF8">
      <w:pPr>
        <w:spacing w:after="160" w:line="240" w:lineRule="auto"/>
        <w:rPr>
          <w:rFonts w:asciiTheme="minorHAnsi" w:hAnsiTheme="minorHAnsi" w:cstheme="minorHAnsi"/>
          <w:sz w:val="22"/>
          <w:szCs w:val="22"/>
        </w:rPr>
      </w:pPr>
      <w:r w:rsidRPr="00543DF8">
        <w:rPr>
          <w:rFonts w:asciiTheme="minorHAnsi" w:hAnsiTheme="minorHAnsi" w:cstheme="minorHAnsi"/>
          <w:sz w:val="22"/>
          <w:szCs w:val="22"/>
        </w:rPr>
        <w:t xml:space="preserve">If the </w:t>
      </w:r>
      <w:r w:rsidR="000B4D54" w:rsidRPr="00543DF8">
        <w:rPr>
          <w:rFonts w:asciiTheme="minorHAnsi" w:hAnsiTheme="minorHAnsi" w:cstheme="minorHAnsi"/>
          <w:sz w:val="22"/>
          <w:szCs w:val="22"/>
        </w:rPr>
        <w:t>P</w:t>
      </w:r>
      <w:r w:rsidRPr="00543DF8">
        <w:rPr>
          <w:rFonts w:asciiTheme="minorHAnsi" w:hAnsiTheme="minorHAnsi" w:cstheme="minorHAnsi"/>
          <w:sz w:val="22"/>
          <w:szCs w:val="22"/>
        </w:rPr>
        <w:t xml:space="preserve">roduct </w:t>
      </w:r>
      <w:r w:rsidR="000B4D54" w:rsidRPr="00543DF8">
        <w:rPr>
          <w:rFonts w:asciiTheme="minorHAnsi" w:hAnsiTheme="minorHAnsi" w:cstheme="minorHAnsi"/>
          <w:sz w:val="22"/>
          <w:szCs w:val="22"/>
        </w:rPr>
        <w:t>S</w:t>
      </w:r>
      <w:r w:rsidRPr="00543DF8">
        <w:rPr>
          <w:rFonts w:asciiTheme="minorHAnsi" w:hAnsiTheme="minorHAnsi" w:cstheme="minorHAnsi"/>
          <w:sz w:val="22"/>
          <w:szCs w:val="22"/>
        </w:rPr>
        <w:t xml:space="preserve">pecification defines an update dataset format, the validation checks developed for new </w:t>
      </w:r>
      <w:ins w:id="712" w:author="Teh Stand" w:date="2018-12-10T11:53:00Z">
        <w:r w:rsidR="00543DF8">
          <w:rPr>
            <w:rFonts w:asciiTheme="minorHAnsi" w:hAnsiTheme="minorHAnsi" w:cstheme="minorHAnsi"/>
            <w:sz w:val="22"/>
            <w:szCs w:val="22"/>
          </w:rPr>
          <w:t xml:space="preserve">(base) </w:t>
        </w:r>
      </w:ins>
      <w:r w:rsidRPr="00543DF8">
        <w:rPr>
          <w:rFonts w:asciiTheme="minorHAnsi" w:hAnsiTheme="minorHAnsi" w:cstheme="minorHAnsi"/>
          <w:sz w:val="22"/>
          <w:szCs w:val="22"/>
        </w:rPr>
        <w:t>datasets should be reviewed for their applicability to update dataset formats.</w:t>
      </w:r>
    </w:p>
    <w:p w14:paraId="74DD9122" w14:textId="26933B89" w:rsidR="00543DF8" w:rsidRPr="00FA0C91" w:rsidRDefault="00543DF8" w:rsidP="00543DF8">
      <w:pPr>
        <w:pStyle w:val="Heading1"/>
        <w:numPr>
          <w:ilvl w:val="0"/>
          <w:numId w:val="25"/>
        </w:numPr>
        <w:tabs>
          <w:tab w:val="clear" w:pos="400"/>
          <w:tab w:val="clear" w:pos="560"/>
          <w:tab w:val="left" w:pos="567"/>
        </w:tabs>
        <w:spacing w:line="240" w:lineRule="auto"/>
        <w:ind w:left="567" w:hanging="567"/>
      </w:pPr>
      <w:bookmarkStart w:id="713" w:name="_Toc523335226"/>
      <w:bookmarkStart w:id="714" w:name="_Toc523493049"/>
      <w:bookmarkStart w:id="715" w:name="_Toc523335227"/>
      <w:bookmarkStart w:id="716" w:name="_Toc523493050"/>
      <w:bookmarkStart w:id="717" w:name="_Toc523335228"/>
      <w:bookmarkStart w:id="718" w:name="_Toc523493051"/>
      <w:bookmarkStart w:id="719" w:name="_Toc523335229"/>
      <w:bookmarkStart w:id="720" w:name="_Toc523493052"/>
      <w:bookmarkStart w:id="721" w:name="_Toc523335230"/>
      <w:bookmarkStart w:id="722" w:name="_Toc523493053"/>
      <w:bookmarkStart w:id="723" w:name="_Toc523335231"/>
      <w:bookmarkStart w:id="724" w:name="_Toc523493054"/>
      <w:bookmarkStart w:id="725" w:name="_Toc523335232"/>
      <w:bookmarkStart w:id="726" w:name="_Toc523493055"/>
      <w:bookmarkStart w:id="727" w:name="_Toc523335233"/>
      <w:bookmarkStart w:id="728" w:name="_Toc523493056"/>
      <w:bookmarkStart w:id="729" w:name="_Toc523335234"/>
      <w:bookmarkStart w:id="730" w:name="_Toc523493057"/>
      <w:bookmarkStart w:id="731" w:name="_Toc523335235"/>
      <w:bookmarkStart w:id="732" w:name="_Toc523493058"/>
      <w:bookmarkStart w:id="733" w:name="_Toc523335236"/>
      <w:bookmarkStart w:id="734" w:name="_Toc523493059"/>
      <w:bookmarkStart w:id="735" w:name="_Toc523335237"/>
      <w:bookmarkStart w:id="736" w:name="_Toc523493060"/>
      <w:bookmarkStart w:id="737" w:name="_Toc523335238"/>
      <w:bookmarkStart w:id="738" w:name="_Toc523493061"/>
      <w:bookmarkStart w:id="739" w:name="_Toc502541121"/>
      <w:bookmarkStart w:id="740" w:name="_Toc502541162"/>
      <w:bookmarkStart w:id="741" w:name="_Toc502541262"/>
      <w:bookmarkStart w:id="742" w:name="_Toc502541424"/>
      <w:bookmarkStart w:id="743" w:name="_Toc502541790"/>
      <w:bookmarkStart w:id="744" w:name="_Toc502544274"/>
      <w:bookmarkStart w:id="745" w:name="_Toc502546196"/>
      <w:bookmarkStart w:id="746" w:name="_Toc532213737"/>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r>
        <w:t>Preparing for interoperability</w:t>
      </w:r>
      <w:bookmarkEnd w:id="746"/>
    </w:p>
    <w:p w14:paraId="06D1E055" w14:textId="52F7C09F" w:rsidR="005E4C63" w:rsidRPr="00473441" w:rsidRDefault="005E4C63" w:rsidP="00473441">
      <w:pPr>
        <w:spacing w:after="60" w:line="240" w:lineRule="auto"/>
        <w:rPr>
          <w:rFonts w:asciiTheme="minorHAnsi" w:hAnsiTheme="minorHAnsi" w:cstheme="minorHAnsi"/>
          <w:sz w:val="22"/>
          <w:szCs w:val="22"/>
        </w:rPr>
      </w:pPr>
      <w:r w:rsidRPr="00473441">
        <w:rPr>
          <w:rFonts w:asciiTheme="minorHAnsi" w:hAnsiTheme="minorHAnsi" w:cstheme="minorHAnsi"/>
          <w:sz w:val="22"/>
          <w:szCs w:val="22"/>
        </w:rPr>
        <w:t xml:space="preserve">Product </w:t>
      </w:r>
      <w:r w:rsidR="000B4D54" w:rsidRPr="00473441">
        <w:rPr>
          <w:rFonts w:asciiTheme="minorHAnsi" w:hAnsiTheme="minorHAnsi" w:cstheme="minorHAnsi"/>
          <w:sz w:val="22"/>
          <w:szCs w:val="22"/>
        </w:rPr>
        <w:t>S</w:t>
      </w:r>
      <w:r w:rsidRPr="00473441">
        <w:rPr>
          <w:rFonts w:asciiTheme="minorHAnsi" w:hAnsiTheme="minorHAnsi" w:cstheme="minorHAnsi"/>
          <w:sz w:val="22"/>
          <w:szCs w:val="22"/>
        </w:rPr>
        <w:t xml:space="preserve">pecification developers should carry out the activities described below if the data product is a candidate for inclusion in an </w:t>
      </w:r>
      <w:r w:rsidR="00473441">
        <w:rPr>
          <w:rFonts w:asciiTheme="minorHAnsi" w:hAnsiTheme="minorHAnsi" w:cstheme="minorHAnsi"/>
          <w:sz w:val="22"/>
          <w:szCs w:val="22"/>
        </w:rPr>
        <w:t>I</w:t>
      </w:r>
      <w:r w:rsidR="00473441" w:rsidRPr="00473441">
        <w:rPr>
          <w:rFonts w:asciiTheme="minorHAnsi" w:hAnsiTheme="minorHAnsi" w:cstheme="minorHAnsi"/>
          <w:sz w:val="22"/>
          <w:szCs w:val="22"/>
        </w:rPr>
        <w:t xml:space="preserve">nteroperability </w:t>
      </w:r>
      <w:r w:rsidR="00473441">
        <w:rPr>
          <w:rFonts w:asciiTheme="minorHAnsi" w:hAnsiTheme="minorHAnsi" w:cstheme="minorHAnsi"/>
          <w:sz w:val="22"/>
          <w:szCs w:val="22"/>
        </w:rPr>
        <w:t>C</w:t>
      </w:r>
      <w:r w:rsidR="00473441" w:rsidRPr="00473441">
        <w:rPr>
          <w:rFonts w:asciiTheme="minorHAnsi" w:hAnsiTheme="minorHAnsi" w:cstheme="minorHAnsi"/>
          <w:sz w:val="22"/>
          <w:szCs w:val="22"/>
        </w:rPr>
        <w:t xml:space="preserve">atalogue </w:t>
      </w:r>
      <w:r w:rsidRPr="00473441">
        <w:rPr>
          <w:rFonts w:asciiTheme="minorHAnsi" w:hAnsiTheme="minorHAnsi" w:cstheme="minorHAnsi"/>
          <w:sz w:val="22"/>
          <w:szCs w:val="22"/>
        </w:rPr>
        <w:t>(S-98). Further details on these activities are provided in S-98, especially S-98 section</w:t>
      </w:r>
      <w:r w:rsidR="008E6897" w:rsidRPr="00473441">
        <w:rPr>
          <w:rFonts w:asciiTheme="minorHAnsi" w:hAnsiTheme="minorHAnsi" w:cstheme="minorHAnsi"/>
          <w:sz w:val="22"/>
          <w:szCs w:val="22"/>
        </w:rPr>
        <w:t>s</w:t>
      </w:r>
      <w:r w:rsidRPr="00473441">
        <w:rPr>
          <w:rFonts w:asciiTheme="minorHAnsi" w:hAnsiTheme="minorHAnsi" w:cstheme="minorHAnsi"/>
          <w:sz w:val="22"/>
          <w:szCs w:val="22"/>
        </w:rPr>
        <w:t xml:space="preserve"> 8</w:t>
      </w:r>
      <w:r w:rsidR="00307A8A" w:rsidRPr="00473441">
        <w:rPr>
          <w:rFonts w:asciiTheme="minorHAnsi" w:hAnsiTheme="minorHAnsi" w:cstheme="minorHAnsi"/>
          <w:sz w:val="22"/>
          <w:szCs w:val="22"/>
        </w:rPr>
        <w:t xml:space="preserve"> and 10</w:t>
      </w:r>
      <w:r w:rsidRPr="00473441">
        <w:rPr>
          <w:rFonts w:asciiTheme="minorHAnsi" w:hAnsiTheme="minorHAnsi" w:cstheme="minorHAnsi"/>
          <w:sz w:val="22"/>
          <w:szCs w:val="22"/>
        </w:rPr>
        <w:t>.</w:t>
      </w:r>
    </w:p>
    <w:p w14:paraId="77DC42EF" w14:textId="6D29E42D" w:rsidR="000E149E" w:rsidRPr="00473441" w:rsidRDefault="000E149E" w:rsidP="00473441">
      <w:pPr>
        <w:pStyle w:val="ListParagraph"/>
        <w:numPr>
          <w:ilvl w:val="0"/>
          <w:numId w:val="127"/>
        </w:numPr>
        <w:spacing w:before="0" w:after="60" w:line="240" w:lineRule="auto"/>
        <w:rPr>
          <w:rFonts w:asciiTheme="minorHAnsi" w:hAnsiTheme="minorHAnsi" w:cstheme="minorHAnsi"/>
          <w:sz w:val="22"/>
          <w:szCs w:val="22"/>
        </w:rPr>
      </w:pPr>
      <w:r w:rsidRPr="00473441">
        <w:rPr>
          <w:rFonts w:asciiTheme="minorHAnsi" w:hAnsiTheme="minorHAnsi" w:cstheme="minorHAnsi"/>
          <w:sz w:val="22"/>
          <w:szCs w:val="22"/>
        </w:rPr>
        <w:t xml:space="preserve">Determine which if any product groups in </w:t>
      </w:r>
      <w:r w:rsidR="00473441">
        <w:rPr>
          <w:rFonts w:asciiTheme="minorHAnsi" w:hAnsiTheme="minorHAnsi" w:cstheme="minorHAnsi"/>
          <w:sz w:val="22"/>
          <w:szCs w:val="22"/>
        </w:rPr>
        <w:t>I</w:t>
      </w:r>
      <w:r w:rsidR="00473441" w:rsidRPr="00473441">
        <w:rPr>
          <w:rFonts w:asciiTheme="minorHAnsi" w:hAnsiTheme="minorHAnsi" w:cstheme="minorHAnsi"/>
          <w:sz w:val="22"/>
          <w:szCs w:val="22"/>
        </w:rPr>
        <w:t xml:space="preserve">nteroperability </w:t>
      </w:r>
      <w:r w:rsidR="00473441">
        <w:rPr>
          <w:rFonts w:asciiTheme="minorHAnsi" w:hAnsiTheme="minorHAnsi" w:cstheme="minorHAnsi"/>
          <w:sz w:val="22"/>
          <w:szCs w:val="22"/>
        </w:rPr>
        <w:t>C</w:t>
      </w:r>
      <w:r w:rsidR="00473441" w:rsidRPr="00473441">
        <w:rPr>
          <w:rFonts w:asciiTheme="minorHAnsi" w:hAnsiTheme="minorHAnsi" w:cstheme="minorHAnsi"/>
          <w:sz w:val="22"/>
          <w:szCs w:val="22"/>
        </w:rPr>
        <w:t xml:space="preserve">atalogues </w:t>
      </w:r>
      <w:r w:rsidRPr="00473441">
        <w:rPr>
          <w:rFonts w:asciiTheme="minorHAnsi" w:hAnsiTheme="minorHAnsi" w:cstheme="minorHAnsi"/>
          <w:sz w:val="22"/>
          <w:szCs w:val="22"/>
        </w:rPr>
        <w:t>are supplemented or enhanced by the data product.</w:t>
      </w:r>
    </w:p>
    <w:p w14:paraId="003BE532" w14:textId="1E1ECF7F" w:rsidR="000E149E" w:rsidRPr="00473441" w:rsidRDefault="000E149E" w:rsidP="00473441">
      <w:pPr>
        <w:pStyle w:val="ListParagraph"/>
        <w:numPr>
          <w:ilvl w:val="0"/>
          <w:numId w:val="127"/>
        </w:numPr>
        <w:spacing w:before="0" w:after="60" w:line="240" w:lineRule="auto"/>
        <w:rPr>
          <w:rFonts w:asciiTheme="minorHAnsi" w:hAnsiTheme="minorHAnsi" w:cstheme="minorHAnsi"/>
          <w:sz w:val="22"/>
          <w:szCs w:val="22"/>
        </w:rPr>
      </w:pPr>
      <w:r w:rsidRPr="00473441">
        <w:rPr>
          <w:rFonts w:asciiTheme="minorHAnsi" w:hAnsiTheme="minorHAnsi" w:cstheme="minorHAnsi"/>
          <w:sz w:val="22"/>
          <w:szCs w:val="22"/>
        </w:rPr>
        <w:t xml:space="preserve">Determine whether and how the IHO </w:t>
      </w:r>
      <w:r w:rsidR="00473441">
        <w:rPr>
          <w:rFonts w:asciiTheme="minorHAnsi" w:hAnsiTheme="minorHAnsi" w:cstheme="minorHAnsi"/>
          <w:sz w:val="22"/>
          <w:szCs w:val="22"/>
        </w:rPr>
        <w:t>I</w:t>
      </w:r>
      <w:r w:rsidR="00473441" w:rsidRPr="00473441">
        <w:rPr>
          <w:rFonts w:asciiTheme="minorHAnsi" w:hAnsiTheme="minorHAnsi" w:cstheme="minorHAnsi"/>
          <w:sz w:val="22"/>
          <w:szCs w:val="22"/>
        </w:rPr>
        <w:t xml:space="preserve">nteroperability </w:t>
      </w:r>
      <w:r w:rsidR="00473441">
        <w:rPr>
          <w:rFonts w:asciiTheme="minorHAnsi" w:hAnsiTheme="minorHAnsi" w:cstheme="minorHAnsi"/>
          <w:sz w:val="22"/>
          <w:szCs w:val="22"/>
        </w:rPr>
        <w:t>C</w:t>
      </w:r>
      <w:r w:rsidR="00473441" w:rsidRPr="00473441">
        <w:rPr>
          <w:rFonts w:asciiTheme="minorHAnsi" w:hAnsiTheme="minorHAnsi" w:cstheme="minorHAnsi"/>
          <w:sz w:val="22"/>
          <w:szCs w:val="22"/>
        </w:rPr>
        <w:t xml:space="preserve">atalogue </w:t>
      </w:r>
      <w:r w:rsidRPr="00473441">
        <w:rPr>
          <w:rFonts w:asciiTheme="minorHAnsi" w:hAnsiTheme="minorHAnsi" w:cstheme="minorHAnsi"/>
          <w:sz w:val="22"/>
          <w:szCs w:val="22"/>
        </w:rPr>
        <w:t>will be affected by the new product, including updates to display priorities, interleaving, predefined combinations, and other interoperability rules and operations.</w:t>
      </w:r>
    </w:p>
    <w:p w14:paraId="3DAA0939" w14:textId="09242302" w:rsidR="000E149E" w:rsidRPr="00473441" w:rsidRDefault="000E149E" w:rsidP="00473441">
      <w:pPr>
        <w:pStyle w:val="ListParagraph"/>
        <w:numPr>
          <w:ilvl w:val="0"/>
          <w:numId w:val="127"/>
        </w:numPr>
        <w:spacing w:before="0" w:after="60" w:line="240" w:lineRule="auto"/>
        <w:rPr>
          <w:rFonts w:asciiTheme="minorHAnsi" w:hAnsiTheme="minorHAnsi" w:cstheme="minorHAnsi"/>
          <w:sz w:val="22"/>
          <w:szCs w:val="22"/>
        </w:rPr>
      </w:pPr>
      <w:r w:rsidRPr="00473441">
        <w:rPr>
          <w:rFonts w:asciiTheme="minorHAnsi" w:hAnsiTheme="minorHAnsi" w:cstheme="minorHAnsi"/>
          <w:sz w:val="22"/>
          <w:szCs w:val="22"/>
        </w:rPr>
        <w:t xml:space="preserve">Revise </w:t>
      </w:r>
      <w:r w:rsidR="001C1B05" w:rsidRPr="00473441">
        <w:rPr>
          <w:rFonts w:asciiTheme="minorHAnsi" w:hAnsiTheme="minorHAnsi" w:cstheme="minorHAnsi"/>
          <w:sz w:val="22"/>
          <w:szCs w:val="22"/>
        </w:rPr>
        <w:t>P</w:t>
      </w:r>
      <w:r w:rsidRPr="00473441">
        <w:rPr>
          <w:rFonts w:asciiTheme="minorHAnsi" w:hAnsiTheme="minorHAnsi" w:cstheme="minorHAnsi"/>
          <w:sz w:val="22"/>
          <w:szCs w:val="22"/>
        </w:rPr>
        <w:t xml:space="preserve">ortrayal </w:t>
      </w:r>
      <w:r w:rsidR="001C1B05" w:rsidRPr="00473441">
        <w:rPr>
          <w:rFonts w:asciiTheme="minorHAnsi" w:hAnsiTheme="minorHAnsi" w:cstheme="minorHAnsi"/>
          <w:sz w:val="22"/>
          <w:szCs w:val="22"/>
        </w:rPr>
        <w:t>C</w:t>
      </w:r>
      <w:r w:rsidRPr="00473441">
        <w:rPr>
          <w:rFonts w:asciiTheme="minorHAnsi" w:hAnsiTheme="minorHAnsi" w:cstheme="minorHAnsi"/>
          <w:sz w:val="22"/>
          <w:szCs w:val="22"/>
        </w:rPr>
        <w:t xml:space="preserve">atalogues upon recommendation by the IHO </w:t>
      </w:r>
      <w:r w:rsidR="00AE078D">
        <w:rPr>
          <w:rFonts w:asciiTheme="minorHAnsi" w:hAnsiTheme="minorHAnsi" w:cstheme="minorHAnsi"/>
          <w:sz w:val="22"/>
          <w:szCs w:val="22"/>
        </w:rPr>
        <w:t>I</w:t>
      </w:r>
      <w:r w:rsidRPr="00473441">
        <w:rPr>
          <w:rFonts w:asciiTheme="minorHAnsi" w:hAnsiTheme="minorHAnsi" w:cstheme="minorHAnsi"/>
          <w:sz w:val="22"/>
          <w:szCs w:val="22"/>
        </w:rPr>
        <w:t xml:space="preserve">nteroperability </w:t>
      </w:r>
      <w:r w:rsidR="00AE078D">
        <w:rPr>
          <w:rFonts w:asciiTheme="minorHAnsi" w:hAnsiTheme="minorHAnsi" w:cstheme="minorHAnsi"/>
          <w:sz w:val="22"/>
          <w:szCs w:val="22"/>
        </w:rPr>
        <w:t>T</w:t>
      </w:r>
      <w:r w:rsidRPr="00473441">
        <w:rPr>
          <w:rFonts w:asciiTheme="minorHAnsi" w:hAnsiTheme="minorHAnsi" w:cstheme="minorHAnsi"/>
          <w:sz w:val="22"/>
          <w:szCs w:val="22"/>
        </w:rPr>
        <w:t>eam.</w:t>
      </w:r>
    </w:p>
    <w:p w14:paraId="49C49F17" w14:textId="4CA31BBC" w:rsidR="0081486E" w:rsidRPr="00473441" w:rsidRDefault="0081486E" w:rsidP="00473441">
      <w:pPr>
        <w:pStyle w:val="ListParagraph"/>
        <w:numPr>
          <w:ilvl w:val="0"/>
          <w:numId w:val="127"/>
        </w:numPr>
        <w:spacing w:before="0" w:after="60" w:line="240" w:lineRule="auto"/>
        <w:rPr>
          <w:rFonts w:asciiTheme="minorHAnsi" w:hAnsiTheme="minorHAnsi" w:cstheme="minorHAnsi"/>
          <w:sz w:val="22"/>
          <w:szCs w:val="22"/>
        </w:rPr>
      </w:pPr>
      <w:r w:rsidRPr="00473441">
        <w:rPr>
          <w:rFonts w:asciiTheme="minorHAnsi" w:hAnsiTheme="minorHAnsi" w:cstheme="minorHAnsi"/>
          <w:sz w:val="22"/>
          <w:szCs w:val="22"/>
        </w:rPr>
        <w:t xml:space="preserve">Compare the </w:t>
      </w:r>
      <w:r w:rsidR="00D32955" w:rsidRPr="00473441">
        <w:rPr>
          <w:rFonts w:asciiTheme="minorHAnsi" w:hAnsiTheme="minorHAnsi" w:cstheme="minorHAnsi"/>
          <w:sz w:val="22"/>
          <w:szCs w:val="22"/>
        </w:rPr>
        <w:t>A</w:t>
      </w:r>
      <w:r w:rsidRPr="00473441">
        <w:rPr>
          <w:rFonts w:asciiTheme="minorHAnsi" w:hAnsiTheme="minorHAnsi" w:cstheme="minorHAnsi"/>
          <w:sz w:val="22"/>
          <w:szCs w:val="22"/>
        </w:rPr>
        <w:t xml:space="preserve">pplication </w:t>
      </w:r>
      <w:r w:rsidR="00D32955" w:rsidRPr="00473441">
        <w:rPr>
          <w:rFonts w:asciiTheme="minorHAnsi" w:hAnsiTheme="minorHAnsi" w:cstheme="minorHAnsi"/>
          <w:sz w:val="22"/>
          <w:szCs w:val="22"/>
        </w:rPr>
        <w:t>S</w:t>
      </w:r>
      <w:r w:rsidRPr="00473441">
        <w:rPr>
          <w:rFonts w:asciiTheme="minorHAnsi" w:hAnsiTheme="minorHAnsi" w:cstheme="minorHAnsi"/>
          <w:sz w:val="22"/>
          <w:szCs w:val="22"/>
        </w:rPr>
        <w:t xml:space="preserve">chema to related </w:t>
      </w:r>
      <w:r w:rsidR="000B4D54" w:rsidRPr="00473441">
        <w:rPr>
          <w:rFonts w:asciiTheme="minorHAnsi" w:hAnsiTheme="minorHAnsi" w:cstheme="minorHAnsi"/>
          <w:sz w:val="22"/>
          <w:szCs w:val="22"/>
        </w:rPr>
        <w:t>P</w:t>
      </w:r>
      <w:r w:rsidRPr="00473441">
        <w:rPr>
          <w:rFonts w:asciiTheme="minorHAnsi" w:hAnsiTheme="minorHAnsi" w:cstheme="minorHAnsi"/>
          <w:sz w:val="22"/>
          <w:szCs w:val="22"/>
        </w:rPr>
        <w:t xml:space="preserve">roduct </w:t>
      </w:r>
      <w:r w:rsidR="000B4D54" w:rsidRPr="00473441">
        <w:rPr>
          <w:rFonts w:asciiTheme="minorHAnsi" w:hAnsiTheme="minorHAnsi" w:cstheme="minorHAnsi"/>
          <w:sz w:val="22"/>
          <w:szCs w:val="22"/>
        </w:rPr>
        <w:t>S</w:t>
      </w:r>
      <w:r w:rsidRPr="00473441">
        <w:rPr>
          <w:rFonts w:asciiTheme="minorHAnsi" w:hAnsiTheme="minorHAnsi" w:cstheme="minorHAnsi"/>
          <w:sz w:val="22"/>
          <w:szCs w:val="22"/>
        </w:rPr>
        <w:t xml:space="preserve">pecifications and </w:t>
      </w:r>
      <w:r w:rsidR="00CA094E" w:rsidRPr="00473441">
        <w:rPr>
          <w:rFonts w:asciiTheme="minorHAnsi" w:hAnsiTheme="minorHAnsi" w:cstheme="minorHAnsi"/>
          <w:sz w:val="22"/>
          <w:szCs w:val="22"/>
        </w:rPr>
        <w:t>advise the</w:t>
      </w:r>
      <w:r w:rsidRPr="00473441">
        <w:rPr>
          <w:rFonts w:asciiTheme="minorHAnsi" w:hAnsiTheme="minorHAnsi" w:cstheme="minorHAnsi"/>
          <w:sz w:val="22"/>
          <w:szCs w:val="22"/>
        </w:rPr>
        <w:t xml:space="preserve"> developers of the </w:t>
      </w:r>
      <w:r w:rsidR="00D32955" w:rsidRPr="00473441">
        <w:rPr>
          <w:rFonts w:asciiTheme="minorHAnsi" w:hAnsiTheme="minorHAnsi" w:cstheme="minorHAnsi"/>
          <w:sz w:val="22"/>
          <w:szCs w:val="22"/>
        </w:rPr>
        <w:t>I</w:t>
      </w:r>
      <w:r w:rsidRPr="00473441">
        <w:rPr>
          <w:rFonts w:asciiTheme="minorHAnsi" w:hAnsiTheme="minorHAnsi" w:cstheme="minorHAnsi"/>
          <w:sz w:val="22"/>
          <w:szCs w:val="22"/>
        </w:rPr>
        <w:t xml:space="preserve">nteroperability </w:t>
      </w:r>
      <w:r w:rsidR="00D32955" w:rsidRPr="00473441">
        <w:rPr>
          <w:rFonts w:asciiTheme="minorHAnsi" w:hAnsiTheme="minorHAnsi" w:cstheme="minorHAnsi"/>
          <w:sz w:val="22"/>
          <w:szCs w:val="22"/>
        </w:rPr>
        <w:t>C</w:t>
      </w:r>
      <w:r w:rsidRPr="00473441">
        <w:rPr>
          <w:rFonts w:asciiTheme="minorHAnsi" w:hAnsiTheme="minorHAnsi" w:cstheme="minorHAnsi"/>
          <w:sz w:val="22"/>
          <w:szCs w:val="22"/>
        </w:rPr>
        <w:t xml:space="preserve">atalogue </w:t>
      </w:r>
      <w:r w:rsidR="00CA094E" w:rsidRPr="00473441">
        <w:rPr>
          <w:rFonts w:asciiTheme="minorHAnsi" w:hAnsiTheme="minorHAnsi" w:cstheme="minorHAnsi"/>
          <w:sz w:val="22"/>
          <w:szCs w:val="22"/>
        </w:rPr>
        <w:t>on</w:t>
      </w:r>
      <w:r w:rsidRPr="00473441">
        <w:rPr>
          <w:rFonts w:asciiTheme="minorHAnsi" w:hAnsiTheme="minorHAnsi" w:cstheme="minorHAnsi"/>
          <w:sz w:val="22"/>
          <w:szCs w:val="22"/>
        </w:rPr>
        <w:t xml:space="preserve"> t</w:t>
      </w:r>
      <w:r w:rsidR="00CA094E" w:rsidRPr="00473441">
        <w:rPr>
          <w:rFonts w:asciiTheme="minorHAnsi" w:hAnsiTheme="minorHAnsi" w:cstheme="minorHAnsi"/>
          <w:sz w:val="22"/>
          <w:szCs w:val="22"/>
        </w:rPr>
        <w:t xml:space="preserve">heir similarity to </w:t>
      </w:r>
      <w:r w:rsidRPr="00473441">
        <w:rPr>
          <w:rFonts w:asciiTheme="minorHAnsi" w:hAnsiTheme="minorHAnsi" w:cstheme="minorHAnsi"/>
          <w:sz w:val="22"/>
          <w:szCs w:val="22"/>
        </w:rPr>
        <w:t>feature</w:t>
      </w:r>
      <w:r w:rsidR="00AE5A93" w:rsidRPr="00473441">
        <w:rPr>
          <w:rFonts w:asciiTheme="minorHAnsi" w:hAnsiTheme="minorHAnsi" w:cstheme="minorHAnsi"/>
          <w:sz w:val="22"/>
          <w:szCs w:val="22"/>
        </w:rPr>
        <w:t xml:space="preserve">s in other </w:t>
      </w:r>
      <w:r w:rsidR="000B4D54" w:rsidRPr="00473441">
        <w:rPr>
          <w:rFonts w:asciiTheme="minorHAnsi" w:hAnsiTheme="minorHAnsi" w:cstheme="minorHAnsi"/>
          <w:sz w:val="22"/>
          <w:szCs w:val="22"/>
        </w:rPr>
        <w:t>P</w:t>
      </w:r>
      <w:r w:rsidR="00AE5A93" w:rsidRPr="00473441">
        <w:rPr>
          <w:rFonts w:asciiTheme="minorHAnsi" w:hAnsiTheme="minorHAnsi" w:cstheme="minorHAnsi"/>
          <w:sz w:val="22"/>
          <w:szCs w:val="22"/>
        </w:rPr>
        <w:t xml:space="preserve">roduct </w:t>
      </w:r>
      <w:r w:rsidR="00D32955" w:rsidRPr="00473441">
        <w:rPr>
          <w:rFonts w:asciiTheme="minorHAnsi" w:hAnsiTheme="minorHAnsi" w:cstheme="minorHAnsi"/>
          <w:sz w:val="22"/>
          <w:szCs w:val="22"/>
        </w:rPr>
        <w:t>Specifications</w:t>
      </w:r>
      <w:r w:rsidRPr="00473441">
        <w:rPr>
          <w:rFonts w:asciiTheme="minorHAnsi" w:hAnsiTheme="minorHAnsi" w:cstheme="minorHAnsi"/>
          <w:sz w:val="22"/>
          <w:szCs w:val="22"/>
        </w:rPr>
        <w:t>.</w:t>
      </w:r>
      <w:r w:rsidR="0063561D" w:rsidRPr="00473441">
        <w:rPr>
          <w:rFonts w:asciiTheme="minorHAnsi" w:hAnsiTheme="minorHAnsi" w:cstheme="minorHAnsi"/>
          <w:sz w:val="22"/>
          <w:szCs w:val="22"/>
        </w:rPr>
        <w:t xml:space="preserve"> This </w:t>
      </w:r>
      <w:r w:rsidR="00CA094E" w:rsidRPr="00473441">
        <w:rPr>
          <w:rFonts w:asciiTheme="minorHAnsi" w:hAnsiTheme="minorHAnsi" w:cstheme="minorHAnsi"/>
          <w:sz w:val="22"/>
          <w:szCs w:val="22"/>
        </w:rPr>
        <w:t xml:space="preserve">comparison </w:t>
      </w:r>
      <w:r w:rsidR="0063561D" w:rsidRPr="00473441">
        <w:rPr>
          <w:rFonts w:asciiTheme="minorHAnsi" w:hAnsiTheme="minorHAnsi" w:cstheme="minorHAnsi"/>
          <w:sz w:val="22"/>
          <w:szCs w:val="22"/>
        </w:rPr>
        <w:t xml:space="preserve">should include </w:t>
      </w:r>
      <w:r w:rsidR="00520B41" w:rsidRPr="00473441">
        <w:rPr>
          <w:rFonts w:asciiTheme="minorHAnsi" w:hAnsiTheme="minorHAnsi" w:cstheme="minorHAnsi"/>
          <w:sz w:val="22"/>
          <w:szCs w:val="22"/>
        </w:rPr>
        <w:t xml:space="preserve">feature concept similarity, </w:t>
      </w:r>
      <w:r w:rsidR="0063561D" w:rsidRPr="00473441">
        <w:rPr>
          <w:rFonts w:asciiTheme="minorHAnsi" w:hAnsiTheme="minorHAnsi" w:cstheme="minorHAnsi"/>
          <w:sz w:val="22"/>
          <w:szCs w:val="22"/>
        </w:rPr>
        <w:t>attribute bindings, attribute value domains, potential discrepancies in feature geometries</w:t>
      </w:r>
      <w:r w:rsidR="00520B41" w:rsidRPr="00473441">
        <w:rPr>
          <w:rFonts w:asciiTheme="minorHAnsi" w:hAnsiTheme="minorHAnsi" w:cstheme="minorHAnsi"/>
          <w:sz w:val="22"/>
          <w:szCs w:val="22"/>
        </w:rPr>
        <w:t>, etc</w:t>
      </w:r>
      <w:r w:rsidR="0063561D" w:rsidRPr="00473441">
        <w:rPr>
          <w:rFonts w:asciiTheme="minorHAnsi" w:hAnsiTheme="minorHAnsi" w:cstheme="minorHAnsi"/>
          <w:sz w:val="22"/>
          <w:szCs w:val="22"/>
        </w:rPr>
        <w:t>.</w:t>
      </w:r>
    </w:p>
    <w:p w14:paraId="2B4CF769" w14:textId="53FBA376" w:rsidR="005E4C63" w:rsidRPr="00473441" w:rsidRDefault="0063561D" w:rsidP="00473441">
      <w:pPr>
        <w:pStyle w:val="ListParagraph"/>
        <w:numPr>
          <w:ilvl w:val="0"/>
          <w:numId w:val="127"/>
        </w:numPr>
        <w:spacing w:before="0" w:after="60" w:line="240" w:lineRule="auto"/>
        <w:rPr>
          <w:rFonts w:asciiTheme="minorHAnsi" w:hAnsiTheme="minorHAnsi" w:cstheme="minorHAnsi"/>
          <w:sz w:val="22"/>
          <w:szCs w:val="22"/>
        </w:rPr>
      </w:pPr>
      <w:r w:rsidRPr="00473441">
        <w:rPr>
          <w:rFonts w:asciiTheme="minorHAnsi" w:hAnsiTheme="minorHAnsi" w:cstheme="minorHAnsi"/>
          <w:sz w:val="22"/>
          <w:szCs w:val="22"/>
        </w:rPr>
        <w:t xml:space="preserve">Examine </w:t>
      </w:r>
      <w:r w:rsidR="005E4C63" w:rsidRPr="00473441">
        <w:rPr>
          <w:rFonts w:asciiTheme="minorHAnsi" w:hAnsiTheme="minorHAnsi" w:cstheme="minorHAnsi"/>
          <w:sz w:val="22"/>
          <w:szCs w:val="22"/>
        </w:rPr>
        <w:t xml:space="preserve">the </w:t>
      </w:r>
      <w:r w:rsidR="00AE078D">
        <w:rPr>
          <w:rFonts w:asciiTheme="minorHAnsi" w:hAnsiTheme="minorHAnsi" w:cstheme="minorHAnsi"/>
          <w:sz w:val="22"/>
          <w:szCs w:val="22"/>
        </w:rPr>
        <w:t>S</w:t>
      </w:r>
      <w:r w:rsidR="005E4C63" w:rsidRPr="00473441">
        <w:rPr>
          <w:rFonts w:asciiTheme="minorHAnsi" w:hAnsiTheme="minorHAnsi" w:cstheme="minorHAnsi"/>
          <w:sz w:val="22"/>
          <w:szCs w:val="22"/>
        </w:rPr>
        <w:t xml:space="preserve">pecification scope and </w:t>
      </w:r>
      <w:r w:rsidRPr="00473441">
        <w:rPr>
          <w:rFonts w:asciiTheme="minorHAnsi" w:hAnsiTheme="minorHAnsi" w:cstheme="minorHAnsi"/>
          <w:sz w:val="22"/>
          <w:szCs w:val="22"/>
        </w:rPr>
        <w:t>factors affecting the quality of</w:t>
      </w:r>
      <w:r w:rsidR="005E4C63" w:rsidRPr="00473441">
        <w:rPr>
          <w:rFonts w:asciiTheme="minorHAnsi" w:hAnsiTheme="minorHAnsi" w:cstheme="minorHAnsi"/>
          <w:sz w:val="22"/>
          <w:szCs w:val="22"/>
        </w:rPr>
        <w:t xml:space="preserve"> </w:t>
      </w:r>
      <w:r w:rsidR="00B82D73" w:rsidRPr="00473441">
        <w:rPr>
          <w:rFonts w:asciiTheme="minorHAnsi" w:hAnsiTheme="minorHAnsi" w:cstheme="minorHAnsi"/>
          <w:sz w:val="22"/>
          <w:szCs w:val="22"/>
        </w:rPr>
        <w:t>information</w:t>
      </w:r>
      <w:r w:rsidR="005E4C63" w:rsidRPr="00473441">
        <w:rPr>
          <w:rFonts w:asciiTheme="minorHAnsi" w:hAnsiTheme="minorHAnsi" w:cstheme="minorHAnsi"/>
          <w:sz w:val="22"/>
          <w:szCs w:val="22"/>
        </w:rPr>
        <w:t xml:space="preserve"> </w:t>
      </w:r>
      <w:r w:rsidRPr="00473441">
        <w:rPr>
          <w:rFonts w:asciiTheme="minorHAnsi" w:hAnsiTheme="minorHAnsi" w:cstheme="minorHAnsi"/>
          <w:sz w:val="22"/>
          <w:szCs w:val="22"/>
        </w:rPr>
        <w:t xml:space="preserve">which may </w:t>
      </w:r>
      <w:r w:rsidR="00CA094E" w:rsidRPr="00473441">
        <w:rPr>
          <w:rFonts w:asciiTheme="minorHAnsi" w:hAnsiTheme="minorHAnsi" w:cstheme="minorHAnsi"/>
          <w:sz w:val="22"/>
          <w:szCs w:val="22"/>
        </w:rPr>
        <w:t xml:space="preserve">also </w:t>
      </w:r>
      <w:r w:rsidRPr="00473441">
        <w:rPr>
          <w:rFonts w:asciiTheme="minorHAnsi" w:hAnsiTheme="minorHAnsi" w:cstheme="minorHAnsi"/>
          <w:sz w:val="22"/>
          <w:szCs w:val="22"/>
        </w:rPr>
        <w:t xml:space="preserve">be </w:t>
      </w:r>
      <w:r w:rsidR="00CA094E" w:rsidRPr="00473441">
        <w:rPr>
          <w:rFonts w:asciiTheme="minorHAnsi" w:hAnsiTheme="minorHAnsi" w:cstheme="minorHAnsi"/>
          <w:sz w:val="22"/>
          <w:szCs w:val="22"/>
        </w:rPr>
        <w:t>present</w:t>
      </w:r>
      <w:r w:rsidRPr="00473441">
        <w:rPr>
          <w:rFonts w:asciiTheme="minorHAnsi" w:hAnsiTheme="minorHAnsi" w:cstheme="minorHAnsi"/>
          <w:sz w:val="22"/>
          <w:szCs w:val="22"/>
        </w:rPr>
        <w:t xml:space="preserve"> </w:t>
      </w:r>
      <w:r w:rsidR="005E4C63" w:rsidRPr="00473441">
        <w:rPr>
          <w:rFonts w:asciiTheme="minorHAnsi" w:hAnsiTheme="minorHAnsi" w:cstheme="minorHAnsi"/>
          <w:sz w:val="22"/>
          <w:szCs w:val="22"/>
        </w:rPr>
        <w:t>in other products</w:t>
      </w:r>
      <w:r w:rsidR="00B82D73" w:rsidRPr="00473441">
        <w:rPr>
          <w:rFonts w:asciiTheme="minorHAnsi" w:hAnsiTheme="minorHAnsi" w:cstheme="minorHAnsi"/>
          <w:sz w:val="22"/>
          <w:szCs w:val="22"/>
        </w:rPr>
        <w:t xml:space="preserve"> - f</w:t>
      </w:r>
      <w:r w:rsidR="005E4C63" w:rsidRPr="00473441">
        <w:rPr>
          <w:rFonts w:asciiTheme="minorHAnsi" w:hAnsiTheme="minorHAnsi" w:cstheme="minorHAnsi"/>
          <w:sz w:val="22"/>
          <w:szCs w:val="22"/>
        </w:rPr>
        <w:t xml:space="preserve">or example, </w:t>
      </w:r>
      <w:r w:rsidR="00520B41" w:rsidRPr="00473441">
        <w:rPr>
          <w:rFonts w:asciiTheme="minorHAnsi" w:hAnsiTheme="minorHAnsi" w:cstheme="minorHAnsi"/>
          <w:sz w:val="22"/>
          <w:szCs w:val="22"/>
        </w:rPr>
        <w:t>whether</w:t>
      </w:r>
      <w:r w:rsidR="005E4C63" w:rsidRPr="00473441">
        <w:rPr>
          <w:rFonts w:asciiTheme="minorHAnsi" w:hAnsiTheme="minorHAnsi" w:cstheme="minorHAnsi"/>
          <w:sz w:val="22"/>
          <w:szCs w:val="22"/>
        </w:rPr>
        <w:t xml:space="preserve"> information</w:t>
      </w:r>
      <w:r w:rsidRPr="00473441">
        <w:rPr>
          <w:rFonts w:asciiTheme="minorHAnsi" w:hAnsiTheme="minorHAnsi" w:cstheme="minorHAnsi"/>
          <w:sz w:val="22"/>
          <w:szCs w:val="22"/>
        </w:rPr>
        <w:t xml:space="preserve"> is for context </w:t>
      </w:r>
      <w:r w:rsidR="00520B41" w:rsidRPr="00473441">
        <w:rPr>
          <w:rFonts w:asciiTheme="minorHAnsi" w:hAnsiTheme="minorHAnsi" w:cstheme="minorHAnsi"/>
          <w:sz w:val="22"/>
          <w:szCs w:val="22"/>
        </w:rPr>
        <w:t xml:space="preserve">or background </w:t>
      </w:r>
      <w:r w:rsidRPr="00473441">
        <w:rPr>
          <w:rFonts w:asciiTheme="minorHAnsi" w:hAnsiTheme="minorHAnsi" w:cstheme="minorHAnsi"/>
          <w:sz w:val="22"/>
          <w:szCs w:val="22"/>
        </w:rPr>
        <w:t xml:space="preserve">in </w:t>
      </w:r>
      <w:r w:rsidRPr="00473441">
        <w:rPr>
          <w:rFonts w:asciiTheme="minorHAnsi" w:hAnsiTheme="minorHAnsi" w:cstheme="minorHAnsi"/>
          <w:sz w:val="22"/>
          <w:szCs w:val="22"/>
        </w:rPr>
        <w:lastRenderedPageBreak/>
        <w:t xml:space="preserve">one product but a </w:t>
      </w:r>
      <w:r w:rsidR="00FF36B8" w:rsidRPr="00473441">
        <w:rPr>
          <w:rFonts w:asciiTheme="minorHAnsi" w:hAnsiTheme="minorHAnsi" w:cstheme="minorHAnsi"/>
          <w:sz w:val="22"/>
          <w:szCs w:val="22"/>
        </w:rPr>
        <w:t>significant part of the other</w:t>
      </w:r>
      <w:r w:rsidR="005E4C63" w:rsidRPr="00473441">
        <w:rPr>
          <w:rFonts w:asciiTheme="minorHAnsi" w:hAnsiTheme="minorHAnsi" w:cstheme="minorHAnsi"/>
          <w:sz w:val="22"/>
          <w:szCs w:val="22"/>
        </w:rPr>
        <w:t xml:space="preserve">. </w:t>
      </w:r>
      <w:r w:rsidR="00520B41" w:rsidRPr="00473441">
        <w:rPr>
          <w:rFonts w:asciiTheme="minorHAnsi" w:hAnsiTheme="minorHAnsi" w:cstheme="minorHAnsi"/>
          <w:sz w:val="22"/>
          <w:szCs w:val="22"/>
        </w:rPr>
        <w:t>The</w:t>
      </w:r>
      <w:r w:rsidR="00B82D73" w:rsidRPr="00473441">
        <w:rPr>
          <w:rFonts w:asciiTheme="minorHAnsi" w:hAnsiTheme="minorHAnsi" w:cstheme="minorHAnsi"/>
          <w:sz w:val="22"/>
          <w:szCs w:val="22"/>
        </w:rPr>
        <w:t xml:space="preserve"> results of this</w:t>
      </w:r>
      <w:r w:rsidR="005E4C63" w:rsidRPr="00473441">
        <w:rPr>
          <w:rFonts w:asciiTheme="minorHAnsi" w:hAnsiTheme="minorHAnsi" w:cstheme="minorHAnsi"/>
          <w:sz w:val="22"/>
          <w:szCs w:val="22"/>
        </w:rPr>
        <w:t xml:space="preserve"> </w:t>
      </w:r>
      <w:r w:rsidR="00FF36B8" w:rsidRPr="00473441">
        <w:rPr>
          <w:rFonts w:asciiTheme="minorHAnsi" w:hAnsiTheme="minorHAnsi" w:cstheme="minorHAnsi"/>
          <w:sz w:val="22"/>
          <w:szCs w:val="22"/>
        </w:rPr>
        <w:t>analys</w:t>
      </w:r>
      <w:r w:rsidR="00B82D73" w:rsidRPr="00473441">
        <w:rPr>
          <w:rFonts w:asciiTheme="minorHAnsi" w:hAnsiTheme="minorHAnsi" w:cstheme="minorHAnsi"/>
          <w:sz w:val="22"/>
          <w:szCs w:val="22"/>
        </w:rPr>
        <w:t>i</w:t>
      </w:r>
      <w:r w:rsidR="00FF36B8" w:rsidRPr="00473441">
        <w:rPr>
          <w:rFonts w:asciiTheme="minorHAnsi" w:hAnsiTheme="minorHAnsi" w:cstheme="minorHAnsi"/>
          <w:sz w:val="22"/>
          <w:szCs w:val="22"/>
        </w:rPr>
        <w:t>s</w:t>
      </w:r>
      <w:r w:rsidR="005E4C63" w:rsidRPr="00473441">
        <w:rPr>
          <w:rFonts w:asciiTheme="minorHAnsi" w:hAnsiTheme="minorHAnsi" w:cstheme="minorHAnsi"/>
          <w:sz w:val="22"/>
          <w:szCs w:val="22"/>
        </w:rPr>
        <w:t xml:space="preserve"> should be communicated </w:t>
      </w:r>
      <w:r w:rsidR="00FF36B8" w:rsidRPr="00473441">
        <w:rPr>
          <w:rFonts w:asciiTheme="minorHAnsi" w:hAnsiTheme="minorHAnsi" w:cstheme="minorHAnsi"/>
          <w:sz w:val="22"/>
          <w:szCs w:val="22"/>
        </w:rPr>
        <w:t>to</w:t>
      </w:r>
      <w:r w:rsidR="005E4C63" w:rsidRPr="00473441">
        <w:rPr>
          <w:rFonts w:asciiTheme="minorHAnsi" w:hAnsiTheme="minorHAnsi" w:cstheme="minorHAnsi"/>
          <w:sz w:val="22"/>
          <w:szCs w:val="22"/>
        </w:rPr>
        <w:t xml:space="preserve"> </w:t>
      </w:r>
      <w:r w:rsidR="00473441">
        <w:rPr>
          <w:rFonts w:asciiTheme="minorHAnsi" w:hAnsiTheme="minorHAnsi" w:cstheme="minorHAnsi"/>
          <w:sz w:val="22"/>
          <w:szCs w:val="22"/>
        </w:rPr>
        <w:t>I</w:t>
      </w:r>
      <w:r w:rsidR="00473441" w:rsidRPr="00473441">
        <w:rPr>
          <w:rFonts w:asciiTheme="minorHAnsi" w:hAnsiTheme="minorHAnsi" w:cstheme="minorHAnsi"/>
          <w:sz w:val="22"/>
          <w:szCs w:val="22"/>
        </w:rPr>
        <w:t xml:space="preserve">nteroperability </w:t>
      </w:r>
      <w:r w:rsidR="00473441">
        <w:rPr>
          <w:rFonts w:asciiTheme="minorHAnsi" w:hAnsiTheme="minorHAnsi" w:cstheme="minorHAnsi"/>
          <w:sz w:val="22"/>
          <w:szCs w:val="22"/>
        </w:rPr>
        <w:t>C</w:t>
      </w:r>
      <w:r w:rsidR="00473441" w:rsidRPr="00473441">
        <w:rPr>
          <w:rFonts w:asciiTheme="minorHAnsi" w:hAnsiTheme="minorHAnsi" w:cstheme="minorHAnsi"/>
          <w:sz w:val="22"/>
          <w:szCs w:val="22"/>
        </w:rPr>
        <w:t xml:space="preserve">atalogue </w:t>
      </w:r>
      <w:r w:rsidR="005E4C63" w:rsidRPr="00473441">
        <w:rPr>
          <w:rFonts w:asciiTheme="minorHAnsi" w:hAnsiTheme="minorHAnsi" w:cstheme="minorHAnsi"/>
          <w:sz w:val="22"/>
          <w:szCs w:val="22"/>
        </w:rPr>
        <w:t>developers.</w:t>
      </w:r>
    </w:p>
    <w:p w14:paraId="5B9F42E5" w14:textId="519B9CF6" w:rsidR="005E4C63" w:rsidRPr="00473441" w:rsidRDefault="00520B41" w:rsidP="00473441">
      <w:pPr>
        <w:pStyle w:val="ListParagraph"/>
        <w:numPr>
          <w:ilvl w:val="0"/>
          <w:numId w:val="127"/>
        </w:numPr>
        <w:spacing w:before="0" w:after="60" w:line="240" w:lineRule="auto"/>
        <w:rPr>
          <w:rFonts w:asciiTheme="minorHAnsi" w:hAnsiTheme="minorHAnsi" w:cstheme="minorHAnsi"/>
          <w:sz w:val="22"/>
          <w:szCs w:val="22"/>
        </w:rPr>
      </w:pPr>
      <w:r w:rsidRPr="00473441">
        <w:rPr>
          <w:rFonts w:asciiTheme="minorHAnsi" w:hAnsiTheme="minorHAnsi" w:cstheme="minorHAnsi"/>
          <w:sz w:val="22"/>
          <w:szCs w:val="22"/>
        </w:rPr>
        <w:t>Consider interactions due to cartographic objects</w:t>
      </w:r>
      <w:del w:id="747" w:author="Teh Stand" w:date="2018-12-10T12:01:00Z">
        <w:r w:rsidRPr="00473441" w:rsidDel="00AE078D">
          <w:rPr>
            <w:rFonts w:asciiTheme="minorHAnsi" w:hAnsiTheme="minorHAnsi" w:cstheme="minorHAnsi"/>
            <w:sz w:val="22"/>
            <w:szCs w:val="22"/>
          </w:rPr>
          <w:delText>, e.g.,</w:delText>
        </w:r>
      </w:del>
      <w:ins w:id="748" w:author="Teh Stand" w:date="2018-12-10T12:01:00Z">
        <w:r w:rsidR="00AE078D">
          <w:rPr>
            <w:rFonts w:asciiTheme="minorHAnsi" w:hAnsiTheme="minorHAnsi" w:cstheme="minorHAnsi"/>
            <w:sz w:val="22"/>
            <w:szCs w:val="22"/>
          </w:rPr>
          <w:t>; for example</w:t>
        </w:r>
      </w:ins>
      <w:r w:rsidR="005E4C63" w:rsidRPr="00473441">
        <w:rPr>
          <w:rFonts w:asciiTheme="minorHAnsi" w:hAnsiTheme="minorHAnsi" w:cstheme="minorHAnsi"/>
          <w:sz w:val="22"/>
          <w:szCs w:val="22"/>
        </w:rPr>
        <w:t xml:space="preserve"> text placement issues in interoperability </w:t>
      </w:r>
      <w:r w:rsidRPr="00473441">
        <w:rPr>
          <w:rFonts w:asciiTheme="minorHAnsi" w:hAnsiTheme="minorHAnsi" w:cstheme="minorHAnsi"/>
          <w:sz w:val="22"/>
          <w:szCs w:val="22"/>
        </w:rPr>
        <w:t xml:space="preserve">mode. Product </w:t>
      </w:r>
      <w:r w:rsidR="000B4D54" w:rsidRPr="00473441">
        <w:rPr>
          <w:rFonts w:asciiTheme="minorHAnsi" w:hAnsiTheme="minorHAnsi" w:cstheme="minorHAnsi"/>
          <w:sz w:val="22"/>
          <w:szCs w:val="22"/>
        </w:rPr>
        <w:t>S</w:t>
      </w:r>
      <w:r w:rsidRPr="00473441">
        <w:rPr>
          <w:rFonts w:asciiTheme="minorHAnsi" w:hAnsiTheme="minorHAnsi" w:cstheme="minorHAnsi"/>
          <w:sz w:val="22"/>
          <w:szCs w:val="22"/>
        </w:rPr>
        <w:t>pecification teams should consult with</w:t>
      </w:r>
      <w:r w:rsidR="005E4C63" w:rsidRPr="00473441">
        <w:rPr>
          <w:rFonts w:asciiTheme="minorHAnsi" w:hAnsiTheme="minorHAnsi" w:cstheme="minorHAnsi"/>
          <w:sz w:val="22"/>
          <w:szCs w:val="22"/>
        </w:rPr>
        <w:t xml:space="preserve"> </w:t>
      </w:r>
      <w:r w:rsidRPr="00473441">
        <w:rPr>
          <w:rFonts w:asciiTheme="minorHAnsi" w:hAnsiTheme="minorHAnsi" w:cstheme="minorHAnsi"/>
          <w:sz w:val="22"/>
          <w:szCs w:val="22"/>
        </w:rPr>
        <w:t>OEMs on</w:t>
      </w:r>
      <w:r w:rsidR="005E4C63" w:rsidRPr="00473441">
        <w:rPr>
          <w:rFonts w:asciiTheme="minorHAnsi" w:hAnsiTheme="minorHAnsi" w:cstheme="minorHAnsi"/>
          <w:sz w:val="22"/>
          <w:szCs w:val="22"/>
        </w:rPr>
        <w:t xml:space="preserve"> how to mitigate such issues.</w:t>
      </w:r>
    </w:p>
    <w:p w14:paraId="09111900" w14:textId="328246BA" w:rsidR="00AE5A93" w:rsidRPr="00473441" w:rsidRDefault="00CA094E" w:rsidP="00473441">
      <w:pPr>
        <w:pStyle w:val="ListParagraph"/>
        <w:numPr>
          <w:ilvl w:val="0"/>
          <w:numId w:val="127"/>
        </w:numPr>
        <w:spacing w:before="0" w:after="60" w:line="240" w:lineRule="auto"/>
        <w:rPr>
          <w:rFonts w:asciiTheme="minorHAnsi" w:hAnsiTheme="minorHAnsi" w:cstheme="minorHAnsi"/>
          <w:sz w:val="22"/>
          <w:szCs w:val="22"/>
        </w:rPr>
      </w:pPr>
      <w:r w:rsidRPr="00473441">
        <w:rPr>
          <w:rFonts w:asciiTheme="minorHAnsi" w:hAnsiTheme="minorHAnsi" w:cstheme="minorHAnsi"/>
          <w:sz w:val="22"/>
          <w:szCs w:val="22"/>
        </w:rPr>
        <w:t xml:space="preserve">Advise </w:t>
      </w:r>
      <w:r w:rsidR="00473441">
        <w:rPr>
          <w:rFonts w:asciiTheme="minorHAnsi" w:hAnsiTheme="minorHAnsi" w:cstheme="minorHAnsi"/>
          <w:sz w:val="22"/>
          <w:szCs w:val="22"/>
        </w:rPr>
        <w:t>I</w:t>
      </w:r>
      <w:r w:rsidRPr="00473441">
        <w:rPr>
          <w:rFonts w:asciiTheme="minorHAnsi" w:hAnsiTheme="minorHAnsi" w:cstheme="minorHAnsi"/>
          <w:sz w:val="22"/>
          <w:szCs w:val="22"/>
        </w:rPr>
        <w:t xml:space="preserve">nteroperability </w:t>
      </w:r>
      <w:r w:rsidR="00473441">
        <w:rPr>
          <w:rFonts w:asciiTheme="minorHAnsi" w:hAnsiTheme="minorHAnsi" w:cstheme="minorHAnsi"/>
          <w:sz w:val="22"/>
          <w:szCs w:val="22"/>
        </w:rPr>
        <w:t>C</w:t>
      </w:r>
      <w:r w:rsidRPr="00473441">
        <w:rPr>
          <w:rFonts w:asciiTheme="minorHAnsi" w:hAnsiTheme="minorHAnsi" w:cstheme="minorHAnsi"/>
          <w:sz w:val="22"/>
          <w:szCs w:val="22"/>
        </w:rPr>
        <w:t>atalogue developers on</w:t>
      </w:r>
      <w:r w:rsidR="00520B41" w:rsidRPr="00473441">
        <w:rPr>
          <w:rFonts w:asciiTheme="minorHAnsi" w:hAnsiTheme="minorHAnsi" w:cstheme="minorHAnsi"/>
          <w:sz w:val="22"/>
          <w:szCs w:val="22"/>
        </w:rPr>
        <w:t xml:space="preserve"> whether features </w:t>
      </w:r>
      <w:ins w:id="749" w:author="Teh Stand" w:date="2018-12-10T12:02:00Z">
        <w:r w:rsidR="00AE078D">
          <w:rPr>
            <w:rFonts w:asciiTheme="minorHAnsi" w:hAnsiTheme="minorHAnsi" w:cstheme="minorHAnsi"/>
            <w:sz w:val="22"/>
            <w:szCs w:val="22"/>
          </w:rPr>
          <w:t xml:space="preserve">are </w:t>
        </w:r>
      </w:ins>
      <w:r w:rsidRPr="00473441">
        <w:rPr>
          <w:rFonts w:asciiTheme="minorHAnsi" w:hAnsiTheme="minorHAnsi" w:cstheme="minorHAnsi"/>
          <w:sz w:val="22"/>
          <w:szCs w:val="22"/>
        </w:rPr>
        <w:t xml:space="preserve">supplementary information </w:t>
      </w:r>
      <w:ins w:id="750" w:author="Teh Stand" w:date="2018-12-10T12:02:00Z">
        <w:r w:rsidR="00AE078D">
          <w:rPr>
            <w:rFonts w:asciiTheme="minorHAnsi" w:hAnsiTheme="minorHAnsi" w:cstheme="minorHAnsi"/>
            <w:sz w:val="22"/>
            <w:szCs w:val="22"/>
          </w:rPr>
          <w:t xml:space="preserve">for </w:t>
        </w:r>
      </w:ins>
      <w:del w:id="751" w:author="Teh Stand" w:date="2018-12-10T12:02:00Z">
        <w:r w:rsidRPr="00473441" w:rsidDel="00AE078D">
          <w:rPr>
            <w:rFonts w:asciiTheme="minorHAnsi" w:hAnsiTheme="minorHAnsi" w:cstheme="minorHAnsi"/>
            <w:sz w:val="22"/>
            <w:szCs w:val="22"/>
          </w:rPr>
          <w:delText>in</w:delText>
        </w:r>
        <w:r w:rsidR="00520B41" w:rsidRPr="00473441" w:rsidDel="00AE078D">
          <w:rPr>
            <w:rFonts w:asciiTheme="minorHAnsi" w:hAnsiTheme="minorHAnsi" w:cstheme="minorHAnsi"/>
            <w:sz w:val="22"/>
            <w:szCs w:val="22"/>
          </w:rPr>
          <w:delText xml:space="preserve"> </w:delText>
        </w:r>
      </w:del>
      <w:r w:rsidR="00520B41" w:rsidRPr="00473441">
        <w:rPr>
          <w:rFonts w:asciiTheme="minorHAnsi" w:hAnsiTheme="minorHAnsi" w:cstheme="minorHAnsi"/>
          <w:sz w:val="22"/>
          <w:szCs w:val="22"/>
        </w:rPr>
        <w:t>features in another product</w:t>
      </w:r>
      <w:r w:rsidR="00AE5A93" w:rsidRPr="00473441">
        <w:rPr>
          <w:rFonts w:asciiTheme="minorHAnsi" w:hAnsiTheme="minorHAnsi" w:cstheme="minorHAnsi"/>
          <w:sz w:val="22"/>
          <w:szCs w:val="22"/>
        </w:rPr>
        <w:t>.</w:t>
      </w:r>
      <w:r w:rsidRPr="00473441">
        <w:rPr>
          <w:rFonts w:asciiTheme="minorHAnsi" w:hAnsiTheme="minorHAnsi" w:cstheme="minorHAnsi"/>
          <w:sz w:val="22"/>
          <w:szCs w:val="22"/>
        </w:rPr>
        <w:t xml:space="preserve"> Such features may be combined as part of interoperability.</w:t>
      </w:r>
    </w:p>
    <w:p w14:paraId="6CE37151" w14:textId="01904839" w:rsidR="0081486E" w:rsidRPr="00473441" w:rsidRDefault="00FF36B8" w:rsidP="00473441">
      <w:pPr>
        <w:pStyle w:val="ListParagraph"/>
        <w:numPr>
          <w:ilvl w:val="0"/>
          <w:numId w:val="127"/>
        </w:numPr>
        <w:spacing w:before="0" w:after="160" w:line="240" w:lineRule="auto"/>
        <w:rPr>
          <w:rFonts w:asciiTheme="minorHAnsi" w:hAnsiTheme="minorHAnsi" w:cstheme="minorHAnsi"/>
          <w:sz w:val="22"/>
          <w:szCs w:val="22"/>
        </w:rPr>
      </w:pPr>
      <w:r w:rsidRPr="00473441">
        <w:rPr>
          <w:rFonts w:asciiTheme="minorHAnsi" w:hAnsiTheme="minorHAnsi" w:cstheme="minorHAnsi"/>
          <w:sz w:val="22"/>
          <w:szCs w:val="22"/>
        </w:rPr>
        <w:t>Attempt to harmonize</w:t>
      </w:r>
      <w:r w:rsidR="0081486E" w:rsidRPr="00473441">
        <w:rPr>
          <w:rFonts w:asciiTheme="minorHAnsi" w:hAnsiTheme="minorHAnsi" w:cstheme="minorHAnsi"/>
          <w:sz w:val="22"/>
          <w:szCs w:val="22"/>
        </w:rPr>
        <w:t xml:space="preserve"> effects of maximum and minimum display scales </w:t>
      </w:r>
      <w:r w:rsidR="0088445E" w:rsidRPr="00473441">
        <w:rPr>
          <w:rFonts w:asciiTheme="minorHAnsi" w:hAnsiTheme="minorHAnsi" w:cstheme="minorHAnsi"/>
          <w:sz w:val="22"/>
          <w:szCs w:val="22"/>
        </w:rPr>
        <w:t xml:space="preserve">used by datasets </w:t>
      </w:r>
      <w:r w:rsidR="0081486E" w:rsidRPr="00473441">
        <w:rPr>
          <w:rFonts w:asciiTheme="minorHAnsi" w:hAnsiTheme="minorHAnsi" w:cstheme="minorHAnsi"/>
          <w:sz w:val="22"/>
          <w:szCs w:val="22"/>
        </w:rPr>
        <w:t xml:space="preserve">in order to avoid situations where one </w:t>
      </w:r>
      <w:r w:rsidR="0088445E" w:rsidRPr="00473441">
        <w:rPr>
          <w:rFonts w:asciiTheme="minorHAnsi" w:hAnsiTheme="minorHAnsi" w:cstheme="minorHAnsi"/>
          <w:sz w:val="22"/>
          <w:szCs w:val="22"/>
        </w:rPr>
        <w:t>data product</w:t>
      </w:r>
      <w:r w:rsidR="0081486E" w:rsidRPr="00473441">
        <w:rPr>
          <w:rFonts w:asciiTheme="minorHAnsi" w:hAnsiTheme="minorHAnsi" w:cstheme="minorHAnsi"/>
          <w:sz w:val="22"/>
          <w:szCs w:val="22"/>
        </w:rPr>
        <w:t xml:space="preserve"> is </w:t>
      </w:r>
      <w:r w:rsidR="0088445E" w:rsidRPr="00473441">
        <w:rPr>
          <w:rFonts w:asciiTheme="minorHAnsi" w:hAnsiTheme="minorHAnsi" w:cstheme="minorHAnsi"/>
          <w:sz w:val="22"/>
          <w:szCs w:val="22"/>
        </w:rPr>
        <w:t xml:space="preserve">within display </w:t>
      </w:r>
      <w:r w:rsidR="0081486E" w:rsidRPr="00473441">
        <w:rPr>
          <w:rFonts w:asciiTheme="minorHAnsi" w:hAnsiTheme="minorHAnsi" w:cstheme="minorHAnsi"/>
          <w:sz w:val="22"/>
          <w:szCs w:val="22"/>
        </w:rPr>
        <w:t xml:space="preserve">scale but </w:t>
      </w:r>
      <w:r w:rsidR="0088445E" w:rsidRPr="00473441">
        <w:rPr>
          <w:rFonts w:asciiTheme="minorHAnsi" w:hAnsiTheme="minorHAnsi" w:cstheme="minorHAnsi"/>
          <w:sz w:val="22"/>
          <w:szCs w:val="22"/>
        </w:rPr>
        <w:t>a complementary product is not</w:t>
      </w:r>
      <w:r w:rsidR="0081486E" w:rsidRPr="00473441">
        <w:rPr>
          <w:rFonts w:asciiTheme="minorHAnsi" w:hAnsiTheme="minorHAnsi" w:cstheme="minorHAnsi"/>
          <w:sz w:val="22"/>
          <w:szCs w:val="22"/>
        </w:rPr>
        <w:t>.</w:t>
      </w:r>
    </w:p>
    <w:p w14:paraId="07441A92" w14:textId="7D1307F0" w:rsidR="00AE078D" w:rsidRPr="00FA0C91" w:rsidRDefault="00AE078D" w:rsidP="00AE078D">
      <w:pPr>
        <w:pStyle w:val="Heading1"/>
        <w:numPr>
          <w:ilvl w:val="0"/>
          <w:numId w:val="25"/>
        </w:numPr>
        <w:tabs>
          <w:tab w:val="clear" w:pos="400"/>
          <w:tab w:val="clear" w:pos="560"/>
          <w:tab w:val="left" w:pos="567"/>
        </w:tabs>
        <w:spacing w:line="240" w:lineRule="auto"/>
        <w:ind w:left="567" w:hanging="567"/>
      </w:pPr>
      <w:bookmarkStart w:id="752" w:name="_Toc532213738"/>
      <w:r>
        <w:t>Sample data / test datasets</w:t>
      </w:r>
      <w:bookmarkEnd w:id="752"/>
    </w:p>
    <w:p w14:paraId="03FAE5D3" w14:textId="4D93FEED" w:rsidR="0064161C" w:rsidRPr="00170308" w:rsidRDefault="0064161C" w:rsidP="00170308">
      <w:pPr>
        <w:spacing w:after="60" w:line="240" w:lineRule="auto"/>
        <w:rPr>
          <w:rFonts w:asciiTheme="minorHAnsi" w:hAnsiTheme="minorHAnsi" w:cstheme="minorHAnsi"/>
          <w:sz w:val="22"/>
          <w:szCs w:val="22"/>
        </w:rPr>
      </w:pPr>
      <w:r w:rsidRPr="00170308">
        <w:rPr>
          <w:rFonts w:asciiTheme="minorHAnsi" w:hAnsiTheme="minorHAnsi" w:cstheme="minorHAnsi"/>
          <w:sz w:val="22"/>
          <w:szCs w:val="22"/>
        </w:rPr>
        <w:t xml:space="preserve">Test data should be created in sufficient quantity to validate the main characteristics of the </w:t>
      </w:r>
      <w:r w:rsidR="00D32955" w:rsidRPr="00170308">
        <w:rPr>
          <w:rFonts w:asciiTheme="minorHAnsi" w:hAnsiTheme="minorHAnsi" w:cstheme="minorHAnsi"/>
          <w:sz w:val="22"/>
          <w:szCs w:val="22"/>
        </w:rPr>
        <w:t>A</w:t>
      </w:r>
      <w:r w:rsidRPr="00170308">
        <w:rPr>
          <w:rFonts w:asciiTheme="minorHAnsi" w:hAnsiTheme="minorHAnsi" w:cstheme="minorHAnsi"/>
          <w:sz w:val="22"/>
          <w:szCs w:val="22"/>
        </w:rPr>
        <w:t xml:space="preserve">pplication </w:t>
      </w:r>
      <w:r w:rsidR="00D32955" w:rsidRPr="00170308">
        <w:rPr>
          <w:rFonts w:asciiTheme="minorHAnsi" w:hAnsiTheme="minorHAnsi" w:cstheme="minorHAnsi"/>
          <w:sz w:val="22"/>
          <w:szCs w:val="22"/>
        </w:rPr>
        <w:t>S</w:t>
      </w:r>
      <w:r w:rsidRPr="00170308">
        <w:rPr>
          <w:rFonts w:asciiTheme="minorHAnsi" w:hAnsiTheme="minorHAnsi" w:cstheme="minorHAnsi"/>
          <w:sz w:val="22"/>
          <w:szCs w:val="22"/>
        </w:rPr>
        <w:t>chema. Specifically, the first test dataset should contain:</w:t>
      </w:r>
    </w:p>
    <w:p w14:paraId="4B4F73D8" w14:textId="77777777" w:rsidR="0064161C" w:rsidRPr="00170308" w:rsidRDefault="0064161C" w:rsidP="00170308">
      <w:pPr>
        <w:pStyle w:val="ListParagraph"/>
        <w:numPr>
          <w:ilvl w:val="0"/>
          <w:numId w:val="29"/>
        </w:numPr>
        <w:spacing w:before="0" w:after="60" w:line="240" w:lineRule="auto"/>
        <w:rPr>
          <w:rFonts w:asciiTheme="minorHAnsi" w:hAnsiTheme="minorHAnsi" w:cstheme="minorHAnsi"/>
          <w:sz w:val="22"/>
          <w:szCs w:val="22"/>
        </w:rPr>
      </w:pPr>
      <w:r w:rsidRPr="00170308">
        <w:rPr>
          <w:rFonts w:asciiTheme="minorHAnsi" w:hAnsiTheme="minorHAnsi" w:cstheme="minorHAnsi"/>
          <w:sz w:val="22"/>
          <w:szCs w:val="22"/>
        </w:rPr>
        <w:t>At least one instance of each kind of feature and information type.</w:t>
      </w:r>
    </w:p>
    <w:p w14:paraId="421BF50B" w14:textId="77777777" w:rsidR="0064161C" w:rsidRPr="00170308" w:rsidRDefault="0064161C" w:rsidP="00170308">
      <w:pPr>
        <w:pStyle w:val="ListParagraph"/>
        <w:numPr>
          <w:ilvl w:val="0"/>
          <w:numId w:val="29"/>
        </w:numPr>
        <w:spacing w:before="0" w:after="60" w:line="240" w:lineRule="auto"/>
        <w:rPr>
          <w:rFonts w:asciiTheme="minorHAnsi" w:hAnsiTheme="minorHAnsi" w:cstheme="minorHAnsi"/>
          <w:sz w:val="22"/>
          <w:szCs w:val="22"/>
        </w:rPr>
      </w:pPr>
      <w:r w:rsidRPr="00170308">
        <w:rPr>
          <w:rFonts w:asciiTheme="minorHAnsi" w:hAnsiTheme="minorHAnsi" w:cstheme="minorHAnsi"/>
          <w:sz w:val="22"/>
          <w:szCs w:val="22"/>
        </w:rPr>
        <w:t>A representative set of feature and information associations, preferably at least one instance of each named association. (It is not necessary to create an instance for each and every pair of object classes which may be linked by an association.)</w:t>
      </w:r>
    </w:p>
    <w:p w14:paraId="45947D17" w14:textId="77777777" w:rsidR="0064161C" w:rsidRPr="00170308" w:rsidRDefault="0064161C" w:rsidP="00170308">
      <w:pPr>
        <w:pStyle w:val="ListParagraph"/>
        <w:numPr>
          <w:ilvl w:val="0"/>
          <w:numId w:val="29"/>
        </w:numPr>
        <w:spacing w:before="0" w:after="160" w:line="240" w:lineRule="auto"/>
        <w:rPr>
          <w:rFonts w:asciiTheme="minorHAnsi" w:hAnsiTheme="minorHAnsi" w:cstheme="minorHAnsi"/>
          <w:sz w:val="22"/>
          <w:szCs w:val="22"/>
        </w:rPr>
      </w:pPr>
      <w:r w:rsidRPr="00170308">
        <w:rPr>
          <w:rFonts w:asciiTheme="minorHAnsi" w:hAnsiTheme="minorHAnsi" w:cstheme="minorHAnsi"/>
          <w:sz w:val="22"/>
          <w:szCs w:val="22"/>
        </w:rPr>
        <w:t>At least one instance of each meta-feature and data quality feature.</w:t>
      </w:r>
    </w:p>
    <w:p w14:paraId="6C8FA9E1" w14:textId="77777777" w:rsidR="0064161C" w:rsidRPr="00170308" w:rsidRDefault="0064161C" w:rsidP="00170308">
      <w:pPr>
        <w:spacing w:after="160" w:line="240" w:lineRule="auto"/>
        <w:rPr>
          <w:rFonts w:asciiTheme="minorHAnsi" w:hAnsiTheme="minorHAnsi" w:cstheme="minorHAnsi"/>
          <w:sz w:val="22"/>
          <w:szCs w:val="22"/>
        </w:rPr>
      </w:pPr>
      <w:r w:rsidRPr="00170308">
        <w:rPr>
          <w:rFonts w:asciiTheme="minorHAnsi" w:hAnsiTheme="minorHAnsi" w:cstheme="minorHAnsi"/>
          <w:sz w:val="22"/>
          <w:szCs w:val="22"/>
        </w:rPr>
        <w:t>At least one update dataset should also be prepared, to validate the update dataset format and packaging.</w:t>
      </w:r>
    </w:p>
    <w:p w14:paraId="5E75045D" w14:textId="77777777" w:rsidR="0064161C" w:rsidRPr="00170308" w:rsidRDefault="0064161C" w:rsidP="00170308">
      <w:pPr>
        <w:spacing w:after="160" w:line="240" w:lineRule="auto"/>
        <w:rPr>
          <w:rFonts w:asciiTheme="minorHAnsi" w:hAnsiTheme="minorHAnsi" w:cstheme="minorHAnsi"/>
          <w:sz w:val="22"/>
          <w:szCs w:val="22"/>
        </w:rPr>
      </w:pPr>
      <w:r w:rsidRPr="00170308">
        <w:rPr>
          <w:rFonts w:asciiTheme="minorHAnsi" w:hAnsiTheme="minorHAnsi" w:cstheme="minorHAnsi"/>
          <w:sz w:val="22"/>
          <w:szCs w:val="22"/>
        </w:rPr>
        <w:t>Additional test datasets should test typical data volume, representative data capture problems, and error cases.</w:t>
      </w:r>
    </w:p>
    <w:p w14:paraId="4A3545B7" w14:textId="1E210E66" w:rsidR="0064161C" w:rsidRPr="00170308" w:rsidRDefault="0064161C" w:rsidP="00170308">
      <w:pPr>
        <w:spacing w:after="160" w:line="240" w:lineRule="auto"/>
        <w:rPr>
          <w:rFonts w:asciiTheme="minorHAnsi" w:hAnsiTheme="minorHAnsi" w:cstheme="minorHAnsi"/>
          <w:sz w:val="22"/>
          <w:szCs w:val="22"/>
        </w:rPr>
      </w:pPr>
      <w:r w:rsidRPr="00170308">
        <w:rPr>
          <w:rFonts w:asciiTheme="minorHAnsi" w:hAnsiTheme="minorHAnsi" w:cstheme="minorHAnsi"/>
          <w:sz w:val="22"/>
          <w:szCs w:val="22"/>
        </w:rPr>
        <w:t xml:space="preserve">If delivery is </w:t>
      </w:r>
      <w:del w:id="753" w:author="Teh Stand" w:date="2018-12-10T12:05:00Z">
        <w:r w:rsidRPr="00170308" w:rsidDel="00170308">
          <w:rPr>
            <w:rFonts w:asciiTheme="minorHAnsi" w:hAnsiTheme="minorHAnsi" w:cstheme="minorHAnsi"/>
            <w:sz w:val="22"/>
            <w:szCs w:val="22"/>
          </w:rPr>
          <w:delText xml:space="preserve">supposed </w:delText>
        </w:r>
      </w:del>
      <w:ins w:id="754" w:author="Teh Stand" w:date="2018-12-10T12:05:00Z">
        <w:r w:rsidR="00170308">
          <w:rPr>
            <w:rFonts w:asciiTheme="minorHAnsi" w:hAnsiTheme="minorHAnsi" w:cstheme="minorHAnsi"/>
            <w:sz w:val="22"/>
            <w:szCs w:val="22"/>
          </w:rPr>
          <w:t>intended</w:t>
        </w:r>
        <w:r w:rsidR="00170308" w:rsidRPr="00170308">
          <w:rPr>
            <w:rFonts w:asciiTheme="minorHAnsi" w:hAnsiTheme="minorHAnsi" w:cstheme="minorHAnsi"/>
            <w:sz w:val="22"/>
            <w:szCs w:val="22"/>
          </w:rPr>
          <w:t xml:space="preserve"> </w:t>
        </w:r>
      </w:ins>
      <w:r w:rsidRPr="00170308">
        <w:rPr>
          <w:rFonts w:asciiTheme="minorHAnsi" w:hAnsiTheme="minorHAnsi" w:cstheme="minorHAnsi"/>
          <w:sz w:val="22"/>
          <w:szCs w:val="22"/>
        </w:rPr>
        <w:t xml:space="preserve">to be in the form of exchange sets, the test datasets should be packaged as complete exchange sets, including sample metadata files. Sample packages for other forms of delivery (transactions, messages, web services, etc.) should be emulated as realistically as is practical at this stage – </w:t>
      </w:r>
      <w:del w:id="755" w:author="Teh Stand" w:date="2018-12-10T12:06:00Z">
        <w:r w:rsidRPr="00170308" w:rsidDel="00170308">
          <w:rPr>
            <w:rFonts w:asciiTheme="minorHAnsi" w:hAnsiTheme="minorHAnsi" w:cstheme="minorHAnsi"/>
            <w:sz w:val="22"/>
            <w:szCs w:val="22"/>
          </w:rPr>
          <w:delText>i.e.</w:delText>
        </w:r>
      </w:del>
      <w:ins w:id="756" w:author="Teh Stand" w:date="2018-12-10T12:06:00Z">
        <w:r w:rsidR="00170308">
          <w:rPr>
            <w:rFonts w:asciiTheme="minorHAnsi" w:hAnsiTheme="minorHAnsi" w:cstheme="minorHAnsi"/>
            <w:sz w:val="22"/>
            <w:szCs w:val="22"/>
          </w:rPr>
          <w:t>that is</w:t>
        </w:r>
      </w:ins>
      <w:r w:rsidRPr="00170308">
        <w:rPr>
          <w:rFonts w:asciiTheme="minorHAnsi" w:hAnsiTheme="minorHAnsi" w:cstheme="minorHAnsi"/>
          <w:sz w:val="22"/>
          <w:szCs w:val="22"/>
        </w:rPr>
        <w:t>, setting up a web server, service broker, etc</w:t>
      </w:r>
      <w:del w:id="757" w:author="Teh Stand" w:date="2018-12-10T12:06:00Z">
        <w:r w:rsidRPr="00170308" w:rsidDel="00170308">
          <w:rPr>
            <w:rFonts w:asciiTheme="minorHAnsi" w:hAnsiTheme="minorHAnsi" w:cstheme="minorHAnsi"/>
            <w:sz w:val="22"/>
            <w:szCs w:val="22"/>
          </w:rPr>
          <w:delText>.</w:delText>
        </w:r>
      </w:del>
      <w:r w:rsidRPr="00170308">
        <w:rPr>
          <w:rFonts w:asciiTheme="minorHAnsi" w:hAnsiTheme="minorHAnsi" w:cstheme="minorHAnsi"/>
          <w:sz w:val="22"/>
          <w:szCs w:val="22"/>
        </w:rPr>
        <w:t xml:space="preserve"> for web services should be done if doing so i</w:t>
      </w:r>
      <w:ins w:id="758" w:author="Teh Stand" w:date="2018-12-10T12:07:00Z">
        <w:r w:rsidR="00170308">
          <w:rPr>
            <w:rFonts w:asciiTheme="minorHAnsi" w:hAnsiTheme="minorHAnsi" w:cstheme="minorHAnsi"/>
            <w:sz w:val="22"/>
            <w:szCs w:val="22"/>
          </w:rPr>
          <w:t>s</w:t>
        </w:r>
      </w:ins>
      <w:del w:id="759" w:author="Teh Stand" w:date="2018-12-10T12:07:00Z">
        <w:r w:rsidRPr="00170308" w:rsidDel="00170308">
          <w:rPr>
            <w:rFonts w:asciiTheme="minorHAnsi" w:hAnsiTheme="minorHAnsi" w:cstheme="minorHAnsi"/>
            <w:sz w:val="22"/>
            <w:szCs w:val="22"/>
          </w:rPr>
          <w:delText>t</w:delText>
        </w:r>
      </w:del>
      <w:r w:rsidRPr="00170308">
        <w:rPr>
          <w:rFonts w:asciiTheme="minorHAnsi" w:hAnsiTheme="minorHAnsi" w:cstheme="minorHAnsi"/>
          <w:sz w:val="22"/>
          <w:szCs w:val="22"/>
        </w:rPr>
        <w:t xml:space="preserve"> practical but is not an essential requirement (it can and should be done as part of the testing stage).</w:t>
      </w:r>
    </w:p>
    <w:p w14:paraId="155E0F85" w14:textId="35CD2D72" w:rsidR="00170308" w:rsidRPr="00FA0C91" w:rsidRDefault="00170308" w:rsidP="00170308">
      <w:pPr>
        <w:pStyle w:val="Heading1"/>
        <w:numPr>
          <w:ilvl w:val="0"/>
          <w:numId w:val="25"/>
        </w:numPr>
        <w:tabs>
          <w:tab w:val="clear" w:pos="400"/>
          <w:tab w:val="clear" w:pos="560"/>
          <w:tab w:val="left" w:pos="567"/>
        </w:tabs>
        <w:spacing w:line="240" w:lineRule="auto"/>
        <w:ind w:left="567" w:hanging="567"/>
      </w:pPr>
      <w:bookmarkStart w:id="760" w:name="_Toc532213739"/>
      <w:r>
        <w:t>Testing and feedback</w:t>
      </w:r>
      <w:bookmarkEnd w:id="760"/>
    </w:p>
    <w:p w14:paraId="16BE8FFB" w14:textId="77777777" w:rsidR="00D04C4C" w:rsidRPr="001D6F09" w:rsidRDefault="00D04C4C" w:rsidP="001D6F09">
      <w:pPr>
        <w:spacing w:after="160" w:line="240" w:lineRule="auto"/>
        <w:rPr>
          <w:rFonts w:asciiTheme="minorHAnsi" w:hAnsiTheme="minorHAnsi" w:cstheme="minorHAnsi"/>
          <w:sz w:val="22"/>
          <w:szCs w:val="22"/>
        </w:rPr>
      </w:pPr>
      <w:r w:rsidRPr="001D6F09">
        <w:rPr>
          <w:rFonts w:asciiTheme="minorHAnsi" w:hAnsiTheme="minorHAnsi" w:cstheme="minorHAnsi"/>
          <w:sz w:val="22"/>
          <w:szCs w:val="22"/>
        </w:rPr>
        <w:t>A formal test plan should be prepared, including test cases.</w:t>
      </w:r>
    </w:p>
    <w:p w14:paraId="648D838D" w14:textId="1EA75E50" w:rsidR="000E149E" w:rsidRPr="001D6F09" w:rsidRDefault="00775740" w:rsidP="001D6F09">
      <w:pPr>
        <w:spacing w:after="160" w:line="240" w:lineRule="auto"/>
        <w:rPr>
          <w:rFonts w:asciiTheme="minorHAnsi" w:hAnsiTheme="minorHAnsi" w:cstheme="minorHAnsi"/>
          <w:sz w:val="22"/>
          <w:szCs w:val="22"/>
        </w:rPr>
      </w:pPr>
      <w:r w:rsidRPr="001D6F09">
        <w:rPr>
          <w:rFonts w:asciiTheme="minorHAnsi" w:hAnsiTheme="minorHAnsi" w:cstheme="minorHAnsi"/>
          <w:sz w:val="22"/>
          <w:szCs w:val="22"/>
        </w:rPr>
        <w:t>[</w:t>
      </w:r>
      <w:r w:rsidR="004F28CB" w:rsidRPr="001D6F09">
        <w:rPr>
          <w:rFonts w:asciiTheme="minorHAnsi" w:hAnsiTheme="minorHAnsi" w:cstheme="minorHAnsi"/>
          <w:sz w:val="22"/>
          <w:szCs w:val="22"/>
        </w:rPr>
        <w:t>More d</w:t>
      </w:r>
      <w:r w:rsidR="00B17800" w:rsidRPr="001D6F09">
        <w:rPr>
          <w:rFonts w:asciiTheme="minorHAnsi" w:hAnsiTheme="minorHAnsi" w:cstheme="minorHAnsi"/>
          <w:sz w:val="22"/>
          <w:szCs w:val="22"/>
        </w:rPr>
        <w:t>etails about d</w:t>
      </w:r>
      <w:r w:rsidR="0002418F" w:rsidRPr="001D6F09">
        <w:rPr>
          <w:rFonts w:asciiTheme="minorHAnsi" w:hAnsiTheme="minorHAnsi" w:cstheme="minorHAnsi"/>
          <w:sz w:val="22"/>
          <w:szCs w:val="22"/>
        </w:rPr>
        <w:t xml:space="preserve">evelopment and approval of </w:t>
      </w:r>
      <w:r w:rsidR="004F28CB" w:rsidRPr="001D6F09">
        <w:rPr>
          <w:rFonts w:asciiTheme="minorHAnsi" w:hAnsiTheme="minorHAnsi" w:cstheme="minorHAnsi"/>
          <w:sz w:val="22"/>
          <w:szCs w:val="22"/>
        </w:rPr>
        <w:t xml:space="preserve">a </w:t>
      </w:r>
      <w:r w:rsidR="0002418F" w:rsidRPr="001D6F09">
        <w:rPr>
          <w:rFonts w:asciiTheme="minorHAnsi" w:hAnsiTheme="minorHAnsi" w:cstheme="minorHAnsi"/>
          <w:sz w:val="22"/>
          <w:szCs w:val="22"/>
        </w:rPr>
        <w:t>test plan</w:t>
      </w:r>
      <w:r w:rsidR="00B17800" w:rsidRPr="001D6F09">
        <w:rPr>
          <w:rFonts w:asciiTheme="minorHAnsi" w:hAnsiTheme="minorHAnsi" w:cstheme="minorHAnsi"/>
          <w:sz w:val="22"/>
          <w:szCs w:val="22"/>
        </w:rPr>
        <w:t xml:space="preserve"> </w:t>
      </w:r>
      <w:r w:rsidR="004F28CB" w:rsidRPr="001D6F09">
        <w:rPr>
          <w:rFonts w:asciiTheme="minorHAnsi" w:hAnsiTheme="minorHAnsi" w:cstheme="minorHAnsi"/>
          <w:sz w:val="22"/>
          <w:szCs w:val="22"/>
        </w:rPr>
        <w:t xml:space="preserve">will be added </w:t>
      </w:r>
      <w:r w:rsidR="00BF5247" w:rsidRPr="001D6F09">
        <w:rPr>
          <w:rFonts w:asciiTheme="minorHAnsi" w:hAnsiTheme="minorHAnsi" w:cstheme="minorHAnsi"/>
          <w:sz w:val="22"/>
          <w:szCs w:val="22"/>
        </w:rPr>
        <w:t xml:space="preserve">in a </w:t>
      </w:r>
      <w:r w:rsidR="004F28CB" w:rsidRPr="001D6F09">
        <w:rPr>
          <w:rFonts w:asciiTheme="minorHAnsi" w:hAnsiTheme="minorHAnsi" w:cstheme="minorHAnsi"/>
          <w:sz w:val="22"/>
          <w:szCs w:val="22"/>
        </w:rPr>
        <w:t>later</w:t>
      </w:r>
      <w:r w:rsidRPr="001D6F09">
        <w:rPr>
          <w:rFonts w:asciiTheme="minorHAnsi" w:hAnsiTheme="minorHAnsi" w:cstheme="minorHAnsi"/>
          <w:sz w:val="22"/>
          <w:szCs w:val="22"/>
        </w:rPr>
        <w:t xml:space="preserve"> </w:t>
      </w:r>
      <w:r w:rsidR="00BF5247" w:rsidRPr="001D6F09">
        <w:rPr>
          <w:rFonts w:asciiTheme="minorHAnsi" w:hAnsiTheme="minorHAnsi" w:cstheme="minorHAnsi"/>
          <w:sz w:val="22"/>
          <w:szCs w:val="22"/>
        </w:rPr>
        <w:t xml:space="preserve">version of this document </w:t>
      </w:r>
      <w:r w:rsidR="00262704" w:rsidRPr="001D6F09">
        <w:rPr>
          <w:rFonts w:asciiTheme="minorHAnsi" w:hAnsiTheme="minorHAnsi" w:cstheme="minorHAnsi"/>
          <w:sz w:val="22"/>
          <w:szCs w:val="22"/>
        </w:rPr>
        <w:t xml:space="preserve">after more experience </w:t>
      </w:r>
      <w:ins w:id="761" w:author="Teh Stand" w:date="2018-12-10T12:09:00Z">
        <w:r w:rsidR="00170308">
          <w:rPr>
            <w:rFonts w:asciiTheme="minorHAnsi" w:hAnsiTheme="minorHAnsi" w:cstheme="minorHAnsi"/>
            <w:sz w:val="22"/>
            <w:szCs w:val="22"/>
          </w:rPr>
          <w:t xml:space="preserve">is gained </w:t>
        </w:r>
      </w:ins>
      <w:r w:rsidR="00262704" w:rsidRPr="001D6F09">
        <w:rPr>
          <w:rFonts w:asciiTheme="minorHAnsi" w:hAnsiTheme="minorHAnsi" w:cstheme="minorHAnsi"/>
          <w:sz w:val="22"/>
          <w:szCs w:val="22"/>
        </w:rPr>
        <w:t>with testbeds</w:t>
      </w:r>
      <w:r w:rsidR="00B17800" w:rsidRPr="001D6F09">
        <w:rPr>
          <w:rFonts w:asciiTheme="minorHAnsi" w:hAnsiTheme="minorHAnsi" w:cstheme="minorHAnsi"/>
          <w:sz w:val="22"/>
          <w:szCs w:val="22"/>
        </w:rPr>
        <w:t>.</w:t>
      </w:r>
      <w:r w:rsidRPr="001D6F09">
        <w:rPr>
          <w:rFonts w:asciiTheme="minorHAnsi" w:hAnsiTheme="minorHAnsi" w:cstheme="minorHAnsi"/>
          <w:sz w:val="22"/>
          <w:szCs w:val="22"/>
        </w:rPr>
        <w:t>]</w:t>
      </w:r>
    </w:p>
    <w:p w14:paraId="5D8C4545" w14:textId="65A05B78" w:rsidR="00170308" w:rsidRPr="00FA0C91" w:rsidRDefault="00170308" w:rsidP="00170308">
      <w:pPr>
        <w:pStyle w:val="Heading1"/>
        <w:numPr>
          <w:ilvl w:val="0"/>
          <w:numId w:val="25"/>
        </w:numPr>
        <w:tabs>
          <w:tab w:val="clear" w:pos="400"/>
          <w:tab w:val="clear" w:pos="560"/>
          <w:tab w:val="left" w:pos="567"/>
        </w:tabs>
        <w:spacing w:line="240" w:lineRule="auto"/>
        <w:ind w:left="567" w:hanging="567"/>
      </w:pPr>
      <w:bookmarkStart w:id="762" w:name="_Toc532213740"/>
      <w:r>
        <w:t>Work processes</w:t>
      </w:r>
      <w:bookmarkEnd w:id="762"/>
    </w:p>
    <w:p w14:paraId="5C68DF17" w14:textId="0837A00C" w:rsidR="0017601B" w:rsidRPr="00FA0C91" w:rsidRDefault="0017601B" w:rsidP="004B0F0E">
      <w:pPr>
        <w:pStyle w:val="Heading2"/>
        <w:numPr>
          <w:ilvl w:val="1"/>
          <w:numId w:val="164"/>
        </w:numPr>
        <w:tabs>
          <w:tab w:val="clear" w:pos="540"/>
          <w:tab w:val="clear" w:pos="700"/>
          <w:tab w:val="left" w:pos="709"/>
        </w:tabs>
        <w:spacing w:line="240" w:lineRule="auto"/>
        <w:ind w:hanging="720"/>
        <w:rPr>
          <w:lang w:val="en-GB"/>
        </w:rPr>
      </w:pPr>
      <w:bookmarkStart w:id="763" w:name="_Toc532213741"/>
      <w:r w:rsidRPr="00FA0C91">
        <w:rPr>
          <w:lang w:val="en-GB"/>
        </w:rPr>
        <w:t xml:space="preserve">Registration and </w:t>
      </w:r>
      <w:del w:id="764" w:author="Teh Stand" w:date="2018-12-10T12:11:00Z">
        <w:r w:rsidRPr="00FA0C91" w:rsidDel="001D6F09">
          <w:rPr>
            <w:lang w:val="en-GB"/>
          </w:rPr>
          <w:delText xml:space="preserve">getting </w:delText>
        </w:r>
      </w:del>
      <w:ins w:id="765" w:author="Teh Stand" w:date="2018-12-10T12:11:00Z">
        <w:r w:rsidR="001D6F09">
          <w:rPr>
            <w:lang w:val="en-GB"/>
          </w:rPr>
          <w:t>requesting</w:t>
        </w:r>
        <w:r w:rsidR="001D6F09" w:rsidRPr="00FA0C91">
          <w:rPr>
            <w:lang w:val="en-GB"/>
          </w:rPr>
          <w:t xml:space="preserve"> </w:t>
        </w:r>
      </w:ins>
      <w:r w:rsidRPr="00FA0C91">
        <w:rPr>
          <w:lang w:val="en-GB"/>
        </w:rPr>
        <w:t>an S- number</w:t>
      </w:r>
      <w:bookmarkEnd w:id="763"/>
    </w:p>
    <w:p w14:paraId="24780955" w14:textId="5D08E991" w:rsidR="000E149E" w:rsidRPr="001D6F09" w:rsidRDefault="000E149E" w:rsidP="001D6F09">
      <w:pPr>
        <w:spacing w:after="160" w:line="240" w:lineRule="auto"/>
        <w:rPr>
          <w:rFonts w:asciiTheme="minorHAnsi" w:hAnsiTheme="minorHAnsi" w:cstheme="minorHAnsi"/>
          <w:sz w:val="22"/>
          <w:szCs w:val="22"/>
        </w:rPr>
      </w:pPr>
      <w:r w:rsidRPr="001D6F09">
        <w:rPr>
          <w:rFonts w:asciiTheme="minorHAnsi" w:hAnsiTheme="minorHAnsi" w:cstheme="minorHAnsi"/>
          <w:sz w:val="22"/>
          <w:szCs w:val="22"/>
        </w:rPr>
        <w:t xml:space="preserve">Apply for a </w:t>
      </w:r>
      <w:r w:rsidR="00635005" w:rsidRPr="001D6F09">
        <w:rPr>
          <w:rFonts w:asciiTheme="minorHAnsi" w:hAnsiTheme="minorHAnsi" w:cstheme="minorHAnsi"/>
          <w:sz w:val="22"/>
          <w:szCs w:val="22"/>
        </w:rPr>
        <w:t>P</w:t>
      </w:r>
      <w:r w:rsidRPr="001D6F09">
        <w:rPr>
          <w:rFonts w:asciiTheme="minorHAnsi" w:hAnsiTheme="minorHAnsi" w:cstheme="minorHAnsi"/>
          <w:sz w:val="22"/>
          <w:szCs w:val="22"/>
        </w:rPr>
        <w:t xml:space="preserve">roduct </w:t>
      </w:r>
      <w:r w:rsidR="00635005" w:rsidRPr="001D6F09">
        <w:rPr>
          <w:rFonts w:asciiTheme="minorHAnsi" w:hAnsiTheme="minorHAnsi" w:cstheme="minorHAnsi"/>
          <w:sz w:val="22"/>
          <w:szCs w:val="22"/>
        </w:rPr>
        <w:t>S</w:t>
      </w:r>
      <w:r w:rsidRPr="001D6F09">
        <w:rPr>
          <w:rFonts w:asciiTheme="minorHAnsi" w:hAnsiTheme="minorHAnsi" w:cstheme="minorHAnsi"/>
          <w:sz w:val="22"/>
          <w:szCs w:val="22"/>
        </w:rPr>
        <w:t>pecification number – this should ordinarily be assigned when the development project is approved</w:t>
      </w:r>
      <w:r w:rsidR="00F458BB" w:rsidRPr="001D6F09">
        <w:rPr>
          <w:rFonts w:asciiTheme="minorHAnsi" w:hAnsiTheme="minorHAnsi" w:cstheme="minorHAnsi"/>
          <w:sz w:val="22"/>
          <w:szCs w:val="22"/>
        </w:rPr>
        <w:t xml:space="preserve"> during the initiation stage</w:t>
      </w:r>
      <w:r w:rsidRPr="001D6F09">
        <w:rPr>
          <w:rFonts w:asciiTheme="minorHAnsi" w:hAnsiTheme="minorHAnsi" w:cstheme="minorHAnsi"/>
          <w:sz w:val="22"/>
          <w:szCs w:val="22"/>
        </w:rPr>
        <w:t>.</w:t>
      </w:r>
    </w:p>
    <w:p w14:paraId="54ED5CD9" w14:textId="2978254A" w:rsidR="000E149E" w:rsidRPr="001D6F09" w:rsidRDefault="00042825" w:rsidP="001D6F09">
      <w:pPr>
        <w:spacing w:after="160" w:line="240" w:lineRule="auto"/>
        <w:rPr>
          <w:rFonts w:asciiTheme="minorHAnsi" w:hAnsiTheme="minorHAnsi" w:cstheme="minorHAnsi"/>
          <w:sz w:val="22"/>
          <w:szCs w:val="22"/>
        </w:rPr>
      </w:pPr>
      <w:r w:rsidRPr="001D6F09">
        <w:rPr>
          <w:rFonts w:asciiTheme="minorHAnsi" w:hAnsiTheme="minorHAnsi" w:cstheme="minorHAnsi"/>
          <w:sz w:val="22"/>
          <w:szCs w:val="22"/>
        </w:rPr>
        <w:t xml:space="preserve">Registration of </w:t>
      </w:r>
      <w:r w:rsidR="00635005" w:rsidRPr="001D6F09">
        <w:rPr>
          <w:rFonts w:asciiTheme="minorHAnsi" w:hAnsiTheme="minorHAnsi" w:cstheme="minorHAnsi"/>
          <w:sz w:val="22"/>
          <w:szCs w:val="22"/>
        </w:rPr>
        <w:t>P</w:t>
      </w:r>
      <w:r w:rsidRPr="001D6F09">
        <w:rPr>
          <w:rFonts w:asciiTheme="minorHAnsi" w:hAnsiTheme="minorHAnsi" w:cstheme="minorHAnsi"/>
          <w:sz w:val="22"/>
          <w:szCs w:val="22"/>
        </w:rPr>
        <w:t xml:space="preserve">roduct </w:t>
      </w:r>
      <w:r w:rsidR="00635005" w:rsidRPr="001D6F09">
        <w:rPr>
          <w:rFonts w:asciiTheme="minorHAnsi" w:hAnsiTheme="minorHAnsi" w:cstheme="minorHAnsi"/>
          <w:sz w:val="22"/>
          <w:szCs w:val="22"/>
        </w:rPr>
        <w:t>S</w:t>
      </w:r>
      <w:r w:rsidRPr="001D6F09">
        <w:rPr>
          <w:rFonts w:asciiTheme="minorHAnsi" w:hAnsiTheme="minorHAnsi" w:cstheme="minorHAnsi"/>
          <w:sz w:val="22"/>
          <w:szCs w:val="22"/>
        </w:rPr>
        <w:t xml:space="preserve">pecification </w:t>
      </w:r>
      <w:r w:rsidR="00386F2E" w:rsidRPr="001D6F09">
        <w:rPr>
          <w:rFonts w:asciiTheme="minorHAnsi" w:hAnsiTheme="minorHAnsi" w:cstheme="minorHAnsi"/>
          <w:sz w:val="22"/>
          <w:szCs w:val="22"/>
        </w:rPr>
        <w:t>artefacts</w:t>
      </w:r>
      <w:r w:rsidRPr="001D6F09">
        <w:rPr>
          <w:rFonts w:asciiTheme="minorHAnsi" w:hAnsiTheme="minorHAnsi" w:cstheme="minorHAnsi"/>
          <w:sz w:val="22"/>
          <w:szCs w:val="22"/>
        </w:rPr>
        <w:t xml:space="preserve"> in the </w:t>
      </w:r>
      <w:ins w:id="766" w:author="Teh Stand" w:date="2018-12-10T12:13:00Z">
        <w:r w:rsidR="001D6F09">
          <w:rPr>
            <w:rFonts w:asciiTheme="minorHAnsi" w:hAnsiTheme="minorHAnsi" w:cstheme="minorHAnsi"/>
            <w:sz w:val="22"/>
            <w:szCs w:val="22"/>
          </w:rPr>
          <w:t xml:space="preserve">IHO </w:t>
        </w:r>
      </w:ins>
      <w:r w:rsidRPr="001D6F09">
        <w:rPr>
          <w:rFonts w:asciiTheme="minorHAnsi" w:hAnsiTheme="minorHAnsi" w:cstheme="minorHAnsi"/>
          <w:sz w:val="22"/>
          <w:szCs w:val="22"/>
        </w:rPr>
        <w:t>GI registry</w:t>
      </w:r>
      <w:r w:rsidR="00F458BB" w:rsidRPr="001D6F09">
        <w:rPr>
          <w:rFonts w:asciiTheme="minorHAnsi" w:hAnsiTheme="minorHAnsi" w:cstheme="minorHAnsi"/>
          <w:sz w:val="22"/>
          <w:szCs w:val="22"/>
        </w:rPr>
        <w:t xml:space="preserve"> should be </w:t>
      </w:r>
      <w:r w:rsidR="00080067" w:rsidRPr="001D6F09">
        <w:rPr>
          <w:rFonts w:asciiTheme="minorHAnsi" w:hAnsiTheme="minorHAnsi" w:cstheme="minorHAnsi"/>
          <w:sz w:val="22"/>
          <w:szCs w:val="22"/>
        </w:rPr>
        <w:t>done in accordance with the procedures established in IHO publication S-99.</w:t>
      </w:r>
    </w:p>
    <w:p w14:paraId="3E4353FE" w14:textId="0053D16A" w:rsidR="0017601B" w:rsidRPr="00FA0C91" w:rsidRDefault="0017601B" w:rsidP="004B0F0E">
      <w:pPr>
        <w:pStyle w:val="Heading2"/>
        <w:numPr>
          <w:ilvl w:val="1"/>
          <w:numId w:val="164"/>
        </w:numPr>
        <w:tabs>
          <w:tab w:val="clear" w:pos="540"/>
          <w:tab w:val="clear" w:pos="700"/>
          <w:tab w:val="left" w:pos="709"/>
        </w:tabs>
        <w:spacing w:line="240" w:lineRule="auto"/>
        <w:ind w:hanging="720"/>
        <w:rPr>
          <w:lang w:val="en-GB"/>
        </w:rPr>
      </w:pPr>
      <w:bookmarkStart w:id="767" w:name="_Toc532213742"/>
      <w:r w:rsidRPr="00FA0C91">
        <w:rPr>
          <w:lang w:val="en-GB"/>
        </w:rPr>
        <w:lastRenderedPageBreak/>
        <w:t xml:space="preserve">Project </w:t>
      </w:r>
      <w:r w:rsidR="004B0F0E">
        <w:rPr>
          <w:lang w:val="en-GB"/>
        </w:rPr>
        <w:t>T</w:t>
      </w:r>
      <w:r w:rsidR="004B0F0E" w:rsidRPr="00FA0C91">
        <w:rPr>
          <w:lang w:val="en-GB"/>
        </w:rPr>
        <w:t>eams</w:t>
      </w:r>
      <w:bookmarkEnd w:id="767"/>
    </w:p>
    <w:p w14:paraId="40FE1D78" w14:textId="5AFA6EE7" w:rsidR="003A34A7" w:rsidRPr="004B0F0E" w:rsidRDefault="003A34A7" w:rsidP="004B0F0E">
      <w:pPr>
        <w:spacing w:after="160" w:line="240" w:lineRule="auto"/>
        <w:rPr>
          <w:rFonts w:asciiTheme="minorHAnsi" w:hAnsiTheme="minorHAnsi" w:cstheme="minorHAnsi"/>
          <w:sz w:val="22"/>
          <w:szCs w:val="22"/>
        </w:rPr>
      </w:pPr>
      <w:r w:rsidRPr="004B0F0E">
        <w:rPr>
          <w:rFonts w:asciiTheme="minorHAnsi" w:hAnsiTheme="minorHAnsi" w:cstheme="minorHAnsi"/>
          <w:sz w:val="22"/>
          <w:szCs w:val="22"/>
        </w:rPr>
        <w:t xml:space="preserve">Project </w:t>
      </w:r>
      <w:r w:rsidR="004B0F0E">
        <w:rPr>
          <w:rFonts w:asciiTheme="minorHAnsi" w:hAnsiTheme="minorHAnsi" w:cstheme="minorHAnsi"/>
          <w:sz w:val="22"/>
          <w:szCs w:val="22"/>
        </w:rPr>
        <w:t>T</w:t>
      </w:r>
      <w:r w:rsidR="004B0F0E" w:rsidRPr="004B0F0E">
        <w:rPr>
          <w:rFonts w:asciiTheme="minorHAnsi" w:hAnsiTheme="minorHAnsi" w:cstheme="minorHAnsi"/>
          <w:sz w:val="22"/>
          <w:szCs w:val="22"/>
        </w:rPr>
        <w:t xml:space="preserve">eams </w:t>
      </w:r>
      <w:r w:rsidRPr="004B0F0E">
        <w:rPr>
          <w:rFonts w:asciiTheme="minorHAnsi" w:hAnsiTheme="minorHAnsi" w:cstheme="minorHAnsi"/>
          <w:sz w:val="22"/>
          <w:szCs w:val="22"/>
        </w:rPr>
        <w:t xml:space="preserve">should involve domain specialists, information </w:t>
      </w:r>
      <w:r w:rsidR="00386F2E" w:rsidRPr="004B0F0E">
        <w:rPr>
          <w:rFonts w:asciiTheme="minorHAnsi" w:hAnsiTheme="minorHAnsi" w:cstheme="minorHAnsi"/>
          <w:sz w:val="22"/>
          <w:szCs w:val="22"/>
        </w:rPr>
        <w:t>modelling</w:t>
      </w:r>
      <w:r w:rsidRPr="004B0F0E">
        <w:rPr>
          <w:rFonts w:asciiTheme="minorHAnsi" w:hAnsiTheme="minorHAnsi" w:cstheme="minorHAnsi"/>
          <w:sz w:val="22"/>
          <w:szCs w:val="22"/>
        </w:rPr>
        <w:t xml:space="preserve"> specialists, and representatives of OEM/developer communities.</w:t>
      </w:r>
    </w:p>
    <w:p w14:paraId="7523C553" w14:textId="0AE96372" w:rsidR="00212535" w:rsidRPr="00FA0C91" w:rsidRDefault="00212535" w:rsidP="004B0F0E">
      <w:pPr>
        <w:pStyle w:val="Heading2"/>
        <w:numPr>
          <w:ilvl w:val="1"/>
          <w:numId w:val="164"/>
        </w:numPr>
        <w:tabs>
          <w:tab w:val="clear" w:pos="540"/>
          <w:tab w:val="clear" w:pos="700"/>
          <w:tab w:val="left" w:pos="709"/>
        </w:tabs>
        <w:spacing w:line="240" w:lineRule="auto"/>
        <w:ind w:hanging="720"/>
        <w:rPr>
          <w:lang w:val="en-GB"/>
        </w:rPr>
      </w:pPr>
      <w:bookmarkStart w:id="768" w:name="_Toc532213743"/>
      <w:r w:rsidRPr="00FA0C91">
        <w:rPr>
          <w:lang w:val="en-GB"/>
        </w:rPr>
        <w:t>Iterative refinement as a development process</w:t>
      </w:r>
      <w:bookmarkEnd w:id="768"/>
    </w:p>
    <w:p w14:paraId="1C9B9F80" w14:textId="5B4D528B" w:rsidR="00FB2B93" w:rsidRPr="004B0F0E" w:rsidRDefault="00FB2B93" w:rsidP="004B0F0E">
      <w:pPr>
        <w:spacing w:after="60" w:line="240" w:lineRule="auto"/>
        <w:rPr>
          <w:rFonts w:asciiTheme="minorHAnsi" w:hAnsiTheme="minorHAnsi" w:cstheme="minorHAnsi"/>
          <w:sz w:val="22"/>
          <w:szCs w:val="22"/>
        </w:rPr>
      </w:pPr>
      <w:r w:rsidRPr="004B0F0E">
        <w:rPr>
          <w:rFonts w:asciiTheme="minorHAnsi" w:hAnsiTheme="minorHAnsi" w:cstheme="minorHAnsi"/>
          <w:sz w:val="22"/>
          <w:szCs w:val="22"/>
        </w:rPr>
        <w:t xml:space="preserve">Development should plan for iterative refinement, with the following </w:t>
      </w:r>
      <w:r w:rsidR="00966986" w:rsidRPr="004B0F0E">
        <w:rPr>
          <w:rFonts w:asciiTheme="minorHAnsi" w:hAnsiTheme="minorHAnsi" w:cstheme="minorHAnsi"/>
          <w:sz w:val="22"/>
          <w:szCs w:val="22"/>
        </w:rPr>
        <w:t xml:space="preserve">being reviewed at </w:t>
      </w:r>
      <w:r w:rsidR="00907D05" w:rsidRPr="004B0F0E">
        <w:rPr>
          <w:rFonts w:asciiTheme="minorHAnsi" w:hAnsiTheme="minorHAnsi" w:cstheme="minorHAnsi"/>
          <w:sz w:val="22"/>
          <w:szCs w:val="22"/>
        </w:rPr>
        <w:t xml:space="preserve">the indicated </w:t>
      </w:r>
      <w:r w:rsidRPr="004B0F0E">
        <w:rPr>
          <w:rFonts w:asciiTheme="minorHAnsi" w:hAnsiTheme="minorHAnsi" w:cstheme="minorHAnsi"/>
          <w:sz w:val="22"/>
          <w:szCs w:val="22"/>
        </w:rPr>
        <w:t>stages of development:</w:t>
      </w:r>
    </w:p>
    <w:p w14:paraId="5FF152DB" w14:textId="13C7E51B" w:rsidR="003A58A5" w:rsidRPr="004B0F0E" w:rsidRDefault="003A58A5" w:rsidP="004B0F0E">
      <w:pPr>
        <w:pStyle w:val="ListParagraph"/>
        <w:numPr>
          <w:ilvl w:val="0"/>
          <w:numId w:val="32"/>
        </w:numPr>
        <w:spacing w:before="0" w:after="60" w:line="240" w:lineRule="auto"/>
        <w:rPr>
          <w:rFonts w:asciiTheme="minorHAnsi" w:hAnsiTheme="minorHAnsi" w:cstheme="minorHAnsi"/>
          <w:sz w:val="22"/>
          <w:szCs w:val="22"/>
        </w:rPr>
      </w:pPr>
      <w:r w:rsidRPr="004B0F0E">
        <w:rPr>
          <w:rFonts w:asciiTheme="minorHAnsi" w:hAnsiTheme="minorHAnsi" w:cstheme="minorHAnsi"/>
          <w:sz w:val="22"/>
          <w:szCs w:val="22"/>
        </w:rPr>
        <w:t xml:space="preserve">Initial </w:t>
      </w:r>
      <w:r w:rsidR="004652D1" w:rsidRPr="004B0F0E">
        <w:rPr>
          <w:rFonts w:asciiTheme="minorHAnsi" w:hAnsiTheme="minorHAnsi" w:cstheme="minorHAnsi"/>
          <w:sz w:val="22"/>
          <w:szCs w:val="22"/>
        </w:rPr>
        <w:t>A</w:t>
      </w:r>
      <w:r w:rsidRPr="004B0F0E">
        <w:rPr>
          <w:rFonts w:asciiTheme="minorHAnsi" w:hAnsiTheme="minorHAnsi" w:cstheme="minorHAnsi"/>
          <w:sz w:val="22"/>
          <w:szCs w:val="22"/>
        </w:rPr>
        <w:t xml:space="preserve">pplication </w:t>
      </w:r>
      <w:r w:rsidR="004652D1" w:rsidRPr="004B0F0E">
        <w:rPr>
          <w:rFonts w:asciiTheme="minorHAnsi" w:hAnsiTheme="minorHAnsi" w:cstheme="minorHAnsi"/>
          <w:sz w:val="22"/>
          <w:szCs w:val="22"/>
        </w:rPr>
        <w:t>S</w:t>
      </w:r>
      <w:r w:rsidRPr="004B0F0E">
        <w:rPr>
          <w:rFonts w:asciiTheme="minorHAnsi" w:hAnsiTheme="minorHAnsi" w:cstheme="minorHAnsi"/>
          <w:sz w:val="22"/>
          <w:szCs w:val="22"/>
        </w:rPr>
        <w:t>chema</w:t>
      </w:r>
      <w:r w:rsidR="00966986" w:rsidRPr="004B0F0E">
        <w:rPr>
          <w:rFonts w:asciiTheme="minorHAnsi" w:hAnsiTheme="minorHAnsi" w:cstheme="minorHAnsi"/>
          <w:sz w:val="22"/>
          <w:szCs w:val="22"/>
        </w:rPr>
        <w:t xml:space="preserve">. Reviews of subsequent </w:t>
      </w:r>
      <w:r w:rsidRPr="004B0F0E">
        <w:rPr>
          <w:rFonts w:asciiTheme="minorHAnsi" w:hAnsiTheme="minorHAnsi" w:cstheme="minorHAnsi"/>
          <w:sz w:val="22"/>
          <w:szCs w:val="22"/>
        </w:rPr>
        <w:t>revisions</w:t>
      </w:r>
      <w:r w:rsidR="00966986" w:rsidRPr="004B0F0E">
        <w:rPr>
          <w:rFonts w:asciiTheme="minorHAnsi" w:hAnsiTheme="minorHAnsi" w:cstheme="minorHAnsi"/>
          <w:sz w:val="22"/>
          <w:szCs w:val="22"/>
        </w:rPr>
        <w:t xml:space="preserve"> can be rolled into the reviews of the main </w:t>
      </w:r>
      <w:r w:rsidR="00635005" w:rsidRPr="004B0F0E">
        <w:rPr>
          <w:rFonts w:asciiTheme="minorHAnsi" w:hAnsiTheme="minorHAnsi" w:cstheme="minorHAnsi"/>
          <w:sz w:val="22"/>
          <w:szCs w:val="22"/>
        </w:rPr>
        <w:t>P</w:t>
      </w:r>
      <w:r w:rsidR="00966986" w:rsidRPr="004B0F0E">
        <w:rPr>
          <w:rFonts w:asciiTheme="minorHAnsi" w:hAnsiTheme="minorHAnsi" w:cstheme="minorHAnsi"/>
          <w:sz w:val="22"/>
          <w:szCs w:val="22"/>
        </w:rPr>
        <w:t xml:space="preserve">roduct </w:t>
      </w:r>
      <w:r w:rsidR="00635005" w:rsidRPr="004B0F0E">
        <w:rPr>
          <w:rFonts w:asciiTheme="minorHAnsi" w:hAnsiTheme="minorHAnsi" w:cstheme="minorHAnsi"/>
          <w:sz w:val="22"/>
          <w:szCs w:val="22"/>
        </w:rPr>
        <w:t>S</w:t>
      </w:r>
      <w:r w:rsidR="00966986" w:rsidRPr="004B0F0E">
        <w:rPr>
          <w:rFonts w:asciiTheme="minorHAnsi" w:hAnsiTheme="minorHAnsi" w:cstheme="minorHAnsi"/>
          <w:sz w:val="22"/>
          <w:szCs w:val="22"/>
        </w:rPr>
        <w:t>pecification document</w:t>
      </w:r>
      <w:ins w:id="769" w:author="Teh Stand" w:date="2018-12-10T12:19:00Z">
        <w:r w:rsidR="00594722">
          <w:rPr>
            <w:rFonts w:asciiTheme="minorHAnsi" w:hAnsiTheme="minorHAnsi" w:cstheme="minorHAnsi"/>
            <w:sz w:val="22"/>
            <w:szCs w:val="22"/>
          </w:rPr>
          <w:t>;</w:t>
        </w:r>
      </w:ins>
      <w:del w:id="770" w:author="Teh Stand" w:date="2018-12-10T12:19:00Z">
        <w:r w:rsidR="00966986" w:rsidRPr="004B0F0E" w:rsidDel="00594722">
          <w:rPr>
            <w:rFonts w:asciiTheme="minorHAnsi" w:hAnsiTheme="minorHAnsi" w:cstheme="minorHAnsi"/>
            <w:sz w:val="22"/>
            <w:szCs w:val="22"/>
          </w:rPr>
          <w:delText>.</w:delText>
        </w:r>
      </w:del>
    </w:p>
    <w:p w14:paraId="045C5023" w14:textId="76ACEC03" w:rsidR="00966986" w:rsidRPr="004B0F0E" w:rsidRDefault="003A58A5" w:rsidP="004B0F0E">
      <w:pPr>
        <w:pStyle w:val="ListParagraph"/>
        <w:numPr>
          <w:ilvl w:val="0"/>
          <w:numId w:val="32"/>
        </w:numPr>
        <w:spacing w:before="0" w:after="60" w:line="240" w:lineRule="auto"/>
        <w:rPr>
          <w:rFonts w:asciiTheme="minorHAnsi" w:hAnsiTheme="minorHAnsi" w:cstheme="minorHAnsi"/>
          <w:sz w:val="22"/>
          <w:szCs w:val="22"/>
        </w:rPr>
      </w:pPr>
      <w:r w:rsidRPr="004B0F0E">
        <w:rPr>
          <w:rFonts w:asciiTheme="minorHAnsi" w:hAnsiTheme="minorHAnsi" w:cstheme="minorHAnsi"/>
          <w:sz w:val="22"/>
          <w:szCs w:val="22"/>
        </w:rPr>
        <w:t>First draft</w:t>
      </w:r>
      <w:r w:rsidR="00966986" w:rsidRPr="004B0F0E">
        <w:rPr>
          <w:rFonts w:asciiTheme="minorHAnsi" w:hAnsiTheme="minorHAnsi" w:cstheme="minorHAnsi"/>
          <w:sz w:val="22"/>
          <w:szCs w:val="22"/>
        </w:rPr>
        <w:t>s</w:t>
      </w:r>
      <w:r w:rsidRPr="004B0F0E">
        <w:rPr>
          <w:rFonts w:asciiTheme="minorHAnsi" w:hAnsiTheme="minorHAnsi" w:cstheme="minorHAnsi"/>
          <w:sz w:val="22"/>
          <w:szCs w:val="22"/>
        </w:rPr>
        <w:t xml:space="preserve"> of main </w:t>
      </w:r>
      <w:r w:rsidR="00966986" w:rsidRPr="004B0F0E">
        <w:rPr>
          <w:rFonts w:asciiTheme="minorHAnsi" w:hAnsiTheme="minorHAnsi" w:cstheme="minorHAnsi"/>
          <w:sz w:val="22"/>
          <w:szCs w:val="22"/>
        </w:rPr>
        <w:t>document</w:t>
      </w:r>
      <w:r w:rsidRPr="004B0F0E">
        <w:rPr>
          <w:rFonts w:asciiTheme="minorHAnsi" w:hAnsiTheme="minorHAnsi" w:cstheme="minorHAnsi"/>
          <w:sz w:val="22"/>
          <w:szCs w:val="22"/>
        </w:rPr>
        <w:t xml:space="preserve"> of </w:t>
      </w:r>
      <w:r w:rsidR="00635005" w:rsidRPr="004B0F0E">
        <w:rPr>
          <w:rFonts w:asciiTheme="minorHAnsi" w:hAnsiTheme="minorHAnsi" w:cstheme="minorHAnsi"/>
          <w:sz w:val="22"/>
          <w:szCs w:val="22"/>
        </w:rPr>
        <w:t>P</w:t>
      </w:r>
      <w:r w:rsidRPr="004B0F0E">
        <w:rPr>
          <w:rFonts w:asciiTheme="minorHAnsi" w:hAnsiTheme="minorHAnsi" w:cstheme="minorHAnsi"/>
          <w:sz w:val="22"/>
          <w:szCs w:val="22"/>
        </w:rPr>
        <w:t xml:space="preserve">roduct </w:t>
      </w:r>
      <w:r w:rsidR="00635005" w:rsidRPr="004B0F0E">
        <w:rPr>
          <w:rFonts w:asciiTheme="minorHAnsi" w:hAnsiTheme="minorHAnsi" w:cstheme="minorHAnsi"/>
          <w:sz w:val="22"/>
          <w:szCs w:val="22"/>
        </w:rPr>
        <w:t>S</w:t>
      </w:r>
      <w:r w:rsidRPr="004B0F0E">
        <w:rPr>
          <w:rFonts w:asciiTheme="minorHAnsi" w:hAnsiTheme="minorHAnsi" w:cstheme="minorHAnsi"/>
          <w:sz w:val="22"/>
          <w:szCs w:val="22"/>
        </w:rPr>
        <w:t>pecification</w:t>
      </w:r>
      <w:r w:rsidR="00966986" w:rsidRPr="004B0F0E">
        <w:rPr>
          <w:rFonts w:asciiTheme="minorHAnsi" w:hAnsiTheme="minorHAnsi" w:cstheme="minorHAnsi"/>
          <w:sz w:val="22"/>
          <w:szCs w:val="22"/>
        </w:rPr>
        <w:t xml:space="preserve"> and</w:t>
      </w:r>
      <w:r w:rsidRPr="004B0F0E">
        <w:rPr>
          <w:rFonts w:asciiTheme="minorHAnsi" w:hAnsiTheme="minorHAnsi" w:cstheme="minorHAnsi"/>
          <w:sz w:val="22"/>
          <w:szCs w:val="22"/>
        </w:rPr>
        <w:t xml:space="preserve"> DCEG</w:t>
      </w:r>
      <w:r w:rsidR="00907D05" w:rsidRPr="004B0F0E">
        <w:rPr>
          <w:rFonts w:asciiTheme="minorHAnsi" w:hAnsiTheme="minorHAnsi" w:cstheme="minorHAnsi"/>
          <w:sz w:val="22"/>
          <w:szCs w:val="22"/>
        </w:rPr>
        <w:t>. Subsequent revisions should be reviewed as ready</w:t>
      </w:r>
      <w:ins w:id="771" w:author="Teh Stand" w:date="2018-12-10T12:19:00Z">
        <w:r w:rsidR="00594722">
          <w:rPr>
            <w:rFonts w:asciiTheme="minorHAnsi" w:hAnsiTheme="minorHAnsi" w:cstheme="minorHAnsi"/>
            <w:sz w:val="22"/>
            <w:szCs w:val="22"/>
          </w:rPr>
          <w:t>;</w:t>
        </w:r>
      </w:ins>
      <w:del w:id="772" w:author="Teh Stand" w:date="2018-12-10T12:19:00Z">
        <w:r w:rsidR="00907D05" w:rsidRPr="004B0F0E" w:rsidDel="00594722">
          <w:rPr>
            <w:rFonts w:asciiTheme="minorHAnsi" w:hAnsiTheme="minorHAnsi" w:cstheme="minorHAnsi"/>
            <w:sz w:val="22"/>
            <w:szCs w:val="22"/>
          </w:rPr>
          <w:delText>.</w:delText>
        </w:r>
      </w:del>
    </w:p>
    <w:p w14:paraId="5368482B" w14:textId="62E71990" w:rsidR="003A58A5" w:rsidRPr="004B0F0E" w:rsidRDefault="003A58A5" w:rsidP="004B0F0E">
      <w:pPr>
        <w:pStyle w:val="ListParagraph"/>
        <w:numPr>
          <w:ilvl w:val="0"/>
          <w:numId w:val="32"/>
        </w:numPr>
        <w:spacing w:before="0" w:after="60" w:line="240" w:lineRule="auto"/>
        <w:rPr>
          <w:rFonts w:asciiTheme="minorHAnsi" w:hAnsiTheme="minorHAnsi" w:cstheme="minorHAnsi"/>
          <w:sz w:val="22"/>
          <w:szCs w:val="22"/>
        </w:rPr>
      </w:pPr>
      <w:r w:rsidRPr="004B0F0E">
        <w:rPr>
          <w:rFonts w:asciiTheme="minorHAnsi" w:hAnsiTheme="minorHAnsi" w:cstheme="minorHAnsi"/>
          <w:sz w:val="22"/>
          <w:szCs w:val="22"/>
        </w:rPr>
        <w:t xml:space="preserve">Feature </w:t>
      </w:r>
      <w:r w:rsidR="00635005" w:rsidRPr="004B0F0E">
        <w:rPr>
          <w:rFonts w:asciiTheme="minorHAnsi" w:hAnsiTheme="minorHAnsi" w:cstheme="minorHAnsi"/>
          <w:sz w:val="22"/>
          <w:szCs w:val="22"/>
        </w:rPr>
        <w:t>C</w:t>
      </w:r>
      <w:r w:rsidRPr="004B0F0E">
        <w:rPr>
          <w:rFonts w:asciiTheme="minorHAnsi" w:hAnsiTheme="minorHAnsi" w:cstheme="minorHAnsi"/>
          <w:sz w:val="22"/>
          <w:szCs w:val="22"/>
        </w:rPr>
        <w:t>atalogue</w:t>
      </w:r>
      <w:r w:rsidR="00907D05" w:rsidRPr="004B0F0E">
        <w:rPr>
          <w:rFonts w:asciiTheme="minorHAnsi" w:hAnsiTheme="minorHAnsi" w:cstheme="minorHAnsi"/>
          <w:sz w:val="22"/>
          <w:szCs w:val="22"/>
        </w:rPr>
        <w:t xml:space="preserve">, </w:t>
      </w:r>
      <w:r w:rsidR="004B0F0E">
        <w:rPr>
          <w:rFonts w:asciiTheme="minorHAnsi" w:hAnsiTheme="minorHAnsi" w:cstheme="minorHAnsi"/>
          <w:sz w:val="22"/>
          <w:szCs w:val="22"/>
        </w:rPr>
        <w:t>d</w:t>
      </w:r>
      <w:r w:rsidR="004B0F0E" w:rsidRPr="004B0F0E">
        <w:rPr>
          <w:rFonts w:asciiTheme="minorHAnsi" w:hAnsiTheme="minorHAnsi" w:cstheme="minorHAnsi"/>
          <w:sz w:val="22"/>
          <w:szCs w:val="22"/>
        </w:rPr>
        <w:t xml:space="preserve">ata </w:t>
      </w:r>
      <w:r w:rsidRPr="004B0F0E">
        <w:rPr>
          <w:rFonts w:asciiTheme="minorHAnsi" w:hAnsiTheme="minorHAnsi" w:cstheme="minorHAnsi"/>
          <w:sz w:val="22"/>
          <w:szCs w:val="22"/>
        </w:rPr>
        <w:t>format and sample datasets</w:t>
      </w:r>
      <w:r w:rsidR="00907D05" w:rsidRPr="004B0F0E">
        <w:rPr>
          <w:rFonts w:asciiTheme="minorHAnsi" w:hAnsiTheme="minorHAnsi" w:cstheme="minorHAnsi"/>
          <w:sz w:val="22"/>
          <w:szCs w:val="22"/>
        </w:rPr>
        <w:t xml:space="preserve"> should be checked </w:t>
      </w:r>
      <w:r w:rsidR="00966986" w:rsidRPr="004B0F0E">
        <w:rPr>
          <w:rFonts w:asciiTheme="minorHAnsi" w:hAnsiTheme="minorHAnsi" w:cstheme="minorHAnsi"/>
          <w:sz w:val="22"/>
          <w:szCs w:val="22"/>
        </w:rPr>
        <w:t xml:space="preserve">after each major revision to the </w:t>
      </w:r>
      <w:r w:rsidR="004652D1" w:rsidRPr="004B0F0E">
        <w:rPr>
          <w:rFonts w:asciiTheme="minorHAnsi" w:hAnsiTheme="minorHAnsi" w:cstheme="minorHAnsi"/>
          <w:sz w:val="22"/>
          <w:szCs w:val="22"/>
        </w:rPr>
        <w:t>A</w:t>
      </w:r>
      <w:r w:rsidR="00966986" w:rsidRPr="004B0F0E">
        <w:rPr>
          <w:rFonts w:asciiTheme="minorHAnsi" w:hAnsiTheme="minorHAnsi" w:cstheme="minorHAnsi"/>
          <w:sz w:val="22"/>
          <w:szCs w:val="22"/>
        </w:rPr>
        <w:t xml:space="preserve">pplication </w:t>
      </w:r>
      <w:r w:rsidR="004652D1" w:rsidRPr="004B0F0E">
        <w:rPr>
          <w:rFonts w:asciiTheme="minorHAnsi" w:hAnsiTheme="minorHAnsi" w:cstheme="minorHAnsi"/>
          <w:sz w:val="22"/>
          <w:szCs w:val="22"/>
        </w:rPr>
        <w:t>S</w:t>
      </w:r>
      <w:r w:rsidR="00966986" w:rsidRPr="004B0F0E">
        <w:rPr>
          <w:rFonts w:asciiTheme="minorHAnsi" w:hAnsiTheme="minorHAnsi" w:cstheme="minorHAnsi"/>
          <w:sz w:val="22"/>
          <w:szCs w:val="22"/>
        </w:rPr>
        <w:t xml:space="preserve">chema and </w:t>
      </w:r>
      <w:r w:rsidR="00635005" w:rsidRPr="004B0F0E">
        <w:rPr>
          <w:rFonts w:asciiTheme="minorHAnsi" w:hAnsiTheme="minorHAnsi" w:cstheme="minorHAnsi"/>
          <w:sz w:val="22"/>
          <w:szCs w:val="22"/>
        </w:rPr>
        <w:t>F</w:t>
      </w:r>
      <w:r w:rsidR="00966986" w:rsidRPr="004B0F0E">
        <w:rPr>
          <w:rFonts w:asciiTheme="minorHAnsi" w:hAnsiTheme="minorHAnsi" w:cstheme="minorHAnsi"/>
          <w:sz w:val="22"/>
          <w:szCs w:val="22"/>
        </w:rPr>
        <w:t xml:space="preserve">eature </w:t>
      </w:r>
      <w:r w:rsidR="00635005" w:rsidRPr="004B0F0E">
        <w:rPr>
          <w:rFonts w:asciiTheme="minorHAnsi" w:hAnsiTheme="minorHAnsi" w:cstheme="minorHAnsi"/>
          <w:sz w:val="22"/>
          <w:szCs w:val="22"/>
        </w:rPr>
        <w:t>C</w:t>
      </w:r>
      <w:r w:rsidR="00966986" w:rsidRPr="004B0F0E">
        <w:rPr>
          <w:rFonts w:asciiTheme="minorHAnsi" w:hAnsiTheme="minorHAnsi" w:cstheme="minorHAnsi"/>
          <w:sz w:val="22"/>
          <w:szCs w:val="22"/>
        </w:rPr>
        <w:t>atalogue</w:t>
      </w:r>
      <w:ins w:id="773" w:author="Teh Stand" w:date="2018-12-10T12:20:00Z">
        <w:r w:rsidR="00594722">
          <w:rPr>
            <w:rFonts w:asciiTheme="minorHAnsi" w:hAnsiTheme="minorHAnsi" w:cstheme="minorHAnsi"/>
            <w:sz w:val="22"/>
            <w:szCs w:val="22"/>
          </w:rPr>
          <w:t>;</w:t>
        </w:r>
      </w:ins>
      <w:del w:id="774" w:author="Teh Stand" w:date="2018-12-10T12:20:00Z">
        <w:r w:rsidR="00966986" w:rsidRPr="004B0F0E" w:rsidDel="00594722">
          <w:rPr>
            <w:rFonts w:asciiTheme="minorHAnsi" w:hAnsiTheme="minorHAnsi" w:cstheme="minorHAnsi"/>
            <w:sz w:val="22"/>
            <w:szCs w:val="22"/>
          </w:rPr>
          <w:delText>.</w:delText>
        </w:r>
      </w:del>
    </w:p>
    <w:p w14:paraId="3AD46E70" w14:textId="56CC877F" w:rsidR="003A58A5" w:rsidRPr="004B0F0E" w:rsidRDefault="003A58A5" w:rsidP="004B0F0E">
      <w:pPr>
        <w:pStyle w:val="ListParagraph"/>
        <w:numPr>
          <w:ilvl w:val="0"/>
          <w:numId w:val="32"/>
        </w:numPr>
        <w:spacing w:before="0" w:after="60" w:line="240" w:lineRule="auto"/>
        <w:rPr>
          <w:rFonts w:asciiTheme="minorHAnsi" w:hAnsiTheme="minorHAnsi" w:cstheme="minorHAnsi"/>
          <w:sz w:val="22"/>
          <w:szCs w:val="22"/>
        </w:rPr>
      </w:pPr>
      <w:r w:rsidRPr="004B0F0E">
        <w:rPr>
          <w:rFonts w:asciiTheme="minorHAnsi" w:hAnsiTheme="minorHAnsi" w:cstheme="minorHAnsi"/>
          <w:sz w:val="22"/>
          <w:szCs w:val="22"/>
        </w:rPr>
        <w:t xml:space="preserve">Portrayal </w:t>
      </w:r>
      <w:r w:rsidR="00635005" w:rsidRPr="004B0F0E">
        <w:rPr>
          <w:rFonts w:asciiTheme="minorHAnsi" w:hAnsiTheme="minorHAnsi" w:cstheme="minorHAnsi"/>
          <w:sz w:val="22"/>
          <w:szCs w:val="22"/>
        </w:rPr>
        <w:t>C</w:t>
      </w:r>
      <w:r w:rsidRPr="004B0F0E">
        <w:rPr>
          <w:rFonts w:asciiTheme="minorHAnsi" w:hAnsiTheme="minorHAnsi" w:cstheme="minorHAnsi"/>
          <w:sz w:val="22"/>
          <w:szCs w:val="22"/>
        </w:rPr>
        <w:t>atalog</w:t>
      </w:r>
      <w:r w:rsidR="00907D05" w:rsidRPr="004B0F0E">
        <w:rPr>
          <w:rFonts w:asciiTheme="minorHAnsi" w:hAnsiTheme="minorHAnsi" w:cstheme="minorHAnsi"/>
          <w:sz w:val="22"/>
          <w:szCs w:val="22"/>
        </w:rPr>
        <w:t>ue – first draft and significant</w:t>
      </w:r>
      <w:r w:rsidRPr="004B0F0E">
        <w:rPr>
          <w:rFonts w:asciiTheme="minorHAnsi" w:hAnsiTheme="minorHAnsi" w:cstheme="minorHAnsi"/>
          <w:sz w:val="22"/>
          <w:szCs w:val="22"/>
        </w:rPr>
        <w:t xml:space="preserve"> revisions</w:t>
      </w:r>
      <w:ins w:id="775" w:author="Teh Stand" w:date="2018-12-10T12:20:00Z">
        <w:r w:rsidR="00594722">
          <w:rPr>
            <w:rFonts w:asciiTheme="minorHAnsi" w:hAnsiTheme="minorHAnsi" w:cstheme="minorHAnsi"/>
            <w:sz w:val="22"/>
            <w:szCs w:val="22"/>
          </w:rPr>
          <w:t>;</w:t>
        </w:r>
      </w:ins>
    </w:p>
    <w:p w14:paraId="3E571300" w14:textId="66E3BDCF" w:rsidR="003A58A5" w:rsidRPr="004B0F0E" w:rsidRDefault="003A58A5" w:rsidP="004B0F0E">
      <w:pPr>
        <w:pStyle w:val="ListParagraph"/>
        <w:numPr>
          <w:ilvl w:val="0"/>
          <w:numId w:val="32"/>
        </w:numPr>
        <w:spacing w:before="0" w:after="60" w:line="240" w:lineRule="auto"/>
        <w:rPr>
          <w:rFonts w:asciiTheme="minorHAnsi" w:hAnsiTheme="minorHAnsi" w:cstheme="minorHAnsi"/>
          <w:sz w:val="22"/>
          <w:szCs w:val="22"/>
        </w:rPr>
      </w:pPr>
      <w:r w:rsidRPr="004B0F0E">
        <w:rPr>
          <w:rFonts w:asciiTheme="minorHAnsi" w:hAnsiTheme="minorHAnsi" w:cstheme="minorHAnsi"/>
          <w:sz w:val="22"/>
          <w:szCs w:val="22"/>
        </w:rPr>
        <w:t xml:space="preserve">Other </w:t>
      </w:r>
      <w:r w:rsidR="00386F2E" w:rsidRPr="004B0F0E">
        <w:rPr>
          <w:rFonts w:asciiTheme="minorHAnsi" w:hAnsiTheme="minorHAnsi" w:cstheme="minorHAnsi"/>
          <w:sz w:val="22"/>
          <w:szCs w:val="22"/>
        </w:rPr>
        <w:t>artefacts</w:t>
      </w:r>
      <w:r w:rsidRPr="004B0F0E">
        <w:rPr>
          <w:rFonts w:asciiTheme="minorHAnsi" w:hAnsiTheme="minorHAnsi" w:cstheme="minorHAnsi"/>
          <w:sz w:val="22"/>
          <w:szCs w:val="22"/>
        </w:rPr>
        <w:t xml:space="preserve"> or components, such as validation tests</w:t>
      </w:r>
      <w:r w:rsidR="00966986" w:rsidRPr="004B0F0E">
        <w:rPr>
          <w:rFonts w:asciiTheme="minorHAnsi" w:hAnsiTheme="minorHAnsi" w:cstheme="minorHAnsi"/>
          <w:sz w:val="22"/>
          <w:szCs w:val="22"/>
        </w:rPr>
        <w:t xml:space="preserve"> – when substantially completed, and </w:t>
      </w:r>
      <w:r w:rsidR="00907D05" w:rsidRPr="004B0F0E">
        <w:rPr>
          <w:rFonts w:asciiTheme="minorHAnsi" w:hAnsiTheme="minorHAnsi" w:cstheme="minorHAnsi"/>
          <w:sz w:val="22"/>
          <w:szCs w:val="22"/>
        </w:rPr>
        <w:t xml:space="preserve">after </w:t>
      </w:r>
      <w:r w:rsidR="00966986" w:rsidRPr="004B0F0E">
        <w:rPr>
          <w:rFonts w:asciiTheme="minorHAnsi" w:hAnsiTheme="minorHAnsi" w:cstheme="minorHAnsi"/>
          <w:sz w:val="22"/>
          <w:szCs w:val="22"/>
        </w:rPr>
        <w:t xml:space="preserve">revisions </w:t>
      </w:r>
      <w:del w:id="776" w:author="Teh Stand" w:date="2018-12-10T12:21:00Z">
        <w:r w:rsidR="00966986" w:rsidRPr="004B0F0E" w:rsidDel="00594722">
          <w:rPr>
            <w:rFonts w:asciiTheme="minorHAnsi" w:hAnsiTheme="minorHAnsi" w:cstheme="minorHAnsi"/>
            <w:sz w:val="22"/>
            <w:szCs w:val="22"/>
          </w:rPr>
          <w:delText xml:space="preserve">to </w:delText>
        </w:r>
      </w:del>
      <w:r w:rsidR="00907D05" w:rsidRPr="004B0F0E">
        <w:rPr>
          <w:rFonts w:asciiTheme="minorHAnsi" w:hAnsiTheme="minorHAnsi" w:cstheme="minorHAnsi"/>
          <w:sz w:val="22"/>
          <w:szCs w:val="22"/>
        </w:rPr>
        <w:t xml:space="preserve">due </w:t>
      </w:r>
      <w:ins w:id="777" w:author="Teh Stand" w:date="2018-12-10T12:21:00Z">
        <w:r w:rsidR="00594722">
          <w:rPr>
            <w:rFonts w:asciiTheme="minorHAnsi" w:hAnsiTheme="minorHAnsi" w:cstheme="minorHAnsi"/>
            <w:sz w:val="22"/>
            <w:szCs w:val="22"/>
          </w:rPr>
          <w:t xml:space="preserve">to changes </w:t>
        </w:r>
      </w:ins>
      <w:r w:rsidR="00907D05" w:rsidRPr="004B0F0E">
        <w:rPr>
          <w:rFonts w:asciiTheme="minorHAnsi" w:hAnsiTheme="minorHAnsi" w:cstheme="minorHAnsi"/>
          <w:sz w:val="22"/>
          <w:szCs w:val="22"/>
        </w:rPr>
        <w:t xml:space="preserve">to the </w:t>
      </w:r>
      <w:r w:rsidR="004652D1" w:rsidRPr="004B0F0E">
        <w:rPr>
          <w:rFonts w:asciiTheme="minorHAnsi" w:hAnsiTheme="minorHAnsi" w:cstheme="minorHAnsi"/>
          <w:sz w:val="22"/>
          <w:szCs w:val="22"/>
        </w:rPr>
        <w:t>A</w:t>
      </w:r>
      <w:r w:rsidR="00907D05" w:rsidRPr="004B0F0E">
        <w:rPr>
          <w:rFonts w:asciiTheme="minorHAnsi" w:hAnsiTheme="minorHAnsi" w:cstheme="minorHAnsi"/>
          <w:sz w:val="22"/>
          <w:szCs w:val="22"/>
        </w:rPr>
        <w:t xml:space="preserve">pplication </w:t>
      </w:r>
      <w:r w:rsidR="004652D1" w:rsidRPr="004B0F0E">
        <w:rPr>
          <w:rFonts w:asciiTheme="minorHAnsi" w:hAnsiTheme="minorHAnsi" w:cstheme="minorHAnsi"/>
          <w:sz w:val="22"/>
          <w:szCs w:val="22"/>
        </w:rPr>
        <w:t>S</w:t>
      </w:r>
      <w:r w:rsidR="00907D05" w:rsidRPr="004B0F0E">
        <w:rPr>
          <w:rFonts w:asciiTheme="minorHAnsi" w:hAnsiTheme="minorHAnsi" w:cstheme="minorHAnsi"/>
          <w:sz w:val="22"/>
          <w:szCs w:val="22"/>
        </w:rPr>
        <w:t xml:space="preserve">chema, </w:t>
      </w:r>
      <w:r w:rsidR="004652D1" w:rsidRPr="004B0F0E">
        <w:rPr>
          <w:rFonts w:asciiTheme="minorHAnsi" w:hAnsiTheme="minorHAnsi" w:cstheme="minorHAnsi"/>
          <w:sz w:val="22"/>
          <w:szCs w:val="22"/>
        </w:rPr>
        <w:t>F</w:t>
      </w:r>
      <w:r w:rsidR="00907D05" w:rsidRPr="004B0F0E">
        <w:rPr>
          <w:rFonts w:asciiTheme="minorHAnsi" w:hAnsiTheme="minorHAnsi" w:cstheme="minorHAnsi"/>
          <w:sz w:val="22"/>
          <w:szCs w:val="22"/>
        </w:rPr>
        <w:t xml:space="preserve">eature </w:t>
      </w:r>
      <w:r w:rsidR="004652D1" w:rsidRPr="004B0F0E">
        <w:rPr>
          <w:rFonts w:asciiTheme="minorHAnsi" w:hAnsiTheme="minorHAnsi" w:cstheme="minorHAnsi"/>
          <w:sz w:val="22"/>
          <w:szCs w:val="22"/>
        </w:rPr>
        <w:t>C</w:t>
      </w:r>
      <w:r w:rsidR="00907D05" w:rsidRPr="004B0F0E">
        <w:rPr>
          <w:rFonts w:asciiTheme="minorHAnsi" w:hAnsiTheme="minorHAnsi" w:cstheme="minorHAnsi"/>
          <w:sz w:val="22"/>
          <w:szCs w:val="22"/>
        </w:rPr>
        <w:t>atalogue, or data format</w:t>
      </w:r>
      <w:ins w:id="778" w:author="Teh Stand" w:date="2018-12-10T12:21:00Z">
        <w:r w:rsidR="00594722">
          <w:rPr>
            <w:rFonts w:asciiTheme="minorHAnsi" w:hAnsiTheme="minorHAnsi" w:cstheme="minorHAnsi"/>
            <w:sz w:val="22"/>
            <w:szCs w:val="22"/>
          </w:rPr>
          <w:t>;</w:t>
        </w:r>
      </w:ins>
      <w:del w:id="779" w:author="Teh Stand" w:date="2018-12-10T12:21:00Z">
        <w:r w:rsidR="00966986" w:rsidRPr="004B0F0E" w:rsidDel="00594722">
          <w:rPr>
            <w:rFonts w:asciiTheme="minorHAnsi" w:hAnsiTheme="minorHAnsi" w:cstheme="minorHAnsi"/>
            <w:sz w:val="22"/>
            <w:szCs w:val="22"/>
          </w:rPr>
          <w:delText>.</w:delText>
        </w:r>
      </w:del>
    </w:p>
    <w:p w14:paraId="13852CCB" w14:textId="2EF02F17" w:rsidR="003A58A5" w:rsidRPr="004B0F0E" w:rsidRDefault="00966986" w:rsidP="004B0F0E">
      <w:pPr>
        <w:pStyle w:val="ListParagraph"/>
        <w:numPr>
          <w:ilvl w:val="0"/>
          <w:numId w:val="32"/>
        </w:numPr>
        <w:spacing w:before="0" w:after="160" w:line="240" w:lineRule="auto"/>
        <w:rPr>
          <w:rFonts w:asciiTheme="minorHAnsi" w:hAnsiTheme="minorHAnsi" w:cstheme="minorHAnsi"/>
          <w:sz w:val="22"/>
          <w:szCs w:val="22"/>
        </w:rPr>
      </w:pPr>
      <w:r w:rsidRPr="004B0F0E">
        <w:rPr>
          <w:rFonts w:asciiTheme="minorHAnsi" w:hAnsiTheme="minorHAnsi" w:cstheme="minorHAnsi"/>
          <w:sz w:val="22"/>
          <w:szCs w:val="22"/>
        </w:rPr>
        <w:t xml:space="preserve">The </w:t>
      </w:r>
      <w:r w:rsidR="00635005" w:rsidRPr="004B0F0E">
        <w:rPr>
          <w:rFonts w:asciiTheme="minorHAnsi" w:hAnsiTheme="minorHAnsi" w:cstheme="minorHAnsi"/>
          <w:sz w:val="22"/>
          <w:szCs w:val="22"/>
        </w:rPr>
        <w:t>P</w:t>
      </w:r>
      <w:r w:rsidRPr="004B0F0E">
        <w:rPr>
          <w:rFonts w:asciiTheme="minorHAnsi" w:hAnsiTheme="minorHAnsi" w:cstheme="minorHAnsi"/>
          <w:sz w:val="22"/>
          <w:szCs w:val="22"/>
        </w:rPr>
        <w:t xml:space="preserve">roduct </w:t>
      </w:r>
      <w:r w:rsidR="00635005" w:rsidRPr="004B0F0E">
        <w:rPr>
          <w:rFonts w:asciiTheme="minorHAnsi" w:hAnsiTheme="minorHAnsi" w:cstheme="minorHAnsi"/>
          <w:sz w:val="22"/>
          <w:szCs w:val="22"/>
        </w:rPr>
        <w:t>S</w:t>
      </w:r>
      <w:r w:rsidRPr="004B0F0E">
        <w:rPr>
          <w:rFonts w:asciiTheme="minorHAnsi" w:hAnsiTheme="minorHAnsi" w:cstheme="minorHAnsi"/>
          <w:sz w:val="22"/>
          <w:szCs w:val="22"/>
        </w:rPr>
        <w:t>pecification as a whole</w:t>
      </w:r>
      <w:r w:rsidR="00907D05" w:rsidRPr="004B0F0E">
        <w:rPr>
          <w:rFonts w:asciiTheme="minorHAnsi" w:hAnsiTheme="minorHAnsi" w:cstheme="minorHAnsi"/>
          <w:sz w:val="22"/>
          <w:szCs w:val="22"/>
        </w:rPr>
        <w:t xml:space="preserve"> – after the complete package is ready</w:t>
      </w:r>
      <w:r w:rsidRPr="004B0F0E">
        <w:rPr>
          <w:rFonts w:asciiTheme="minorHAnsi" w:hAnsiTheme="minorHAnsi" w:cstheme="minorHAnsi"/>
          <w:sz w:val="22"/>
          <w:szCs w:val="22"/>
        </w:rPr>
        <w:t>.</w:t>
      </w:r>
    </w:p>
    <w:p w14:paraId="11AE1C9F" w14:textId="4A07F107" w:rsidR="00966986" w:rsidRPr="004B0F0E" w:rsidRDefault="00966986" w:rsidP="004B0F0E">
      <w:pPr>
        <w:spacing w:after="160" w:line="240" w:lineRule="auto"/>
        <w:rPr>
          <w:rFonts w:asciiTheme="minorHAnsi" w:hAnsiTheme="minorHAnsi" w:cstheme="minorHAnsi"/>
          <w:sz w:val="22"/>
          <w:szCs w:val="22"/>
        </w:rPr>
      </w:pPr>
      <w:r w:rsidRPr="004B0F0E">
        <w:rPr>
          <w:rFonts w:asciiTheme="minorHAnsi" w:hAnsiTheme="minorHAnsi" w:cstheme="minorHAnsi"/>
          <w:sz w:val="22"/>
          <w:szCs w:val="22"/>
        </w:rPr>
        <w:t xml:space="preserve">Reviews of different components can obviously be combined to fit the development schedule or </w:t>
      </w:r>
      <w:del w:id="780" w:author="Teh Stand" w:date="2018-12-10T12:22:00Z">
        <w:r w:rsidRPr="004B0F0E" w:rsidDel="00594722">
          <w:rPr>
            <w:rFonts w:asciiTheme="minorHAnsi" w:hAnsiTheme="minorHAnsi" w:cstheme="minorHAnsi"/>
            <w:sz w:val="22"/>
            <w:szCs w:val="22"/>
          </w:rPr>
          <w:delText xml:space="preserve">workgroup </w:delText>
        </w:r>
      </w:del>
      <w:ins w:id="781" w:author="Teh Stand" w:date="2018-12-10T12:22:00Z">
        <w:r w:rsidR="00594722">
          <w:rPr>
            <w:rFonts w:asciiTheme="minorHAnsi" w:hAnsiTheme="minorHAnsi" w:cstheme="minorHAnsi"/>
            <w:sz w:val="22"/>
            <w:szCs w:val="22"/>
          </w:rPr>
          <w:t>W</w:t>
        </w:r>
        <w:r w:rsidR="00594722" w:rsidRPr="004B0F0E">
          <w:rPr>
            <w:rFonts w:asciiTheme="minorHAnsi" w:hAnsiTheme="minorHAnsi" w:cstheme="minorHAnsi"/>
            <w:sz w:val="22"/>
            <w:szCs w:val="22"/>
          </w:rPr>
          <w:t>ork</w:t>
        </w:r>
        <w:r w:rsidR="00594722">
          <w:rPr>
            <w:rFonts w:asciiTheme="minorHAnsi" w:hAnsiTheme="minorHAnsi" w:cstheme="minorHAnsi"/>
            <w:sz w:val="22"/>
            <w:szCs w:val="22"/>
          </w:rPr>
          <w:t>ing G</w:t>
        </w:r>
        <w:r w:rsidR="00594722" w:rsidRPr="004B0F0E">
          <w:rPr>
            <w:rFonts w:asciiTheme="minorHAnsi" w:hAnsiTheme="minorHAnsi" w:cstheme="minorHAnsi"/>
            <w:sz w:val="22"/>
            <w:szCs w:val="22"/>
          </w:rPr>
          <w:t xml:space="preserve">roup </w:t>
        </w:r>
      </w:ins>
      <w:r w:rsidRPr="004B0F0E">
        <w:rPr>
          <w:rFonts w:asciiTheme="minorHAnsi" w:hAnsiTheme="minorHAnsi" w:cstheme="minorHAnsi"/>
          <w:sz w:val="22"/>
          <w:szCs w:val="22"/>
        </w:rPr>
        <w:t xml:space="preserve">meeting schedules. The </w:t>
      </w:r>
      <w:r w:rsidR="004652D1" w:rsidRPr="004B0F0E">
        <w:rPr>
          <w:rFonts w:asciiTheme="minorHAnsi" w:hAnsiTheme="minorHAnsi" w:cstheme="minorHAnsi"/>
          <w:sz w:val="22"/>
          <w:szCs w:val="22"/>
        </w:rPr>
        <w:t>A</w:t>
      </w:r>
      <w:r w:rsidRPr="004B0F0E">
        <w:rPr>
          <w:rFonts w:asciiTheme="minorHAnsi" w:hAnsiTheme="minorHAnsi" w:cstheme="minorHAnsi"/>
          <w:sz w:val="22"/>
          <w:szCs w:val="22"/>
        </w:rPr>
        <w:t xml:space="preserve">pplication </w:t>
      </w:r>
      <w:r w:rsidR="004652D1" w:rsidRPr="004B0F0E">
        <w:rPr>
          <w:rFonts w:asciiTheme="minorHAnsi" w:hAnsiTheme="minorHAnsi" w:cstheme="minorHAnsi"/>
          <w:sz w:val="22"/>
          <w:szCs w:val="22"/>
        </w:rPr>
        <w:t>S</w:t>
      </w:r>
      <w:r w:rsidRPr="004B0F0E">
        <w:rPr>
          <w:rFonts w:asciiTheme="minorHAnsi" w:hAnsiTheme="minorHAnsi" w:cstheme="minorHAnsi"/>
          <w:sz w:val="22"/>
          <w:szCs w:val="22"/>
        </w:rPr>
        <w:t xml:space="preserve">chema, main </w:t>
      </w:r>
      <w:r w:rsidR="00635005" w:rsidRPr="004B0F0E">
        <w:rPr>
          <w:rFonts w:asciiTheme="minorHAnsi" w:hAnsiTheme="minorHAnsi" w:cstheme="minorHAnsi"/>
          <w:sz w:val="22"/>
          <w:szCs w:val="22"/>
        </w:rPr>
        <w:t>P</w:t>
      </w:r>
      <w:r w:rsidRPr="004B0F0E">
        <w:rPr>
          <w:rFonts w:asciiTheme="minorHAnsi" w:hAnsiTheme="minorHAnsi" w:cstheme="minorHAnsi"/>
          <w:sz w:val="22"/>
          <w:szCs w:val="22"/>
        </w:rPr>
        <w:t xml:space="preserve">roduct </w:t>
      </w:r>
      <w:r w:rsidR="00635005" w:rsidRPr="004B0F0E">
        <w:rPr>
          <w:rFonts w:asciiTheme="minorHAnsi" w:hAnsiTheme="minorHAnsi" w:cstheme="minorHAnsi"/>
          <w:sz w:val="22"/>
          <w:szCs w:val="22"/>
        </w:rPr>
        <w:t>S</w:t>
      </w:r>
      <w:r w:rsidRPr="004B0F0E">
        <w:rPr>
          <w:rFonts w:asciiTheme="minorHAnsi" w:hAnsiTheme="minorHAnsi" w:cstheme="minorHAnsi"/>
          <w:sz w:val="22"/>
          <w:szCs w:val="22"/>
        </w:rPr>
        <w:t>pecification, and DCEG should be expected to undergo multiple reviews during different stages of development.</w:t>
      </w:r>
    </w:p>
    <w:p w14:paraId="535F83FF" w14:textId="7E9545DD" w:rsidR="006B0F97" w:rsidRPr="004B0F0E" w:rsidRDefault="006B0F97" w:rsidP="00594722">
      <w:pPr>
        <w:spacing w:after="60" w:line="240" w:lineRule="auto"/>
        <w:rPr>
          <w:rFonts w:asciiTheme="minorHAnsi" w:hAnsiTheme="minorHAnsi" w:cstheme="minorHAnsi"/>
          <w:sz w:val="22"/>
          <w:szCs w:val="22"/>
        </w:rPr>
      </w:pPr>
      <w:r w:rsidRPr="004B0F0E">
        <w:rPr>
          <w:rFonts w:asciiTheme="minorHAnsi" w:hAnsiTheme="minorHAnsi" w:cstheme="minorHAnsi"/>
          <w:sz w:val="22"/>
          <w:szCs w:val="22"/>
        </w:rPr>
        <w:t>Reviews during the development stage should be requested from:</w:t>
      </w:r>
    </w:p>
    <w:p w14:paraId="5FDB4AB1" w14:textId="522C5AC6" w:rsidR="001D48C7" w:rsidRPr="004B0F0E" w:rsidRDefault="001D48C7" w:rsidP="00594722">
      <w:pPr>
        <w:pStyle w:val="ListParagraph"/>
        <w:numPr>
          <w:ilvl w:val="0"/>
          <w:numId w:val="30"/>
        </w:numPr>
        <w:spacing w:before="0" w:after="60" w:line="240" w:lineRule="auto"/>
        <w:rPr>
          <w:rFonts w:asciiTheme="minorHAnsi" w:hAnsiTheme="minorHAnsi" w:cstheme="minorHAnsi"/>
          <w:sz w:val="22"/>
          <w:szCs w:val="22"/>
        </w:rPr>
      </w:pPr>
      <w:r w:rsidRPr="004B0F0E">
        <w:rPr>
          <w:rFonts w:asciiTheme="minorHAnsi" w:hAnsiTheme="minorHAnsi" w:cstheme="minorHAnsi"/>
          <w:sz w:val="22"/>
          <w:szCs w:val="22"/>
        </w:rPr>
        <w:t xml:space="preserve">Project </w:t>
      </w:r>
      <w:r w:rsidR="00594722">
        <w:rPr>
          <w:rFonts w:asciiTheme="minorHAnsi" w:hAnsiTheme="minorHAnsi" w:cstheme="minorHAnsi"/>
          <w:sz w:val="22"/>
          <w:szCs w:val="22"/>
        </w:rPr>
        <w:t>T</w:t>
      </w:r>
      <w:r w:rsidR="00594722" w:rsidRPr="004B0F0E">
        <w:rPr>
          <w:rFonts w:asciiTheme="minorHAnsi" w:hAnsiTheme="minorHAnsi" w:cstheme="minorHAnsi"/>
          <w:sz w:val="22"/>
          <w:szCs w:val="22"/>
        </w:rPr>
        <w:t xml:space="preserve">eam </w:t>
      </w:r>
      <w:r w:rsidR="00FB2B93" w:rsidRPr="004B0F0E">
        <w:rPr>
          <w:rFonts w:asciiTheme="minorHAnsi" w:hAnsiTheme="minorHAnsi" w:cstheme="minorHAnsi"/>
          <w:sz w:val="22"/>
          <w:szCs w:val="22"/>
        </w:rPr>
        <w:t>– initial reviews</w:t>
      </w:r>
      <w:ins w:id="782" w:author="Teh Stand" w:date="2018-12-10T12:23:00Z">
        <w:r w:rsidR="00594722">
          <w:rPr>
            <w:rFonts w:asciiTheme="minorHAnsi" w:hAnsiTheme="minorHAnsi" w:cstheme="minorHAnsi"/>
            <w:sz w:val="22"/>
            <w:szCs w:val="22"/>
          </w:rPr>
          <w:t>;</w:t>
        </w:r>
      </w:ins>
    </w:p>
    <w:p w14:paraId="6D67C9E6" w14:textId="56AA7507" w:rsidR="001D48C7" w:rsidRPr="004B0F0E" w:rsidRDefault="001D48C7" w:rsidP="00594722">
      <w:pPr>
        <w:pStyle w:val="ListParagraph"/>
        <w:numPr>
          <w:ilvl w:val="0"/>
          <w:numId w:val="30"/>
        </w:numPr>
        <w:spacing w:before="0" w:after="60" w:line="240" w:lineRule="auto"/>
        <w:rPr>
          <w:rFonts w:asciiTheme="minorHAnsi" w:hAnsiTheme="minorHAnsi" w:cstheme="minorHAnsi"/>
          <w:sz w:val="22"/>
          <w:szCs w:val="22"/>
        </w:rPr>
      </w:pPr>
      <w:r w:rsidRPr="004B0F0E">
        <w:rPr>
          <w:rFonts w:asciiTheme="minorHAnsi" w:hAnsiTheme="minorHAnsi" w:cstheme="minorHAnsi"/>
          <w:sz w:val="22"/>
          <w:szCs w:val="22"/>
        </w:rPr>
        <w:t>Technical group(s)</w:t>
      </w:r>
      <w:r w:rsidR="006B0F97" w:rsidRPr="004B0F0E">
        <w:rPr>
          <w:rFonts w:asciiTheme="minorHAnsi" w:hAnsiTheme="minorHAnsi" w:cstheme="minorHAnsi"/>
          <w:sz w:val="22"/>
          <w:szCs w:val="22"/>
        </w:rPr>
        <w:t xml:space="preserve"> sponsoring the </w:t>
      </w:r>
      <w:r w:rsidR="00594722">
        <w:rPr>
          <w:rFonts w:asciiTheme="minorHAnsi" w:hAnsiTheme="minorHAnsi" w:cstheme="minorHAnsi"/>
          <w:sz w:val="22"/>
          <w:szCs w:val="22"/>
        </w:rPr>
        <w:t>S</w:t>
      </w:r>
      <w:r w:rsidR="00594722" w:rsidRPr="004B0F0E">
        <w:rPr>
          <w:rFonts w:asciiTheme="minorHAnsi" w:hAnsiTheme="minorHAnsi" w:cstheme="minorHAnsi"/>
          <w:sz w:val="22"/>
          <w:szCs w:val="22"/>
        </w:rPr>
        <w:t>pecification</w:t>
      </w:r>
      <w:r w:rsidR="006B0F97" w:rsidRPr="004B0F0E">
        <w:rPr>
          <w:rFonts w:asciiTheme="minorHAnsi" w:hAnsiTheme="minorHAnsi" w:cstheme="minorHAnsi"/>
          <w:sz w:val="22"/>
          <w:szCs w:val="22"/>
        </w:rPr>
        <w:t xml:space="preserve">, as well as related technical </w:t>
      </w:r>
      <w:del w:id="783" w:author="Teh Stand" w:date="2018-12-10T12:24:00Z">
        <w:r w:rsidR="006B0F97" w:rsidRPr="004B0F0E" w:rsidDel="00594722">
          <w:rPr>
            <w:rFonts w:asciiTheme="minorHAnsi" w:hAnsiTheme="minorHAnsi" w:cstheme="minorHAnsi"/>
            <w:sz w:val="22"/>
            <w:szCs w:val="22"/>
          </w:rPr>
          <w:delText>groups</w:delText>
        </w:r>
        <w:r w:rsidR="00FB2B93" w:rsidRPr="004B0F0E" w:rsidDel="00594722">
          <w:rPr>
            <w:rFonts w:asciiTheme="minorHAnsi" w:hAnsiTheme="minorHAnsi" w:cstheme="minorHAnsi"/>
            <w:sz w:val="22"/>
            <w:szCs w:val="22"/>
          </w:rPr>
          <w:delText xml:space="preserve"> </w:delText>
        </w:r>
      </w:del>
      <w:ins w:id="784" w:author="Teh Stand" w:date="2018-12-10T12:24:00Z">
        <w:r w:rsidR="00594722">
          <w:rPr>
            <w:rFonts w:asciiTheme="minorHAnsi" w:hAnsiTheme="minorHAnsi" w:cstheme="minorHAnsi"/>
            <w:sz w:val="22"/>
            <w:szCs w:val="22"/>
          </w:rPr>
          <w:t>Working G</w:t>
        </w:r>
        <w:r w:rsidR="00594722" w:rsidRPr="004B0F0E">
          <w:rPr>
            <w:rFonts w:asciiTheme="minorHAnsi" w:hAnsiTheme="minorHAnsi" w:cstheme="minorHAnsi"/>
            <w:sz w:val="22"/>
            <w:szCs w:val="22"/>
          </w:rPr>
          <w:t xml:space="preserve">roups </w:t>
        </w:r>
      </w:ins>
      <w:r w:rsidR="00FB2B93" w:rsidRPr="004B0F0E">
        <w:rPr>
          <w:rFonts w:asciiTheme="minorHAnsi" w:hAnsiTheme="minorHAnsi" w:cstheme="minorHAnsi"/>
          <w:sz w:val="22"/>
          <w:szCs w:val="22"/>
        </w:rPr>
        <w:t>– after some stability has been achieved</w:t>
      </w:r>
      <w:ins w:id="785" w:author="Teh Stand" w:date="2018-12-10T12:24:00Z">
        <w:r w:rsidR="00594722">
          <w:rPr>
            <w:rFonts w:asciiTheme="minorHAnsi" w:hAnsiTheme="minorHAnsi" w:cstheme="minorHAnsi"/>
            <w:sz w:val="22"/>
            <w:szCs w:val="22"/>
          </w:rPr>
          <w:t>;</w:t>
        </w:r>
      </w:ins>
      <w:del w:id="786" w:author="Teh Stand" w:date="2018-12-10T12:24:00Z">
        <w:r w:rsidR="00FB2B93" w:rsidRPr="004B0F0E" w:rsidDel="00594722">
          <w:rPr>
            <w:rFonts w:asciiTheme="minorHAnsi" w:hAnsiTheme="minorHAnsi" w:cstheme="minorHAnsi"/>
            <w:sz w:val="22"/>
            <w:szCs w:val="22"/>
          </w:rPr>
          <w:delText>.</w:delText>
        </w:r>
      </w:del>
    </w:p>
    <w:p w14:paraId="4385AE79" w14:textId="52C7D872" w:rsidR="006B0F97" w:rsidRPr="004B0F0E" w:rsidRDefault="006B0F97" w:rsidP="004B0F0E">
      <w:pPr>
        <w:pStyle w:val="ListParagraph"/>
        <w:numPr>
          <w:ilvl w:val="0"/>
          <w:numId w:val="30"/>
        </w:numPr>
        <w:spacing w:before="0" w:after="160" w:line="240" w:lineRule="auto"/>
        <w:rPr>
          <w:rFonts w:asciiTheme="minorHAnsi" w:hAnsiTheme="minorHAnsi" w:cstheme="minorHAnsi"/>
          <w:sz w:val="22"/>
          <w:szCs w:val="22"/>
        </w:rPr>
      </w:pPr>
      <w:r w:rsidRPr="004B0F0E">
        <w:rPr>
          <w:rFonts w:asciiTheme="minorHAnsi" w:hAnsiTheme="minorHAnsi" w:cstheme="minorHAnsi"/>
          <w:sz w:val="22"/>
          <w:szCs w:val="22"/>
        </w:rPr>
        <w:t>Developers</w:t>
      </w:r>
      <w:r w:rsidR="00FB2B93" w:rsidRPr="004B0F0E">
        <w:rPr>
          <w:rFonts w:asciiTheme="minorHAnsi" w:hAnsiTheme="minorHAnsi" w:cstheme="minorHAnsi"/>
          <w:sz w:val="22"/>
          <w:szCs w:val="22"/>
        </w:rPr>
        <w:t>, implementers,</w:t>
      </w:r>
      <w:r w:rsidRPr="004B0F0E">
        <w:rPr>
          <w:rFonts w:asciiTheme="minorHAnsi" w:hAnsiTheme="minorHAnsi" w:cstheme="minorHAnsi"/>
          <w:sz w:val="22"/>
          <w:szCs w:val="22"/>
        </w:rPr>
        <w:t xml:space="preserve"> and OEMs</w:t>
      </w:r>
      <w:r w:rsidR="00FB2B93" w:rsidRPr="004B0F0E">
        <w:rPr>
          <w:rFonts w:asciiTheme="minorHAnsi" w:hAnsiTheme="minorHAnsi" w:cstheme="minorHAnsi"/>
          <w:sz w:val="22"/>
          <w:szCs w:val="22"/>
        </w:rPr>
        <w:t xml:space="preserve"> – formal reviews after initial reviews and stabilization in the </w:t>
      </w:r>
      <w:r w:rsidR="00406E51">
        <w:rPr>
          <w:rFonts w:asciiTheme="minorHAnsi" w:hAnsiTheme="minorHAnsi" w:cstheme="minorHAnsi"/>
          <w:sz w:val="22"/>
          <w:szCs w:val="22"/>
        </w:rPr>
        <w:t>P</w:t>
      </w:r>
      <w:r w:rsidR="00406E51" w:rsidRPr="004B0F0E">
        <w:rPr>
          <w:rFonts w:asciiTheme="minorHAnsi" w:hAnsiTheme="minorHAnsi" w:cstheme="minorHAnsi"/>
          <w:sz w:val="22"/>
          <w:szCs w:val="22"/>
        </w:rPr>
        <w:t xml:space="preserve">roject </w:t>
      </w:r>
      <w:r w:rsidR="00406E51">
        <w:rPr>
          <w:rFonts w:asciiTheme="minorHAnsi" w:hAnsiTheme="minorHAnsi" w:cstheme="minorHAnsi"/>
          <w:sz w:val="22"/>
          <w:szCs w:val="22"/>
        </w:rPr>
        <w:t>T</w:t>
      </w:r>
      <w:r w:rsidR="00406E51" w:rsidRPr="004B0F0E">
        <w:rPr>
          <w:rFonts w:asciiTheme="minorHAnsi" w:hAnsiTheme="minorHAnsi" w:cstheme="minorHAnsi"/>
          <w:sz w:val="22"/>
          <w:szCs w:val="22"/>
        </w:rPr>
        <w:t xml:space="preserve">eam </w:t>
      </w:r>
      <w:r w:rsidR="00FB2B93" w:rsidRPr="004B0F0E">
        <w:rPr>
          <w:rFonts w:asciiTheme="minorHAnsi" w:hAnsiTheme="minorHAnsi" w:cstheme="minorHAnsi"/>
          <w:sz w:val="22"/>
          <w:szCs w:val="22"/>
        </w:rPr>
        <w:t xml:space="preserve">and sponsoring technical </w:t>
      </w:r>
      <w:del w:id="787" w:author="Teh Stand" w:date="2018-12-10T12:25:00Z">
        <w:r w:rsidR="00FB2B93" w:rsidRPr="004B0F0E" w:rsidDel="00406E51">
          <w:rPr>
            <w:rFonts w:asciiTheme="minorHAnsi" w:hAnsiTheme="minorHAnsi" w:cstheme="minorHAnsi"/>
            <w:sz w:val="22"/>
            <w:szCs w:val="22"/>
          </w:rPr>
          <w:delText>group</w:delText>
        </w:r>
      </w:del>
      <w:ins w:id="788" w:author="Teh Stand" w:date="2018-12-10T12:25:00Z">
        <w:r w:rsidR="00406E51">
          <w:rPr>
            <w:rFonts w:asciiTheme="minorHAnsi" w:hAnsiTheme="minorHAnsi" w:cstheme="minorHAnsi"/>
            <w:sz w:val="22"/>
            <w:szCs w:val="22"/>
          </w:rPr>
          <w:t>Working G</w:t>
        </w:r>
        <w:r w:rsidR="00406E51" w:rsidRPr="004B0F0E">
          <w:rPr>
            <w:rFonts w:asciiTheme="minorHAnsi" w:hAnsiTheme="minorHAnsi" w:cstheme="minorHAnsi"/>
            <w:sz w:val="22"/>
            <w:szCs w:val="22"/>
          </w:rPr>
          <w:t>roup</w:t>
        </w:r>
      </w:ins>
      <w:r w:rsidR="00FB2B93" w:rsidRPr="004B0F0E">
        <w:rPr>
          <w:rFonts w:asciiTheme="minorHAnsi" w:hAnsiTheme="minorHAnsi" w:cstheme="minorHAnsi"/>
          <w:sz w:val="22"/>
          <w:szCs w:val="22"/>
        </w:rPr>
        <w:t>. Note that individual implement</w:t>
      </w:r>
      <w:r w:rsidR="00D62F91" w:rsidRPr="004B0F0E">
        <w:rPr>
          <w:rFonts w:asciiTheme="minorHAnsi" w:hAnsiTheme="minorHAnsi" w:cstheme="minorHAnsi"/>
          <w:sz w:val="22"/>
          <w:szCs w:val="22"/>
        </w:rPr>
        <w:t>e</w:t>
      </w:r>
      <w:r w:rsidR="00FB2B93" w:rsidRPr="004B0F0E">
        <w:rPr>
          <w:rFonts w:asciiTheme="minorHAnsi" w:hAnsiTheme="minorHAnsi" w:cstheme="minorHAnsi"/>
          <w:sz w:val="22"/>
          <w:szCs w:val="22"/>
        </w:rPr>
        <w:t>r/OEM/developers should ideally be involved from the earliest stages of development if available.</w:t>
      </w:r>
    </w:p>
    <w:p w14:paraId="715F8982" w14:textId="5B6F1A8F" w:rsidR="00042825" w:rsidRPr="004B0F0E" w:rsidRDefault="00FB2B93" w:rsidP="004B0F0E">
      <w:pPr>
        <w:spacing w:after="160" w:line="240" w:lineRule="auto"/>
        <w:rPr>
          <w:rFonts w:asciiTheme="minorHAnsi" w:hAnsiTheme="minorHAnsi" w:cstheme="minorHAnsi"/>
          <w:sz w:val="22"/>
          <w:szCs w:val="22"/>
        </w:rPr>
      </w:pPr>
      <w:r w:rsidRPr="004B0F0E">
        <w:rPr>
          <w:rFonts w:asciiTheme="minorHAnsi" w:hAnsiTheme="minorHAnsi" w:cstheme="minorHAnsi"/>
          <w:sz w:val="22"/>
          <w:szCs w:val="22"/>
        </w:rPr>
        <w:t>Reviews should be completeness, correctness, ability to capture and express the domain, performance/efficiency, as well as c</w:t>
      </w:r>
      <w:r w:rsidR="00042825" w:rsidRPr="004B0F0E">
        <w:rPr>
          <w:rFonts w:asciiTheme="minorHAnsi" w:hAnsiTheme="minorHAnsi" w:cstheme="minorHAnsi"/>
          <w:sz w:val="22"/>
          <w:szCs w:val="22"/>
        </w:rPr>
        <w:t xml:space="preserve">onformance reviews for </w:t>
      </w:r>
      <w:r w:rsidRPr="004B0F0E">
        <w:rPr>
          <w:rFonts w:asciiTheme="minorHAnsi" w:hAnsiTheme="minorHAnsi" w:cstheme="minorHAnsi"/>
          <w:sz w:val="22"/>
          <w:szCs w:val="22"/>
        </w:rPr>
        <w:t xml:space="preserve">verifying </w:t>
      </w:r>
      <w:r w:rsidR="00042825" w:rsidRPr="004B0F0E">
        <w:rPr>
          <w:rFonts w:asciiTheme="minorHAnsi" w:hAnsiTheme="minorHAnsi" w:cstheme="minorHAnsi"/>
          <w:sz w:val="22"/>
          <w:szCs w:val="22"/>
        </w:rPr>
        <w:t xml:space="preserve">compliance to S-100 and underlying </w:t>
      </w:r>
      <w:r w:rsidR="00406E51">
        <w:rPr>
          <w:rFonts w:asciiTheme="minorHAnsi" w:hAnsiTheme="minorHAnsi" w:cstheme="minorHAnsi"/>
          <w:sz w:val="22"/>
          <w:szCs w:val="22"/>
        </w:rPr>
        <w:t>S</w:t>
      </w:r>
      <w:r w:rsidR="00406E51" w:rsidRPr="004B0F0E">
        <w:rPr>
          <w:rFonts w:asciiTheme="minorHAnsi" w:hAnsiTheme="minorHAnsi" w:cstheme="minorHAnsi"/>
          <w:sz w:val="22"/>
          <w:szCs w:val="22"/>
        </w:rPr>
        <w:t>tandards</w:t>
      </w:r>
      <w:r w:rsidR="004F28CB" w:rsidRPr="004B0F0E">
        <w:rPr>
          <w:rFonts w:asciiTheme="minorHAnsi" w:hAnsiTheme="minorHAnsi" w:cstheme="minorHAnsi"/>
          <w:sz w:val="22"/>
          <w:szCs w:val="22"/>
        </w:rPr>
        <w:t>.</w:t>
      </w:r>
    </w:p>
    <w:p w14:paraId="3350ED17" w14:textId="2AADCD1D" w:rsidR="001B672C" w:rsidRPr="004B0F0E" w:rsidRDefault="001B672C" w:rsidP="00406E51">
      <w:pPr>
        <w:spacing w:after="60" w:line="240" w:lineRule="auto"/>
        <w:rPr>
          <w:rFonts w:asciiTheme="minorHAnsi" w:hAnsiTheme="minorHAnsi" w:cstheme="minorHAnsi"/>
          <w:sz w:val="22"/>
          <w:szCs w:val="22"/>
        </w:rPr>
      </w:pPr>
      <w:r w:rsidRPr="004B0F0E">
        <w:rPr>
          <w:rFonts w:asciiTheme="minorHAnsi" w:hAnsiTheme="minorHAnsi" w:cstheme="minorHAnsi"/>
          <w:sz w:val="22"/>
          <w:szCs w:val="22"/>
        </w:rPr>
        <w:t>Stakeholder</w:t>
      </w:r>
      <w:r w:rsidR="001D48C7" w:rsidRPr="004B0F0E">
        <w:rPr>
          <w:rFonts w:asciiTheme="minorHAnsi" w:hAnsiTheme="minorHAnsi" w:cstheme="minorHAnsi"/>
          <w:sz w:val="22"/>
          <w:szCs w:val="22"/>
        </w:rPr>
        <w:t xml:space="preserve"> reviews</w:t>
      </w:r>
      <w:r w:rsidR="003A58A5" w:rsidRPr="004B0F0E">
        <w:rPr>
          <w:rFonts w:asciiTheme="minorHAnsi" w:hAnsiTheme="minorHAnsi" w:cstheme="minorHAnsi"/>
          <w:sz w:val="22"/>
          <w:szCs w:val="22"/>
        </w:rPr>
        <w:t xml:space="preserve"> should</w:t>
      </w:r>
      <w:r w:rsidR="00F14B84" w:rsidRPr="004B0F0E">
        <w:rPr>
          <w:rFonts w:asciiTheme="minorHAnsi" w:hAnsiTheme="minorHAnsi" w:cstheme="minorHAnsi"/>
          <w:sz w:val="22"/>
          <w:szCs w:val="22"/>
        </w:rPr>
        <w:t xml:space="preserve"> be requested as the </w:t>
      </w:r>
      <w:r w:rsidR="00406E51">
        <w:rPr>
          <w:rFonts w:asciiTheme="minorHAnsi" w:hAnsiTheme="minorHAnsi" w:cstheme="minorHAnsi"/>
          <w:sz w:val="22"/>
          <w:szCs w:val="22"/>
        </w:rPr>
        <w:t>S</w:t>
      </w:r>
      <w:r w:rsidR="00406E51" w:rsidRPr="004B0F0E">
        <w:rPr>
          <w:rFonts w:asciiTheme="minorHAnsi" w:hAnsiTheme="minorHAnsi" w:cstheme="minorHAnsi"/>
          <w:sz w:val="22"/>
          <w:szCs w:val="22"/>
        </w:rPr>
        <w:t xml:space="preserve">pecification </w:t>
      </w:r>
      <w:r w:rsidR="00F14B84" w:rsidRPr="004B0F0E">
        <w:rPr>
          <w:rFonts w:asciiTheme="minorHAnsi" w:hAnsiTheme="minorHAnsi" w:cstheme="minorHAnsi"/>
          <w:sz w:val="22"/>
          <w:szCs w:val="22"/>
        </w:rPr>
        <w:t>matures, and should</w:t>
      </w:r>
      <w:r w:rsidR="003A58A5" w:rsidRPr="004B0F0E">
        <w:rPr>
          <w:rFonts w:asciiTheme="minorHAnsi" w:hAnsiTheme="minorHAnsi" w:cstheme="minorHAnsi"/>
          <w:sz w:val="22"/>
          <w:szCs w:val="22"/>
        </w:rPr>
        <w:t xml:space="preserve"> involve</w:t>
      </w:r>
      <w:r w:rsidR="004F28CB" w:rsidRPr="004B0F0E">
        <w:rPr>
          <w:rFonts w:asciiTheme="minorHAnsi" w:hAnsiTheme="minorHAnsi" w:cstheme="minorHAnsi"/>
          <w:sz w:val="22"/>
          <w:szCs w:val="22"/>
        </w:rPr>
        <w:t>:</w:t>
      </w:r>
    </w:p>
    <w:p w14:paraId="4C1EFE7B" w14:textId="552CADC8" w:rsidR="001B672C" w:rsidRPr="004B0F0E" w:rsidRDefault="001B672C" w:rsidP="00406E51">
      <w:pPr>
        <w:pStyle w:val="ListParagraph"/>
        <w:numPr>
          <w:ilvl w:val="0"/>
          <w:numId w:val="31"/>
        </w:numPr>
        <w:spacing w:before="0" w:after="60" w:line="240" w:lineRule="auto"/>
        <w:rPr>
          <w:rFonts w:asciiTheme="minorHAnsi" w:hAnsiTheme="minorHAnsi" w:cstheme="minorHAnsi"/>
          <w:sz w:val="22"/>
          <w:szCs w:val="22"/>
        </w:rPr>
      </w:pPr>
      <w:r w:rsidRPr="004B0F0E">
        <w:rPr>
          <w:rFonts w:asciiTheme="minorHAnsi" w:hAnsiTheme="minorHAnsi" w:cstheme="minorHAnsi"/>
          <w:sz w:val="22"/>
          <w:szCs w:val="22"/>
        </w:rPr>
        <w:t>Producers</w:t>
      </w:r>
      <w:ins w:id="789" w:author="Teh Stand" w:date="2018-12-10T12:26:00Z">
        <w:r w:rsidR="00406E51">
          <w:rPr>
            <w:rFonts w:asciiTheme="minorHAnsi" w:hAnsiTheme="minorHAnsi" w:cstheme="minorHAnsi"/>
            <w:sz w:val="22"/>
            <w:szCs w:val="22"/>
          </w:rPr>
          <w:t>;</w:t>
        </w:r>
      </w:ins>
    </w:p>
    <w:p w14:paraId="517D91F8" w14:textId="2E13B4B6" w:rsidR="001B672C" w:rsidRPr="004B0F0E" w:rsidRDefault="001B672C" w:rsidP="004B0F0E">
      <w:pPr>
        <w:pStyle w:val="ListParagraph"/>
        <w:numPr>
          <w:ilvl w:val="0"/>
          <w:numId w:val="31"/>
        </w:numPr>
        <w:spacing w:before="0" w:after="160" w:line="240" w:lineRule="auto"/>
        <w:rPr>
          <w:rFonts w:asciiTheme="minorHAnsi" w:hAnsiTheme="minorHAnsi" w:cstheme="minorHAnsi"/>
          <w:sz w:val="22"/>
          <w:szCs w:val="22"/>
        </w:rPr>
      </w:pPr>
      <w:r w:rsidRPr="004B0F0E">
        <w:rPr>
          <w:rFonts w:asciiTheme="minorHAnsi" w:hAnsiTheme="minorHAnsi" w:cstheme="minorHAnsi"/>
          <w:sz w:val="22"/>
          <w:szCs w:val="22"/>
        </w:rPr>
        <w:t>Developers and OEMs</w:t>
      </w:r>
      <w:ins w:id="790" w:author="Teh Stand" w:date="2018-12-10T12:26:00Z">
        <w:r w:rsidR="00406E51">
          <w:rPr>
            <w:rFonts w:asciiTheme="minorHAnsi" w:hAnsiTheme="minorHAnsi" w:cstheme="minorHAnsi"/>
            <w:sz w:val="22"/>
            <w:szCs w:val="22"/>
          </w:rPr>
          <w:t>.</w:t>
        </w:r>
      </w:ins>
    </w:p>
    <w:p w14:paraId="547623C7" w14:textId="71927D6E" w:rsidR="001D48C7" w:rsidRPr="004B0F0E" w:rsidRDefault="003A58A5" w:rsidP="004B0F0E">
      <w:pPr>
        <w:spacing w:after="160" w:line="240" w:lineRule="auto"/>
        <w:rPr>
          <w:rFonts w:asciiTheme="minorHAnsi" w:hAnsiTheme="minorHAnsi" w:cstheme="minorHAnsi"/>
          <w:sz w:val="22"/>
          <w:szCs w:val="22"/>
        </w:rPr>
      </w:pPr>
      <w:r w:rsidRPr="004B0F0E">
        <w:rPr>
          <w:rFonts w:asciiTheme="minorHAnsi" w:hAnsiTheme="minorHAnsi" w:cstheme="minorHAnsi"/>
          <w:sz w:val="22"/>
          <w:szCs w:val="22"/>
        </w:rPr>
        <w:t>Subsequent stages should involve u</w:t>
      </w:r>
      <w:r w:rsidR="001B672C" w:rsidRPr="004B0F0E">
        <w:rPr>
          <w:rFonts w:asciiTheme="minorHAnsi" w:hAnsiTheme="minorHAnsi" w:cstheme="minorHAnsi"/>
          <w:sz w:val="22"/>
          <w:szCs w:val="22"/>
        </w:rPr>
        <w:t>sers</w:t>
      </w:r>
      <w:r w:rsidR="001D48C7" w:rsidRPr="004B0F0E">
        <w:rPr>
          <w:rFonts w:asciiTheme="minorHAnsi" w:hAnsiTheme="minorHAnsi" w:cstheme="minorHAnsi"/>
          <w:sz w:val="22"/>
          <w:szCs w:val="22"/>
        </w:rPr>
        <w:t xml:space="preserve"> and user testing</w:t>
      </w:r>
      <w:ins w:id="791" w:author="Teh Stand" w:date="2018-12-10T12:26:00Z">
        <w:r w:rsidR="00406E51">
          <w:rPr>
            <w:rFonts w:asciiTheme="minorHAnsi" w:hAnsiTheme="minorHAnsi" w:cstheme="minorHAnsi"/>
            <w:sz w:val="22"/>
            <w:szCs w:val="22"/>
          </w:rPr>
          <w:t>;</w:t>
        </w:r>
      </w:ins>
      <w:del w:id="792" w:author="Teh Stand" w:date="2018-12-10T12:26:00Z">
        <w:r w:rsidRPr="004B0F0E" w:rsidDel="00406E51">
          <w:rPr>
            <w:rFonts w:asciiTheme="minorHAnsi" w:hAnsiTheme="minorHAnsi" w:cstheme="minorHAnsi"/>
            <w:sz w:val="22"/>
            <w:szCs w:val="22"/>
          </w:rPr>
          <w:delText>,</w:delText>
        </w:r>
      </w:del>
      <w:r w:rsidRPr="004B0F0E">
        <w:rPr>
          <w:rFonts w:asciiTheme="minorHAnsi" w:hAnsiTheme="minorHAnsi" w:cstheme="minorHAnsi"/>
          <w:sz w:val="22"/>
          <w:szCs w:val="22"/>
        </w:rPr>
        <w:t xml:space="preserve"> and preparation of</w:t>
      </w:r>
      <w:r w:rsidR="00B808EF" w:rsidRPr="004B0F0E">
        <w:rPr>
          <w:rFonts w:asciiTheme="minorHAnsi" w:hAnsiTheme="minorHAnsi" w:cstheme="minorHAnsi"/>
          <w:sz w:val="22"/>
          <w:szCs w:val="22"/>
        </w:rPr>
        <w:t xml:space="preserve"> an</w:t>
      </w:r>
      <w:r w:rsidRPr="004B0F0E">
        <w:rPr>
          <w:rFonts w:asciiTheme="minorHAnsi" w:hAnsiTheme="minorHAnsi" w:cstheme="minorHAnsi"/>
          <w:sz w:val="22"/>
          <w:szCs w:val="22"/>
        </w:rPr>
        <w:t xml:space="preserve"> impact study.</w:t>
      </w:r>
    </w:p>
    <w:p w14:paraId="6182D1E3" w14:textId="0C68FF7F" w:rsidR="00F14B84" w:rsidRPr="004B0F0E" w:rsidRDefault="00F14B84" w:rsidP="004B0F0E">
      <w:pPr>
        <w:spacing w:after="160" w:line="240" w:lineRule="auto"/>
        <w:rPr>
          <w:rFonts w:asciiTheme="minorHAnsi" w:hAnsiTheme="minorHAnsi" w:cstheme="minorHAnsi"/>
          <w:sz w:val="22"/>
          <w:szCs w:val="22"/>
        </w:rPr>
      </w:pPr>
      <w:r w:rsidRPr="004B0F0E">
        <w:rPr>
          <w:rFonts w:asciiTheme="minorHAnsi" w:hAnsiTheme="minorHAnsi" w:cstheme="minorHAnsi"/>
          <w:sz w:val="22"/>
          <w:szCs w:val="22"/>
        </w:rPr>
        <w:t xml:space="preserve">Test development and testing should commence upon the </w:t>
      </w:r>
      <w:r w:rsidR="004652D1" w:rsidRPr="004B0F0E">
        <w:rPr>
          <w:rFonts w:asciiTheme="minorHAnsi" w:hAnsiTheme="minorHAnsi" w:cstheme="minorHAnsi"/>
          <w:sz w:val="22"/>
          <w:szCs w:val="22"/>
        </w:rPr>
        <w:t>F</w:t>
      </w:r>
      <w:r w:rsidRPr="004B0F0E">
        <w:rPr>
          <w:rFonts w:asciiTheme="minorHAnsi" w:hAnsiTheme="minorHAnsi" w:cstheme="minorHAnsi"/>
          <w:sz w:val="22"/>
          <w:szCs w:val="22"/>
        </w:rPr>
        <w:t xml:space="preserve">eature </w:t>
      </w:r>
      <w:r w:rsidR="004652D1" w:rsidRPr="004B0F0E">
        <w:rPr>
          <w:rFonts w:asciiTheme="minorHAnsi" w:hAnsiTheme="minorHAnsi" w:cstheme="minorHAnsi"/>
          <w:sz w:val="22"/>
          <w:szCs w:val="22"/>
        </w:rPr>
        <w:t>C</w:t>
      </w:r>
      <w:r w:rsidRPr="004B0F0E">
        <w:rPr>
          <w:rFonts w:asciiTheme="minorHAnsi" w:hAnsiTheme="minorHAnsi" w:cstheme="minorHAnsi"/>
          <w:sz w:val="22"/>
          <w:szCs w:val="22"/>
        </w:rPr>
        <w:t>atalogue and data format achieving reasonable stability, presumably after one or two cycles of review.</w:t>
      </w:r>
    </w:p>
    <w:p w14:paraId="17AFEAED" w14:textId="580F642C" w:rsidR="003A58A5" w:rsidRPr="004B0F0E" w:rsidRDefault="003A58A5" w:rsidP="004B0F0E">
      <w:pPr>
        <w:spacing w:after="160" w:line="240" w:lineRule="auto"/>
        <w:rPr>
          <w:rFonts w:asciiTheme="minorHAnsi" w:hAnsiTheme="minorHAnsi" w:cstheme="minorHAnsi"/>
          <w:sz w:val="22"/>
          <w:szCs w:val="22"/>
        </w:rPr>
      </w:pPr>
      <w:r w:rsidRPr="004B0F0E">
        <w:rPr>
          <w:rFonts w:asciiTheme="minorHAnsi" w:hAnsiTheme="minorHAnsi" w:cstheme="minorHAnsi"/>
          <w:sz w:val="22"/>
          <w:szCs w:val="22"/>
        </w:rPr>
        <w:t>Final assessment will be at the HSSC level for IHO or equivalent for other organizations.</w:t>
      </w:r>
    </w:p>
    <w:p w14:paraId="2E9A46A5" w14:textId="5A4B80A2" w:rsidR="00042825" w:rsidRPr="004B0F0E" w:rsidRDefault="00042825" w:rsidP="004B0F0E">
      <w:pPr>
        <w:spacing w:after="160" w:line="240" w:lineRule="auto"/>
        <w:rPr>
          <w:rFonts w:asciiTheme="minorHAnsi" w:hAnsiTheme="minorHAnsi" w:cstheme="minorHAnsi"/>
          <w:sz w:val="22"/>
          <w:szCs w:val="22"/>
        </w:rPr>
      </w:pPr>
      <w:r w:rsidRPr="004B0F0E">
        <w:rPr>
          <w:rFonts w:asciiTheme="minorHAnsi" w:hAnsiTheme="minorHAnsi" w:cstheme="minorHAnsi"/>
          <w:sz w:val="22"/>
          <w:szCs w:val="22"/>
        </w:rPr>
        <w:lastRenderedPageBreak/>
        <w:t xml:space="preserve">Pre-publication review </w:t>
      </w:r>
      <w:r w:rsidR="001F6461" w:rsidRPr="004B0F0E">
        <w:rPr>
          <w:rFonts w:asciiTheme="minorHAnsi" w:hAnsiTheme="minorHAnsi" w:cstheme="minorHAnsi"/>
          <w:sz w:val="22"/>
          <w:szCs w:val="22"/>
        </w:rPr>
        <w:t xml:space="preserve">will be conducted </w:t>
      </w:r>
      <w:r w:rsidRPr="004B0F0E">
        <w:rPr>
          <w:rFonts w:asciiTheme="minorHAnsi" w:hAnsiTheme="minorHAnsi" w:cstheme="minorHAnsi"/>
          <w:sz w:val="22"/>
          <w:szCs w:val="22"/>
        </w:rPr>
        <w:t xml:space="preserve">by </w:t>
      </w:r>
      <w:r w:rsidR="0078592A" w:rsidRPr="004B0F0E">
        <w:rPr>
          <w:rFonts w:asciiTheme="minorHAnsi" w:hAnsiTheme="minorHAnsi" w:cstheme="minorHAnsi"/>
          <w:sz w:val="22"/>
          <w:szCs w:val="22"/>
        </w:rPr>
        <w:t xml:space="preserve">the </w:t>
      </w:r>
      <w:r w:rsidRPr="004B0F0E">
        <w:rPr>
          <w:rFonts w:asciiTheme="minorHAnsi" w:hAnsiTheme="minorHAnsi" w:cstheme="minorHAnsi"/>
          <w:sz w:val="22"/>
          <w:szCs w:val="22"/>
        </w:rPr>
        <w:t>IHO or other publishing organi</w:t>
      </w:r>
      <w:r w:rsidR="004F28CB" w:rsidRPr="004B0F0E">
        <w:rPr>
          <w:rFonts w:asciiTheme="minorHAnsi" w:hAnsiTheme="minorHAnsi" w:cstheme="minorHAnsi"/>
          <w:sz w:val="22"/>
          <w:szCs w:val="22"/>
        </w:rPr>
        <w:t>z</w:t>
      </w:r>
      <w:r w:rsidRPr="004B0F0E">
        <w:rPr>
          <w:rFonts w:asciiTheme="minorHAnsi" w:hAnsiTheme="minorHAnsi" w:cstheme="minorHAnsi"/>
          <w:sz w:val="22"/>
          <w:szCs w:val="22"/>
        </w:rPr>
        <w:t>ation prior to publication</w:t>
      </w:r>
      <w:r w:rsidR="003A58A5" w:rsidRPr="004B0F0E">
        <w:rPr>
          <w:rFonts w:asciiTheme="minorHAnsi" w:hAnsiTheme="minorHAnsi" w:cstheme="minorHAnsi"/>
          <w:sz w:val="22"/>
          <w:szCs w:val="22"/>
        </w:rPr>
        <w:t>, to check production issues.</w:t>
      </w:r>
    </w:p>
    <w:p w14:paraId="56BCF019" w14:textId="1C16DF0D" w:rsidR="001D48C7" w:rsidRPr="00FA0C91" w:rsidRDefault="001D48C7" w:rsidP="00406E51">
      <w:pPr>
        <w:pStyle w:val="Heading2"/>
        <w:numPr>
          <w:ilvl w:val="1"/>
          <w:numId w:val="164"/>
        </w:numPr>
        <w:tabs>
          <w:tab w:val="clear" w:pos="540"/>
          <w:tab w:val="clear" w:pos="700"/>
          <w:tab w:val="left" w:pos="709"/>
        </w:tabs>
        <w:spacing w:line="240" w:lineRule="auto"/>
        <w:ind w:hanging="720"/>
        <w:rPr>
          <w:lang w:val="en-GB"/>
        </w:rPr>
      </w:pPr>
      <w:bookmarkStart w:id="793" w:name="_Toc532213744"/>
      <w:r w:rsidRPr="00FA0C91">
        <w:rPr>
          <w:lang w:val="en-GB"/>
        </w:rPr>
        <w:t>Maintenance</w:t>
      </w:r>
      <w:r w:rsidR="00F7230F" w:rsidRPr="00FA0C91">
        <w:rPr>
          <w:lang w:val="en-GB"/>
        </w:rPr>
        <w:t xml:space="preserve"> of </w:t>
      </w:r>
      <w:r w:rsidR="00635005">
        <w:rPr>
          <w:lang w:val="en-GB"/>
        </w:rPr>
        <w:t>P</w:t>
      </w:r>
      <w:r w:rsidR="00F7230F" w:rsidRPr="00FA0C91">
        <w:rPr>
          <w:lang w:val="en-GB"/>
        </w:rPr>
        <w:t xml:space="preserve">roduct </w:t>
      </w:r>
      <w:r w:rsidR="00635005">
        <w:rPr>
          <w:lang w:val="en-GB"/>
        </w:rPr>
        <w:t>S</w:t>
      </w:r>
      <w:r w:rsidR="00F7230F" w:rsidRPr="00FA0C91">
        <w:rPr>
          <w:lang w:val="en-GB"/>
        </w:rPr>
        <w:t>pecifications</w:t>
      </w:r>
      <w:bookmarkEnd w:id="793"/>
    </w:p>
    <w:p w14:paraId="625D34C5" w14:textId="416AC2F2" w:rsidR="001D48C7" w:rsidRPr="00406E51" w:rsidRDefault="001D48C7" w:rsidP="00406E51">
      <w:pPr>
        <w:spacing w:after="160" w:line="240" w:lineRule="auto"/>
        <w:rPr>
          <w:rFonts w:asciiTheme="minorHAnsi" w:hAnsiTheme="minorHAnsi" w:cstheme="minorHAnsi"/>
          <w:sz w:val="22"/>
          <w:szCs w:val="22"/>
        </w:rPr>
      </w:pPr>
      <w:r w:rsidRPr="00406E51">
        <w:rPr>
          <w:rFonts w:asciiTheme="minorHAnsi" w:hAnsiTheme="minorHAnsi" w:cstheme="minorHAnsi"/>
          <w:sz w:val="22"/>
          <w:szCs w:val="22"/>
        </w:rPr>
        <w:t>Clarifications, corrections, and revisions</w:t>
      </w:r>
      <w:r w:rsidR="006B0F97" w:rsidRPr="00406E51">
        <w:rPr>
          <w:rFonts w:asciiTheme="minorHAnsi" w:hAnsiTheme="minorHAnsi" w:cstheme="minorHAnsi"/>
          <w:sz w:val="22"/>
          <w:szCs w:val="22"/>
        </w:rPr>
        <w:t xml:space="preserve"> should be designated in accordance with the same criteria used for S-100 </w:t>
      </w:r>
      <w:ins w:id="794" w:author="Teh Stand" w:date="2018-12-10T12:28:00Z">
        <w:r w:rsidR="00406E51">
          <w:rPr>
            <w:rFonts w:asciiTheme="minorHAnsi" w:hAnsiTheme="minorHAnsi" w:cstheme="minorHAnsi"/>
            <w:sz w:val="22"/>
            <w:szCs w:val="22"/>
          </w:rPr>
          <w:t xml:space="preserve">as </w:t>
        </w:r>
      </w:ins>
      <w:r w:rsidR="006B0F97" w:rsidRPr="00406E51">
        <w:rPr>
          <w:rFonts w:asciiTheme="minorHAnsi" w:hAnsiTheme="minorHAnsi" w:cstheme="minorHAnsi"/>
          <w:sz w:val="22"/>
          <w:szCs w:val="22"/>
        </w:rPr>
        <w:t>described in S-100</w:t>
      </w:r>
      <w:ins w:id="795" w:author="Teh Stand" w:date="2018-12-10T12:28:00Z">
        <w:r w:rsidR="00406E51">
          <w:rPr>
            <w:rFonts w:asciiTheme="minorHAnsi" w:hAnsiTheme="minorHAnsi" w:cstheme="minorHAnsi"/>
            <w:sz w:val="22"/>
            <w:szCs w:val="22"/>
          </w:rPr>
          <w:t xml:space="preserve"> Part 12,</w:t>
        </w:r>
      </w:ins>
      <w:r w:rsidR="006B0F97" w:rsidRPr="00406E51">
        <w:rPr>
          <w:rFonts w:asciiTheme="minorHAnsi" w:hAnsiTheme="minorHAnsi" w:cstheme="minorHAnsi"/>
          <w:sz w:val="22"/>
          <w:szCs w:val="22"/>
        </w:rPr>
        <w:t xml:space="preserve"> </w:t>
      </w:r>
      <w:r w:rsidR="00EE0644" w:rsidRPr="00406E51">
        <w:rPr>
          <w:rFonts w:asciiTheme="minorHAnsi" w:hAnsiTheme="minorHAnsi" w:cstheme="minorHAnsi"/>
          <w:sz w:val="22"/>
          <w:szCs w:val="22"/>
        </w:rPr>
        <w:t>Clause</w:t>
      </w:r>
      <w:r w:rsidR="006B0F97" w:rsidRPr="00406E51">
        <w:rPr>
          <w:rFonts w:asciiTheme="minorHAnsi" w:hAnsiTheme="minorHAnsi" w:cstheme="minorHAnsi"/>
          <w:sz w:val="22"/>
          <w:szCs w:val="22"/>
        </w:rPr>
        <w:t xml:space="preserve"> 12</w:t>
      </w:r>
      <w:r w:rsidR="00EE0644" w:rsidRPr="00406E51">
        <w:rPr>
          <w:rFonts w:asciiTheme="minorHAnsi" w:hAnsiTheme="minorHAnsi" w:cstheme="minorHAnsi"/>
          <w:sz w:val="22"/>
          <w:szCs w:val="22"/>
        </w:rPr>
        <w:t>-</w:t>
      </w:r>
      <w:r w:rsidR="006B0F97" w:rsidRPr="00406E51">
        <w:rPr>
          <w:rFonts w:asciiTheme="minorHAnsi" w:hAnsiTheme="minorHAnsi" w:cstheme="minorHAnsi"/>
          <w:sz w:val="22"/>
          <w:szCs w:val="22"/>
        </w:rPr>
        <w:t>2 (Maintenance Procedures).</w:t>
      </w:r>
    </w:p>
    <w:p w14:paraId="7A0A194E" w14:textId="20E40F2C" w:rsidR="001D48C7" w:rsidRPr="00406E51" w:rsidRDefault="00635005" w:rsidP="00406E51">
      <w:pPr>
        <w:spacing w:after="160" w:line="240" w:lineRule="auto"/>
        <w:rPr>
          <w:rFonts w:asciiTheme="minorHAnsi" w:hAnsiTheme="minorHAnsi" w:cstheme="minorHAnsi"/>
          <w:sz w:val="22"/>
          <w:szCs w:val="22"/>
        </w:rPr>
      </w:pPr>
      <w:ins w:id="796" w:author="Teh Stand" w:date="2018-12-06T14:26:00Z">
        <w:r w:rsidRPr="00406E51">
          <w:rPr>
            <w:rFonts w:asciiTheme="minorHAnsi" w:hAnsiTheme="minorHAnsi" w:cstheme="minorHAnsi"/>
            <w:sz w:val="22"/>
            <w:szCs w:val="22"/>
          </w:rPr>
          <w:t xml:space="preserve">Product </w:t>
        </w:r>
      </w:ins>
      <w:r w:rsidR="008F1E32" w:rsidRPr="00406E51">
        <w:rPr>
          <w:rFonts w:asciiTheme="minorHAnsi" w:hAnsiTheme="minorHAnsi" w:cstheme="minorHAnsi"/>
          <w:sz w:val="22"/>
          <w:szCs w:val="22"/>
        </w:rPr>
        <w:t xml:space="preserve">Specifications should undergo periodic </w:t>
      </w:r>
      <w:r w:rsidR="001D48C7" w:rsidRPr="00406E51">
        <w:rPr>
          <w:rFonts w:asciiTheme="minorHAnsi" w:hAnsiTheme="minorHAnsi" w:cstheme="minorHAnsi"/>
          <w:sz w:val="22"/>
          <w:szCs w:val="22"/>
        </w:rPr>
        <w:t>review</w:t>
      </w:r>
      <w:r w:rsidR="008F1E32" w:rsidRPr="00406E51">
        <w:rPr>
          <w:rFonts w:asciiTheme="minorHAnsi" w:hAnsiTheme="minorHAnsi" w:cstheme="minorHAnsi"/>
          <w:sz w:val="22"/>
          <w:szCs w:val="22"/>
        </w:rPr>
        <w:t xml:space="preserve">. A two-year review period is suggested </w:t>
      </w:r>
      <w:r w:rsidR="006B0F97" w:rsidRPr="00406E51">
        <w:rPr>
          <w:rFonts w:asciiTheme="minorHAnsi" w:hAnsiTheme="minorHAnsi" w:cstheme="minorHAnsi"/>
          <w:sz w:val="22"/>
          <w:szCs w:val="22"/>
        </w:rPr>
        <w:t xml:space="preserve">for new </w:t>
      </w:r>
      <w:r w:rsidRPr="00406E51">
        <w:rPr>
          <w:rFonts w:asciiTheme="minorHAnsi" w:hAnsiTheme="minorHAnsi" w:cstheme="minorHAnsi"/>
          <w:sz w:val="22"/>
          <w:szCs w:val="22"/>
        </w:rPr>
        <w:t>Specifications</w:t>
      </w:r>
      <w:r w:rsidR="006B0F97" w:rsidRPr="00406E51">
        <w:rPr>
          <w:rFonts w:asciiTheme="minorHAnsi" w:hAnsiTheme="minorHAnsi" w:cstheme="minorHAnsi"/>
          <w:sz w:val="22"/>
          <w:szCs w:val="22"/>
        </w:rPr>
        <w:t xml:space="preserve">, which may be increased to five years after the </w:t>
      </w:r>
      <w:r w:rsidRPr="00406E51">
        <w:rPr>
          <w:rFonts w:asciiTheme="minorHAnsi" w:hAnsiTheme="minorHAnsi" w:cstheme="minorHAnsi"/>
          <w:sz w:val="22"/>
          <w:szCs w:val="22"/>
        </w:rPr>
        <w:t xml:space="preserve">Specification </w:t>
      </w:r>
      <w:r w:rsidR="006B0F97" w:rsidRPr="00406E51">
        <w:rPr>
          <w:rFonts w:asciiTheme="minorHAnsi" w:hAnsiTheme="minorHAnsi" w:cstheme="minorHAnsi"/>
          <w:sz w:val="22"/>
          <w:szCs w:val="22"/>
        </w:rPr>
        <w:t>reaches maturity.</w:t>
      </w:r>
    </w:p>
    <w:p w14:paraId="24A0A529" w14:textId="116F5EA4" w:rsidR="003C2FA4" w:rsidRPr="00FA0C91" w:rsidRDefault="003C2FA4" w:rsidP="006C33DE"/>
    <w:sectPr w:rsidR="003C2FA4" w:rsidRPr="00FA0C91" w:rsidSect="00D62F91">
      <w:footerReference w:type="default" r:id="rId30"/>
      <w:pgSz w:w="12240" w:h="15840"/>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96" w:author="Eivind Mong" w:date="2018-08-30T22:24:00Z" w:initials="EM">
    <w:p w14:paraId="61BE9429" w14:textId="3E3AD3AF" w:rsidR="005D7F71" w:rsidRDefault="005D7F71">
      <w:pPr>
        <w:pStyle w:val="CommentText"/>
      </w:pPr>
      <w:r>
        <w:rPr>
          <w:rStyle w:val="CommentReference"/>
        </w:rPr>
        <w:annotationRef/>
      </w:r>
      <w:r>
        <w:t>We should highlight this for TSM to ensure there is buy-in to this approach. Especially since it deviates from the approach in ISO with regards to changes to models in profiles as followed by S-100.</w:t>
      </w:r>
    </w:p>
  </w:comment>
  <w:comment w:id="497" w:author="Raphael Malyankar" w:date="2018-08-31T05:04:00Z" w:initials="rmm">
    <w:p w14:paraId="2181EAE7" w14:textId="77777777" w:rsidR="005D7F71" w:rsidRDefault="005D7F71">
      <w:pPr>
        <w:pStyle w:val="CommentText"/>
      </w:pPr>
      <w:r>
        <w:rPr>
          <w:rStyle w:val="CommentReference"/>
        </w:rPr>
        <w:annotationRef/>
      </w:r>
      <w:r>
        <w:t>It is consistent with the approach in ISO.</w:t>
      </w:r>
    </w:p>
    <w:p w14:paraId="45CECF8A" w14:textId="38AA13D9" w:rsidR="005D7F71" w:rsidRDefault="005D7F71">
      <w:pPr>
        <w:pStyle w:val="CommentText"/>
      </w:pPr>
      <w:r>
        <w:t>The multiplicity cannot be changed in the UML diagram without a specialization and override. That is why it is changed only in the documentation table.</w:t>
      </w:r>
    </w:p>
    <w:p w14:paraId="5C3B58A9" w14:textId="77777777" w:rsidR="005D7F71" w:rsidRDefault="005D7F71">
      <w:pPr>
        <w:pStyle w:val="CommentText"/>
      </w:pPr>
      <w:r>
        <w:t>Remember that multiple data products will have to co-exist in the same application, especially ECDIS.</w:t>
      </w:r>
    </w:p>
    <w:p w14:paraId="4F0048C5" w14:textId="1BECD224" w:rsidR="005D7F71" w:rsidRDefault="005D7F71">
      <w:pPr>
        <w:pStyle w:val="CommentText"/>
      </w:pPr>
      <w:r>
        <w:t>Someone could do a comprehensive “thought experiment” + simulation exercise (metadata evolving over 3-4 products, 3-4 revisions/editions, XML schemas for each) and report, including the effects on implementations.</w:t>
      </w:r>
    </w:p>
  </w:comment>
  <w:comment w:id="603" w:author="Raphael Malyankar" w:date="2018-08-31T15:14:00Z" w:initials="rmm">
    <w:p w14:paraId="65824B87" w14:textId="1872807A" w:rsidR="005D7F71" w:rsidRDefault="005D7F71">
      <w:pPr>
        <w:pStyle w:val="CommentText"/>
      </w:pPr>
      <w:r>
        <w:rPr>
          <w:rStyle w:val="CommentReference"/>
        </w:rPr>
        <w:annotationRef/>
      </w:r>
      <w:r>
        <w:t>Needs discussion.</w:t>
      </w:r>
    </w:p>
  </w:comment>
  <w:comment w:id="612" w:author="Raphael Malyankar" w:date="2018-08-29T19:04:00Z" w:initials="rmm">
    <w:p w14:paraId="067EDD70" w14:textId="7DFF5C5A" w:rsidR="005D7F71" w:rsidRDefault="005D7F71">
      <w:pPr>
        <w:pStyle w:val="CommentText"/>
      </w:pPr>
      <w:r>
        <w:rPr>
          <w:rStyle w:val="CommentReference"/>
        </w:rPr>
        <w:annotationRef/>
      </w:r>
      <w:r>
        <w:t>This is apparently the intent of the registry model, but as the footnote says it introduces a dependency between different data products and the implications must be explored.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1BE9429" w15:done="0"/>
  <w15:commentEx w15:paraId="4F0048C5" w15:paraIdParent="61BE9429" w15:done="0"/>
  <w15:commentEx w15:paraId="65824B87" w15:done="0"/>
  <w15:commentEx w15:paraId="067EDD7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1BE9429" w16cid:durableId="1F32ED11"/>
  <w16cid:commentId w16cid:paraId="4F0048C5" w16cid:durableId="1F334AC0"/>
  <w16cid:commentId w16cid:paraId="65824B87" w16cid:durableId="1F33D9F0"/>
  <w16cid:commentId w16cid:paraId="067EDD70" w16cid:durableId="1F316CC5"/>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2FE7B2" w14:textId="77777777" w:rsidR="00C7505C" w:rsidRDefault="00C7505C" w:rsidP="00C52495">
      <w:pPr>
        <w:spacing w:after="0" w:line="240" w:lineRule="auto"/>
      </w:pPr>
      <w:r>
        <w:separator/>
      </w:r>
    </w:p>
  </w:endnote>
  <w:endnote w:type="continuationSeparator" w:id="0">
    <w:p w14:paraId="75A7D72C" w14:textId="77777777" w:rsidR="00C7505C" w:rsidRDefault="00C7505C" w:rsidP="00C524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Malgun Gothic">
    <w:panose1 w:val="020B0503020000020004"/>
    <w:charset w:val="81"/>
    <w:family w:val="swiss"/>
    <w:pitch w:val="variable"/>
    <w:sig w:usb0="900002AF" w:usb1="09D77CFB" w:usb2="00000012" w:usb3="00000000" w:csb0="00080001"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4CCEAE" w14:textId="030F7957" w:rsidR="005D7F71" w:rsidRPr="00786C4C" w:rsidRDefault="005D7F71" w:rsidP="00786C4C">
    <w:pPr>
      <w:pStyle w:val="Footer"/>
    </w:pPr>
    <w:ins w:id="126" w:author="Teh Stand" w:date="2018-11-23T10:46:00Z">
      <w:r w:rsidRPr="007F6DC7">
        <w:rPr>
          <w:rFonts w:cs="Arial"/>
          <w:sz w:val="16"/>
        </w:rPr>
        <w:t>S-</w:t>
      </w:r>
      <w:r>
        <w:rPr>
          <w:rFonts w:cs="Arial"/>
          <w:sz w:val="16"/>
        </w:rPr>
        <w:t xml:space="preserve">97 Part </w:t>
      </w:r>
    </w:ins>
    <w:ins w:id="127" w:author="Teh Stand" w:date="2018-12-10T13:51:00Z">
      <w:r>
        <w:rPr>
          <w:rFonts w:cs="Arial"/>
          <w:sz w:val="16"/>
        </w:rPr>
        <w:t>B</w:t>
      </w:r>
    </w:ins>
    <w:ins w:id="128" w:author="Teh Stand" w:date="2018-11-23T10:46:00Z">
      <w:r>
        <w:rPr>
          <w:rFonts w:cs="Arial"/>
          <w:sz w:val="16"/>
        </w:rPr>
        <w:t xml:space="preserve"> - Execution</w:t>
      </w:r>
      <w:r w:rsidRPr="007F6DC7">
        <w:rPr>
          <w:rFonts w:cs="Arial"/>
          <w:sz w:val="16"/>
        </w:rPr>
        <w:tab/>
      </w:r>
      <w:r>
        <w:rPr>
          <w:rFonts w:cs="Arial"/>
          <w:sz w:val="16"/>
        </w:rPr>
        <w:t>Xxxxxx</w:t>
      </w:r>
      <w:r w:rsidRPr="007F6DC7">
        <w:rPr>
          <w:rFonts w:cs="Arial"/>
          <w:sz w:val="16"/>
        </w:rPr>
        <w:t xml:space="preserve"> 201</w:t>
      </w:r>
      <w:r>
        <w:rPr>
          <w:rFonts w:cs="Arial"/>
          <w:sz w:val="16"/>
        </w:rPr>
        <w:t>9</w:t>
      </w:r>
      <w:r w:rsidRPr="007F6DC7">
        <w:rPr>
          <w:rFonts w:cs="Arial"/>
          <w:sz w:val="16"/>
        </w:rPr>
        <w:tab/>
        <w:t>Edition 1.0.0</w:t>
      </w:r>
    </w:ins>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ustomXmlDelRangeStart w:id="129" w:author="Teh Stand" w:date="2018-11-23T10:43:00Z"/>
  <w:sdt>
    <w:sdtPr>
      <w:id w:val="48423566"/>
      <w:docPartObj>
        <w:docPartGallery w:val="Page Numbers (Bottom of Page)"/>
        <w:docPartUnique/>
      </w:docPartObj>
    </w:sdtPr>
    <w:sdtEndPr>
      <w:rPr>
        <w:noProof/>
      </w:rPr>
    </w:sdtEndPr>
    <w:sdtContent>
      <w:customXmlDelRangeEnd w:id="129"/>
      <w:p w14:paraId="72E70AD5" w14:textId="0660EAD3" w:rsidR="005D7F71" w:rsidRPr="00786C4C" w:rsidDel="00985E1E" w:rsidRDefault="005D7F71">
        <w:pPr>
          <w:pStyle w:val="Footer"/>
          <w:tabs>
            <w:tab w:val="center" w:pos="4395"/>
            <w:tab w:val="right" w:pos="8931"/>
          </w:tabs>
          <w:jc w:val="center"/>
          <w:rPr>
            <w:del w:id="130" w:author="Teh Stand" w:date="2018-11-23T10:43:00Z"/>
            <w:rFonts w:cs="Arial"/>
            <w:sz w:val="16"/>
            <w:rPrChange w:id="131" w:author="Teh Stand" w:date="2018-11-23T10:45:00Z">
              <w:rPr>
                <w:del w:id="132" w:author="Teh Stand" w:date="2018-11-23T10:43:00Z"/>
              </w:rPr>
            </w:rPrChange>
          </w:rPr>
          <w:pPrChange w:id="133" w:author="Teh Stand" w:date="2018-11-23T10:45:00Z">
            <w:pPr>
              <w:pStyle w:val="Footer"/>
              <w:jc w:val="center"/>
            </w:pPr>
          </w:pPrChange>
        </w:pPr>
        <w:ins w:id="134" w:author="Teh Stand" w:date="2018-11-23T10:43:00Z">
          <w:r w:rsidRPr="007F6DC7">
            <w:rPr>
              <w:rFonts w:cs="Arial"/>
              <w:sz w:val="16"/>
            </w:rPr>
            <w:t>S-</w:t>
          </w:r>
          <w:r>
            <w:rPr>
              <w:rFonts w:cs="Arial"/>
              <w:sz w:val="16"/>
            </w:rPr>
            <w:t xml:space="preserve">97 Part A - </w:t>
          </w:r>
        </w:ins>
        <w:ins w:id="135" w:author="Teh Stand" w:date="2018-11-23T10:46:00Z">
          <w:r>
            <w:rPr>
              <w:rFonts w:cs="Arial"/>
              <w:sz w:val="16"/>
            </w:rPr>
            <w:t>Execution</w:t>
          </w:r>
        </w:ins>
        <w:ins w:id="136" w:author="Teh Stand" w:date="2018-11-23T10:43:00Z">
          <w:r w:rsidRPr="007F6DC7">
            <w:rPr>
              <w:rFonts w:cs="Arial"/>
              <w:sz w:val="16"/>
            </w:rPr>
            <w:tab/>
          </w:r>
          <w:r>
            <w:rPr>
              <w:rFonts w:cs="Arial"/>
              <w:sz w:val="16"/>
            </w:rPr>
            <w:t>Xxxxxx</w:t>
          </w:r>
          <w:r w:rsidRPr="007F6DC7">
            <w:rPr>
              <w:rFonts w:cs="Arial"/>
              <w:sz w:val="16"/>
            </w:rPr>
            <w:t xml:space="preserve"> 201</w:t>
          </w:r>
          <w:r>
            <w:rPr>
              <w:rFonts w:cs="Arial"/>
              <w:sz w:val="16"/>
            </w:rPr>
            <w:t>9</w:t>
          </w:r>
          <w:r w:rsidRPr="007F6DC7">
            <w:rPr>
              <w:rFonts w:cs="Arial"/>
              <w:sz w:val="16"/>
            </w:rPr>
            <w:tab/>
            <w:t>Edition 1.0.0</w:t>
          </w:r>
        </w:ins>
        <w:del w:id="137" w:author="Teh Stand" w:date="2018-11-23T10:43:00Z">
          <w:r w:rsidDel="00985E1E">
            <w:fldChar w:fldCharType="begin"/>
          </w:r>
          <w:r w:rsidDel="00985E1E">
            <w:delInstrText xml:space="preserve"> PAGE   \* MERGEFORMAT </w:delInstrText>
          </w:r>
          <w:r w:rsidDel="00985E1E">
            <w:fldChar w:fldCharType="separate"/>
          </w:r>
          <w:r w:rsidDel="00985E1E">
            <w:rPr>
              <w:noProof/>
            </w:rPr>
            <w:delText>ii</w:delText>
          </w:r>
          <w:r w:rsidDel="00985E1E">
            <w:rPr>
              <w:noProof/>
            </w:rPr>
            <w:fldChar w:fldCharType="end"/>
          </w:r>
        </w:del>
      </w:p>
      <w:customXmlDelRangeStart w:id="138" w:author="Teh Stand" w:date="2018-11-23T10:43:00Z"/>
    </w:sdtContent>
  </w:sdt>
  <w:customXmlDelRangeEnd w:id="138"/>
  <w:p w14:paraId="24977BFA" w14:textId="77777777" w:rsidR="005D7F71" w:rsidRDefault="005D7F71">
    <w:pPr>
      <w:pStyle w:val="Footer"/>
      <w:pPrChange w:id="139" w:author="Teh Stand" w:date="2018-11-23T10:45:00Z">
        <w:pPr>
          <w:pStyle w:val="Footer"/>
          <w:jc w:val="center"/>
        </w:pPr>
      </w:pPrChan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4579281"/>
      <w:docPartObj>
        <w:docPartGallery w:val="Page Numbers (Bottom of Page)"/>
        <w:docPartUnique/>
      </w:docPartObj>
    </w:sdtPr>
    <w:sdtEndPr>
      <w:rPr>
        <w:noProof/>
      </w:rPr>
    </w:sdtEndPr>
    <w:sdtContent>
      <w:p w14:paraId="0A82DA47" w14:textId="29D41AB8" w:rsidR="005D7F71" w:rsidRDefault="005D7F71">
        <w:pPr>
          <w:pStyle w:val="Footer"/>
          <w:jc w:val="center"/>
        </w:pPr>
        <w:r>
          <w:fldChar w:fldCharType="begin"/>
        </w:r>
        <w:r>
          <w:instrText xml:space="preserve"> PAGE   \* MERGEFORMAT </w:instrText>
        </w:r>
        <w:r>
          <w:fldChar w:fldCharType="separate"/>
        </w:r>
        <w:r w:rsidR="009B65FF">
          <w:rPr>
            <w:noProof/>
          </w:rPr>
          <w:t>v</w:t>
        </w:r>
        <w:r>
          <w:rPr>
            <w:noProof/>
          </w:rPr>
          <w:fldChar w:fldCharType="end"/>
        </w:r>
      </w:p>
    </w:sdtContent>
  </w:sdt>
  <w:p w14:paraId="0EB81B71" w14:textId="77777777" w:rsidR="005D7F71" w:rsidRDefault="005D7F71">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EE817D" w14:textId="221FF9F6" w:rsidR="005D7F71" w:rsidDel="00786C4C" w:rsidRDefault="005D7F71">
    <w:pPr>
      <w:pStyle w:val="Footer"/>
      <w:jc w:val="center"/>
      <w:rPr>
        <w:del w:id="797" w:author="Teh Stand" w:date="2018-11-23T10:48:00Z"/>
      </w:rPr>
    </w:pPr>
    <w:ins w:id="798" w:author="Teh Stand" w:date="2018-11-23T10:48:00Z">
      <w:r w:rsidRPr="007F6DC7">
        <w:rPr>
          <w:rFonts w:cs="Arial"/>
          <w:sz w:val="16"/>
        </w:rPr>
        <w:t>S-</w:t>
      </w:r>
      <w:r>
        <w:rPr>
          <w:rFonts w:cs="Arial"/>
          <w:sz w:val="16"/>
        </w:rPr>
        <w:t>97 Part A - Execution</w:t>
      </w:r>
      <w:r w:rsidRPr="007F6DC7">
        <w:rPr>
          <w:rFonts w:cs="Arial"/>
          <w:sz w:val="16"/>
        </w:rPr>
        <w:tab/>
      </w:r>
      <w:r>
        <w:rPr>
          <w:rFonts w:cs="Arial"/>
          <w:sz w:val="16"/>
        </w:rPr>
        <w:t>Xxxxxx</w:t>
      </w:r>
      <w:r w:rsidRPr="007F6DC7">
        <w:rPr>
          <w:rFonts w:cs="Arial"/>
          <w:sz w:val="16"/>
        </w:rPr>
        <w:t xml:space="preserve"> 201</w:t>
      </w:r>
      <w:r>
        <w:rPr>
          <w:rFonts w:cs="Arial"/>
          <w:sz w:val="16"/>
        </w:rPr>
        <w:t>9</w:t>
      </w:r>
      <w:r w:rsidRPr="007F6DC7">
        <w:rPr>
          <w:rFonts w:cs="Arial"/>
          <w:sz w:val="16"/>
        </w:rPr>
        <w:tab/>
        <w:t>Edition 1.0.0</w:t>
      </w:r>
    </w:ins>
    <w:customXmlDelRangeStart w:id="799" w:author="Teh Stand" w:date="2018-11-23T10:48:00Z"/>
    <w:sdt>
      <w:sdtPr>
        <w:id w:val="-1448920152"/>
        <w:docPartObj>
          <w:docPartGallery w:val="Page Numbers (Bottom of Page)"/>
          <w:docPartUnique/>
        </w:docPartObj>
      </w:sdtPr>
      <w:sdtEndPr>
        <w:rPr>
          <w:noProof/>
        </w:rPr>
      </w:sdtEndPr>
      <w:sdtContent>
        <w:customXmlDelRangeEnd w:id="799"/>
        <w:del w:id="800" w:author="Teh Stand" w:date="2018-11-23T10:48:00Z">
          <w:r w:rsidDel="00786C4C">
            <w:fldChar w:fldCharType="begin"/>
          </w:r>
          <w:r w:rsidDel="00786C4C">
            <w:delInstrText xml:space="preserve"> PAGE   \* MERGEFORMAT </w:delInstrText>
          </w:r>
          <w:r w:rsidDel="00786C4C">
            <w:fldChar w:fldCharType="separate"/>
          </w:r>
          <w:r w:rsidDel="00786C4C">
            <w:rPr>
              <w:noProof/>
            </w:rPr>
            <w:delText>1</w:delText>
          </w:r>
          <w:r w:rsidDel="00786C4C">
            <w:rPr>
              <w:noProof/>
            </w:rPr>
            <w:fldChar w:fldCharType="end"/>
          </w:r>
        </w:del>
        <w:customXmlDelRangeStart w:id="801" w:author="Teh Stand" w:date="2018-11-23T10:48:00Z"/>
      </w:sdtContent>
    </w:sdt>
    <w:customXmlDelRangeEnd w:id="801"/>
  </w:p>
  <w:p w14:paraId="08EA8FB3" w14:textId="77777777" w:rsidR="005D7F71" w:rsidRDefault="005D7F7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C2C736" w14:textId="77777777" w:rsidR="00C7505C" w:rsidRDefault="00C7505C" w:rsidP="00C52495">
      <w:pPr>
        <w:spacing w:after="0" w:line="240" w:lineRule="auto"/>
      </w:pPr>
      <w:r>
        <w:separator/>
      </w:r>
    </w:p>
  </w:footnote>
  <w:footnote w:type="continuationSeparator" w:id="0">
    <w:p w14:paraId="1E202B4B" w14:textId="77777777" w:rsidR="00C7505C" w:rsidRDefault="00C7505C" w:rsidP="00C52495">
      <w:pPr>
        <w:spacing w:after="0" w:line="240" w:lineRule="auto"/>
      </w:pPr>
      <w:r>
        <w:continuationSeparator/>
      </w:r>
    </w:p>
  </w:footnote>
  <w:footnote w:id="1">
    <w:p w14:paraId="0A01DC14" w14:textId="6AB395D4" w:rsidR="005D7F71" w:rsidRPr="00635897" w:rsidRDefault="005D7F71" w:rsidP="006949B2">
      <w:pPr>
        <w:pStyle w:val="FootnoteText"/>
        <w:rPr>
          <w:lang w:val="en-US"/>
        </w:rPr>
      </w:pPr>
      <w:r>
        <w:rPr>
          <w:rStyle w:val="FootnoteReference"/>
        </w:rPr>
        <w:footnoteRef/>
      </w:r>
      <w:r>
        <w:t xml:space="preserve"> </w:t>
      </w:r>
      <w:r>
        <w:rPr>
          <w:lang w:val="en-US"/>
        </w:rPr>
        <w:t>Schematron rules can be checked using off-the-shelf software like XML editors, but implementations can implement the constraints in any suitable language for production tools or applications which cannot integrate Schematron validation or XSLT in their workflows.</w:t>
      </w:r>
    </w:p>
  </w:footnote>
  <w:footnote w:id="2">
    <w:p w14:paraId="520DEEC5" w14:textId="12E34A95" w:rsidR="005D7F71" w:rsidRPr="003E2BCB" w:rsidRDefault="005D7F71">
      <w:pPr>
        <w:pStyle w:val="FootnoteText"/>
        <w:rPr>
          <w:lang w:val="en-US"/>
        </w:rPr>
      </w:pPr>
      <w:r>
        <w:rPr>
          <w:rStyle w:val="FootnoteReference"/>
        </w:rPr>
        <w:footnoteRef/>
      </w:r>
      <w:r>
        <w:t xml:space="preserve"> </w:t>
      </w:r>
      <w:r>
        <w:rPr>
          <w:lang w:val="en-US"/>
        </w:rPr>
        <w:t>Some Zip implementations may check whether the compression method actually produces a smaller file, and if not, store the original instead. It may be possible to force compression even if the file size is not reduced.</w:t>
      </w:r>
    </w:p>
  </w:footnote>
  <w:footnote w:id="3">
    <w:p w14:paraId="40D92E43" w14:textId="71081AF1" w:rsidR="005D7F71" w:rsidRPr="002E62DD" w:rsidRDefault="005D7F71">
      <w:pPr>
        <w:pStyle w:val="FootnoteText"/>
        <w:rPr>
          <w:lang w:val="en-US"/>
        </w:rPr>
      </w:pPr>
      <w:r>
        <w:rPr>
          <w:rStyle w:val="FootnoteReference"/>
        </w:rPr>
        <w:footnoteRef/>
      </w:r>
      <w:r>
        <w:t xml:space="preserve"> </w:t>
      </w:r>
      <w:r>
        <w:rPr>
          <w:lang w:val="en-US"/>
        </w:rPr>
        <w:t>This clearly introduces a dependency between different data products. The Portrayal Register design and business processes to manage such dependencies need to be worked out. This section may have to be revised after that is done.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ECAB04" w14:textId="5FF995F6" w:rsidR="005D7F71" w:rsidRPr="00985E1E" w:rsidRDefault="005D7F71">
    <w:pPr>
      <w:tabs>
        <w:tab w:val="center" w:pos="4395"/>
        <w:tab w:val="right" w:pos="8640"/>
      </w:tabs>
      <w:spacing w:after="0" w:line="240" w:lineRule="auto"/>
      <w:ind w:right="360" w:firstLine="360"/>
      <w:rPr>
        <w:rFonts w:eastAsia="Times New Roman" w:cs="Arial"/>
        <w:sz w:val="16"/>
        <w:szCs w:val="16"/>
        <w:lang w:val="en-US"/>
        <w:rPrChange w:id="118" w:author="Teh Stand" w:date="2018-11-23T10:45:00Z">
          <w:rPr/>
        </w:rPrChange>
      </w:rPr>
      <w:pPrChange w:id="119" w:author="Teh Stand" w:date="2018-11-23T10:45:00Z">
        <w:pPr>
          <w:pStyle w:val="Header"/>
        </w:pPr>
      </w:pPrChange>
    </w:pPr>
    <w:ins w:id="120" w:author="Teh Stand" w:date="2018-11-23T10:45:00Z">
      <w:r w:rsidRPr="00F008E6">
        <w:rPr>
          <w:rFonts w:eastAsia="Times New Roman" w:cs="Arial"/>
          <w:sz w:val="16"/>
          <w:szCs w:val="16"/>
          <w:lang w:val="en-US"/>
        </w:rPr>
        <w:fldChar w:fldCharType="begin"/>
      </w:r>
      <w:r w:rsidRPr="00F008E6">
        <w:rPr>
          <w:rFonts w:eastAsia="Times New Roman" w:cs="Arial"/>
          <w:sz w:val="16"/>
          <w:szCs w:val="16"/>
          <w:lang w:val="en-US"/>
        </w:rPr>
        <w:instrText xml:space="preserve"> PAGE </w:instrText>
      </w:r>
      <w:r w:rsidRPr="00F008E6">
        <w:rPr>
          <w:rFonts w:eastAsia="Times New Roman" w:cs="Arial"/>
          <w:sz w:val="16"/>
          <w:szCs w:val="16"/>
          <w:lang w:val="en-US"/>
        </w:rPr>
        <w:fldChar w:fldCharType="separate"/>
      </w:r>
    </w:ins>
    <w:r w:rsidR="009B65FF">
      <w:rPr>
        <w:rFonts w:eastAsia="Times New Roman" w:cs="Arial"/>
        <w:noProof/>
        <w:sz w:val="16"/>
        <w:szCs w:val="16"/>
        <w:lang w:val="en-US"/>
      </w:rPr>
      <w:t>42</w:t>
    </w:r>
    <w:ins w:id="121" w:author="Teh Stand" w:date="2018-11-23T10:45:00Z">
      <w:r w:rsidRPr="00F008E6">
        <w:rPr>
          <w:rFonts w:eastAsia="Times New Roman" w:cs="Arial"/>
          <w:sz w:val="16"/>
          <w:szCs w:val="16"/>
          <w:lang w:val="en-US"/>
        </w:rPr>
        <w:fldChar w:fldCharType="end"/>
      </w:r>
      <w:r w:rsidRPr="00F008E6">
        <w:rPr>
          <w:rFonts w:eastAsia="Times New Roman" w:cs="Arial"/>
          <w:sz w:val="16"/>
          <w:szCs w:val="16"/>
          <w:lang w:val="en-US"/>
        </w:rPr>
        <w:tab/>
        <w:t>IHO Guidelines for Creating S</w:t>
      </w:r>
      <w:r w:rsidRPr="00FE1217">
        <w:rPr>
          <w:rFonts w:eastAsia="Times New Roman" w:cs="Arial"/>
          <w:sz w:val="16"/>
          <w:szCs w:val="16"/>
          <w:lang w:val="en-US"/>
        </w:rPr>
        <w:t>-100 Product Specifications</w:t>
      </w:r>
      <w:r w:rsidRPr="00FE1217">
        <w:rPr>
          <w:rFonts w:eastAsia="Times New Roman" w:cs="Arial"/>
          <w:sz w:val="16"/>
          <w:szCs w:val="16"/>
          <w:lang w:val="en-US"/>
        </w:rPr>
        <w:tab/>
      </w:r>
    </w:ins>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FB6EF6" w14:textId="2EECB117" w:rsidR="005D7F71" w:rsidRPr="00985E1E" w:rsidRDefault="005D7F71">
    <w:pPr>
      <w:tabs>
        <w:tab w:val="center" w:pos="4395"/>
        <w:tab w:val="left" w:pos="8647"/>
        <w:tab w:val="right" w:pos="13750"/>
      </w:tabs>
      <w:spacing w:after="0" w:line="240" w:lineRule="auto"/>
      <w:ind w:right="157"/>
      <w:rPr>
        <w:rFonts w:eastAsia="Times New Roman" w:cs="Arial"/>
        <w:sz w:val="16"/>
        <w:szCs w:val="16"/>
        <w:lang w:val="en-US"/>
        <w:rPrChange w:id="122" w:author="Teh Stand" w:date="2018-11-23T10:44:00Z">
          <w:rPr/>
        </w:rPrChange>
      </w:rPr>
      <w:pPrChange w:id="123" w:author="Teh Stand" w:date="2018-11-23T10:44:00Z">
        <w:pPr>
          <w:pStyle w:val="Header"/>
        </w:pPr>
      </w:pPrChange>
    </w:pPr>
    <w:ins w:id="124" w:author="Teh Stand" w:date="2018-11-23T10:44:00Z">
      <w:r w:rsidRPr="00F008E6">
        <w:rPr>
          <w:rStyle w:val="PageNumber"/>
          <w:rFonts w:cs="Arial"/>
          <w:sz w:val="16"/>
          <w:szCs w:val="16"/>
          <w:lang w:val="en-US"/>
        </w:rPr>
        <w:tab/>
      </w:r>
      <w:r w:rsidRPr="00F008E6">
        <w:rPr>
          <w:rFonts w:eastAsia="Times New Roman" w:cs="Arial"/>
          <w:sz w:val="16"/>
          <w:szCs w:val="16"/>
          <w:lang w:val="en-US"/>
        </w:rPr>
        <w:t>IHO Guidelines for Creating S-100 Product Specifications</w:t>
      </w:r>
      <w:r w:rsidRPr="00F008E6">
        <w:rPr>
          <w:rFonts w:eastAsia="Times New Roman" w:cs="Arial"/>
          <w:sz w:val="16"/>
          <w:szCs w:val="16"/>
          <w:lang w:val="en-US"/>
        </w:rPr>
        <w:tab/>
      </w:r>
      <w:r w:rsidRPr="00F008E6">
        <w:rPr>
          <w:rFonts w:eastAsia="Times New Roman" w:cs="Arial"/>
          <w:sz w:val="16"/>
          <w:szCs w:val="16"/>
          <w:lang w:val="en-US"/>
        </w:rPr>
        <w:fldChar w:fldCharType="begin"/>
      </w:r>
      <w:r w:rsidRPr="00F008E6">
        <w:rPr>
          <w:rFonts w:eastAsia="Times New Roman" w:cs="Arial"/>
          <w:sz w:val="16"/>
          <w:szCs w:val="16"/>
          <w:lang w:val="en-US"/>
        </w:rPr>
        <w:instrText xml:space="preserve"> PAGE </w:instrText>
      </w:r>
      <w:r w:rsidRPr="00F008E6">
        <w:rPr>
          <w:rFonts w:eastAsia="Times New Roman" w:cs="Arial"/>
          <w:sz w:val="16"/>
          <w:szCs w:val="16"/>
          <w:lang w:val="en-US"/>
        </w:rPr>
        <w:fldChar w:fldCharType="separate"/>
      </w:r>
    </w:ins>
    <w:r w:rsidR="009B65FF">
      <w:rPr>
        <w:rFonts w:eastAsia="Times New Roman" w:cs="Arial"/>
        <w:noProof/>
        <w:sz w:val="16"/>
        <w:szCs w:val="16"/>
        <w:lang w:val="en-US"/>
      </w:rPr>
      <w:t>41</w:t>
    </w:r>
    <w:ins w:id="125" w:author="Teh Stand" w:date="2018-11-23T10:44:00Z">
      <w:r w:rsidRPr="00F008E6">
        <w:rPr>
          <w:rFonts w:eastAsia="Times New Roman" w:cs="Arial"/>
          <w:sz w:val="16"/>
          <w:szCs w:val="16"/>
          <w:lang w:val="en-US"/>
        </w:rPr>
        <w:fldChar w:fldCharType="end"/>
      </w:r>
    </w:ins>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0"/>
    <w:multiLevelType w:val="singleLevel"/>
    <w:tmpl w:val="C61A574A"/>
    <w:lvl w:ilvl="0">
      <w:start w:val="1"/>
      <w:numFmt w:val="bullet"/>
      <w:pStyle w:val="ListNumber4"/>
      <w:lvlText w:val=""/>
      <w:lvlJc w:val="left"/>
      <w:pPr>
        <w:tabs>
          <w:tab w:val="num" w:pos="1492"/>
        </w:tabs>
        <w:ind w:left="1492" w:hanging="360"/>
      </w:pPr>
      <w:rPr>
        <w:rFonts w:ascii="Symbol" w:hAnsi="Symbol" w:hint="default"/>
      </w:rPr>
    </w:lvl>
  </w:abstractNum>
  <w:abstractNum w:abstractNumId="1">
    <w:nsid w:val="FFFFFF81"/>
    <w:multiLevelType w:val="singleLevel"/>
    <w:tmpl w:val="193C76E6"/>
    <w:lvl w:ilvl="0">
      <w:start w:val="1"/>
      <w:numFmt w:val="bullet"/>
      <w:pStyle w:val="ListNumber3"/>
      <w:lvlText w:val=""/>
      <w:lvlJc w:val="left"/>
      <w:pPr>
        <w:tabs>
          <w:tab w:val="num" w:pos="1209"/>
        </w:tabs>
        <w:ind w:left="1209" w:hanging="360"/>
      </w:pPr>
      <w:rPr>
        <w:rFonts w:ascii="Symbol" w:hAnsi="Symbol" w:hint="default"/>
      </w:rPr>
    </w:lvl>
  </w:abstractNum>
  <w:abstractNum w:abstractNumId="2">
    <w:nsid w:val="FFFFFF82"/>
    <w:multiLevelType w:val="singleLevel"/>
    <w:tmpl w:val="61BE3B8C"/>
    <w:lvl w:ilvl="0">
      <w:start w:val="1"/>
      <w:numFmt w:val="bullet"/>
      <w:pStyle w:val="ListNumber2"/>
      <w:lvlText w:val=""/>
      <w:lvlJc w:val="left"/>
      <w:pPr>
        <w:tabs>
          <w:tab w:val="num" w:pos="926"/>
        </w:tabs>
        <w:ind w:left="926" w:hanging="360"/>
      </w:pPr>
      <w:rPr>
        <w:rFonts w:ascii="Symbol" w:hAnsi="Symbol" w:hint="default"/>
      </w:rPr>
    </w:lvl>
  </w:abstractNum>
  <w:abstractNum w:abstractNumId="3">
    <w:nsid w:val="FFFFFF83"/>
    <w:multiLevelType w:val="singleLevel"/>
    <w:tmpl w:val="76AAC642"/>
    <w:lvl w:ilvl="0">
      <w:start w:val="1"/>
      <w:numFmt w:val="bullet"/>
      <w:pStyle w:val="ListNumber"/>
      <w:lvlText w:val=""/>
      <w:lvlJc w:val="left"/>
      <w:pPr>
        <w:tabs>
          <w:tab w:val="num" w:pos="643"/>
        </w:tabs>
        <w:ind w:left="643" w:hanging="360"/>
      </w:pPr>
      <w:rPr>
        <w:rFonts w:ascii="Symbol" w:hAnsi="Symbol" w:hint="default"/>
      </w:rPr>
    </w:lvl>
  </w:abstractNum>
  <w:abstractNum w:abstractNumId="4">
    <w:nsid w:val="FFFFFF89"/>
    <w:multiLevelType w:val="singleLevel"/>
    <w:tmpl w:val="E0641914"/>
    <w:lvl w:ilvl="0">
      <w:start w:val="1"/>
      <w:numFmt w:val="bullet"/>
      <w:pStyle w:val="ListContinue4"/>
      <w:lvlText w:val=""/>
      <w:lvlJc w:val="left"/>
      <w:pPr>
        <w:tabs>
          <w:tab w:val="num" w:pos="360"/>
        </w:tabs>
        <w:ind w:left="360" w:hanging="360"/>
      </w:pPr>
      <w:rPr>
        <w:rFonts w:ascii="Symbol" w:hAnsi="Symbol" w:hint="default"/>
      </w:rPr>
    </w:lvl>
  </w:abstractNum>
  <w:abstractNum w:abstractNumId="5">
    <w:nsid w:val="025C4031"/>
    <w:multiLevelType w:val="hybridMultilevel"/>
    <w:tmpl w:val="FE4A2BAA"/>
    <w:lvl w:ilvl="0" w:tplc="9C0848DE">
      <w:start w:val="1"/>
      <w:numFmt w:val="bullet"/>
      <w:lvlText w:val=""/>
      <w:lvlJc w:val="left"/>
      <w:pPr>
        <w:tabs>
          <w:tab w:val="num" w:pos="360"/>
        </w:tabs>
        <w:ind w:left="360" w:hanging="360"/>
      </w:pPr>
      <w:rPr>
        <w:rFonts w:ascii="Symbol" w:hAnsi="Symbol" w:hint="default"/>
        <w:sz w:val="20"/>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nsid w:val="025D4976"/>
    <w:multiLevelType w:val="hybridMultilevel"/>
    <w:tmpl w:val="D2824FAC"/>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036D1DDC"/>
    <w:multiLevelType w:val="hybridMultilevel"/>
    <w:tmpl w:val="6936BC5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40D0804"/>
    <w:multiLevelType w:val="hybridMultilevel"/>
    <w:tmpl w:val="4768B5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5BB0E01"/>
    <w:multiLevelType w:val="hybridMultilevel"/>
    <w:tmpl w:val="FE0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5F252BD"/>
    <w:multiLevelType w:val="singleLevel"/>
    <w:tmpl w:val="074C56F8"/>
    <w:lvl w:ilvl="0">
      <w:start w:val="1"/>
      <w:numFmt w:val="decimal"/>
      <w:pStyle w:val="ListBullet5"/>
      <w:lvlText w:val="[%1]"/>
      <w:lvlJc w:val="left"/>
      <w:pPr>
        <w:tabs>
          <w:tab w:val="num" w:pos="360"/>
        </w:tabs>
        <w:ind w:left="360" w:hanging="360"/>
      </w:pPr>
    </w:lvl>
  </w:abstractNum>
  <w:abstractNum w:abstractNumId="11">
    <w:nsid w:val="06BB6D41"/>
    <w:multiLevelType w:val="hybridMultilevel"/>
    <w:tmpl w:val="7A8E18D2"/>
    <w:lvl w:ilvl="0" w:tplc="04090001">
      <w:start w:val="1"/>
      <w:numFmt w:val="bullet"/>
      <w:lvlText w:val=""/>
      <w:lvlJc w:val="left"/>
      <w:pPr>
        <w:ind w:left="700" w:hanging="360"/>
      </w:pPr>
      <w:rPr>
        <w:rFonts w:ascii="Symbol" w:hAnsi="Symbol"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12">
    <w:nsid w:val="07476A83"/>
    <w:multiLevelType w:val="hybridMultilevel"/>
    <w:tmpl w:val="78A829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780772A"/>
    <w:multiLevelType w:val="multilevel"/>
    <w:tmpl w:val="A1DE6AE4"/>
    <w:lvl w:ilvl="0">
      <w:start w:val="1"/>
      <w:numFmt w:val="decimal"/>
      <w:lvlText w:val="%1)"/>
      <w:lvlJc w:val="left"/>
      <w:pPr>
        <w:ind w:left="360" w:hanging="360"/>
      </w:pPr>
      <w:rPr>
        <w:rFonts w:hint="default"/>
      </w:rPr>
    </w:lvl>
    <w:lvl w:ilvl="1">
      <w:start w:val="1"/>
      <w:numFmt w:val="decimal"/>
      <w:lvlText w:val="19.%2"/>
      <w:lvlJc w:val="left"/>
      <w:pPr>
        <w:ind w:left="720" w:hanging="360"/>
      </w:pPr>
      <w:rPr>
        <w:rFonts w:hint="default"/>
        <w:b/>
        <w:i w:val="0"/>
        <w:caps w:val="0"/>
        <w:strike w:val="0"/>
        <w:dstrike w:val="0"/>
        <w:vanish w:val="0"/>
        <w:sz w:val="22"/>
        <w:vertAlign w:val="baseli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08A72EF8"/>
    <w:multiLevelType w:val="hybridMultilevel"/>
    <w:tmpl w:val="21F0408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0A995129"/>
    <w:multiLevelType w:val="hybridMultilevel"/>
    <w:tmpl w:val="38D23BD2"/>
    <w:lvl w:ilvl="0" w:tplc="EAF079D2">
      <w:numFmt w:val="bullet"/>
      <w:lvlText w:val="•"/>
      <w:lvlJc w:val="left"/>
      <w:pPr>
        <w:ind w:left="1080" w:hanging="720"/>
      </w:pPr>
      <w:rPr>
        <w:rFonts w:ascii="Arial" w:eastAsia="SimSun" w:hAnsi="Arial" w:cs="Aria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16">
    <w:nsid w:val="0AB456D8"/>
    <w:multiLevelType w:val="hybridMultilevel"/>
    <w:tmpl w:val="A9E8C1C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0D9F47BF"/>
    <w:multiLevelType w:val="hybridMultilevel"/>
    <w:tmpl w:val="5566A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0914F94"/>
    <w:multiLevelType w:val="hybridMultilevel"/>
    <w:tmpl w:val="BF140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0E01C97"/>
    <w:multiLevelType w:val="hybridMultilevel"/>
    <w:tmpl w:val="03786D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12712D30"/>
    <w:multiLevelType w:val="hybridMultilevel"/>
    <w:tmpl w:val="D85CD178"/>
    <w:lvl w:ilvl="0" w:tplc="A9AA586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13F30438"/>
    <w:multiLevelType w:val="multilevel"/>
    <w:tmpl w:val="C4EC4F64"/>
    <w:lvl w:ilvl="0">
      <w:start w:val="1"/>
      <w:numFmt w:val="none"/>
      <w:lvlText w:val="7."/>
      <w:lvlJc w:val="left"/>
      <w:pPr>
        <w:ind w:left="360" w:hanging="360"/>
      </w:pPr>
      <w:rPr>
        <w:rFonts w:hint="default"/>
      </w:rPr>
    </w:lvl>
    <w:lvl w:ilvl="1">
      <w:start w:val="1"/>
      <w:numFmt w:val="decimal"/>
      <w:lvlText w:val="7.%2"/>
      <w:lvlJc w:val="left"/>
      <w:pPr>
        <w:ind w:left="720" w:hanging="360"/>
      </w:pPr>
      <w:rPr>
        <w:rFonts w:hint="default"/>
        <w:b/>
        <w:i w:val="0"/>
        <w:caps w:val="0"/>
        <w:strike w:val="0"/>
        <w:dstrike w:val="0"/>
        <w:vanish w:val="0"/>
        <w:sz w:val="22"/>
        <w:vertAlign w:val="baseli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14466BB9"/>
    <w:multiLevelType w:val="hybridMultilevel"/>
    <w:tmpl w:val="DDD4AC50"/>
    <w:lvl w:ilvl="0" w:tplc="3B24385E">
      <w:start w:val="16"/>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nsid w:val="14AD6DE2"/>
    <w:multiLevelType w:val="hybridMultilevel"/>
    <w:tmpl w:val="7AD48146"/>
    <w:lvl w:ilvl="0" w:tplc="ABD82128">
      <w:numFmt w:val="bullet"/>
      <w:lvlText w:val="-"/>
      <w:lvlJc w:val="left"/>
      <w:pPr>
        <w:ind w:left="360" w:hanging="360"/>
      </w:pPr>
      <w:rPr>
        <w:rFonts w:ascii="Calibri" w:eastAsiaTheme="minorHAnsi" w:hAnsi="Calibri" w:cs="Calibri"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4">
    <w:nsid w:val="17AD0A7D"/>
    <w:multiLevelType w:val="hybridMultilevel"/>
    <w:tmpl w:val="3FD06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17D21372"/>
    <w:multiLevelType w:val="hybridMultilevel"/>
    <w:tmpl w:val="6A6ABAD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189B1721"/>
    <w:multiLevelType w:val="hybridMultilevel"/>
    <w:tmpl w:val="27E858F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1A5D22C5"/>
    <w:multiLevelType w:val="hybridMultilevel"/>
    <w:tmpl w:val="2A288C40"/>
    <w:lvl w:ilvl="0" w:tplc="A692D754">
      <w:start w:val="1"/>
      <w:numFmt w:val="decimal"/>
      <w:lvlText w:val="%1)"/>
      <w:lvlJc w:val="left"/>
      <w:pPr>
        <w:tabs>
          <w:tab w:val="num" w:pos="360"/>
        </w:tabs>
        <w:ind w:left="360" w:hanging="360"/>
      </w:pPr>
      <w:rPr>
        <w:b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8">
    <w:nsid w:val="1D25462B"/>
    <w:multiLevelType w:val="multilevel"/>
    <w:tmpl w:val="A1DE6AE4"/>
    <w:lvl w:ilvl="0">
      <w:start w:val="1"/>
      <w:numFmt w:val="decimal"/>
      <w:lvlText w:val="%1)"/>
      <w:lvlJc w:val="left"/>
      <w:pPr>
        <w:ind w:left="360" w:hanging="360"/>
      </w:pPr>
      <w:rPr>
        <w:rFonts w:hint="default"/>
      </w:rPr>
    </w:lvl>
    <w:lvl w:ilvl="1">
      <w:start w:val="1"/>
      <w:numFmt w:val="decimal"/>
      <w:lvlText w:val="19.%2"/>
      <w:lvlJc w:val="left"/>
      <w:pPr>
        <w:ind w:left="720" w:hanging="360"/>
      </w:pPr>
      <w:rPr>
        <w:rFonts w:hint="default"/>
        <w:b/>
        <w:i w:val="0"/>
        <w:caps w:val="0"/>
        <w:strike w:val="0"/>
        <w:dstrike w:val="0"/>
        <w:vanish w:val="0"/>
        <w:sz w:val="22"/>
        <w:vertAlign w:val="baseli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nsid w:val="1E334CD8"/>
    <w:multiLevelType w:val="hybridMultilevel"/>
    <w:tmpl w:val="5F04B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1E596587"/>
    <w:multiLevelType w:val="multilevel"/>
    <w:tmpl w:val="98706F82"/>
    <w:lvl w:ilvl="0">
      <w:start w:val="7"/>
      <w:numFmt w:val="none"/>
      <w:pStyle w:val="Heading1"/>
      <w:lvlText w:val="13."/>
      <w:lvlJc w:val="left"/>
      <w:pPr>
        <w:ind w:left="360" w:hanging="360"/>
      </w:pPr>
      <w:rPr>
        <w:rFonts w:hint="default"/>
      </w:rPr>
    </w:lvl>
    <w:lvl w:ilvl="1">
      <w:start w:val="1"/>
      <w:numFmt w:val="decimal"/>
      <w:pStyle w:val="Heading2"/>
      <w:lvlText w:val="18.%2"/>
      <w:lvlJc w:val="left"/>
      <w:pPr>
        <w:ind w:left="720" w:hanging="360"/>
      </w:pPr>
      <w:rPr>
        <w:rFonts w:hint="default"/>
      </w:rPr>
    </w:lvl>
    <w:lvl w:ilvl="2">
      <w:start w:val="1"/>
      <w:numFmt w:val="decimal"/>
      <w:pStyle w:val="Heading3"/>
      <w:lvlText w:val="12.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nsid w:val="23C27880"/>
    <w:multiLevelType w:val="hybridMultilevel"/>
    <w:tmpl w:val="1E6ED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5E323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nsid w:val="266475A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4">
    <w:nsid w:val="293A5307"/>
    <w:multiLevelType w:val="multilevel"/>
    <w:tmpl w:val="C3BECE1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4.%2.%3"/>
      <w:lvlJc w:val="left"/>
      <w:pPr>
        <w:tabs>
          <w:tab w:val="num" w:pos="360"/>
        </w:tabs>
        <w:snapToGrid w:val="0"/>
        <w:ind w:left="0" w:firstLine="0"/>
      </w:pPr>
      <w:rPr>
        <w:rFonts w:ascii="Times New Roman" w:hAnsi="Times New Roman" w:cs="Times New Roman"/>
        <w:b w:val="0"/>
        <w:bCs w:val="0"/>
        <w:i w:val="0"/>
        <w:iCs w:val="0"/>
        <w:caps w:val="0"/>
        <w:smallCaps w:val="0"/>
        <w:strike w:val="0"/>
        <w:dstrike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numFmt w:val="decimal"/>
      <w:pStyle w:val="Annex"/>
      <w:lvlText w:val="%4"/>
      <w:lvlJc w:val="left"/>
      <w:pPr>
        <w:snapToGrid w:val="0"/>
        <w:ind w:left="0" w:firstLine="0"/>
      </w:pPr>
      <w:rPr>
        <w:rFonts w:ascii="Times New Roman" w:hAnsi="Times New Roman" w:cs="Times New Roman" w:hint="default"/>
        <w:b w:val="0"/>
        <w:bCs w:val="0"/>
        <w:i w:val="0"/>
        <w:iCs w:val="0"/>
        <w:caps w:val="0"/>
        <w:smallCaps w:val="0"/>
        <w:strike w:val="0"/>
        <w:dstrike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35">
    <w:nsid w:val="2BD83DEF"/>
    <w:multiLevelType w:val="hybridMultilevel"/>
    <w:tmpl w:val="82300484"/>
    <w:lvl w:ilvl="0" w:tplc="10090001">
      <w:start w:val="1"/>
      <w:numFmt w:val="bullet"/>
      <w:lvlText w:val=""/>
      <w:lvlJc w:val="left"/>
      <w:pPr>
        <w:ind w:left="644" w:hanging="360"/>
      </w:pPr>
      <w:rPr>
        <w:rFonts w:ascii="Symbol" w:hAnsi="Symbol" w:hint="default"/>
      </w:rPr>
    </w:lvl>
    <w:lvl w:ilvl="1" w:tplc="10090003" w:tentative="1">
      <w:start w:val="1"/>
      <w:numFmt w:val="bullet"/>
      <w:lvlText w:val="o"/>
      <w:lvlJc w:val="left"/>
      <w:pPr>
        <w:ind w:left="1364" w:hanging="360"/>
      </w:pPr>
      <w:rPr>
        <w:rFonts w:ascii="Courier New" w:hAnsi="Courier New" w:cs="Courier New" w:hint="default"/>
      </w:rPr>
    </w:lvl>
    <w:lvl w:ilvl="2" w:tplc="10090005" w:tentative="1">
      <w:start w:val="1"/>
      <w:numFmt w:val="bullet"/>
      <w:lvlText w:val=""/>
      <w:lvlJc w:val="left"/>
      <w:pPr>
        <w:ind w:left="2084" w:hanging="360"/>
      </w:pPr>
      <w:rPr>
        <w:rFonts w:ascii="Wingdings" w:hAnsi="Wingdings" w:hint="default"/>
      </w:rPr>
    </w:lvl>
    <w:lvl w:ilvl="3" w:tplc="10090001" w:tentative="1">
      <w:start w:val="1"/>
      <w:numFmt w:val="bullet"/>
      <w:lvlText w:val=""/>
      <w:lvlJc w:val="left"/>
      <w:pPr>
        <w:ind w:left="2804" w:hanging="360"/>
      </w:pPr>
      <w:rPr>
        <w:rFonts w:ascii="Symbol" w:hAnsi="Symbol" w:hint="default"/>
      </w:rPr>
    </w:lvl>
    <w:lvl w:ilvl="4" w:tplc="10090003" w:tentative="1">
      <w:start w:val="1"/>
      <w:numFmt w:val="bullet"/>
      <w:lvlText w:val="o"/>
      <w:lvlJc w:val="left"/>
      <w:pPr>
        <w:ind w:left="3524" w:hanging="360"/>
      </w:pPr>
      <w:rPr>
        <w:rFonts w:ascii="Courier New" w:hAnsi="Courier New" w:cs="Courier New" w:hint="default"/>
      </w:rPr>
    </w:lvl>
    <w:lvl w:ilvl="5" w:tplc="10090005" w:tentative="1">
      <w:start w:val="1"/>
      <w:numFmt w:val="bullet"/>
      <w:lvlText w:val=""/>
      <w:lvlJc w:val="left"/>
      <w:pPr>
        <w:ind w:left="4244" w:hanging="360"/>
      </w:pPr>
      <w:rPr>
        <w:rFonts w:ascii="Wingdings" w:hAnsi="Wingdings" w:hint="default"/>
      </w:rPr>
    </w:lvl>
    <w:lvl w:ilvl="6" w:tplc="10090001" w:tentative="1">
      <w:start w:val="1"/>
      <w:numFmt w:val="bullet"/>
      <w:lvlText w:val=""/>
      <w:lvlJc w:val="left"/>
      <w:pPr>
        <w:ind w:left="4964" w:hanging="360"/>
      </w:pPr>
      <w:rPr>
        <w:rFonts w:ascii="Symbol" w:hAnsi="Symbol" w:hint="default"/>
      </w:rPr>
    </w:lvl>
    <w:lvl w:ilvl="7" w:tplc="10090003" w:tentative="1">
      <w:start w:val="1"/>
      <w:numFmt w:val="bullet"/>
      <w:lvlText w:val="o"/>
      <w:lvlJc w:val="left"/>
      <w:pPr>
        <w:ind w:left="5684" w:hanging="360"/>
      </w:pPr>
      <w:rPr>
        <w:rFonts w:ascii="Courier New" w:hAnsi="Courier New" w:cs="Courier New" w:hint="default"/>
      </w:rPr>
    </w:lvl>
    <w:lvl w:ilvl="8" w:tplc="10090005" w:tentative="1">
      <w:start w:val="1"/>
      <w:numFmt w:val="bullet"/>
      <w:lvlText w:val=""/>
      <w:lvlJc w:val="left"/>
      <w:pPr>
        <w:ind w:left="6404" w:hanging="360"/>
      </w:pPr>
      <w:rPr>
        <w:rFonts w:ascii="Wingdings" w:hAnsi="Wingdings" w:hint="default"/>
      </w:rPr>
    </w:lvl>
  </w:abstractNum>
  <w:abstractNum w:abstractNumId="36">
    <w:nsid w:val="2C5912F4"/>
    <w:multiLevelType w:val="hybridMultilevel"/>
    <w:tmpl w:val="B5A069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nsid w:val="2CEC05A8"/>
    <w:multiLevelType w:val="hybridMultilevel"/>
    <w:tmpl w:val="111CACA6"/>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38">
    <w:nsid w:val="2EA76B54"/>
    <w:multiLevelType w:val="multilevel"/>
    <w:tmpl w:val="2FB824A8"/>
    <w:lvl w:ilvl="0">
      <w:start w:val="7"/>
      <w:numFmt w:val="decimal"/>
      <w:lvlText w:val="%1."/>
      <w:lvlJc w:val="left"/>
      <w:pPr>
        <w:ind w:left="360" w:hanging="360"/>
      </w:pPr>
      <w:rPr>
        <w:rFonts w:hint="default"/>
      </w:rPr>
    </w:lvl>
    <w:lvl w:ilvl="1">
      <w:start w:val="4"/>
      <w:numFmt w:val="decimal"/>
      <w:lvlText w:val="7.%2"/>
      <w:lvlJc w:val="left"/>
      <w:pPr>
        <w:ind w:left="720" w:hanging="360"/>
      </w:pPr>
      <w:rPr>
        <w:rFonts w:hint="default"/>
      </w:rPr>
    </w:lvl>
    <w:lvl w:ilvl="2">
      <w:start w:val="1"/>
      <w:numFmt w:val="decimal"/>
      <w:lvlText w:val="7.5.%3"/>
      <w:lvlJc w:val="left"/>
      <w:pPr>
        <w:ind w:left="1080" w:hanging="360"/>
      </w:pPr>
      <w:rPr>
        <w:rFonts w:hint="default"/>
      </w:rPr>
    </w:lvl>
    <w:lvl w:ilvl="3">
      <w:start w:val="1"/>
      <w:numFmt w:val="decimal"/>
      <w:lvlText w:val="7.5.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nsid w:val="2F5E5677"/>
    <w:multiLevelType w:val="hybridMultilevel"/>
    <w:tmpl w:val="CE427A3E"/>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40">
    <w:nsid w:val="311F4048"/>
    <w:multiLevelType w:val="multilevel"/>
    <w:tmpl w:val="BF244E08"/>
    <w:lvl w:ilvl="0">
      <w:start w:val="1"/>
      <w:numFmt w:val="none"/>
      <w:lvlText w:val="4."/>
      <w:lvlJc w:val="left"/>
      <w:pPr>
        <w:ind w:left="360" w:hanging="360"/>
      </w:pPr>
      <w:rPr>
        <w:rFonts w:hint="default"/>
      </w:rPr>
    </w:lvl>
    <w:lvl w:ilvl="1">
      <w:start w:val="1"/>
      <w:numFmt w:val="decimal"/>
      <w:lvlText w:val="5.%2"/>
      <w:lvlJc w:val="left"/>
      <w:pPr>
        <w:ind w:left="720" w:hanging="360"/>
      </w:pPr>
      <w:rPr>
        <w:rFonts w:hint="default"/>
        <w:b/>
        <w:i w:val="0"/>
        <w:caps w:val="0"/>
        <w:strike w:val="0"/>
        <w:dstrike w:val="0"/>
        <w:vanish w:val="0"/>
        <w:sz w:val="22"/>
        <w:vertAlign w:val="baseline"/>
        <w:lang w:val="en-GB"/>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nsid w:val="3155344A"/>
    <w:multiLevelType w:val="hybridMultilevel"/>
    <w:tmpl w:val="4E0ED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1AF49D1"/>
    <w:multiLevelType w:val="multilevel"/>
    <w:tmpl w:val="90EC252C"/>
    <w:lvl w:ilvl="0">
      <w:start w:val="7"/>
      <w:numFmt w:val="none"/>
      <w:lvlText w:val="13."/>
      <w:lvlJc w:val="left"/>
      <w:pPr>
        <w:ind w:left="360" w:hanging="360"/>
      </w:pPr>
      <w:rPr>
        <w:rFonts w:hint="default"/>
      </w:rPr>
    </w:lvl>
    <w:lvl w:ilvl="1">
      <w:start w:val="4"/>
      <w:numFmt w:val="decimal"/>
      <w:lvlText w:val="13.%2"/>
      <w:lvlJc w:val="left"/>
      <w:pPr>
        <w:ind w:left="720" w:hanging="360"/>
      </w:pPr>
      <w:rPr>
        <w:rFonts w:hint="default"/>
      </w:rPr>
    </w:lvl>
    <w:lvl w:ilvl="2">
      <w:start w:val="1"/>
      <w:numFmt w:val="decimal"/>
      <w:lvlText w:val="18.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3">
    <w:nsid w:val="325D65F6"/>
    <w:multiLevelType w:val="hybridMultilevel"/>
    <w:tmpl w:val="B2B0A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3AC7EB8"/>
    <w:multiLevelType w:val="multilevel"/>
    <w:tmpl w:val="AC64227E"/>
    <w:lvl w:ilvl="0">
      <w:numFmt w:val="decimal"/>
      <w:pStyle w:val="Bibliography1"/>
      <w:lvlText w:val=""/>
      <w:lvlJc w:val="left"/>
      <w:pPr>
        <w:ind w:left="0" w:firstLine="0"/>
      </w:pPr>
    </w:lvl>
    <w:lvl w:ilvl="1">
      <w:numFmt w:val="decimal"/>
      <w:pStyle w:val="ListContinue3"/>
      <w:lvlText w:val=""/>
      <w:lvlJc w:val="left"/>
      <w:pPr>
        <w:ind w:left="0" w:firstLine="0"/>
      </w:pPr>
    </w:lvl>
    <w:lvl w:ilvl="2">
      <w:numFmt w:val="decimal"/>
      <w:pStyle w:val="ListContinue3"/>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45">
    <w:nsid w:val="36BD2B0A"/>
    <w:multiLevelType w:val="hybridMultilevel"/>
    <w:tmpl w:val="A7EECA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36E64A9C"/>
    <w:multiLevelType w:val="multilevel"/>
    <w:tmpl w:val="5E7A0AAC"/>
    <w:lvl w:ilvl="0">
      <w:start w:val="7"/>
      <w:numFmt w:val="decimal"/>
      <w:lvlText w:val="%1."/>
      <w:lvlJc w:val="left"/>
      <w:pPr>
        <w:ind w:left="360" w:hanging="360"/>
      </w:pPr>
      <w:rPr>
        <w:rFonts w:hint="default"/>
      </w:rPr>
    </w:lvl>
    <w:lvl w:ilvl="1">
      <w:start w:val="4"/>
      <w:numFmt w:val="decimal"/>
      <w:lvlText w:val="7.%2"/>
      <w:lvlJc w:val="left"/>
      <w:pPr>
        <w:ind w:left="720" w:hanging="360"/>
      </w:pPr>
      <w:rPr>
        <w:rFonts w:hint="default"/>
      </w:rPr>
    </w:lvl>
    <w:lvl w:ilvl="2">
      <w:start w:val="1"/>
      <w:numFmt w:val="decimal"/>
      <w:lvlText w:val="7.5.%3"/>
      <w:lvlJc w:val="left"/>
      <w:pPr>
        <w:ind w:left="1080" w:hanging="360"/>
      </w:pPr>
      <w:rPr>
        <w:rFonts w:hint="default"/>
      </w:rPr>
    </w:lvl>
    <w:lvl w:ilvl="3">
      <w:start w:val="1"/>
      <w:numFmt w:val="decimal"/>
      <w:lvlText w:val="7.5.4.%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7">
    <w:nsid w:val="387D4433"/>
    <w:multiLevelType w:val="multilevel"/>
    <w:tmpl w:val="EF029DE6"/>
    <w:name w:val="heading"/>
    <w:lvl w:ilvl="0">
      <w:numFmt w:val="decimal"/>
      <w:pStyle w:val="ANNEX0"/>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48">
    <w:nsid w:val="38C40774"/>
    <w:multiLevelType w:val="hybridMultilevel"/>
    <w:tmpl w:val="5B08DFD2"/>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49">
    <w:nsid w:val="38E90AF5"/>
    <w:multiLevelType w:val="hybridMultilevel"/>
    <w:tmpl w:val="FA367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39A533A1"/>
    <w:multiLevelType w:val="multilevel"/>
    <w:tmpl w:val="C4E64548"/>
    <w:lvl w:ilvl="0">
      <w:start w:val="1"/>
      <w:numFmt w:val="decimal"/>
      <w:lvlText w:val="%1."/>
      <w:lvlJc w:val="left"/>
      <w:pPr>
        <w:ind w:left="432" w:hanging="432"/>
      </w:pPr>
      <w:rPr>
        <w:rFonts w:hint="default"/>
      </w:rPr>
    </w:lvl>
    <w:lvl w:ilvl="1">
      <w:start w:val="1"/>
      <w:numFmt w:val="decimal"/>
      <w:lvlText w:val="%1.%2"/>
      <w:lvlJc w:val="left"/>
      <w:pPr>
        <w:ind w:left="576" w:hanging="576"/>
      </w:pPr>
      <w:rPr>
        <w:i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1">
    <w:nsid w:val="3AF1794F"/>
    <w:multiLevelType w:val="hybridMultilevel"/>
    <w:tmpl w:val="FA68F948"/>
    <w:lvl w:ilvl="0" w:tplc="B0900A8C">
      <w:start w:val="1"/>
      <w:numFmt w:val="decimal"/>
      <w:lvlText w:val="(%1)"/>
      <w:lvlJc w:val="left"/>
      <w:pPr>
        <w:ind w:left="763" w:hanging="360"/>
      </w:pPr>
      <w:rPr>
        <w:rFonts w:hint="default"/>
      </w:rPr>
    </w:lvl>
    <w:lvl w:ilvl="1" w:tplc="04090019" w:tentative="1">
      <w:start w:val="1"/>
      <w:numFmt w:val="lowerLetter"/>
      <w:lvlText w:val="%2."/>
      <w:lvlJc w:val="left"/>
      <w:pPr>
        <w:ind w:left="1483" w:hanging="360"/>
      </w:pPr>
    </w:lvl>
    <w:lvl w:ilvl="2" w:tplc="0409001B" w:tentative="1">
      <w:start w:val="1"/>
      <w:numFmt w:val="lowerRoman"/>
      <w:lvlText w:val="%3."/>
      <w:lvlJc w:val="right"/>
      <w:pPr>
        <w:ind w:left="2203" w:hanging="180"/>
      </w:pPr>
    </w:lvl>
    <w:lvl w:ilvl="3" w:tplc="0409000F" w:tentative="1">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52">
    <w:nsid w:val="3B6A0DF6"/>
    <w:multiLevelType w:val="hybridMultilevel"/>
    <w:tmpl w:val="A3BAC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3BA61D1A"/>
    <w:multiLevelType w:val="hybridMultilevel"/>
    <w:tmpl w:val="29F4C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3C751F8F"/>
    <w:multiLevelType w:val="hybridMultilevel"/>
    <w:tmpl w:val="D12400B2"/>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55">
    <w:nsid w:val="3D3901C7"/>
    <w:multiLevelType w:val="hybridMultilevel"/>
    <w:tmpl w:val="F5AECC7A"/>
    <w:lvl w:ilvl="0" w:tplc="A594C5D4">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6">
    <w:nsid w:val="3DA47E5D"/>
    <w:multiLevelType w:val="multilevel"/>
    <w:tmpl w:val="5E7A0AAC"/>
    <w:lvl w:ilvl="0">
      <w:start w:val="7"/>
      <w:numFmt w:val="decimal"/>
      <w:lvlText w:val="%1."/>
      <w:lvlJc w:val="left"/>
      <w:pPr>
        <w:ind w:left="360" w:hanging="360"/>
      </w:pPr>
      <w:rPr>
        <w:rFonts w:hint="default"/>
      </w:rPr>
    </w:lvl>
    <w:lvl w:ilvl="1">
      <w:start w:val="4"/>
      <w:numFmt w:val="decimal"/>
      <w:lvlText w:val="7.%2"/>
      <w:lvlJc w:val="left"/>
      <w:pPr>
        <w:ind w:left="720" w:hanging="360"/>
      </w:pPr>
      <w:rPr>
        <w:rFonts w:hint="default"/>
      </w:rPr>
    </w:lvl>
    <w:lvl w:ilvl="2">
      <w:start w:val="1"/>
      <w:numFmt w:val="decimal"/>
      <w:lvlText w:val="7.5.%3"/>
      <w:lvlJc w:val="left"/>
      <w:pPr>
        <w:ind w:left="1080" w:hanging="360"/>
      </w:pPr>
      <w:rPr>
        <w:rFonts w:hint="default"/>
      </w:rPr>
    </w:lvl>
    <w:lvl w:ilvl="3">
      <w:start w:val="1"/>
      <w:numFmt w:val="decimal"/>
      <w:lvlText w:val="7.5.4.%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7">
    <w:nsid w:val="3DAE7A44"/>
    <w:multiLevelType w:val="hybridMultilevel"/>
    <w:tmpl w:val="9D08AD74"/>
    <w:lvl w:ilvl="0" w:tplc="A594C5D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3E190362"/>
    <w:multiLevelType w:val="hybridMultilevel"/>
    <w:tmpl w:val="22928F7C"/>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59">
    <w:nsid w:val="3E5512DF"/>
    <w:multiLevelType w:val="hybridMultilevel"/>
    <w:tmpl w:val="FCDAFEC0"/>
    <w:lvl w:ilvl="0" w:tplc="04090001">
      <w:numFmt w:val="decimal"/>
      <w:lvlText w:val=""/>
      <w:lvlJc w:val="left"/>
    </w:lvl>
    <w:lvl w:ilvl="1" w:tplc="99026A0A">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60">
    <w:nsid w:val="3E6320E2"/>
    <w:multiLevelType w:val="singleLevel"/>
    <w:tmpl w:val="04090001"/>
    <w:lvl w:ilvl="0">
      <w:numFmt w:val="decimal"/>
      <w:lvlText w:val=""/>
      <w:lvlJc w:val="left"/>
    </w:lvl>
  </w:abstractNum>
  <w:abstractNum w:abstractNumId="61">
    <w:nsid w:val="404969F7"/>
    <w:multiLevelType w:val="hybridMultilevel"/>
    <w:tmpl w:val="10AABDEC"/>
    <w:lvl w:ilvl="0" w:tplc="0409000F">
      <w:numFmt w:val="decimal"/>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62">
    <w:nsid w:val="419B19B4"/>
    <w:multiLevelType w:val="hybridMultilevel"/>
    <w:tmpl w:val="710EB8F4"/>
    <w:lvl w:ilvl="0" w:tplc="ABD82128">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3">
    <w:nsid w:val="41C01AB5"/>
    <w:multiLevelType w:val="hybridMultilevel"/>
    <w:tmpl w:val="7D04A52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4">
    <w:nsid w:val="447E6990"/>
    <w:multiLevelType w:val="multilevel"/>
    <w:tmpl w:val="D73CC02A"/>
    <w:lvl w:ilvl="0">
      <w:start w:val="7"/>
      <w:numFmt w:val="decimal"/>
      <w:lvlText w:val="%1."/>
      <w:lvlJc w:val="left"/>
      <w:pPr>
        <w:ind w:left="360" w:hanging="360"/>
      </w:pPr>
      <w:rPr>
        <w:rFonts w:hint="default"/>
      </w:rPr>
    </w:lvl>
    <w:lvl w:ilvl="1">
      <w:start w:val="1"/>
      <w:numFmt w:val="decimal"/>
      <w:lvlText w:val="12.%2"/>
      <w:lvlJc w:val="left"/>
      <w:pPr>
        <w:ind w:left="720" w:hanging="360"/>
      </w:pPr>
      <w:rPr>
        <w:rFonts w:hint="default"/>
      </w:rPr>
    </w:lvl>
    <w:lvl w:ilvl="2">
      <w:start w:val="1"/>
      <w:numFmt w:val="decimal"/>
      <w:lvlText w:val="7.6.%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5">
    <w:nsid w:val="44DC5EEB"/>
    <w:multiLevelType w:val="hybridMultilevel"/>
    <w:tmpl w:val="3104E48E"/>
    <w:lvl w:ilvl="0" w:tplc="0F7EBB70">
      <w:numFmt w:val="bullet"/>
      <w:lvlText w:val="-"/>
      <w:lvlJc w:val="left"/>
      <w:pPr>
        <w:ind w:left="1080" w:hanging="360"/>
      </w:pPr>
      <w:rPr>
        <w:rFonts w:ascii="Calibri" w:eastAsiaTheme="minorHAnsi"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6">
    <w:nsid w:val="452C654F"/>
    <w:multiLevelType w:val="hybridMultilevel"/>
    <w:tmpl w:val="AA6432F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46074221"/>
    <w:multiLevelType w:val="hybridMultilevel"/>
    <w:tmpl w:val="60448F04"/>
    <w:lvl w:ilvl="0" w:tplc="2D64CB78">
      <w:start w:val="1"/>
      <w:numFmt w:val="bullet"/>
      <w:lvlText w:val="•"/>
      <w:lvlJc w:val="left"/>
      <w:pPr>
        <w:tabs>
          <w:tab w:val="num" w:pos="720"/>
        </w:tabs>
        <w:ind w:left="720" w:hanging="360"/>
      </w:pPr>
      <w:rPr>
        <w:rFonts w:ascii="Arial" w:hAnsi="Arial" w:hint="default"/>
      </w:rPr>
    </w:lvl>
    <w:lvl w:ilvl="1" w:tplc="2EEEE1AE" w:tentative="1">
      <w:start w:val="1"/>
      <w:numFmt w:val="bullet"/>
      <w:lvlText w:val="•"/>
      <w:lvlJc w:val="left"/>
      <w:pPr>
        <w:tabs>
          <w:tab w:val="num" w:pos="1440"/>
        </w:tabs>
        <w:ind w:left="1440" w:hanging="360"/>
      </w:pPr>
      <w:rPr>
        <w:rFonts w:ascii="Arial" w:hAnsi="Arial" w:hint="default"/>
      </w:rPr>
    </w:lvl>
    <w:lvl w:ilvl="2" w:tplc="54827B0C" w:tentative="1">
      <w:start w:val="1"/>
      <w:numFmt w:val="bullet"/>
      <w:lvlText w:val="•"/>
      <w:lvlJc w:val="left"/>
      <w:pPr>
        <w:tabs>
          <w:tab w:val="num" w:pos="2160"/>
        </w:tabs>
        <w:ind w:left="2160" w:hanging="360"/>
      </w:pPr>
      <w:rPr>
        <w:rFonts w:ascii="Arial" w:hAnsi="Arial" w:hint="default"/>
      </w:rPr>
    </w:lvl>
    <w:lvl w:ilvl="3" w:tplc="E5D84452" w:tentative="1">
      <w:start w:val="1"/>
      <w:numFmt w:val="bullet"/>
      <w:lvlText w:val="•"/>
      <w:lvlJc w:val="left"/>
      <w:pPr>
        <w:tabs>
          <w:tab w:val="num" w:pos="2880"/>
        </w:tabs>
        <w:ind w:left="2880" w:hanging="360"/>
      </w:pPr>
      <w:rPr>
        <w:rFonts w:ascii="Arial" w:hAnsi="Arial" w:hint="default"/>
      </w:rPr>
    </w:lvl>
    <w:lvl w:ilvl="4" w:tplc="60FE63C8" w:tentative="1">
      <w:start w:val="1"/>
      <w:numFmt w:val="bullet"/>
      <w:lvlText w:val="•"/>
      <w:lvlJc w:val="left"/>
      <w:pPr>
        <w:tabs>
          <w:tab w:val="num" w:pos="3600"/>
        </w:tabs>
        <w:ind w:left="3600" w:hanging="360"/>
      </w:pPr>
      <w:rPr>
        <w:rFonts w:ascii="Arial" w:hAnsi="Arial" w:hint="default"/>
      </w:rPr>
    </w:lvl>
    <w:lvl w:ilvl="5" w:tplc="8A4AB444" w:tentative="1">
      <w:start w:val="1"/>
      <w:numFmt w:val="bullet"/>
      <w:lvlText w:val="•"/>
      <w:lvlJc w:val="left"/>
      <w:pPr>
        <w:tabs>
          <w:tab w:val="num" w:pos="4320"/>
        </w:tabs>
        <w:ind w:left="4320" w:hanging="360"/>
      </w:pPr>
      <w:rPr>
        <w:rFonts w:ascii="Arial" w:hAnsi="Arial" w:hint="default"/>
      </w:rPr>
    </w:lvl>
    <w:lvl w:ilvl="6" w:tplc="136C70FC" w:tentative="1">
      <w:start w:val="1"/>
      <w:numFmt w:val="bullet"/>
      <w:lvlText w:val="•"/>
      <w:lvlJc w:val="left"/>
      <w:pPr>
        <w:tabs>
          <w:tab w:val="num" w:pos="5040"/>
        </w:tabs>
        <w:ind w:left="5040" w:hanging="360"/>
      </w:pPr>
      <w:rPr>
        <w:rFonts w:ascii="Arial" w:hAnsi="Arial" w:hint="default"/>
      </w:rPr>
    </w:lvl>
    <w:lvl w:ilvl="7" w:tplc="15F6FA10" w:tentative="1">
      <w:start w:val="1"/>
      <w:numFmt w:val="bullet"/>
      <w:lvlText w:val="•"/>
      <w:lvlJc w:val="left"/>
      <w:pPr>
        <w:tabs>
          <w:tab w:val="num" w:pos="5760"/>
        </w:tabs>
        <w:ind w:left="5760" w:hanging="360"/>
      </w:pPr>
      <w:rPr>
        <w:rFonts w:ascii="Arial" w:hAnsi="Arial" w:hint="default"/>
      </w:rPr>
    </w:lvl>
    <w:lvl w:ilvl="8" w:tplc="D556D9DA" w:tentative="1">
      <w:start w:val="1"/>
      <w:numFmt w:val="bullet"/>
      <w:lvlText w:val="•"/>
      <w:lvlJc w:val="left"/>
      <w:pPr>
        <w:tabs>
          <w:tab w:val="num" w:pos="6480"/>
        </w:tabs>
        <w:ind w:left="6480" w:hanging="360"/>
      </w:pPr>
      <w:rPr>
        <w:rFonts w:ascii="Arial" w:hAnsi="Arial" w:hint="default"/>
      </w:rPr>
    </w:lvl>
  </w:abstractNum>
  <w:abstractNum w:abstractNumId="68">
    <w:nsid w:val="465C6B26"/>
    <w:multiLevelType w:val="hybridMultilevel"/>
    <w:tmpl w:val="DEDAF75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47A42A3B"/>
    <w:multiLevelType w:val="hybridMultilevel"/>
    <w:tmpl w:val="B4662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47B35252"/>
    <w:multiLevelType w:val="hybridMultilevel"/>
    <w:tmpl w:val="FF142880"/>
    <w:lvl w:ilvl="0" w:tplc="31BA1B6C">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71">
    <w:nsid w:val="47B47BD3"/>
    <w:multiLevelType w:val="hybridMultilevel"/>
    <w:tmpl w:val="C202406C"/>
    <w:lvl w:ilvl="0" w:tplc="0409000F">
      <w:numFmt w:val="decimal"/>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72">
    <w:nsid w:val="47CA4D3D"/>
    <w:multiLevelType w:val="hybridMultilevel"/>
    <w:tmpl w:val="4BAC529A"/>
    <w:lvl w:ilvl="0" w:tplc="04090001">
      <w:numFmt w:val="decimal"/>
      <w:lvlText w:val=""/>
      <w:lvlJc w:val="left"/>
      <w:pPr>
        <w:ind w:left="0" w:firstLine="0"/>
      </w:pPr>
    </w:lvl>
    <w:lvl w:ilvl="1" w:tplc="04090003">
      <w:numFmt w:val="decimal"/>
      <w:lvlText w:val=""/>
      <w:lvlJc w:val="left"/>
      <w:pPr>
        <w:ind w:left="0" w:firstLine="0"/>
      </w:pPr>
    </w:lvl>
    <w:lvl w:ilvl="2" w:tplc="04090005">
      <w:numFmt w:val="decimal"/>
      <w:lvlText w:val=""/>
      <w:lvlJc w:val="left"/>
      <w:pPr>
        <w:ind w:left="0" w:firstLine="0"/>
      </w:pPr>
    </w:lvl>
    <w:lvl w:ilvl="3" w:tplc="04090001">
      <w:numFmt w:val="decimal"/>
      <w:lvlText w:val=""/>
      <w:lvlJc w:val="left"/>
      <w:pPr>
        <w:ind w:left="0" w:firstLine="0"/>
      </w:pPr>
    </w:lvl>
    <w:lvl w:ilvl="4" w:tplc="04090003">
      <w:numFmt w:val="decimal"/>
      <w:lvlText w:val=""/>
      <w:lvlJc w:val="left"/>
      <w:pPr>
        <w:ind w:left="0" w:firstLine="0"/>
      </w:pPr>
    </w:lvl>
    <w:lvl w:ilvl="5" w:tplc="04090005">
      <w:numFmt w:val="decimal"/>
      <w:lvlText w:val=""/>
      <w:lvlJc w:val="left"/>
      <w:pPr>
        <w:ind w:left="0" w:firstLine="0"/>
      </w:pPr>
    </w:lvl>
    <w:lvl w:ilvl="6" w:tplc="04090001">
      <w:numFmt w:val="decimal"/>
      <w:lvlText w:val=""/>
      <w:lvlJc w:val="left"/>
      <w:pPr>
        <w:ind w:left="0" w:firstLine="0"/>
      </w:pPr>
    </w:lvl>
    <w:lvl w:ilvl="7" w:tplc="04090003">
      <w:numFmt w:val="decimal"/>
      <w:lvlText w:val=""/>
      <w:lvlJc w:val="left"/>
      <w:pPr>
        <w:ind w:left="0" w:firstLine="0"/>
      </w:pPr>
    </w:lvl>
    <w:lvl w:ilvl="8" w:tplc="04090005">
      <w:numFmt w:val="decimal"/>
      <w:lvlText w:val=""/>
      <w:lvlJc w:val="left"/>
      <w:pPr>
        <w:ind w:left="0" w:firstLine="0"/>
      </w:pPr>
    </w:lvl>
  </w:abstractNum>
  <w:abstractNum w:abstractNumId="73">
    <w:nsid w:val="48716BD2"/>
    <w:multiLevelType w:val="hybridMultilevel"/>
    <w:tmpl w:val="4E4ACD94"/>
    <w:lvl w:ilvl="0" w:tplc="A9AA586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4">
    <w:nsid w:val="48867950"/>
    <w:multiLevelType w:val="hybridMultilevel"/>
    <w:tmpl w:val="7A487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48CE4BB4"/>
    <w:multiLevelType w:val="hybridMultilevel"/>
    <w:tmpl w:val="0A34D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48E826B0"/>
    <w:multiLevelType w:val="hybridMultilevel"/>
    <w:tmpl w:val="D96A6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4B235536"/>
    <w:multiLevelType w:val="hybridMultilevel"/>
    <w:tmpl w:val="972E6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4B676D92"/>
    <w:multiLevelType w:val="hybridMultilevel"/>
    <w:tmpl w:val="9482E458"/>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79">
    <w:nsid w:val="4BFE216D"/>
    <w:multiLevelType w:val="hybridMultilevel"/>
    <w:tmpl w:val="BF46597E"/>
    <w:lvl w:ilvl="0" w:tplc="24BA54D6">
      <w:numFmt w:val="decimal"/>
      <w:lvlText w:val=""/>
      <w:lvlJc w:val="left"/>
    </w:lvl>
    <w:lvl w:ilvl="1" w:tplc="EE02566E">
      <w:numFmt w:val="decimal"/>
      <w:lvlText w:val=""/>
      <w:lvlJc w:val="left"/>
    </w:lvl>
    <w:lvl w:ilvl="2" w:tplc="31A25C3A">
      <w:numFmt w:val="decimal"/>
      <w:lvlText w:val=""/>
      <w:lvlJc w:val="left"/>
    </w:lvl>
    <w:lvl w:ilvl="3" w:tplc="86CEFA6A">
      <w:numFmt w:val="decimal"/>
      <w:lvlText w:val=""/>
      <w:lvlJc w:val="left"/>
    </w:lvl>
    <w:lvl w:ilvl="4" w:tplc="71C2C158">
      <w:numFmt w:val="decimal"/>
      <w:lvlText w:val=""/>
      <w:lvlJc w:val="left"/>
    </w:lvl>
    <w:lvl w:ilvl="5" w:tplc="F1FCF8D2">
      <w:numFmt w:val="decimal"/>
      <w:lvlText w:val=""/>
      <w:lvlJc w:val="left"/>
    </w:lvl>
    <w:lvl w:ilvl="6" w:tplc="36B2C522">
      <w:numFmt w:val="decimal"/>
      <w:lvlText w:val=""/>
      <w:lvlJc w:val="left"/>
    </w:lvl>
    <w:lvl w:ilvl="7" w:tplc="23EC6892">
      <w:numFmt w:val="decimal"/>
      <w:lvlText w:val=""/>
      <w:lvlJc w:val="left"/>
    </w:lvl>
    <w:lvl w:ilvl="8" w:tplc="015A5910">
      <w:numFmt w:val="decimal"/>
      <w:lvlText w:val=""/>
      <w:lvlJc w:val="left"/>
    </w:lvl>
  </w:abstractNum>
  <w:abstractNum w:abstractNumId="80">
    <w:nsid w:val="4CFA68EC"/>
    <w:multiLevelType w:val="hybridMultilevel"/>
    <w:tmpl w:val="FBC0B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50144274"/>
    <w:multiLevelType w:val="multilevel"/>
    <w:tmpl w:val="A5DEB328"/>
    <w:lvl w:ilvl="0">
      <w:start w:val="1"/>
      <w:numFmt w:val="none"/>
      <w:lvlText w:val="7."/>
      <w:lvlJc w:val="left"/>
      <w:pPr>
        <w:ind w:left="360" w:hanging="360"/>
      </w:pPr>
      <w:rPr>
        <w:rFonts w:hint="default"/>
      </w:rPr>
    </w:lvl>
    <w:lvl w:ilvl="1">
      <w:start w:val="1"/>
      <w:numFmt w:val="decimal"/>
      <w:lvlText w:val="18.%2"/>
      <w:lvlJc w:val="left"/>
      <w:pPr>
        <w:ind w:left="720" w:hanging="360"/>
      </w:pPr>
      <w:rPr>
        <w:rFonts w:hint="default"/>
        <w:b/>
        <w:i w:val="0"/>
        <w:caps w:val="0"/>
        <w:strike w:val="0"/>
        <w:dstrike w:val="0"/>
        <w:vanish w:val="0"/>
        <w:sz w:val="22"/>
        <w:vertAlign w:val="baseli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2">
    <w:nsid w:val="504D7121"/>
    <w:multiLevelType w:val="hybridMultilevel"/>
    <w:tmpl w:val="920EAE4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3">
    <w:nsid w:val="509D61F9"/>
    <w:multiLevelType w:val="hybridMultilevel"/>
    <w:tmpl w:val="A63CB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5142123F"/>
    <w:multiLevelType w:val="hybridMultilevel"/>
    <w:tmpl w:val="BE544664"/>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85">
    <w:nsid w:val="51933C9B"/>
    <w:multiLevelType w:val="hybridMultilevel"/>
    <w:tmpl w:val="916E9D60"/>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86">
    <w:nsid w:val="51E86AD7"/>
    <w:multiLevelType w:val="hybridMultilevel"/>
    <w:tmpl w:val="18A493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7">
    <w:nsid w:val="531C2047"/>
    <w:multiLevelType w:val="hybridMultilevel"/>
    <w:tmpl w:val="D856D38E"/>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88">
    <w:nsid w:val="53867B31"/>
    <w:multiLevelType w:val="hybridMultilevel"/>
    <w:tmpl w:val="E5BCED0C"/>
    <w:lvl w:ilvl="0" w:tplc="0409000F">
      <w:numFmt w:val="decimal"/>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89">
    <w:nsid w:val="54186891"/>
    <w:multiLevelType w:val="hybridMultilevel"/>
    <w:tmpl w:val="534E648C"/>
    <w:lvl w:ilvl="0" w:tplc="57FA713A">
      <w:numFmt w:val="bullet"/>
      <w:lvlText w:val="•"/>
      <w:lvlJc w:val="left"/>
      <w:pPr>
        <w:ind w:left="720" w:hanging="360"/>
      </w:pPr>
      <w:rPr>
        <w:rFonts w:ascii="Arial" w:eastAsia="MS Mincho" w:hAnsi="Arial" w:cs="Aria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90">
    <w:nsid w:val="54A92342"/>
    <w:multiLevelType w:val="hybridMultilevel"/>
    <w:tmpl w:val="A1969E76"/>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91">
    <w:nsid w:val="559578DB"/>
    <w:multiLevelType w:val="hybridMultilevel"/>
    <w:tmpl w:val="570E1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nsid w:val="560427FB"/>
    <w:multiLevelType w:val="hybridMultilevel"/>
    <w:tmpl w:val="10364A10"/>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93">
    <w:nsid w:val="56F37693"/>
    <w:multiLevelType w:val="hybridMultilevel"/>
    <w:tmpl w:val="580C4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573D0F36"/>
    <w:multiLevelType w:val="hybridMultilevel"/>
    <w:tmpl w:val="72280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nsid w:val="58807BD7"/>
    <w:multiLevelType w:val="hybridMultilevel"/>
    <w:tmpl w:val="64126F02"/>
    <w:lvl w:ilvl="0" w:tplc="04090001">
      <w:numFmt w:val="decimal"/>
      <w:lvlText w:val=""/>
      <w:lvlJc w:val="left"/>
    </w:lvl>
    <w:lvl w:ilvl="1" w:tplc="04090001">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96">
    <w:nsid w:val="58BF4D98"/>
    <w:multiLevelType w:val="hybridMultilevel"/>
    <w:tmpl w:val="F35EFE64"/>
    <w:lvl w:ilvl="0" w:tplc="0409000F">
      <w:numFmt w:val="decimal"/>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97">
    <w:nsid w:val="593C0A42"/>
    <w:multiLevelType w:val="multilevel"/>
    <w:tmpl w:val="516C1016"/>
    <w:lvl w:ilvl="0">
      <w:start w:val="7"/>
      <w:numFmt w:val="decimal"/>
      <w:lvlText w:val="%1."/>
      <w:lvlJc w:val="left"/>
      <w:pPr>
        <w:ind w:left="360" w:hanging="360"/>
      </w:pPr>
      <w:rPr>
        <w:rFonts w:hint="default"/>
      </w:rPr>
    </w:lvl>
    <w:lvl w:ilvl="1">
      <w:start w:val="1"/>
      <w:numFmt w:val="decimal"/>
      <w:lvlText w:val="12.%2"/>
      <w:lvlJc w:val="left"/>
      <w:pPr>
        <w:ind w:left="720" w:hanging="360"/>
      </w:pPr>
      <w:rPr>
        <w:rFonts w:hint="default"/>
      </w:rPr>
    </w:lvl>
    <w:lvl w:ilvl="2">
      <w:start w:val="1"/>
      <w:numFmt w:val="decimal"/>
      <w:lvlText w:val="7.6.%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8">
    <w:nsid w:val="5B5339CA"/>
    <w:multiLevelType w:val="hybridMultilevel"/>
    <w:tmpl w:val="383A846E"/>
    <w:lvl w:ilvl="0" w:tplc="68E6DF06">
      <w:numFmt w:val="decimal"/>
      <w:lvlText w:val=""/>
      <w:lvlJc w:val="left"/>
    </w:lvl>
    <w:lvl w:ilvl="1" w:tplc="9F064806">
      <w:numFmt w:val="decimal"/>
      <w:lvlText w:val=""/>
      <w:lvlJc w:val="left"/>
    </w:lvl>
    <w:lvl w:ilvl="2" w:tplc="7E642940">
      <w:numFmt w:val="decimal"/>
      <w:lvlText w:val=""/>
      <w:lvlJc w:val="left"/>
    </w:lvl>
    <w:lvl w:ilvl="3" w:tplc="FA2E733C">
      <w:numFmt w:val="decimal"/>
      <w:lvlText w:val=""/>
      <w:lvlJc w:val="left"/>
    </w:lvl>
    <w:lvl w:ilvl="4" w:tplc="40F0AB96">
      <w:numFmt w:val="decimal"/>
      <w:lvlText w:val=""/>
      <w:lvlJc w:val="left"/>
    </w:lvl>
    <w:lvl w:ilvl="5" w:tplc="3C060BBA">
      <w:numFmt w:val="decimal"/>
      <w:lvlText w:val=""/>
      <w:lvlJc w:val="left"/>
    </w:lvl>
    <w:lvl w:ilvl="6" w:tplc="260CF74A">
      <w:numFmt w:val="decimal"/>
      <w:lvlText w:val=""/>
      <w:lvlJc w:val="left"/>
    </w:lvl>
    <w:lvl w:ilvl="7" w:tplc="71869E1E">
      <w:numFmt w:val="decimal"/>
      <w:lvlText w:val=""/>
      <w:lvlJc w:val="left"/>
    </w:lvl>
    <w:lvl w:ilvl="8" w:tplc="92AEB5DE">
      <w:numFmt w:val="decimal"/>
      <w:lvlText w:val=""/>
      <w:lvlJc w:val="left"/>
    </w:lvl>
  </w:abstractNum>
  <w:abstractNum w:abstractNumId="99">
    <w:nsid w:val="5BD71861"/>
    <w:multiLevelType w:val="hybridMultilevel"/>
    <w:tmpl w:val="DEDC5742"/>
    <w:lvl w:ilvl="0" w:tplc="0409000F">
      <w:numFmt w:val="decimal"/>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100">
    <w:nsid w:val="5C515518"/>
    <w:multiLevelType w:val="hybridMultilevel"/>
    <w:tmpl w:val="E88CC47C"/>
    <w:lvl w:ilvl="0" w:tplc="477A9926">
      <w:numFmt w:val="decimal"/>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101">
    <w:nsid w:val="5DB94FCC"/>
    <w:multiLevelType w:val="hybridMultilevel"/>
    <w:tmpl w:val="07ACA0EC"/>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102">
    <w:nsid w:val="6148623E"/>
    <w:multiLevelType w:val="multilevel"/>
    <w:tmpl w:val="617E9EC0"/>
    <w:lvl w:ilvl="0">
      <w:start w:val="7"/>
      <w:numFmt w:val="decimal"/>
      <w:lvlText w:val="%1."/>
      <w:lvlJc w:val="left"/>
      <w:pPr>
        <w:ind w:left="360" w:hanging="360"/>
      </w:pPr>
      <w:rPr>
        <w:rFonts w:hint="default"/>
      </w:rPr>
    </w:lvl>
    <w:lvl w:ilvl="1">
      <w:start w:val="4"/>
      <w:numFmt w:val="decimal"/>
      <w:lvlText w:val="7.%2"/>
      <w:lvlJc w:val="left"/>
      <w:pPr>
        <w:ind w:left="720" w:hanging="360"/>
      </w:pPr>
      <w:rPr>
        <w:rFonts w:hint="default"/>
      </w:rPr>
    </w:lvl>
    <w:lvl w:ilvl="2">
      <w:start w:val="1"/>
      <w:numFmt w:val="decimal"/>
      <w:lvlText w:val="7.4.%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3">
    <w:nsid w:val="64A5587F"/>
    <w:multiLevelType w:val="hybridMultilevel"/>
    <w:tmpl w:val="AAF03E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4">
    <w:nsid w:val="64D51214"/>
    <w:multiLevelType w:val="hybridMultilevel"/>
    <w:tmpl w:val="94FCECE6"/>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105">
    <w:nsid w:val="64F011DA"/>
    <w:multiLevelType w:val="hybridMultilevel"/>
    <w:tmpl w:val="51AE1264"/>
    <w:lvl w:ilvl="0" w:tplc="81EA51E0">
      <w:start w:val="1"/>
      <w:numFmt w:val="decimal"/>
      <w:lvlText w:val="(%1)"/>
      <w:lvlJc w:val="left"/>
      <w:pPr>
        <w:ind w:left="763" w:hanging="360"/>
      </w:pPr>
      <w:rPr>
        <w:rFonts w:hint="default"/>
      </w:rPr>
    </w:lvl>
    <w:lvl w:ilvl="1" w:tplc="04090019" w:tentative="1">
      <w:start w:val="1"/>
      <w:numFmt w:val="lowerLetter"/>
      <w:lvlText w:val="%2."/>
      <w:lvlJc w:val="left"/>
      <w:pPr>
        <w:ind w:left="1483" w:hanging="360"/>
      </w:pPr>
    </w:lvl>
    <w:lvl w:ilvl="2" w:tplc="0409001B" w:tentative="1">
      <w:start w:val="1"/>
      <w:numFmt w:val="lowerRoman"/>
      <w:lvlText w:val="%3."/>
      <w:lvlJc w:val="right"/>
      <w:pPr>
        <w:ind w:left="2203" w:hanging="180"/>
      </w:pPr>
    </w:lvl>
    <w:lvl w:ilvl="3" w:tplc="0409000F" w:tentative="1">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106">
    <w:nsid w:val="652D4974"/>
    <w:multiLevelType w:val="singleLevel"/>
    <w:tmpl w:val="4E548580"/>
    <w:lvl w:ilvl="0">
      <w:numFmt w:val="decimal"/>
      <w:lvlText w:val=""/>
      <w:lvlJc w:val="left"/>
    </w:lvl>
  </w:abstractNum>
  <w:abstractNum w:abstractNumId="107">
    <w:nsid w:val="657A4D05"/>
    <w:multiLevelType w:val="multilevel"/>
    <w:tmpl w:val="941EB11E"/>
    <w:lvl w:ilvl="0">
      <w:start w:val="1"/>
      <w:numFmt w:val="none"/>
      <w:lvlText w:val="4."/>
      <w:lvlJc w:val="left"/>
      <w:pPr>
        <w:ind w:left="360" w:hanging="360"/>
      </w:pPr>
      <w:rPr>
        <w:rFonts w:hint="default"/>
      </w:rPr>
    </w:lvl>
    <w:lvl w:ilvl="1">
      <w:start w:val="1"/>
      <w:numFmt w:val="decimal"/>
      <w:lvlText w:val="4.%2"/>
      <w:lvlJc w:val="left"/>
      <w:pPr>
        <w:ind w:left="720" w:hanging="360"/>
      </w:pPr>
      <w:rPr>
        <w:rFonts w:hint="default"/>
        <w:b/>
        <w:i w:val="0"/>
        <w:caps w:val="0"/>
        <w:strike w:val="0"/>
        <w:dstrike w:val="0"/>
        <w:vanish w:val="0"/>
        <w:sz w:val="22"/>
        <w:vertAlign w:val="baseli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8">
    <w:nsid w:val="65831836"/>
    <w:multiLevelType w:val="hybridMultilevel"/>
    <w:tmpl w:val="278C94D8"/>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109">
    <w:nsid w:val="662F54D1"/>
    <w:multiLevelType w:val="hybridMultilevel"/>
    <w:tmpl w:val="5F2CAC76"/>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110">
    <w:nsid w:val="680C511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1">
    <w:nsid w:val="68AB4802"/>
    <w:multiLevelType w:val="multilevel"/>
    <w:tmpl w:val="9CFC1130"/>
    <w:lvl w:ilvl="0">
      <w:start w:val="7"/>
      <w:numFmt w:val="decimal"/>
      <w:lvlText w:val="%1."/>
      <w:lvlJc w:val="left"/>
      <w:pPr>
        <w:ind w:left="360" w:hanging="360"/>
      </w:pPr>
      <w:rPr>
        <w:rFonts w:hint="default"/>
      </w:rPr>
    </w:lvl>
    <w:lvl w:ilvl="1">
      <w:start w:val="4"/>
      <w:numFmt w:val="decimal"/>
      <w:lvlText w:val="7.%2"/>
      <w:lvlJc w:val="left"/>
      <w:pPr>
        <w:ind w:left="720" w:hanging="360"/>
      </w:pPr>
      <w:rPr>
        <w:rFonts w:hint="default"/>
      </w:rPr>
    </w:lvl>
    <w:lvl w:ilvl="2">
      <w:start w:val="1"/>
      <w:numFmt w:val="decimal"/>
      <w:lvlText w:val="7.5.%3"/>
      <w:lvlJc w:val="left"/>
      <w:pPr>
        <w:ind w:left="1080" w:hanging="360"/>
      </w:pPr>
      <w:rPr>
        <w:rFonts w:hint="default"/>
      </w:rPr>
    </w:lvl>
    <w:lvl w:ilvl="3">
      <w:start w:val="1"/>
      <w:numFmt w:val="decimal"/>
      <w:pStyle w:val="Heading4"/>
      <w:lvlText w:val="12.1.4.%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2">
    <w:nsid w:val="69A94FA5"/>
    <w:multiLevelType w:val="hybridMultilevel"/>
    <w:tmpl w:val="4FA01002"/>
    <w:lvl w:ilvl="0" w:tplc="C2A01A38">
      <w:numFmt w:val="decimal"/>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113">
    <w:nsid w:val="6A1C7C73"/>
    <w:multiLevelType w:val="hybridMultilevel"/>
    <w:tmpl w:val="42B6A4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nsid w:val="6B097413"/>
    <w:multiLevelType w:val="hybridMultilevel"/>
    <w:tmpl w:val="760C3BBC"/>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115">
    <w:nsid w:val="6C901F3B"/>
    <w:multiLevelType w:val="hybridMultilevel"/>
    <w:tmpl w:val="9BD0EA14"/>
    <w:lvl w:ilvl="0" w:tplc="A594C5D4">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6">
    <w:nsid w:val="6CDA42D5"/>
    <w:multiLevelType w:val="hybridMultilevel"/>
    <w:tmpl w:val="64EE9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nsid w:val="6CE969A7"/>
    <w:multiLevelType w:val="hybridMultilevel"/>
    <w:tmpl w:val="EB9A324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nsid w:val="6D3013D1"/>
    <w:multiLevelType w:val="hybridMultilevel"/>
    <w:tmpl w:val="C61E12E6"/>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119">
    <w:nsid w:val="6E7C5460"/>
    <w:multiLevelType w:val="multilevel"/>
    <w:tmpl w:val="BFBAB3A6"/>
    <w:lvl w:ilvl="0">
      <w:start w:val="7"/>
      <w:numFmt w:val="decimal"/>
      <w:lvlText w:val="%1."/>
      <w:lvlJc w:val="left"/>
      <w:pPr>
        <w:ind w:left="360" w:hanging="360"/>
      </w:pPr>
      <w:rPr>
        <w:rFonts w:hint="default"/>
      </w:rPr>
    </w:lvl>
    <w:lvl w:ilvl="1">
      <w:start w:val="4"/>
      <w:numFmt w:val="decimal"/>
      <w:lvlText w:val="7.%2"/>
      <w:lvlJc w:val="left"/>
      <w:pPr>
        <w:ind w:left="720" w:hanging="360"/>
      </w:pPr>
      <w:rPr>
        <w:rFonts w:hint="default"/>
      </w:rPr>
    </w:lvl>
    <w:lvl w:ilvl="2">
      <w:start w:val="1"/>
      <w:numFmt w:val="decimal"/>
      <w:lvlText w:val="7.4.%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0">
    <w:nsid w:val="6EC12729"/>
    <w:multiLevelType w:val="hybridMultilevel"/>
    <w:tmpl w:val="10BC3B20"/>
    <w:lvl w:ilvl="0" w:tplc="3A925514">
      <w:numFmt w:val="bullet"/>
      <w:lvlText w:val="-"/>
      <w:lvlJc w:val="left"/>
      <w:pPr>
        <w:tabs>
          <w:tab w:val="num" w:pos="720"/>
        </w:tabs>
        <w:ind w:left="720" w:hanging="360"/>
      </w:pPr>
      <w:rPr>
        <w:rFonts w:ascii="Arial" w:eastAsia="Times New Roman" w:hAnsi="Arial" w:cs="Arial" w:hint="default"/>
      </w:rPr>
    </w:lvl>
    <w:lvl w:ilvl="1" w:tplc="2EEEE1AE" w:tentative="1">
      <w:start w:val="1"/>
      <w:numFmt w:val="bullet"/>
      <w:lvlText w:val="•"/>
      <w:lvlJc w:val="left"/>
      <w:pPr>
        <w:tabs>
          <w:tab w:val="num" w:pos="1440"/>
        </w:tabs>
        <w:ind w:left="1440" w:hanging="360"/>
      </w:pPr>
      <w:rPr>
        <w:rFonts w:ascii="Arial" w:hAnsi="Arial" w:hint="default"/>
      </w:rPr>
    </w:lvl>
    <w:lvl w:ilvl="2" w:tplc="54827B0C" w:tentative="1">
      <w:start w:val="1"/>
      <w:numFmt w:val="bullet"/>
      <w:lvlText w:val="•"/>
      <w:lvlJc w:val="left"/>
      <w:pPr>
        <w:tabs>
          <w:tab w:val="num" w:pos="2160"/>
        </w:tabs>
        <w:ind w:left="2160" w:hanging="360"/>
      </w:pPr>
      <w:rPr>
        <w:rFonts w:ascii="Arial" w:hAnsi="Arial" w:hint="default"/>
      </w:rPr>
    </w:lvl>
    <w:lvl w:ilvl="3" w:tplc="E5D84452" w:tentative="1">
      <w:start w:val="1"/>
      <w:numFmt w:val="bullet"/>
      <w:lvlText w:val="•"/>
      <w:lvlJc w:val="left"/>
      <w:pPr>
        <w:tabs>
          <w:tab w:val="num" w:pos="2880"/>
        </w:tabs>
        <w:ind w:left="2880" w:hanging="360"/>
      </w:pPr>
      <w:rPr>
        <w:rFonts w:ascii="Arial" w:hAnsi="Arial" w:hint="default"/>
      </w:rPr>
    </w:lvl>
    <w:lvl w:ilvl="4" w:tplc="60FE63C8" w:tentative="1">
      <w:start w:val="1"/>
      <w:numFmt w:val="bullet"/>
      <w:lvlText w:val="•"/>
      <w:lvlJc w:val="left"/>
      <w:pPr>
        <w:tabs>
          <w:tab w:val="num" w:pos="3600"/>
        </w:tabs>
        <w:ind w:left="3600" w:hanging="360"/>
      </w:pPr>
      <w:rPr>
        <w:rFonts w:ascii="Arial" w:hAnsi="Arial" w:hint="default"/>
      </w:rPr>
    </w:lvl>
    <w:lvl w:ilvl="5" w:tplc="8A4AB444" w:tentative="1">
      <w:start w:val="1"/>
      <w:numFmt w:val="bullet"/>
      <w:lvlText w:val="•"/>
      <w:lvlJc w:val="left"/>
      <w:pPr>
        <w:tabs>
          <w:tab w:val="num" w:pos="4320"/>
        </w:tabs>
        <w:ind w:left="4320" w:hanging="360"/>
      </w:pPr>
      <w:rPr>
        <w:rFonts w:ascii="Arial" w:hAnsi="Arial" w:hint="default"/>
      </w:rPr>
    </w:lvl>
    <w:lvl w:ilvl="6" w:tplc="136C70FC" w:tentative="1">
      <w:start w:val="1"/>
      <w:numFmt w:val="bullet"/>
      <w:lvlText w:val="•"/>
      <w:lvlJc w:val="left"/>
      <w:pPr>
        <w:tabs>
          <w:tab w:val="num" w:pos="5040"/>
        </w:tabs>
        <w:ind w:left="5040" w:hanging="360"/>
      </w:pPr>
      <w:rPr>
        <w:rFonts w:ascii="Arial" w:hAnsi="Arial" w:hint="default"/>
      </w:rPr>
    </w:lvl>
    <w:lvl w:ilvl="7" w:tplc="15F6FA10" w:tentative="1">
      <w:start w:val="1"/>
      <w:numFmt w:val="bullet"/>
      <w:lvlText w:val="•"/>
      <w:lvlJc w:val="left"/>
      <w:pPr>
        <w:tabs>
          <w:tab w:val="num" w:pos="5760"/>
        </w:tabs>
        <w:ind w:left="5760" w:hanging="360"/>
      </w:pPr>
      <w:rPr>
        <w:rFonts w:ascii="Arial" w:hAnsi="Arial" w:hint="default"/>
      </w:rPr>
    </w:lvl>
    <w:lvl w:ilvl="8" w:tplc="D556D9DA" w:tentative="1">
      <w:start w:val="1"/>
      <w:numFmt w:val="bullet"/>
      <w:lvlText w:val="•"/>
      <w:lvlJc w:val="left"/>
      <w:pPr>
        <w:tabs>
          <w:tab w:val="num" w:pos="6480"/>
        </w:tabs>
        <w:ind w:left="6480" w:hanging="360"/>
      </w:pPr>
      <w:rPr>
        <w:rFonts w:ascii="Arial" w:hAnsi="Arial" w:hint="default"/>
      </w:rPr>
    </w:lvl>
  </w:abstractNum>
  <w:abstractNum w:abstractNumId="121">
    <w:nsid w:val="6F432724"/>
    <w:multiLevelType w:val="hybridMultilevel"/>
    <w:tmpl w:val="AA3AFE84"/>
    <w:lvl w:ilvl="0" w:tplc="04090001">
      <w:numFmt w:val="decimal"/>
      <w:lvlText w:val=""/>
      <w:lvlJc w:val="left"/>
      <w:pPr>
        <w:ind w:left="0" w:firstLine="0"/>
      </w:pPr>
    </w:lvl>
    <w:lvl w:ilvl="1" w:tplc="04090003">
      <w:numFmt w:val="decimal"/>
      <w:lvlText w:val=""/>
      <w:lvlJc w:val="left"/>
      <w:pPr>
        <w:ind w:left="0" w:firstLine="0"/>
      </w:pPr>
    </w:lvl>
    <w:lvl w:ilvl="2" w:tplc="04090005">
      <w:numFmt w:val="decimal"/>
      <w:lvlText w:val=""/>
      <w:lvlJc w:val="left"/>
      <w:pPr>
        <w:ind w:left="0" w:firstLine="0"/>
      </w:pPr>
    </w:lvl>
    <w:lvl w:ilvl="3" w:tplc="04090001">
      <w:numFmt w:val="decimal"/>
      <w:lvlText w:val=""/>
      <w:lvlJc w:val="left"/>
      <w:pPr>
        <w:ind w:left="0" w:firstLine="0"/>
      </w:pPr>
    </w:lvl>
    <w:lvl w:ilvl="4" w:tplc="04090003">
      <w:numFmt w:val="decimal"/>
      <w:lvlText w:val=""/>
      <w:lvlJc w:val="left"/>
      <w:pPr>
        <w:ind w:left="0" w:firstLine="0"/>
      </w:pPr>
    </w:lvl>
    <w:lvl w:ilvl="5" w:tplc="04090005">
      <w:numFmt w:val="decimal"/>
      <w:lvlText w:val=""/>
      <w:lvlJc w:val="left"/>
      <w:pPr>
        <w:ind w:left="0" w:firstLine="0"/>
      </w:pPr>
    </w:lvl>
    <w:lvl w:ilvl="6" w:tplc="04090001">
      <w:numFmt w:val="decimal"/>
      <w:lvlText w:val=""/>
      <w:lvlJc w:val="left"/>
      <w:pPr>
        <w:ind w:left="0" w:firstLine="0"/>
      </w:pPr>
    </w:lvl>
    <w:lvl w:ilvl="7" w:tplc="04090003">
      <w:numFmt w:val="decimal"/>
      <w:lvlText w:val=""/>
      <w:lvlJc w:val="left"/>
      <w:pPr>
        <w:ind w:left="0" w:firstLine="0"/>
      </w:pPr>
    </w:lvl>
    <w:lvl w:ilvl="8" w:tplc="04090005">
      <w:numFmt w:val="decimal"/>
      <w:lvlText w:val=""/>
      <w:lvlJc w:val="left"/>
      <w:pPr>
        <w:ind w:left="0" w:firstLine="0"/>
      </w:pPr>
    </w:lvl>
  </w:abstractNum>
  <w:abstractNum w:abstractNumId="122">
    <w:nsid w:val="6F6E2273"/>
    <w:multiLevelType w:val="hybridMultilevel"/>
    <w:tmpl w:val="B6C88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nsid w:val="703F5F0C"/>
    <w:multiLevelType w:val="hybridMultilevel"/>
    <w:tmpl w:val="B26ED020"/>
    <w:lvl w:ilvl="0" w:tplc="F2CC2B68">
      <w:numFmt w:val="bullet"/>
      <w:lvlText w:val="-"/>
      <w:lvlJc w:val="left"/>
      <w:pPr>
        <w:ind w:left="1080" w:hanging="72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4">
    <w:nsid w:val="71F20FEC"/>
    <w:multiLevelType w:val="hybridMultilevel"/>
    <w:tmpl w:val="21DE83A2"/>
    <w:lvl w:ilvl="0" w:tplc="04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25">
    <w:nsid w:val="72D535E9"/>
    <w:multiLevelType w:val="multilevel"/>
    <w:tmpl w:val="3F4A67E2"/>
    <w:lvl w:ilvl="0">
      <w:start w:val="7"/>
      <w:numFmt w:val="none"/>
      <w:lvlText w:val="13."/>
      <w:lvlJc w:val="left"/>
      <w:pPr>
        <w:ind w:left="360" w:hanging="360"/>
      </w:pPr>
      <w:rPr>
        <w:rFonts w:hint="default"/>
      </w:rPr>
    </w:lvl>
    <w:lvl w:ilvl="1">
      <w:start w:val="1"/>
      <w:numFmt w:val="decimal"/>
      <w:lvlText w:val="13.%2"/>
      <w:lvlJc w:val="left"/>
      <w:pPr>
        <w:ind w:left="720" w:hanging="360"/>
      </w:pPr>
      <w:rPr>
        <w:rFonts w:hint="default"/>
      </w:rPr>
    </w:lvl>
    <w:lvl w:ilvl="2">
      <w:start w:val="1"/>
      <w:numFmt w:val="decimal"/>
      <w:lvlText w:val="18.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6">
    <w:nsid w:val="73892471"/>
    <w:multiLevelType w:val="hybridMultilevel"/>
    <w:tmpl w:val="F99A287C"/>
    <w:lvl w:ilvl="0" w:tplc="10090017">
      <w:start w:val="1"/>
      <w:numFmt w:val="lowerLetter"/>
      <w:lvlText w:val="%1)"/>
      <w:lvlJc w:val="left"/>
      <w:pPr>
        <w:ind w:left="720" w:hanging="360"/>
      </w:pPr>
      <w:rPr>
        <w:rFonts w:hint="default"/>
        <w:sz w:val="20"/>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7">
    <w:nsid w:val="744A1DD5"/>
    <w:multiLevelType w:val="hybridMultilevel"/>
    <w:tmpl w:val="69C8B44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nsid w:val="76240D32"/>
    <w:multiLevelType w:val="hybridMultilevel"/>
    <w:tmpl w:val="10A61D98"/>
    <w:lvl w:ilvl="0" w:tplc="0409000F">
      <w:numFmt w:val="decimal"/>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129">
    <w:nsid w:val="76AB5F8D"/>
    <w:multiLevelType w:val="hybridMultilevel"/>
    <w:tmpl w:val="120223EC"/>
    <w:lvl w:ilvl="0" w:tplc="0409000F">
      <w:numFmt w:val="decimal"/>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130">
    <w:nsid w:val="76DA5F66"/>
    <w:multiLevelType w:val="hybridMultilevel"/>
    <w:tmpl w:val="33F83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nsid w:val="77B80DC6"/>
    <w:multiLevelType w:val="hybridMultilevel"/>
    <w:tmpl w:val="43D4AEBE"/>
    <w:lvl w:ilvl="0" w:tplc="CEBCABD6">
      <w:start w:val="1"/>
      <w:numFmt w:val="bullet"/>
      <w:lvlText w:val="•"/>
      <w:lvlJc w:val="left"/>
      <w:pPr>
        <w:tabs>
          <w:tab w:val="num" w:pos="360"/>
        </w:tabs>
        <w:ind w:left="360" w:hanging="360"/>
      </w:pPr>
      <w:rPr>
        <w:rFonts w:ascii="Arial" w:hAnsi="Arial" w:hint="default"/>
      </w:rPr>
    </w:lvl>
    <w:lvl w:ilvl="1" w:tplc="ABD82128">
      <w:numFmt w:val="bullet"/>
      <w:lvlText w:val="-"/>
      <w:lvlJc w:val="left"/>
      <w:pPr>
        <w:tabs>
          <w:tab w:val="num" w:pos="1080"/>
        </w:tabs>
        <w:ind w:left="1080" w:hanging="360"/>
      </w:pPr>
      <w:rPr>
        <w:rFonts w:ascii="Calibri" w:eastAsiaTheme="minorHAnsi" w:hAnsi="Calibri" w:cs="Calibri" w:hint="default"/>
      </w:rPr>
    </w:lvl>
    <w:lvl w:ilvl="2" w:tplc="9974626C">
      <w:start w:val="1"/>
      <w:numFmt w:val="bullet"/>
      <w:lvlText w:val="•"/>
      <w:lvlJc w:val="left"/>
      <w:pPr>
        <w:tabs>
          <w:tab w:val="num" w:pos="1800"/>
        </w:tabs>
        <w:ind w:left="1800" w:hanging="360"/>
      </w:pPr>
      <w:rPr>
        <w:rFonts w:ascii="Arial" w:hAnsi="Arial" w:hint="default"/>
      </w:rPr>
    </w:lvl>
    <w:lvl w:ilvl="3" w:tplc="5E705E32" w:tentative="1">
      <w:start w:val="1"/>
      <w:numFmt w:val="bullet"/>
      <w:lvlText w:val="•"/>
      <w:lvlJc w:val="left"/>
      <w:pPr>
        <w:tabs>
          <w:tab w:val="num" w:pos="2520"/>
        </w:tabs>
        <w:ind w:left="2520" w:hanging="360"/>
      </w:pPr>
      <w:rPr>
        <w:rFonts w:ascii="Arial" w:hAnsi="Arial" w:hint="default"/>
      </w:rPr>
    </w:lvl>
    <w:lvl w:ilvl="4" w:tplc="29506C3E" w:tentative="1">
      <w:start w:val="1"/>
      <w:numFmt w:val="bullet"/>
      <w:lvlText w:val="•"/>
      <w:lvlJc w:val="left"/>
      <w:pPr>
        <w:tabs>
          <w:tab w:val="num" w:pos="3240"/>
        </w:tabs>
        <w:ind w:left="3240" w:hanging="360"/>
      </w:pPr>
      <w:rPr>
        <w:rFonts w:ascii="Arial" w:hAnsi="Arial" w:hint="default"/>
      </w:rPr>
    </w:lvl>
    <w:lvl w:ilvl="5" w:tplc="11146FE6" w:tentative="1">
      <w:start w:val="1"/>
      <w:numFmt w:val="bullet"/>
      <w:lvlText w:val="•"/>
      <w:lvlJc w:val="left"/>
      <w:pPr>
        <w:tabs>
          <w:tab w:val="num" w:pos="3960"/>
        </w:tabs>
        <w:ind w:left="3960" w:hanging="360"/>
      </w:pPr>
      <w:rPr>
        <w:rFonts w:ascii="Arial" w:hAnsi="Arial" w:hint="default"/>
      </w:rPr>
    </w:lvl>
    <w:lvl w:ilvl="6" w:tplc="5122F542" w:tentative="1">
      <w:start w:val="1"/>
      <w:numFmt w:val="bullet"/>
      <w:lvlText w:val="•"/>
      <w:lvlJc w:val="left"/>
      <w:pPr>
        <w:tabs>
          <w:tab w:val="num" w:pos="4680"/>
        </w:tabs>
        <w:ind w:left="4680" w:hanging="360"/>
      </w:pPr>
      <w:rPr>
        <w:rFonts w:ascii="Arial" w:hAnsi="Arial" w:hint="default"/>
      </w:rPr>
    </w:lvl>
    <w:lvl w:ilvl="7" w:tplc="81784BB2" w:tentative="1">
      <w:start w:val="1"/>
      <w:numFmt w:val="bullet"/>
      <w:lvlText w:val="•"/>
      <w:lvlJc w:val="left"/>
      <w:pPr>
        <w:tabs>
          <w:tab w:val="num" w:pos="5400"/>
        </w:tabs>
        <w:ind w:left="5400" w:hanging="360"/>
      </w:pPr>
      <w:rPr>
        <w:rFonts w:ascii="Arial" w:hAnsi="Arial" w:hint="default"/>
      </w:rPr>
    </w:lvl>
    <w:lvl w:ilvl="8" w:tplc="4F829ED0" w:tentative="1">
      <w:start w:val="1"/>
      <w:numFmt w:val="bullet"/>
      <w:lvlText w:val="•"/>
      <w:lvlJc w:val="left"/>
      <w:pPr>
        <w:tabs>
          <w:tab w:val="num" w:pos="6120"/>
        </w:tabs>
        <w:ind w:left="6120" w:hanging="360"/>
      </w:pPr>
      <w:rPr>
        <w:rFonts w:ascii="Arial" w:hAnsi="Arial" w:hint="default"/>
      </w:rPr>
    </w:lvl>
  </w:abstractNum>
  <w:abstractNum w:abstractNumId="132">
    <w:nsid w:val="7859483E"/>
    <w:multiLevelType w:val="singleLevel"/>
    <w:tmpl w:val="04090001"/>
    <w:lvl w:ilvl="0">
      <w:numFmt w:val="decimal"/>
      <w:lvlText w:val=""/>
      <w:lvlJc w:val="left"/>
    </w:lvl>
  </w:abstractNum>
  <w:abstractNum w:abstractNumId="133">
    <w:nsid w:val="79963374"/>
    <w:multiLevelType w:val="hybridMultilevel"/>
    <w:tmpl w:val="4896177E"/>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134">
    <w:nsid w:val="7ABF4FA8"/>
    <w:multiLevelType w:val="hybridMultilevel"/>
    <w:tmpl w:val="828811E6"/>
    <w:lvl w:ilvl="0" w:tplc="0ABC4410">
      <w:numFmt w:val="decimal"/>
      <w:lvlText w:val=""/>
      <w:lvlJc w:val="left"/>
    </w:lvl>
    <w:lvl w:ilvl="1" w:tplc="9B7682CA">
      <w:numFmt w:val="decimal"/>
      <w:lvlText w:val=""/>
      <w:lvlJc w:val="left"/>
    </w:lvl>
    <w:lvl w:ilvl="2" w:tplc="1C486488">
      <w:numFmt w:val="decimal"/>
      <w:lvlText w:val=""/>
      <w:lvlJc w:val="left"/>
    </w:lvl>
    <w:lvl w:ilvl="3" w:tplc="51325958">
      <w:numFmt w:val="decimal"/>
      <w:lvlText w:val=""/>
      <w:lvlJc w:val="left"/>
    </w:lvl>
    <w:lvl w:ilvl="4" w:tplc="14EC1CAA">
      <w:numFmt w:val="decimal"/>
      <w:lvlText w:val=""/>
      <w:lvlJc w:val="left"/>
    </w:lvl>
    <w:lvl w:ilvl="5" w:tplc="038C90F0">
      <w:numFmt w:val="decimal"/>
      <w:lvlText w:val=""/>
      <w:lvlJc w:val="left"/>
    </w:lvl>
    <w:lvl w:ilvl="6" w:tplc="B9E4CDB8">
      <w:numFmt w:val="decimal"/>
      <w:lvlText w:val=""/>
      <w:lvlJc w:val="left"/>
    </w:lvl>
    <w:lvl w:ilvl="7" w:tplc="B7164B5A">
      <w:numFmt w:val="decimal"/>
      <w:lvlText w:val=""/>
      <w:lvlJc w:val="left"/>
    </w:lvl>
    <w:lvl w:ilvl="8" w:tplc="2D86F818">
      <w:numFmt w:val="decimal"/>
      <w:lvlText w:val=""/>
      <w:lvlJc w:val="left"/>
    </w:lvl>
  </w:abstractNum>
  <w:abstractNum w:abstractNumId="135">
    <w:nsid w:val="7AC648BB"/>
    <w:multiLevelType w:val="hybridMultilevel"/>
    <w:tmpl w:val="01F67C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nsid w:val="7D627C7C"/>
    <w:multiLevelType w:val="hybridMultilevel"/>
    <w:tmpl w:val="02942C9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7">
    <w:nsid w:val="7DAA487B"/>
    <w:multiLevelType w:val="hybridMultilevel"/>
    <w:tmpl w:val="CB3EA1A0"/>
    <w:lvl w:ilvl="0" w:tplc="3CCA876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8">
    <w:nsid w:val="7DEE6D2A"/>
    <w:multiLevelType w:val="hybridMultilevel"/>
    <w:tmpl w:val="7DB40326"/>
    <w:lvl w:ilvl="0" w:tplc="09B4B924">
      <w:numFmt w:val="decimal"/>
      <w:lvlText w:val=""/>
      <w:lvlJc w:val="left"/>
    </w:lvl>
    <w:lvl w:ilvl="1" w:tplc="4B2E9544">
      <w:numFmt w:val="decimal"/>
      <w:lvlText w:val=""/>
      <w:lvlJc w:val="left"/>
    </w:lvl>
    <w:lvl w:ilvl="2" w:tplc="DAAA28C8">
      <w:numFmt w:val="decimal"/>
      <w:lvlText w:val=""/>
      <w:lvlJc w:val="left"/>
    </w:lvl>
    <w:lvl w:ilvl="3" w:tplc="EF38E116">
      <w:numFmt w:val="decimal"/>
      <w:lvlText w:val=""/>
      <w:lvlJc w:val="left"/>
    </w:lvl>
    <w:lvl w:ilvl="4" w:tplc="B1A69B44">
      <w:numFmt w:val="decimal"/>
      <w:lvlText w:val=""/>
      <w:lvlJc w:val="left"/>
    </w:lvl>
    <w:lvl w:ilvl="5" w:tplc="0936AF1A">
      <w:numFmt w:val="decimal"/>
      <w:lvlText w:val=""/>
      <w:lvlJc w:val="left"/>
    </w:lvl>
    <w:lvl w:ilvl="6" w:tplc="17E651AE">
      <w:numFmt w:val="decimal"/>
      <w:lvlText w:val=""/>
      <w:lvlJc w:val="left"/>
    </w:lvl>
    <w:lvl w:ilvl="7" w:tplc="F38CE010">
      <w:numFmt w:val="decimal"/>
      <w:lvlText w:val=""/>
      <w:lvlJc w:val="left"/>
    </w:lvl>
    <w:lvl w:ilvl="8" w:tplc="726AC0BA">
      <w:numFmt w:val="decimal"/>
      <w:lvlText w:val=""/>
      <w:lvlJc w:val="left"/>
    </w:lvl>
  </w:abstractNum>
  <w:abstractNum w:abstractNumId="139">
    <w:nsid w:val="7ED91722"/>
    <w:multiLevelType w:val="multilevel"/>
    <w:tmpl w:val="A5DEB328"/>
    <w:lvl w:ilvl="0">
      <w:start w:val="1"/>
      <w:numFmt w:val="none"/>
      <w:lvlText w:val="7."/>
      <w:lvlJc w:val="left"/>
      <w:pPr>
        <w:ind w:left="360" w:hanging="360"/>
      </w:pPr>
      <w:rPr>
        <w:rFonts w:hint="default"/>
      </w:rPr>
    </w:lvl>
    <w:lvl w:ilvl="1">
      <w:start w:val="1"/>
      <w:numFmt w:val="decimal"/>
      <w:lvlText w:val="18.%2"/>
      <w:lvlJc w:val="left"/>
      <w:pPr>
        <w:ind w:left="720" w:hanging="360"/>
      </w:pPr>
      <w:rPr>
        <w:rFonts w:hint="default"/>
        <w:b/>
        <w:i w:val="0"/>
        <w:caps w:val="0"/>
        <w:strike w:val="0"/>
        <w:dstrike w:val="0"/>
        <w:vanish w:val="0"/>
        <w:sz w:val="22"/>
        <w:vertAlign w:val="baseli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0">
    <w:nsid w:val="7F0E071B"/>
    <w:multiLevelType w:val="hybridMultilevel"/>
    <w:tmpl w:val="93047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55"/>
  </w:num>
  <w:num w:numId="3">
    <w:abstractNumId w:val="65"/>
  </w:num>
  <w:num w:numId="4">
    <w:abstractNumId w:val="131"/>
  </w:num>
  <w:num w:numId="5">
    <w:abstractNumId w:val="67"/>
  </w:num>
  <w:num w:numId="6">
    <w:abstractNumId w:val="120"/>
  </w:num>
  <w:num w:numId="7">
    <w:abstractNumId w:val="62"/>
  </w:num>
  <w:num w:numId="8">
    <w:abstractNumId w:val="123"/>
  </w:num>
  <w:num w:numId="9">
    <w:abstractNumId w:val="116"/>
  </w:num>
  <w:num w:numId="10">
    <w:abstractNumId w:val="115"/>
  </w:num>
  <w:num w:numId="11">
    <w:abstractNumId w:val="57"/>
  </w:num>
  <w:num w:numId="12">
    <w:abstractNumId w:val="63"/>
  </w:num>
  <w:num w:numId="13">
    <w:abstractNumId w:val="35"/>
  </w:num>
  <w:num w:numId="14">
    <w:abstractNumId w:val="126"/>
  </w:num>
  <w:num w:numId="15">
    <w:abstractNumId w:val="15"/>
  </w:num>
  <w:num w:numId="16">
    <w:abstractNumId w:val="47"/>
  </w:num>
  <w:num w:numId="17">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0"/>
  </w:num>
  <w:num w:numId="26">
    <w:abstractNumId w:val="110"/>
  </w:num>
  <w:num w:numId="27">
    <w:abstractNumId w:val="68"/>
  </w:num>
  <w:num w:numId="28">
    <w:abstractNumId w:val="117"/>
  </w:num>
  <w:num w:numId="29">
    <w:abstractNumId w:val="24"/>
  </w:num>
  <w:num w:numId="30">
    <w:abstractNumId w:val="8"/>
  </w:num>
  <w:num w:numId="31">
    <w:abstractNumId w:val="91"/>
  </w:num>
  <w:num w:numId="32">
    <w:abstractNumId w:val="43"/>
  </w:num>
  <w:num w:numId="33">
    <w:abstractNumId w:val="124"/>
  </w:num>
  <w:num w:numId="34">
    <w:abstractNumId w:val="127"/>
  </w:num>
  <w:num w:numId="35">
    <w:abstractNumId w:val="53"/>
  </w:num>
  <w:num w:numId="36">
    <w:abstractNumId w:val="83"/>
  </w:num>
  <w:num w:numId="37">
    <w:abstractNumId w:val="77"/>
  </w:num>
  <w:num w:numId="38">
    <w:abstractNumId w:val="69"/>
  </w:num>
  <w:num w:numId="39">
    <w:abstractNumId w:val="94"/>
  </w:num>
  <w:num w:numId="40">
    <w:abstractNumId w:val="72"/>
  </w:num>
  <w:num w:numId="41">
    <w:abstractNumId w:val="36"/>
  </w:num>
  <w:num w:numId="4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30"/>
  </w:num>
  <w:num w:numId="44">
    <w:abstractNumId w:val="41"/>
  </w:num>
  <w:num w:numId="45">
    <w:abstractNumId w:val="7"/>
  </w:num>
  <w:num w:numId="46">
    <w:abstractNumId w:val="16"/>
  </w:num>
  <w:num w:numId="47">
    <w:abstractNumId w:val="89"/>
  </w:num>
  <w:num w:numId="48">
    <w:abstractNumId w:val="136"/>
  </w:num>
  <w:num w:numId="49">
    <w:abstractNumId w:val="70"/>
  </w:num>
  <w:num w:numId="50">
    <w:abstractNumId w:val="3"/>
  </w:num>
  <w:num w:numId="51">
    <w:abstractNumId w:val="10"/>
    <w:lvlOverride w:ilvl="0">
      <w:startOverride w:val="1"/>
    </w:lvlOverride>
  </w:num>
  <w:num w:numId="52">
    <w:abstractNumId w:val="2"/>
  </w:num>
  <w:num w:numId="53">
    <w:abstractNumId w:val="1"/>
  </w:num>
  <w:num w:numId="54">
    <w:abstractNumId w:val="0"/>
  </w:num>
  <w:num w:numId="55">
    <w:abstractNumId w:val="44"/>
  </w:num>
  <w:num w:numId="56">
    <w:abstractNumId w:val="4"/>
  </w:num>
  <w:num w:numId="57">
    <w:abstractNumId w:val="34"/>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58">
    <w:abstractNumId w:val="5"/>
  </w:num>
  <w:num w:numId="5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21"/>
  </w:num>
  <w:num w:numId="61">
    <w:abstractNumId w:val="22"/>
  </w:num>
  <w:num w:numId="62">
    <w:abstractNumId w:val="10"/>
  </w:num>
  <w:num w:numId="63">
    <w:abstractNumId w:val="60"/>
  </w:num>
  <w:num w:numId="64">
    <w:abstractNumId w:val="33"/>
  </w:num>
  <w:num w:numId="65">
    <w:abstractNumId w:val="132"/>
  </w:num>
  <w:num w:numId="66">
    <w:abstractNumId w:val="98"/>
  </w:num>
  <w:num w:numId="67">
    <w:abstractNumId w:val="134"/>
  </w:num>
  <w:num w:numId="68">
    <w:abstractNumId w:val="79"/>
  </w:num>
  <w:num w:numId="69">
    <w:abstractNumId w:val="37"/>
  </w:num>
  <w:num w:numId="70">
    <w:abstractNumId w:val="138"/>
  </w:num>
  <w:num w:numId="71">
    <w:abstractNumId w:val="31"/>
  </w:num>
  <w:num w:numId="72">
    <w:abstractNumId w:val="87"/>
  </w:num>
  <w:num w:numId="73">
    <w:abstractNumId w:val="12"/>
  </w:num>
  <w:num w:numId="74">
    <w:abstractNumId w:val="48"/>
  </w:num>
  <w:num w:numId="75">
    <w:abstractNumId w:val="88"/>
  </w:num>
  <w:num w:numId="76">
    <w:abstractNumId w:val="133"/>
  </w:num>
  <w:num w:numId="77">
    <w:abstractNumId w:val="78"/>
  </w:num>
  <w:num w:numId="78">
    <w:abstractNumId w:val="85"/>
  </w:num>
  <w:num w:numId="79">
    <w:abstractNumId w:val="114"/>
  </w:num>
  <w:num w:numId="80">
    <w:abstractNumId w:val="96"/>
  </w:num>
  <w:num w:numId="81">
    <w:abstractNumId w:val="129"/>
  </w:num>
  <w:num w:numId="82">
    <w:abstractNumId w:val="128"/>
  </w:num>
  <w:num w:numId="83">
    <w:abstractNumId w:val="92"/>
  </w:num>
  <w:num w:numId="84">
    <w:abstractNumId w:val="99"/>
  </w:num>
  <w:num w:numId="85">
    <w:abstractNumId w:val="61"/>
  </w:num>
  <w:num w:numId="86">
    <w:abstractNumId w:val="100"/>
  </w:num>
  <w:num w:numId="87">
    <w:abstractNumId w:val="71"/>
  </w:num>
  <w:num w:numId="88">
    <w:abstractNumId w:val="104"/>
  </w:num>
  <w:num w:numId="89">
    <w:abstractNumId w:val="34"/>
  </w:num>
  <w:num w:numId="90">
    <w:abstractNumId w:val="101"/>
  </w:num>
  <w:num w:numId="91">
    <w:abstractNumId w:val="39"/>
  </w:num>
  <w:num w:numId="92">
    <w:abstractNumId w:val="54"/>
  </w:num>
  <w:num w:numId="93">
    <w:abstractNumId w:val="90"/>
  </w:num>
  <w:num w:numId="94">
    <w:abstractNumId w:val="118"/>
  </w:num>
  <w:num w:numId="95">
    <w:abstractNumId w:val="11"/>
  </w:num>
  <w:num w:numId="96">
    <w:abstractNumId w:val="58"/>
  </w:num>
  <w:num w:numId="97">
    <w:abstractNumId w:val="84"/>
  </w:num>
  <w:num w:numId="98">
    <w:abstractNumId w:val="106"/>
    <w:lvlOverride w:ilvl="0">
      <w:startOverride w:val="1"/>
    </w:lvlOverride>
  </w:num>
  <w:num w:numId="99">
    <w:abstractNumId w:val="106"/>
  </w:num>
  <w:num w:numId="100">
    <w:abstractNumId w:val="59"/>
  </w:num>
  <w:num w:numId="101">
    <w:abstractNumId w:val="109"/>
  </w:num>
  <w:num w:numId="102">
    <w:abstractNumId w:val="95"/>
  </w:num>
  <w:num w:numId="103">
    <w:abstractNumId w:val="18"/>
  </w:num>
  <w:num w:numId="104">
    <w:abstractNumId w:val="108"/>
  </w:num>
  <w:num w:numId="105">
    <w:abstractNumId w:val="27"/>
  </w:num>
  <w:num w:numId="106">
    <w:abstractNumId w:val="112"/>
  </w:num>
  <w:num w:numId="107">
    <w:abstractNumId w:val="103"/>
  </w:num>
  <w:num w:numId="108">
    <w:abstractNumId w:val="82"/>
  </w:num>
  <w:num w:numId="109">
    <w:abstractNumId w:val="49"/>
  </w:num>
  <w:num w:numId="110">
    <w:abstractNumId w:val="29"/>
  </w:num>
  <w:num w:numId="111">
    <w:abstractNumId w:val="135"/>
  </w:num>
  <w:num w:numId="112">
    <w:abstractNumId w:val="45"/>
  </w:num>
  <w:num w:numId="113">
    <w:abstractNumId w:val="25"/>
  </w:num>
  <w:num w:numId="114">
    <w:abstractNumId w:val="80"/>
  </w:num>
  <w:num w:numId="115">
    <w:abstractNumId w:val="17"/>
  </w:num>
  <w:num w:numId="116">
    <w:abstractNumId w:val="14"/>
  </w:num>
  <w:num w:numId="117">
    <w:abstractNumId w:val="6"/>
  </w:num>
  <w:num w:numId="118">
    <w:abstractNumId w:val="76"/>
  </w:num>
  <w:num w:numId="119">
    <w:abstractNumId w:val="113"/>
  </w:num>
  <w:num w:numId="120">
    <w:abstractNumId w:val="9"/>
  </w:num>
  <w:num w:numId="121">
    <w:abstractNumId w:val="26"/>
  </w:num>
  <w:num w:numId="122">
    <w:abstractNumId w:val="105"/>
  </w:num>
  <w:num w:numId="123">
    <w:abstractNumId w:val="51"/>
  </w:num>
  <w:num w:numId="124">
    <w:abstractNumId w:val="66"/>
  </w:num>
  <w:num w:numId="125">
    <w:abstractNumId w:val="140"/>
  </w:num>
  <w:num w:numId="126">
    <w:abstractNumId w:val="52"/>
  </w:num>
  <w:num w:numId="127">
    <w:abstractNumId w:val="93"/>
  </w:num>
  <w:num w:numId="128">
    <w:abstractNumId w:val="74"/>
  </w:num>
  <w:num w:numId="129">
    <w:abstractNumId w:val="122"/>
  </w:num>
  <w:num w:numId="130">
    <w:abstractNumId w:val="75"/>
  </w:num>
  <w:num w:numId="131">
    <w:abstractNumId w:val="86"/>
  </w:num>
  <w:num w:numId="132">
    <w:abstractNumId w:val="107"/>
  </w:num>
  <w:num w:numId="133">
    <w:abstractNumId w:val="137"/>
  </w:num>
  <w:num w:numId="134">
    <w:abstractNumId w:val="40"/>
  </w:num>
  <w:num w:numId="135">
    <w:abstractNumId w:val="1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107"/>
    <w:lvlOverride w:ilvl="0">
      <w:lvl w:ilvl="0">
        <w:start w:val="1"/>
        <w:numFmt w:val="none"/>
        <w:lvlText w:val="7."/>
        <w:lvlJc w:val="left"/>
        <w:pPr>
          <w:ind w:left="360" w:hanging="360"/>
        </w:pPr>
        <w:rPr>
          <w:rFonts w:hint="default"/>
        </w:rPr>
      </w:lvl>
    </w:lvlOverride>
    <w:lvlOverride w:ilvl="1">
      <w:lvl w:ilvl="1">
        <w:start w:val="1"/>
        <w:numFmt w:val="decimal"/>
        <w:lvlText w:val="7.%2"/>
        <w:lvlJc w:val="left"/>
        <w:pPr>
          <w:ind w:left="720" w:hanging="360"/>
        </w:pPr>
        <w:rPr>
          <w:rFonts w:hint="default"/>
          <w:b/>
          <w:i w:val="0"/>
          <w:caps w:val="0"/>
          <w:strike w:val="0"/>
          <w:dstrike w:val="0"/>
          <w:vanish w:val="0"/>
          <w:sz w:val="22"/>
          <w:vertAlign w:val="baseline"/>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37">
    <w:abstractNumId w:val="21"/>
  </w:num>
  <w:num w:numId="138">
    <w:abstractNumId w:val="20"/>
  </w:num>
  <w:num w:numId="139">
    <w:abstractNumId w:val="73"/>
  </w:num>
  <w:num w:numId="140">
    <w:abstractNumId w:val="119"/>
  </w:num>
  <w:num w:numId="141">
    <w:abstractNumId w:val="102"/>
  </w:num>
  <w:num w:numId="142">
    <w:abstractNumId w:val="119"/>
    <w:lvlOverride w:ilvl="0">
      <w:lvl w:ilvl="0">
        <w:start w:val="7"/>
        <w:numFmt w:val="decimal"/>
        <w:lvlText w:val="%1."/>
        <w:lvlJc w:val="left"/>
        <w:pPr>
          <w:ind w:left="360" w:hanging="360"/>
        </w:pPr>
        <w:rPr>
          <w:rFonts w:hint="default"/>
        </w:rPr>
      </w:lvl>
    </w:lvlOverride>
    <w:lvlOverride w:ilvl="1">
      <w:lvl w:ilvl="1">
        <w:start w:val="4"/>
        <w:numFmt w:val="decimal"/>
        <w:lvlText w:val="7.%2"/>
        <w:lvlJc w:val="left"/>
        <w:pPr>
          <w:ind w:left="720" w:hanging="360"/>
        </w:pPr>
        <w:rPr>
          <w:rFonts w:hint="default"/>
        </w:rPr>
      </w:lvl>
    </w:lvlOverride>
    <w:lvlOverride w:ilvl="2">
      <w:lvl w:ilvl="2">
        <w:start w:val="1"/>
        <w:numFmt w:val="decimal"/>
        <w:lvlText w:val="7.5.%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43">
    <w:abstractNumId w:val="38"/>
  </w:num>
  <w:num w:numId="144">
    <w:abstractNumId w:val="56"/>
  </w:num>
  <w:num w:numId="145">
    <w:abstractNumId w:val="119"/>
    <w:lvlOverride w:ilvl="0">
      <w:lvl w:ilvl="0">
        <w:start w:val="7"/>
        <w:numFmt w:val="decimal"/>
        <w:lvlText w:val="%1."/>
        <w:lvlJc w:val="left"/>
        <w:pPr>
          <w:ind w:left="360" w:hanging="360"/>
        </w:pPr>
        <w:rPr>
          <w:rFonts w:hint="default"/>
        </w:rPr>
      </w:lvl>
    </w:lvlOverride>
    <w:lvlOverride w:ilvl="1">
      <w:lvl w:ilvl="1">
        <w:start w:val="4"/>
        <w:numFmt w:val="decimal"/>
        <w:lvlText w:val="7.%2"/>
        <w:lvlJc w:val="left"/>
        <w:pPr>
          <w:ind w:left="720" w:hanging="360"/>
        </w:pPr>
        <w:rPr>
          <w:rFonts w:hint="default"/>
        </w:rPr>
      </w:lvl>
    </w:lvlOverride>
    <w:lvlOverride w:ilvl="2">
      <w:lvl w:ilvl="2">
        <w:start w:val="1"/>
        <w:numFmt w:val="decimal"/>
        <w:lvlText w:val="7.6.%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46">
    <w:abstractNumId w:val="97"/>
  </w:num>
  <w:num w:numId="147">
    <w:abstractNumId w:val="97"/>
    <w:lvlOverride w:ilvl="0">
      <w:lvl w:ilvl="0">
        <w:start w:val="7"/>
        <w:numFmt w:val="decimal"/>
        <w:lvlText w:val="%1."/>
        <w:lvlJc w:val="left"/>
        <w:pPr>
          <w:ind w:left="360" w:hanging="360"/>
        </w:pPr>
        <w:rPr>
          <w:rFonts w:hint="default"/>
        </w:rPr>
      </w:lvl>
    </w:lvlOverride>
    <w:lvlOverride w:ilvl="1">
      <w:lvl w:ilvl="1">
        <w:start w:val="1"/>
        <w:numFmt w:val="decimal"/>
        <w:lvlText w:val="12.%2"/>
        <w:lvlJc w:val="left"/>
        <w:pPr>
          <w:ind w:left="720" w:hanging="360"/>
        </w:pPr>
        <w:rPr>
          <w:rFonts w:hint="default"/>
        </w:rPr>
      </w:lvl>
    </w:lvlOverride>
    <w:lvlOverride w:ilvl="2">
      <w:lvl w:ilvl="2">
        <w:start w:val="1"/>
        <w:numFmt w:val="decimal"/>
        <w:lvlText w:val="12.1.%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48">
    <w:abstractNumId w:val="111"/>
  </w:num>
  <w:num w:numId="149">
    <w:abstractNumId w:val="56"/>
    <w:lvlOverride w:ilvl="0">
      <w:lvl w:ilvl="0">
        <w:start w:val="7"/>
        <w:numFmt w:val="decimal"/>
        <w:lvlText w:val="%1."/>
        <w:lvlJc w:val="left"/>
        <w:pPr>
          <w:ind w:left="360" w:hanging="360"/>
        </w:pPr>
        <w:rPr>
          <w:rFonts w:hint="default"/>
        </w:rPr>
      </w:lvl>
    </w:lvlOverride>
    <w:lvlOverride w:ilvl="1">
      <w:lvl w:ilvl="1">
        <w:start w:val="4"/>
        <w:numFmt w:val="decimal"/>
        <w:lvlText w:val="7.%2"/>
        <w:lvlJc w:val="left"/>
        <w:pPr>
          <w:ind w:left="720" w:hanging="360"/>
        </w:pPr>
        <w:rPr>
          <w:rFonts w:hint="default"/>
        </w:rPr>
      </w:lvl>
    </w:lvlOverride>
    <w:lvlOverride w:ilvl="2">
      <w:lvl w:ilvl="2">
        <w:start w:val="1"/>
        <w:numFmt w:val="decimal"/>
        <w:lvlText w:val="7.5.%3"/>
        <w:lvlJc w:val="left"/>
        <w:pPr>
          <w:ind w:left="1080" w:hanging="360"/>
        </w:pPr>
        <w:rPr>
          <w:rFonts w:hint="default"/>
        </w:rPr>
      </w:lvl>
    </w:lvlOverride>
    <w:lvlOverride w:ilvl="3">
      <w:lvl w:ilvl="3">
        <w:start w:val="1"/>
        <w:numFmt w:val="decimal"/>
        <w:lvlText w:val="7.5.3.%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50">
    <w:abstractNumId w:val="46"/>
  </w:num>
  <w:num w:numId="151">
    <w:abstractNumId w:val="97"/>
    <w:lvlOverride w:ilvl="0">
      <w:lvl w:ilvl="0">
        <w:start w:val="7"/>
        <w:numFmt w:val="decimal"/>
        <w:lvlText w:val="%1."/>
        <w:lvlJc w:val="left"/>
        <w:pPr>
          <w:ind w:left="360" w:hanging="360"/>
        </w:pPr>
        <w:rPr>
          <w:rFonts w:hint="default"/>
        </w:rPr>
      </w:lvl>
    </w:lvlOverride>
    <w:lvlOverride w:ilvl="1">
      <w:lvl w:ilvl="1">
        <w:start w:val="1"/>
        <w:numFmt w:val="decimal"/>
        <w:lvlText w:val="12.%2"/>
        <w:lvlJc w:val="left"/>
        <w:pPr>
          <w:ind w:left="720" w:hanging="360"/>
        </w:pPr>
        <w:rPr>
          <w:rFonts w:hint="default"/>
        </w:rPr>
      </w:lvl>
    </w:lvlOverride>
    <w:lvlOverride w:ilvl="2">
      <w:lvl w:ilvl="2">
        <w:start w:val="1"/>
        <w:numFmt w:val="decimal"/>
        <w:lvlText w:val="12.2.%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52">
    <w:abstractNumId w:val="97"/>
    <w:lvlOverride w:ilvl="0">
      <w:lvl w:ilvl="0">
        <w:start w:val="7"/>
        <w:numFmt w:val="none"/>
        <w:lvlText w:val="13."/>
        <w:lvlJc w:val="left"/>
        <w:pPr>
          <w:ind w:left="360" w:hanging="360"/>
        </w:pPr>
        <w:rPr>
          <w:rFonts w:hint="default"/>
        </w:rPr>
      </w:lvl>
    </w:lvlOverride>
    <w:lvlOverride w:ilvl="1">
      <w:lvl w:ilvl="1">
        <w:start w:val="1"/>
        <w:numFmt w:val="decimal"/>
        <w:lvlText w:val="12.%2"/>
        <w:lvlJc w:val="left"/>
        <w:pPr>
          <w:ind w:left="720" w:hanging="360"/>
        </w:pPr>
        <w:rPr>
          <w:rFonts w:hint="default"/>
        </w:rPr>
      </w:lvl>
    </w:lvlOverride>
    <w:lvlOverride w:ilvl="2">
      <w:lvl w:ilvl="2">
        <w:start w:val="1"/>
        <w:numFmt w:val="decimal"/>
        <w:lvlText w:val="12.2.%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53">
    <w:abstractNumId w:val="97"/>
    <w:lvlOverride w:ilvl="0">
      <w:lvl w:ilvl="0">
        <w:start w:val="7"/>
        <w:numFmt w:val="none"/>
        <w:lvlText w:val="13."/>
        <w:lvlJc w:val="left"/>
        <w:pPr>
          <w:ind w:left="360" w:hanging="360"/>
        </w:pPr>
        <w:rPr>
          <w:rFonts w:hint="default"/>
        </w:rPr>
      </w:lvl>
    </w:lvlOverride>
    <w:lvlOverride w:ilvl="1">
      <w:lvl w:ilvl="1">
        <w:start w:val="1"/>
        <w:numFmt w:val="decimal"/>
        <w:lvlText w:val="13.%2"/>
        <w:lvlJc w:val="left"/>
        <w:pPr>
          <w:ind w:left="720" w:hanging="360"/>
        </w:pPr>
        <w:rPr>
          <w:rFonts w:hint="default"/>
        </w:rPr>
      </w:lvl>
    </w:lvlOverride>
    <w:lvlOverride w:ilvl="2">
      <w:lvl w:ilvl="2">
        <w:start w:val="1"/>
        <w:numFmt w:val="decimal"/>
        <w:lvlText w:val="12.2.%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54">
    <w:abstractNumId w:val="19"/>
  </w:num>
  <w:num w:numId="155">
    <w:abstractNumId w:val="64"/>
  </w:num>
  <w:num w:numId="156">
    <w:abstractNumId w:val="30"/>
  </w:num>
  <w:num w:numId="157">
    <w:abstractNumId w:val="81"/>
  </w:num>
  <w:num w:numId="158">
    <w:abstractNumId w:val="97"/>
    <w:lvlOverride w:ilvl="0">
      <w:lvl w:ilvl="0">
        <w:start w:val="7"/>
        <w:numFmt w:val="none"/>
        <w:lvlText w:val="13."/>
        <w:lvlJc w:val="left"/>
        <w:pPr>
          <w:ind w:left="360" w:hanging="360"/>
        </w:pPr>
        <w:rPr>
          <w:rFonts w:hint="default"/>
        </w:rPr>
      </w:lvl>
    </w:lvlOverride>
    <w:lvlOverride w:ilvl="1">
      <w:lvl w:ilvl="1">
        <w:start w:val="1"/>
        <w:numFmt w:val="decimal"/>
        <w:lvlText w:val="13.%2"/>
        <w:lvlJc w:val="left"/>
        <w:pPr>
          <w:ind w:left="720" w:hanging="360"/>
        </w:pPr>
        <w:rPr>
          <w:rFonts w:hint="default"/>
        </w:rPr>
      </w:lvl>
    </w:lvlOverride>
    <w:lvlOverride w:ilvl="2">
      <w:lvl w:ilvl="2">
        <w:start w:val="1"/>
        <w:numFmt w:val="decimal"/>
        <w:lvlText w:val="18.1.%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59">
    <w:abstractNumId w:val="42"/>
  </w:num>
  <w:num w:numId="160">
    <w:abstractNumId w:val="139"/>
  </w:num>
  <w:num w:numId="161">
    <w:abstractNumId w:val="28"/>
  </w:num>
  <w:num w:numId="162">
    <w:abstractNumId w:val="13"/>
  </w:num>
  <w:num w:numId="163">
    <w:abstractNumId w:val="125"/>
  </w:num>
  <w:num w:numId="164">
    <w:abstractNumId w:val="125"/>
    <w:lvlOverride w:ilvl="0">
      <w:lvl w:ilvl="0">
        <w:start w:val="7"/>
        <w:numFmt w:val="none"/>
        <w:lvlText w:val="13."/>
        <w:lvlJc w:val="left"/>
        <w:pPr>
          <w:ind w:left="360" w:hanging="360"/>
        </w:pPr>
        <w:rPr>
          <w:rFonts w:hint="default"/>
        </w:rPr>
      </w:lvl>
    </w:lvlOverride>
    <w:lvlOverride w:ilvl="1">
      <w:lvl w:ilvl="1">
        <w:start w:val="1"/>
        <w:numFmt w:val="decimal"/>
        <w:lvlText w:val="23.%2"/>
        <w:lvlJc w:val="left"/>
        <w:pPr>
          <w:ind w:left="720" w:hanging="360"/>
        </w:pPr>
        <w:rPr>
          <w:rFonts w:hint="default"/>
        </w:rPr>
      </w:lvl>
    </w:lvlOverride>
    <w:lvlOverride w:ilvl="2">
      <w:lvl w:ilvl="2">
        <w:start w:val="1"/>
        <w:numFmt w:val="decimal"/>
        <w:lvlText w:val="18.2.%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IdMacAtCleanup w:val="16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eh Stand">
    <w15:presenceInfo w15:providerId="None" w15:userId="Teh Stand"/>
  </w15:person>
  <w15:person w15:author="Eivind Mong">
    <w15:presenceInfo w15:providerId="Windows Live" w15:userId="a60d40bfb1868cf4"/>
  </w15:person>
  <w15:person w15:author="Raphael Malyankar">
    <w15:presenceInfo w15:providerId="None" w15:userId="Raphael Malyanka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186A"/>
    <w:rsid w:val="000006B2"/>
    <w:rsid w:val="00002604"/>
    <w:rsid w:val="0000324D"/>
    <w:rsid w:val="000045EA"/>
    <w:rsid w:val="000047E4"/>
    <w:rsid w:val="0001055C"/>
    <w:rsid w:val="00010EB6"/>
    <w:rsid w:val="00012007"/>
    <w:rsid w:val="000133B2"/>
    <w:rsid w:val="00013563"/>
    <w:rsid w:val="000141BB"/>
    <w:rsid w:val="00014A07"/>
    <w:rsid w:val="0002418F"/>
    <w:rsid w:val="00030EE0"/>
    <w:rsid w:val="000368A4"/>
    <w:rsid w:val="00041713"/>
    <w:rsid w:val="00041D99"/>
    <w:rsid w:val="00042825"/>
    <w:rsid w:val="00043F6A"/>
    <w:rsid w:val="00044AA2"/>
    <w:rsid w:val="000452DD"/>
    <w:rsid w:val="000567D3"/>
    <w:rsid w:val="00057A0E"/>
    <w:rsid w:val="000632F9"/>
    <w:rsid w:val="0006523E"/>
    <w:rsid w:val="00065C87"/>
    <w:rsid w:val="000660A2"/>
    <w:rsid w:val="00066B1C"/>
    <w:rsid w:val="00066D07"/>
    <w:rsid w:val="00070F0B"/>
    <w:rsid w:val="00074392"/>
    <w:rsid w:val="000752C6"/>
    <w:rsid w:val="00080067"/>
    <w:rsid w:val="000808C8"/>
    <w:rsid w:val="000815B8"/>
    <w:rsid w:val="00081B7B"/>
    <w:rsid w:val="00083F8D"/>
    <w:rsid w:val="00084F19"/>
    <w:rsid w:val="00084FDC"/>
    <w:rsid w:val="00086795"/>
    <w:rsid w:val="00086CFF"/>
    <w:rsid w:val="00087710"/>
    <w:rsid w:val="0009115E"/>
    <w:rsid w:val="00092769"/>
    <w:rsid w:val="0009292D"/>
    <w:rsid w:val="000933DE"/>
    <w:rsid w:val="00094557"/>
    <w:rsid w:val="00094EF3"/>
    <w:rsid w:val="00096224"/>
    <w:rsid w:val="00097FC6"/>
    <w:rsid w:val="000A6200"/>
    <w:rsid w:val="000B2D53"/>
    <w:rsid w:val="000B41B2"/>
    <w:rsid w:val="000B4D54"/>
    <w:rsid w:val="000B6ABA"/>
    <w:rsid w:val="000B6F33"/>
    <w:rsid w:val="000C16C2"/>
    <w:rsid w:val="000C4F9B"/>
    <w:rsid w:val="000C6349"/>
    <w:rsid w:val="000C65DF"/>
    <w:rsid w:val="000C6E7C"/>
    <w:rsid w:val="000D1330"/>
    <w:rsid w:val="000D22CD"/>
    <w:rsid w:val="000D4B9E"/>
    <w:rsid w:val="000D5A0E"/>
    <w:rsid w:val="000D6113"/>
    <w:rsid w:val="000D651C"/>
    <w:rsid w:val="000E12E4"/>
    <w:rsid w:val="000E149E"/>
    <w:rsid w:val="000E1873"/>
    <w:rsid w:val="000E4490"/>
    <w:rsid w:val="000E6CB4"/>
    <w:rsid w:val="000F131C"/>
    <w:rsid w:val="000F2B9F"/>
    <w:rsid w:val="001006B4"/>
    <w:rsid w:val="00103672"/>
    <w:rsid w:val="00106453"/>
    <w:rsid w:val="001071E0"/>
    <w:rsid w:val="00110CDC"/>
    <w:rsid w:val="00114383"/>
    <w:rsid w:val="00120CA5"/>
    <w:rsid w:val="0012429F"/>
    <w:rsid w:val="00125137"/>
    <w:rsid w:val="001259A3"/>
    <w:rsid w:val="001259D4"/>
    <w:rsid w:val="001271FA"/>
    <w:rsid w:val="0012753E"/>
    <w:rsid w:val="001310A4"/>
    <w:rsid w:val="0013323D"/>
    <w:rsid w:val="00133F50"/>
    <w:rsid w:val="0014077F"/>
    <w:rsid w:val="0014103E"/>
    <w:rsid w:val="00141DE5"/>
    <w:rsid w:val="001438BC"/>
    <w:rsid w:val="00143CCA"/>
    <w:rsid w:val="001455DC"/>
    <w:rsid w:val="00150C84"/>
    <w:rsid w:val="001518C4"/>
    <w:rsid w:val="00153E23"/>
    <w:rsid w:val="00155A8D"/>
    <w:rsid w:val="00157602"/>
    <w:rsid w:val="00164A45"/>
    <w:rsid w:val="00170308"/>
    <w:rsid w:val="00170FE3"/>
    <w:rsid w:val="0017165E"/>
    <w:rsid w:val="00173F71"/>
    <w:rsid w:val="001747FC"/>
    <w:rsid w:val="00174A77"/>
    <w:rsid w:val="00175814"/>
    <w:rsid w:val="0017601B"/>
    <w:rsid w:val="0017750D"/>
    <w:rsid w:val="0017782D"/>
    <w:rsid w:val="00182A9F"/>
    <w:rsid w:val="00183982"/>
    <w:rsid w:val="00185C8B"/>
    <w:rsid w:val="00190A37"/>
    <w:rsid w:val="001935B5"/>
    <w:rsid w:val="0019385B"/>
    <w:rsid w:val="0019570E"/>
    <w:rsid w:val="001A26A7"/>
    <w:rsid w:val="001A32CF"/>
    <w:rsid w:val="001A3A66"/>
    <w:rsid w:val="001A4334"/>
    <w:rsid w:val="001A5EFC"/>
    <w:rsid w:val="001A762A"/>
    <w:rsid w:val="001B0D94"/>
    <w:rsid w:val="001B15D2"/>
    <w:rsid w:val="001B3067"/>
    <w:rsid w:val="001B3AE6"/>
    <w:rsid w:val="001B3B99"/>
    <w:rsid w:val="001B4447"/>
    <w:rsid w:val="001B5745"/>
    <w:rsid w:val="001B672C"/>
    <w:rsid w:val="001C07AD"/>
    <w:rsid w:val="001C1B05"/>
    <w:rsid w:val="001C3AE2"/>
    <w:rsid w:val="001C3B2F"/>
    <w:rsid w:val="001C56F3"/>
    <w:rsid w:val="001C7EE3"/>
    <w:rsid w:val="001D0B57"/>
    <w:rsid w:val="001D3527"/>
    <w:rsid w:val="001D3F2C"/>
    <w:rsid w:val="001D48C7"/>
    <w:rsid w:val="001D5C49"/>
    <w:rsid w:val="001D6F09"/>
    <w:rsid w:val="001D723D"/>
    <w:rsid w:val="001D7E7E"/>
    <w:rsid w:val="001E0542"/>
    <w:rsid w:val="001E0B78"/>
    <w:rsid w:val="001E1D8F"/>
    <w:rsid w:val="001E2526"/>
    <w:rsid w:val="001E702B"/>
    <w:rsid w:val="001F0453"/>
    <w:rsid w:val="001F0B72"/>
    <w:rsid w:val="001F2DA2"/>
    <w:rsid w:val="001F33E2"/>
    <w:rsid w:val="001F6461"/>
    <w:rsid w:val="00201561"/>
    <w:rsid w:val="00204D9A"/>
    <w:rsid w:val="00204EB8"/>
    <w:rsid w:val="00205339"/>
    <w:rsid w:val="002054D6"/>
    <w:rsid w:val="00210E9B"/>
    <w:rsid w:val="00212535"/>
    <w:rsid w:val="00212EFB"/>
    <w:rsid w:val="00213B34"/>
    <w:rsid w:val="002177DC"/>
    <w:rsid w:val="00217D7A"/>
    <w:rsid w:val="002205DE"/>
    <w:rsid w:val="0022367A"/>
    <w:rsid w:val="002268F4"/>
    <w:rsid w:val="0023019A"/>
    <w:rsid w:val="002330A8"/>
    <w:rsid w:val="00234E8E"/>
    <w:rsid w:val="002358CD"/>
    <w:rsid w:val="00237422"/>
    <w:rsid w:val="002415B4"/>
    <w:rsid w:val="00245E92"/>
    <w:rsid w:val="00246E26"/>
    <w:rsid w:val="00247070"/>
    <w:rsid w:val="00247135"/>
    <w:rsid w:val="00251BA1"/>
    <w:rsid w:val="002525D5"/>
    <w:rsid w:val="00253936"/>
    <w:rsid w:val="002608AF"/>
    <w:rsid w:val="00262704"/>
    <w:rsid w:val="0026367F"/>
    <w:rsid w:val="00265031"/>
    <w:rsid w:val="00265E43"/>
    <w:rsid w:val="00266A02"/>
    <w:rsid w:val="00266A8A"/>
    <w:rsid w:val="002674D6"/>
    <w:rsid w:val="00270E82"/>
    <w:rsid w:val="0027122F"/>
    <w:rsid w:val="0027366F"/>
    <w:rsid w:val="00273C9D"/>
    <w:rsid w:val="002763B0"/>
    <w:rsid w:val="002778D7"/>
    <w:rsid w:val="002819C9"/>
    <w:rsid w:val="00281D0E"/>
    <w:rsid w:val="00281D76"/>
    <w:rsid w:val="00283E47"/>
    <w:rsid w:val="00284E6C"/>
    <w:rsid w:val="002850AC"/>
    <w:rsid w:val="00287A6F"/>
    <w:rsid w:val="002938E0"/>
    <w:rsid w:val="002938EC"/>
    <w:rsid w:val="0029684A"/>
    <w:rsid w:val="00296AD5"/>
    <w:rsid w:val="00297C35"/>
    <w:rsid w:val="002A104E"/>
    <w:rsid w:val="002A26EC"/>
    <w:rsid w:val="002A77CB"/>
    <w:rsid w:val="002B0618"/>
    <w:rsid w:val="002B158A"/>
    <w:rsid w:val="002B65E9"/>
    <w:rsid w:val="002B7E4A"/>
    <w:rsid w:val="002C0FC8"/>
    <w:rsid w:val="002C1A3D"/>
    <w:rsid w:val="002C3491"/>
    <w:rsid w:val="002C56FB"/>
    <w:rsid w:val="002C5825"/>
    <w:rsid w:val="002C5AF0"/>
    <w:rsid w:val="002D402C"/>
    <w:rsid w:val="002D4AA5"/>
    <w:rsid w:val="002D6B9B"/>
    <w:rsid w:val="002D6D32"/>
    <w:rsid w:val="002D6E76"/>
    <w:rsid w:val="002E2940"/>
    <w:rsid w:val="002E2EDC"/>
    <w:rsid w:val="002E2F7A"/>
    <w:rsid w:val="002E42AD"/>
    <w:rsid w:val="002E50A6"/>
    <w:rsid w:val="002E5271"/>
    <w:rsid w:val="002E62DD"/>
    <w:rsid w:val="002E7FFD"/>
    <w:rsid w:val="002F04AF"/>
    <w:rsid w:val="002F2C3E"/>
    <w:rsid w:val="002F3A05"/>
    <w:rsid w:val="002F3CA7"/>
    <w:rsid w:val="002F7F72"/>
    <w:rsid w:val="0030004A"/>
    <w:rsid w:val="00301656"/>
    <w:rsid w:val="00303223"/>
    <w:rsid w:val="00303CAC"/>
    <w:rsid w:val="00305D73"/>
    <w:rsid w:val="00307A8A"/>
    <w:rsid w:val="00310017"/>
    <w:rsid w:val="00311A33"/>
    <w:rsid w:val="003127F4"/>
    <w:rsid w:val="00315ED8"/>
    <w:rsid w:val="003169C4"/>
    <w:rsid w:val="00316AB0"/>
    <w:rsid w:val="00317503"/>
    <w:rsid w:val="00320538"/>
    <w:rsid w:val="003273BE"/>
    <w:rsid w:val="00331A51"/>
    <w:rsid w:val="00336436"/>
    <w:rsid w:val="0034234B"/>
    <w:rsid w:val="0034294B"/>
    <w:rsid w:val="0034324B"/>
    <w:rsid w:val="003433A9"/>
    <w:rsid w:val="00343C6D"/>
    <w:rsid w:val="003471BA"/>
    <w:rsid w:val="00347AC3"/>
    <w:rsid w:val="00351142"/>
    <w:rsid w:val="00351163"/>
    <w:rsid w:val="003518D8"/>
    <w:rsid w:val="0035324A"/>
    <w:rsid w:val="00354445"/>
    <w:rsid w:val="00354F20"/>
    <w:rsid w:val="00354F9E"/>
    <w:rsid w:val="00356CDB"/>
    <w:rsid w:val="00362382"/>
    <w:rsid w:val="003649EB"/>
    <w:rsid w:val="00365BCB"/>
    <w:rsid w:val="00370E48"/>
    <w:rsid w:val="00373EA1"/>
    <w:rsid w:val="0037561C"/>
    <w:rsid w:val="00376350"/>
    <w:rsid w:val="00377641"/>
    <w:rsid w:val="003809D4"/>
    <w:rsid w:val="00382F9D"/>
    <w:rsid w:val="003839AC"/>
    <w:rsid w:val="00384E2F"/>
    <w:rsid w:val="00386F2E"/>
    <w:rsid w:val="00390C00"/>
    <w:rsid w:val="00391168"/>
    <w:rsid w:val="00391C49"/>
    <w:rsid w:val="00391FD4"/>
    <w:rsid w:val="00392A1F"/>
    <w:rsid w:val="00392E94"/>
    <w:rsid w:val="003A34A7"/>
    <w:rsid w:val="003A4104"/>
    <w:rsid w:val="003A4FC2"/>
    <w:rsid w:val="003A520E"/>
    <w:rsid w:val="003A58A5"/>
    <w:rsid w:val="003A67A8"/>
    <w:rsid w:val="003A6DEF"/>
    <w:rsid w:val="003A7C04"/>
    <w:rsid w:val="003A7EB2"/>
    <w:rsid w:val="003A7F94"/>
    <w:rsid w:val="003B067E"/>
    <w:rsid w:val="003B210E"/>
    <w:rsid w:val="003B2477"/>
    <w:rsid w:val="003B4448"/>
    <w:rsid w:val="003C0F51"/>
    <w:rsid w:val="003C2FA4"/>
    <w:rsid w:val="003C355F"/>
    <w:rsid w:val="003C43CB"/>
    <w:rsid w:val="003C45D8"/>
    <w:rsid w:val="003C6D94"/>
    <w:rsid w:val="003C76B2"/>
    <w:rsid w:val="003C78B0"/>
    <w:rsid w:val="003C7D21"/>
    <w:rsid w:val="003D1AFC"/>
    <w:rsid w:val="003D29FB"/>
    <w:rsid w:val="003D33D0"/>
    <w:rsid w:val="003D3DA8"/>
    <w:rsid w:val="003D4B1C"/>
    <w:rsid w:val="003D7006"/>
    <w:rsid w:val="003E19F1"/>
    <w:rsid w:val="003E2BCB"/>
    <w:rsid w:val="003E4A23"/>
    <w:rsid w:val="003E72AC"/>
    <w:rsid w:val="003E7829"/>
    <w:rsid w:val="003F1679"/>
    <w:rsid w:val="003F175A"/>
    <w:rsid w:val="003F2962"/>
    <w:rsid w:val="003F4E83"/>
    <w:rsid w:val="003F7D3B"/>
    <w:rsid w:val="00400C8A"/>
    <w:rsid w:val="0040109F"/>
    <w:rsid w:val="0040250D"/>
    <w:rsid w:val="0040394D"/>
    <w:rsid w:val="00404CAF"/>
    <w:rsid w:val="004052A4"/>
    <w:rsid w:val="00406006"/>
    <w:rsid w:val="00406B26"/>
    <w:rsid w:val="00406B57"/>
    <w:rsid w:val="00406E51"/>
    <w:rsid w:val="004070BC"/>
    <w:rsid w:val="00415E37"/>
    <w:rsid w:val="00416A7A"/>
    <w:rsid w:val="004263A8"/>
    <w:rsid w:val="00432172"/>
    <w:rsid w:val="00432513"/>
    <w:rsid w:val="0043361C"/>
    <w:rsid w:val="00433E28"/>
    <w:rsid w:val="00435DCB"/>
    <w:rsid w:val="004378A9"/>
    <w:rsid w:val="004379C3"/>
    <w:rsid w:val="004424FB"/>
    <w:rsid w:val="004428E3"/>
    <w:rsid w:val="00446C9C"/>
    <w:rsid w:val="00447900"/>
    <w:rsid w:val="00451101"/>
    <w:rsid w:val="0045397F"/>
    <w:rsid w:val="00456056"/>
    <w:rsid w:val="00464B3D"/>
    <w:rsid w:val="004652D1"/>
    <w:rsid w:val="004654E6"/>
    <w:rsid w:val="00471984"/>
    <w:rsid w:val="00473441"/>
    <w:rsid w:val="0048317B"/>
    <w:rsid w:val="0049076D"/>
    <w:rsid w:val="00490B41"/>
    <w:rsid w:val="004914DA"/>
    <w:rsid w:val="00493585"/>
    <w:rsid w:val="004A0302"/>
    <w:rsid w:val="004A1DB5"/>
    <w:rsid w:val="004A449A"/>
    <w:rsid w:val="004A5250"/>
    <w:rsid w:val="004B0F0E"/>
    <w:rsid w:val="004B104C"/>
    <w:rsid w:val="004B3A60"/>
    <w:rsid w:val="004B3D5C"/>
    <w:rsid w:val="004B45B3"/>
    <w:rsid w:val="004B49ED"/>
    <w:rsid w:val="004B49F0"/>
    <w:rsid w:val="004B73F5"/>
    <w:rsid w:val="004C1737"/>
    <w:rsid w:val="004C241B"/>
    <w:rsid w:val="004C38D3"/>
    <w:rsid w:val="004C69F2"/>
    <w:rsid w:val="004D2562"/>
    <w:rsid w:val="004D2904"/>
    <w:rsid w:val="004D3061"/>
    <w:rsid w:val="004D431D"/>
    <w:rsid w:val="004D54D4"/>
    <w:rsid w:val="004E1B5F"/>
    <w:rsid w:val="004E30DC"/>
    <w:rsid w:val="004E4E9D"/>
    <w:rsid w:val="004E550C"/>
    <w:rsid w:val="004E60CA"/>
    <w:rsid w:val="004F2077"/>
    <w:rsid w:val="004F24D9"/>
    <w:rsid w:val="004F28CB"/>
    <w:rsid w:val="004F2A2E"/>
    <w:rsid w:val="004F3BF6"/>
    <w:rsid w:val="004F45FA"/>
    <w:rsid w:val="004F74FE"/>
    <w:rsid w:val="0050183E"/>
    <w:rsid w:val="0050242D"/>
    <w:rsid w:val="00504DBB"/>
    <w:rsid w:val="00505DB3"/>
    <w:rsid w:val="00507C9A"/>
    <w:rsid w:val="00507E7E"/>
    <w:rsid w:val="00510987"/>
    <w:rsid w:val="00515591"/>
    <w:rsid w:val="00515B55"/>
    <w:rsid w:val="005200A7"/>
    <w:rsid w:val="005202E8"/>
    <w:rsid w:val="00520B41"/>
    <w:rsid w:val="00522258"/>
    <w:rsid w:val="00525413"/>
    <w:rsid w:val="005257E9"/>
    <w:rsid w:val="005359DE"/>
    <w:rsid w:val="0054334B"/>
    <w:rsid w:val="00543DF8"/>
    <w:rsid w:val="00544188"/>
    <w:rsid w:val="00544F80"/>
    <w:rsid w:val="0055135F"/>
    <w:rsid w:val="00552071"/>
    <w:rsid w:val="005547D1"/>
    <w:rsid w:val="0055578F"/>
    <w:rsid w:val="005558C7"/>
    <w:rsid w:val="005569E3"/>
    <w:rsid w:val="005605CA"/>
    <w:rsid w:val="00561201"/>
    <w:rsid w:val="005617AF"/>
    <w:rsid w:val="0056258B"/>
    <w:rsid w:val="005640EC"/>
    <w:rsid w:val="005666B7"/>
    <w:rsid w:val="00576DA4"/>
    <w:rsid w:val="00580347"/>
    <w:rsid w:val="00580BF2"/>
    <w:rsid w:val="00582E6C"/>
    <w:rsid w:val="00584A50"/>
    <w:rsid w:val="00585B89"/>
    <w:rsid w:val="005878C0"/>
    <w:rsid w:val="005927FF"/>
    <w:rsid w:val="00593344"/>
    <w:rsid w:val="00593637"/>
    <w:rsid w:val="00594722"/>
    <w:rsid w:val="00595E1F"/>
    <w:rsid w:val="00596443"/>
    <w:rsid w:val="00597E74"/>
    <w:rsid w:val="005A06DA"/>
    <w:rsid w:val="005A1503"/>
    <w:rsid w:val="005A3C22"/>
    <w:rsid w:val="005A61C4"/>
    <w:rsid w:val="005B0B31"/>
    <w:rsid w:val="005B1772"/>
    <w:rsid w:val="005B33D3"/>
    <w:rsid w:val="005B4831"/>
    <w:rsid w:val="005B526C"/>
    <w:rsid w:val="005B5296"/>
    <w:rsid w:val="005C340C"/>
    <w:rsid w:val="005C3FEB"/>
    <w:rsid w:val="005C4A93"/>
    <w:rsid w:val="005C4F4C"/>
    <w:rsid w:val="005C5C22"/>
    <w:rsid w:val="005D373C"/>
    <w:rsid w:val="005D3CC6"/>
    <w:rsid w:val="005D6A61"/>
    <w:rsid w:val="005D7F71"/>
    <w:rsid w:val="005E137E"/>
    <w:rsid w:val="005E31BC"/>
    <w:rsid w:val="005E4C63"/>
    <w:rsid w:val="005E7FA3"/>
    <w:rsid w:val="005F073C"/>
    <w:rsid w:val="005F448C"/>
    <w:rsid w:val="005F6303"/>
    <w:rsid w:val="00604EFD"/>
    <w:rsid w:val="0060652B"/>
    <w:rsid w:val="006074E1"/>
    <w:rsid w:val="006107A1"/>
    <w:rsid w:val="006125DA"/>
    <w:rsid w:val="006130E9"/>
    <w:rsid w:val="00613323"/>
    <w:rsid w:val="00613B4E"/>
    <w:rsid w:val="00613C31"/>
    <w:rsid w:val="006158B8"/>
    <w:rsid w:val="006209AB"/>
    <w:rsid w:val="006269E6"/>
    <w:rsid w:val="00626C3A"/>
    <w:rsid w:val="0063413B"/>
    <w:rsid w:val="00635005"/>
    <w:rsid w:val="0063561D"/>
    <w:rsid w:val="00635C1F"/>
    <w:rsid w:val="00640F9A"/>
    <w:rsid w:val="0064161C"/>
    <w:rsid w:val="00643C21"/>
    <w:rsid w:val="00645C4D"/>
    <w:rsid w:val="00645D14"/>
    <w:rsid w:val="0064656A"/>
    <w:rsid w:val="0064791B"/>
    <w:rsid w:val="006511CB"/>
    <w:rsid w:val="00652FEF"/>
    <w:rsid w:val="006549BB"/>
    <w:rsid w:val="00655728"/>
    <w:rsid w:val="00657530"/>
    <w:rsid w:val="0066348C"/>
    <w:rsid w:val="006640CA"/>
    <w:rsid w:val="00665354"/>
    <w:rsid w:val="006654D2"/>
    <w:rsid w:val="00667B94"/>
    <w:rsid w:val="00667FFC"/>
    <w:rsid w:val="00673810"/>
    <w:rsid w:val="00673A3A"/>
    <w:rsid w:val="006771E9"/>
    <w:rsid w:val="00682C62"/>
    <w:rsid w:val="00683EDA"/>
    <w:rsid w:val="0068416C"/>
    <w:rsid w:val="00684C2B"/>
    <w:rsid w:val="00686FAC"/>
    <w:rsid w:val="006878C6"/>
    <w:rsid w:val="00691C91"/>
    <w:rsid w:val="00692A2B"/>
    <w:rsid w:val="006944E4"/>
    <w:rsid w:val="006949B2"/>
    <w:rsid w:val="00695535"/>
    <w:rsid w:val="006957F7"/>
    <w:rsid w:val="006967A5"/>
    <w:rsid w:val="006A1F1B"/>
    <w:rsid w:val="006A2316"/>
    <w:rsid w:val="006A31DF"/>
    <w:rsid w:val="006A4034"/>
    <w:rsid w:val="006A47F1"/>
    <w:rsid w:val="006A64DF"/>
    <w:rsid w:val="006B05ED"/>
    <w:rsid w:val="006B0DD8"/>
    <w:rsid w:val="006B0F97"/>
    <w:rsid w:val="006B2F25"/>
    <w:rsid w:val="006B392F"/>
    <w:rsid w:val="006C0F45"/>
    <w:rsid w:val="006C314E"/>
    <w:rsid w:val="006C33DE"/>
    <w:rsid w:val="006C7A31"/>
    <w:rsid w:val="006D154F"/>
    <w:rsid w:val="006D337B"/>
    <w:rsid w:val="006D3D86"/>
    <w:rsid w:val="006D4935"/>
    <w:rsid w:val="006D655E"/>
    <w:rsid w:val="006D678B"/>
    <w:rsid w:val="006E00F9"/>
    <w:rsid w:val="006E0844"/>
    <w:rsid w:val="006E0B85"/>
    <w:rsid w:val="006E0D7B"/>
    <w:rsid w:val="006E30DE"/>
    <w:rsid w:val="006E36E3"/>
    <w:rsid w:val="006E45F6"/>
    <w:rsid w:val="006E73EA"/>
    <w:rsid w:val="006E74A6"/>
    <w:rsid w:val="006F1603"/>
    <w:rsid w:val="006F3510"/>
    <w:rsid w:val="006F49F5"/>
    <w:rsid w:val="0070027F"/>
    <w:rsid w:val="007016A7"/>
    <w:rsid w:val="00701958"/>
    <w:rsid w:val="0070213F"/>
    <w:rsid w:val="00704237"/>
    <w:rsid w:val="00704603"/>
    <w:rsid w:val="00705EB7"/>
    <w:rsid w:val="00706A6E"/>
    <w:rsid w:val="0070770D"/>
    <w:rsid w:val="007078BD"/>
    <w:rsid w:val="00710307"/>
    <w:rsid w:val="00711E19"/>
    <w:rsid w:val="007139AB"/>
    <w:rsid w:val="00714E7C"/>
    <w:rsid w:val="00715127"/>
    <w:rsid w:val="0071649D"/>
    <w:rsid w:val="007175C3"/>
    <w:rsid w:val="00720F39"/>
    <w:rsid w:val="00721640"/>
    <w:rsid w:val="007236BF"/>
    <w:rsid w:val="007254FE"/>
    <w:rsid w:val="007260AD"/>
    <w:rsid w:val="007274F5"/>
    <w:rsid w:val="00732E46"/>
    <w:rsid w:val="0073474A"/>
    <w:rsid w:val="00735AEA"/>
    <w:rsid w:val="0073606A"/>
    <w:rsid w:val="00741012"/>
    <w:rsid w:val="00743975"/>
    <w:rsid w:val="007447EC"/>
    <w:rsid w:val="00744B89"/>
    <w:rsid w:val="00745086"/>
    <w:rsid w:val="00752B51"/>
    <w:rsid w:val="00752D31"/>
    <w:rsid w:val="007549EC"/>
    <w:rsid w:val="00754AE1"/>
    <w:rsid w:val="00756620"/>
    <w:rsid w:val="0075692D"/>
    <w:rsid w:val="00756B7D"/>
    <w:rsid w:val="00760789"/>
    <w:rsid w:val="00765407"/>
    <w:rsid w:val="00765A11"/>
    <w:rsid w:val="007661F0"/>
    <w:rsid w:val="00770288"/>
    <w:rsid w:val="0077390A"/>
    <w:rsid w:val="00775740"/>
    <w:rsid w:val="00776488"/>
    <w:rsid w:val="0077691E"/>
    <w:rsid w:val="00777AF9"/>
    <w:rsid w:val="007817F5"/>
    <w:rsid w:val="007836C7"/>
    <w:rsid w:val="00784255"/>
    <w:rsid w:val="0078453F"/>
    <w:rsid w:val="00784587"/>
    <w:rsid w:val="007848ED"/>
    <w:rsid w:val="0078592A"/>
    <w:rsid w:val="00786C4C"/>
    <w:rsid w:val="00790F6F"/>
    <w:rsid w:val="007931B9"/>
    <w:rsid w:val="0079502B"/>
    <w:rsid w:val="007966C1"/>
    <w:rsid w:val="0079718B"/>
    <w:rsid w:val="007A2070"/>
    <w:rsid w:val="007A4561"/>
    <w:rsid w:val="007A5FD2"/>
    <w:rsid w:val="007B15FB"/>
    <w:rsid w:val="007B3592"/>
    <w:rsid w:val="007B6BE2"/>
    <w:rsid w:val="007C0C86"/>
    <w:rsid w:val="007C1A8A"/>
    <w:rsid w:val="007C1B69"/>
    <w:rsid w:val="007C2FAD"/>
    <w:rsid w:val="007C5EA0"/>
    <w:rsid w:val="007D0C60"/>
    <w:rsid w:val="007D1161"/>
    <w:rsid w:val="007D2199"/>
    <w:rsid w:val="007D3ECE"/>
    <w:rsid w:val="007D4F45"/>
    <w:rsid w:val="007D5FFE"/>
    <w:rsid w:val="007D6C25"/>
    <w:rsid w:val="007D7182"/>
    <w:rsid w:val="007F1204"/>
    <w:rsid w:val="007F220B"/>
    <w:rsid w:val="00800ACB"/>
    <w:rsid w:val="008036D5"/>
    <w:rsid w:val="008064D2"/>
    <w:rsid w:val="0081026F"/>
    <w:rsid w:val="00811C9E"/>
    <w:rsid w:val="008120E0"/>
    <w:rsid w:val="00812B14"/>
    <w:rsid w:val="0081486E"/>
    <w:rsid w:val="0081705B"/>
    <w:rsid w:val="00821050"/>
    <w:rsid w:val="008216F9"/>
    <w:rsid w:val="0082380A"/>
    <w:rsid w:val="00824ED5"/>
    <w:rsid w:val="0083070F"/>
    <w:rsid w:val="0083467E"/>
    <w:rsid w:val="00835069"/>
    <w:rsid w:val="008424BE"/>
    <w:rsid w:val="00844184"/>
    <w:rsid w:val="00844C87"/>
    <w:rsid w:val="00845C7A"/>
    <w:rsid w:val="00846096"/>
    <w:rsid w:val="00846F88"/>
    <w:rsid w:val="00853031"/>
    <w:rsid w:val="00854D80"/>
    <w:rsid w:val="00855B02"/>
    <w:rsid w:val="008611E7"/>
    <w:rsid w:val="00863D01"/>
    <w:rsid w:val="00863F94"/>
    <w:rsid w:val="0086593B"/>
    <w:rsid w:val="00866098"/>
    <w:rsid w:val="008665F7"/>
    <w:rsid w:val="00866F69"/>
    <w:rsid w:val="0086758C"/>
    <w:rsid w:val="00872FF3"/>
    <w:rsid w:val="00874243"/>
    <w:rsid w:val="00875EC3"/>
    <w:rsid w:val="008819FA"/>
    <w:rsid w:val="00882A38"/>
    <w:rsid w:val="00882E17"/>
    <w:rsid w:val="00883131"/>
    <w:rsid w:val="0088445E"/>
    <w:rsid w:val="0088653C"/>
    <w:rsid w:val="00890968"/>
    <w:rsid w:val="00893EB8"/>
    <w:rsid w:val="008945B2"/>
    <w:rsid w:val="00895BB7"/>
    <w:rsid w:val="00897B9C"/>
    <w:rsid w:val="008A1602"/>
    <w:rsid w:val="008A2556"/>
    <w:rsid w:val="008A4427"/>
    <w:rsid w:val="008A6FBE"/>
    <w:rsid w:val="008B107E"/>
    <w:rsid w:val="008B4E92"/>
    <w:rsid w:val="008B56EC"/>
    <w:rsid w:val="008B5801"/>
    <w:rsid w:val="008C13C9"/>
    <w:rsid w:val="008C2C30"/>
    <w:rsid w:val="008C5E02"/>
    <w:rsid w:val="008C5F03"/>
    <w:rsid w:val="008C7578"/>
    <w:rsid w:val="008C7624"/>
    <w:rsid w:val="008C7799"/>
    <w:rsid w:val="008C7AFB"/>
    <w:rsid w:val="008D0225"/>
    <w:rsid w:val="008D4CAA"/>
    <w:rsid w:val="008D59DF"/>
    <w:rsid w:val="008D604E"/>
    <w:rsid w:val="008D76A1"/>
    <w:rsid w:val="008E03C0"/>
    <w:rsid w:val="008E1F97"/>
    <w:rsid w:val="008E27E8"/>
    <w:rsid w:val="008E30D1"/>
    <w:rsid w:val="008E388F"/>
    <w:rsid w:val="008E502E"/>
    <w:rsid w:val="008E6080"/>
    <w:rsid w:val="008E6897"/>
    <w:rsid w:val="008E70B1"/>
    <w:rsid w:val="008F1330"/>
    <w:rsid w:val="008F1E32"/>
    <w:rsid w:val="008F47D3"/>
    <w:rsid w:val="008F6264"/>
    <w:rsid w:val="008F7751"/>
    <w:rsid w:val="00903565"/>
    <w:rsid w:val="00907D05"/>
    <w:rsid w:val="00911C98"/>
    <w:rsid w:val="009144E6"/>
    <w:rsid w:val="00916772"/>
    <w:rsid w:val="00916819"/>
    <w:rsid w:val="009169AF"/>
    <w:rsid w:val="00920E62"/>
    <w:rsid w:val="00921A78"/>
    <w:rsid w:val="0092442B"/>
    <w:rsid w:val="00926B2E"/>
    <w:rsid w:val="0092794B"/>
    <w:rsid w:val="00933924"/>
    <w:rsid w:val="009348D1"/>
    <w:rsid w:val="00934D5C"/>
    <w:rsid w:val="009433B3"/>
    <w:rsid w:val="00943600"/>
    <w:rsid w:val="00943EE0"/>
    <w:rsid w:val="00947593"/>
    <w:rsid w:val="0095420D"/>
    <w:rsid w:val="00956B5E"/>
    <w:rsid w:val="009573D5"/>
    <w:rsid w:val="00957BB5"/>
    <w:rsid w:val="009643C4"/>
    <w:rsid w:val="00964723"/>
    <w:rsid w:val="00964D5F"/>
    <w:rsid w:val="00965DCD"/>
    <w:rsid w:val="00966986"/>
    <w:rsid w:val="00966E50"/>
    <w:rsid w:val="009672A2"/>
    <w:rsid w:val="009675CE"/>
    <w:rsid w:val="0097181F"/>
    <w:rsid w:val="00975096"/>
    <w:rsid w:val="00976AFD"/>
    <w:rsid w:val="00977579"/>
    <w:rsid w:val="009849AC"/>
    <w:rsid w:val="00985152"/>
    <w:rsid w:val="00985916"/>
    <w:rsid w:val="009859AE"/>
    <w:rsid w:val="00985E1E"/>
    <w:rsid w:val="00985EAD"/>
    <w:rsid w:val="0098662F"/>
    <w:rsid w:val="00986D74"/>
    <w:rsid w:val="009877AF"/>
    <w:rsid w:val="00990A0D"/>
    <w:rsid w:val="00995F9C"/>
    <w:rsid w:val="009960ED"/>
    <w:rsid w:val="00997321"/>
    <w:rsid w:val="009A0809"/>
    <w:rsid w:val="009A1860"/>
    <w:rsid w:val="009A1DF3"/>
    <w:rsid w:val="009A2A0C"/>
    <w:rsid w:val="009A78E0"/>
    <w:rsid w:val="009B2725"/>
    <w:rsid w:val="009B2D9D"/>
    <w:rsid w:val="009B2DA4"/>
    <w:rsid w:val="009B2F67"/>
    <w:rsid w:val="009B3451"/>
    <w:rsid w:val="009B4661"/>
    <w:rsid w:val="009B4824"/>
    <w:rsid w:val="009B65FF"/>
    <w:rsid w:val="009B7A41"/>
    <w:rsid w:val="009C046C"/>
    <w:rsid w:val="009C04C7"/>
    <w:rsid w:val="009C139F"/>
    <w:rsid w:val="009C35EB"/>
    <w:rsid w:val="009C4523"/>
    <w:rsid w:val="009D4ED4"/>
    <w:rsid w:val="009E1E10"/>
    <w:rsid w:val="009E43FB"/>
    <w:rsid w:val="009E4FA8"/>
    <w:rsid w:val="009E66EE"/>
    <w:rsid w:val="009E6E74"/>
    <w:rsid w:val="009E6EDF"/>
    <w:rsid w:val="009F0A09"/>
    <w:rsid w:val="009F2849"/>
    <w:rsid w:val="009F28B9"/>
    <w:rsid w:val="009F35D4"/>
    <w:rsid w:val="009F4F84"/>
    <w:rsid w:val="009F7F1A"/>
    <w:rsid w:val="00A00FDE"/>
    <w:rsid w:val="00A022FE"/>
    <w:rsid w:val="00A02D2C"/>
    <w:rsid w:val="00A07052"/>
    <w:rsid w:val="00A10325"/>
    <w:rsid w:val="00A1235D"/>
    <w:rsid w:val="00A132FE"/>
    <w:rsid w:val="00A13D81"/>
    <w:rsid w:val="00A15ECD"/>
    <w:rsid w:val="00A2015E"/>
    <w:rsid w:val="00A20458"/>
    <w:rsid w:val="00A20CF5"/>
    <w:rsid w:val="00A22D08"/>
    <w:rsid w:val="00A23D77"/>
    <w:rsid w:val="00A247E2"/>
    <w:rsid w:val="00A304B4"/>
    <w:rsid w:val="00A31EF7"/>
    <w:rsid w:val="00A34358"/>
    <w:rsid w:val="00A362B0"/>
    <w:rsid w:val="00A41DE7"/>
    <w:rsid w:val="00A444C4"/>
    <w:rsid w:val="00A45823"/>
    <w:rsid w:val="00A45F9C"/>
    <w:rsid w:val="00A46314"/>
    <w:rsid w:val="00A47BD7"/>
    <w:rsid w:val="00A50902"/>
    <w:rsid w:val="00A520FF"/>
    <w:rsid w:val="00A545E6"/>
    <w:rsid w:val="00A5581E"/>
    <w:rsid w:val="00A55C0D"/>
    <w:rsid w:val="00A57200"/>
    <w:rsid w:val="00A5781E"/>
    <w:rsid w:val="00A60F63"/>
    <w:rsid w:val="00A635C1"/>
    <w:rsid w:val="00A63E51"/>
    <w:rsid w:val="00A65623"/>
    <w:rsid w:val="00A6592C"/>
    <w:rsid w:val="00A65C99"/>
    <w:rsid w:val="00A67B55"/>
    <w:rsid w:val="00A67DAF"/>
    <w:rsid w:val="00A7089F"/>
    <w:rsid w:val="00A72D18"/>
    <w:rsid w:val="00A75828"/>
    <w:rsid w:val="00A75A13"/>
    <w:rsid w:val="00A75EA2"/>
    <w:rsid w:val="00A80222"/>
    <w:rsid w:val="00A85584"/>
    <w:rsid w:val="00A90CFB"/>
    <w:rsid w:val="00A918D8"/>
    <w:rsid w:val="00A94B06"/>
    <w:rsid w:val="00AB0843"/>
    <w:rsid w:val="00AB5D55"/>
    <w:rsid w:val="00AB6B63"/>
    <w:rsid w:val="00AB6DF4"/>
    <w:rsid w:val="00AC238C"/>
    <w:rsid w:val="00AC2847"/>
    <w:rsid w:val="00AC2DC0"/>
    <w:rsid w:val="00AC5D0E"/>
    <w:rsid w:val="00AC6894"/>
    <w:rsid w:val="00AC6FA0"/>
    <w:rsid w:val="00AC7131"/>
    <w:rsid w:val="00AD2487"/>
    <w:rsid w:val="00AD418A"/>
    <w:rsid w:val="00AD701E"/>
    <w:rsid w:val="00AD78BB"/>
    <w:rsid w:val="00AE078D"/>
    <w:rsid w:val="00AE0BC6"/>
    <w:rsid w:val="00AE5A93"/>
    <w:rsid w:val="00AF21B8"/>
    <w:rsid w:val="00B048AA"/>
    <w:rsid w:val="00B06B98"/>
    <w:rsid w:val="00B072F7"/>
    <w:rsid w:val="00B12857"/>
    <w:rsid w:val="00B15969"/>
    <w:rsid w:val="00B15BA4"/>
    <w:rsid w:val="00B15D8E"/>
    <w:rsid w:val="00B17800"/>
    <w:rsid w:val="00B2247C"/>
    <w:rsid w:val="00B234D3"/>
    <w:rsid w:val="00B25F36"/>
    <w:rsid w:val="00B30B4F"/>
    <w:rsid w:val="00B31DE7"/>
    <w:rsid w:val="00B33478"/>
    <w:rsid w:val="00B33AB2"/>
    <w:rsid w:val="00B419D5"/>
    <w:rsid w:val="00B433CB"/>
    <w:rsid w:val="00B5189C"/>
    <w:rsid w:val="00B54AB8"/>
    <w:rsid w:val="00B553C5"/>
    <w:rsid w:val="00B5738D"/>
    <w:rsid w:val="00B57416"/>
    <w:rsid w:val="00B610A4"/>
    <w:rsid w:val="00B61D6A"/>
    <w:rsid w:val="00B6496F"/>
    <w:rsid w:val="00B66A2A"/>
    <w:rsid w:val="00B670B7"/>
    <w:rsid w:val="00B675BD"/>
    <w:rsid w:val="00B70E55"/>
    <w:rsid w:val="00B70FC8"/>
    <w:rsid w:val="00B71FA1"/>
    <w:rsid w:val="00B733A7"/>
    <w:rsid w:val="00B746B6"/>
    <w:rsid w:val="00B7544F"/>
    <w:rsid w:val="00B7635A"/>
    <w:rsid w:val="00B76564"/>
    <w:rsid w:val="00B77196"/>
    <w:rsid w:val="00B808EF"/>
    <w:rsid w:val="00B80B7C"/>
    <w:rsid w:val="00B82D73"/>
    <w:rsid w:val="00B8499D"/>
    <w:rsid w:val="00B860C9"/>
    <w:rsid w:val="00B916B2"/>
    <w:rsid w:val="00B91876"/>
    <w:rsid w:val="00B9457A"/>
    <w:rsid w:val="00B96A14"/>
    <w:rsid w:val="00B97703"/>
    <w:rsid w:val="00BA2E00"/>
    <w:rsid w:val="00BA3691"/>
    <w:rsid w:val="00BA55FB"/>
    <w:rsid w:val="00BA728E"/>
    <w:rsid w:val="00BB0DAD"/>
    <w:rsid w:val="00BB5BCD"/>
    <w:rsid w:val="00BB5E99"/>
    <w:rsid w:val="00BB754C"/>
    <w:rsid w:val="00BC39BC"/>
    <w:rsid w:val="00BC3BC9"/>
    <w:rsid w:val="00BC46AF"/>
    <w:rsid w:val="00BC4E95"/>
    <w:rsid w:val="00BC7557"/>
    <w:rsid w:val="00BC7D48"/>
    <w:rsid w:val="00BD1114"/>
    <w:rsid w:val="00BD3F8B"/>
    <w:rsid w:val="00BD46B9"/>
    <w:rsid w:val="00BD6F4E"/>
    <w:rsid w:val="00BE0A86"/>
    <w:rsid w:val="00BE14C5"/>
    <w:rsid w:val="00BE3174"/>
    <w:rsid w:val="00BE7639"/>
    <w:rsid w:val="00BF1FA7"/>
    <w:rsid w:val="00BF4153"/>
    <w:rsid w:val="00BF5247"/>
    <w:rsid w:val="00BF5B60"/>
    <w:rsid w:val="00BF6ED9"/>
    <w:rsid w:val="00C013F9"/>
    <w:rsid w:val="00C060BC"/>
    <w:rsid w:val="00C10A21"/>
    <w:rsid w:val="00C15873"/>
    <w:rsid w:val="00C17FCB"/>
    <w:rsid w:val="00C2606A"/>
    <w:rsid w:val="00C27F1C"/>
    <w:rsid w:val="00C3192C"/>
    <w:rsid w:val="00C32DCF"/>
    <w:rsid w:val="00C342C6"/>
    <w:rsid w:val="00C36F13"/>
    <w:rsid w:val="00C37CDD"/>
    <w:rsid w:val="00C41620"/>
    <w:rsid w:val="00C4215D"/>
    <w:rsid w:val="00C43D3F"/>
    <w:rsid w:val="00C45010"/>
    <w:rsid w:val="00C4752A"/>
    <w:rsid w:val="00C52495"/>
    <w:rsid w:val="00C53A1C"/>
    <w:rsid w:val="00C56943"/>
    <w:rsid w:val="00C57AF4"/>
    <w:rsid w:val="00C613A1"/>
    <w:rsid w:val="00C629E4"/>
    <w:rsid w:val="00C62E69"/>
    <w:rsid w:val="00C637B2"/>
    <w:rsid w:val="00C63C3B"/>
    <w:rsid w:val="00C64B35"/>
    <w:rsid w:val="00C656F0"/>
    <w:rsid w:val="00C65C27"/>
    <w:rsid w:val="00C709E2"/>
    <w:rsid w:val="00C71163"/>
    <w:rsid w:val="00C714D8"/>
    <w:rsid w:val="00C71533"/>
    <w:rsid w:val="00C71F9A"/>
    <w:rsid w:val="00C7505C"/>
    <w:rsid w:val="00C76451"/>
    <w:rsid w:val="00C773B9"/>
    <w:rsid w:val="00C8184E"/>
    <w:rsid w:val="00C820C8"/>
    <w:rsid w:val="00C82913"/>
    <w:rsid w:val="00C838FB"/>
    <w:rsid w:val="00C83BC3"/>
    <w:rsid w:val="00C8493A"/>
    <w:rsid w:val="00C84B2C"/>
    <w:rsid w:val="00C85B15"/>
    <w:rsid w:val="00C85FC3"/>
    <w:rsid w:val="00C87184"/>
    <w:rsid w:val="00C90BE9"/>
    <w:rsid w:val="00C925F5"/>
    <w:rsid w:val="00C9502E"/>
    <w:rsid w:val="00C96771"/>
    <w:rsid w:val="00C968DC"/>
    <w:rsid w:val="00C96B8F"/>
    <w:rsid w:val="00C9762A"/>
    <w:rsid w:val="00CA094E"/>
    <w:rsid w:val="00CA0A52"/>
    <w:rsid w:val="00CA100B"/>
    <w:rsid w:val="00CA35AF"/>
    <w:rsid w:val="00CA3E02"/>
    <w:rsid w:val="00CA43A2"/>
    <w:rsid w:val="00CB0E74"/>
    <w:rsid w:val="00CB2362"/>
    <w:rsid w:val="00CB59D9"/>
    <w:rsid w:val="00CC2E9D"/>
    <w:rsid w:val="00CC3D60"/>
    <w:rsid w:val="00CD534E"/>
    <w:rsid w:val="00CD54FE"/>
    <w:rsid w:val="00CD58E5"/>
    <w:rsid w:val="00CE4939"/>
    <w:rsid w:val="00CE7058"/>
    <w:rsid w:val="00CF0E37"/>
    <w:rsid w:val="00CF495B"/>
    <w:rsid w:val="00CF4F55"/>
    <w:rsid w:val="00CF56DB"/>
    <w:rsid w:val="00CF609A"/>
    <w:rsid w:val="00CF75E9"/>
    <w:rsid w:val="00CF7A3A"/>
    <w:rsid w:val="00CF7A7B"/>
    <w:rsid w:val="00D008ED"/>
    <w:rsid w:val="00D04C4C"/>
    <w:rsid w:val="00D06856"/>
    <w:rsid w:val="00D073FE"/>
    <w:rsid w:val="00D07F26"/>
    <w:rsid w:val="00D10293"/>
    <w:rsid w:val="00D15496"/>
    <w:rsid w:val="00D1779F"/>
    <w:rsid w:val="00D20BDE"/>
    <w:rsid w:val="00D2489F"/>
    <w:rsid w:val="00D24B9A"/>
    <w:rsid w:val="00D25209"/>
    <w:rsid w:val="00D31762"/>
    <w:rsid w:val="00D32792"/>
    <w:rsid w:val="00D32955"/>
    <w:rsid w:val="00D339EF"/>
    <w:rsid w:val="00D34933"/>
    <w:rsid w:val="00D353AF"/>
    <w:rsid w:val="00D36E70"/>
    <w:rsid w:val="00D37626"/>
    <w:rsid w:val="00D407E3"/>
    <w:rsid w:val="00D41A30"/>
    <w:rsid w:val="00D41AC2"/>
    <w:rsid w:val="00D4206B"/>
    <w:rsid w:val="00D47FB4"/>
    <w:rsid w:val="00D504CC"/>
    <w:rsid w:val="00D5376A"/>
    <w:rsid w:val="00D53A01"/>
    <w:rsid w:val="00D57514"/>
    <w:rsid w:val="00D614BB"/>
    <w:rsid w:val="00D62F91"/>
    <w:rsid w:val="00D63A61"/>
    <w:rsid w:val="00D65DCD"/>
    <w:rsid w:val="00D67538"/>
    <w:rsid w:val="00D675B1"/>
    <w:rsid w:val="00D71DD9"/>
    <w:rsid w:val="00D727BE"/>
    <w:rsid w:val="00D754B2"/>
    <w:rsid w:val="00D758B1"/>
    <w:rsid w:val="00D760B5"/>
    <w:rsid w:val="00D76BE3"/>
    <w:rsid w:val="00D777F6"/>
    <w:rsid w:val="00D77978"/>
    <w:rsid w:val="00D81E92"/>
    <w:rsid w:val="00D8230D"/>
    <w:rsid w:val="00D831B5"/>
    <w:rsid w:val="00D87636"/>
    <w:rsid w:val="00D876CF"/>
    <w:rsid w:val="00D90380"/>
    <w:rsid w:val="00D90F68"/>
    <w:rsid w:val="00D92BBB"/>
    <w:rsid w:val="00D93017"/>
    <w:rsid w:val="00D93CA8"/>
    <w:rsid w:val="00D95AA1"/>
    <w:rsid w:val="00DA084D"/>
    <w:rsid w:val="00DA0F96"/>
    <w:rsid w:val="00DA3E92"/>
    <w:rsid w:val="00DA786A"/>
    <w:rsid w:val="00DB06D1"/>
    <w:rsid w:val="00DB4F99"/>
    <w:rsid w:val="00DB7222"/>
    <w:rsid w:val="00DB7D64"/>
    <w:rsid w:val="00DB7E58"/>
    <w:rsid w:val="00DC0A48"/>
    <w:rsid w:val="00DC21C1"/>
    <w:rsid w:val="00DC284F"/>
    <w:rsid w:val="00DC512E"/>
    <w:rsid w:val="00DC61C9"/>
    <w:rsid w:val="00DD0B64"/>
    <w:rsid w:val="00DD2A0D"/>
    <w:rsid w:val="00DD352F"/>
    <w:rsid w:val="00DD52DD"/>
    <w:rsid w:val="00DD7E1C"/>
    <w:rsid w:val="00DE3A7F"/>
    <w:rsid w:val="00DE3AEA"/>
    <w:rsid w:val="00DE5AE3"/>
    <w:rsid w:val="00DE6909"/>
    <w:rsid w:val="00DF0B5E"/>
    <w:rsid w:val="00DF20C4"/>
    <w:rsid w:val="00DF5844"/>
    <w:rsid w:val="00DF5DAB"/>
    <w:rsid w:val="00E0482A"/>
    <w:rsid w:val="00E05154"/>
    <w:rsid w:val="00E05359"/>
    <w:rsid w:val="00E05532"/>
    <w:rsid w:val="00E06BCD"/>
    <w:rsid w:val="00E11B83"/>
    <w:rsid w:val="00E11E00"/>
    <w:rsid w:val="00E12E44"/>
    <w:rsid w:val="00E14E7D"/>
    <w:rsid w:val="00E176EF"/>
    <w:rsid w:val="00E2072E"/>
    <w:rsid w:val="00E26895"/>
    <w:rsid w:val="00E26AB1"/>
    <w:rsid w:val="00E26D2D"/>
    <w:rsid w:val="00E31D07"/>
    <w:rsid w:val="00E33CBF"/>
    <w:rsid w:val="00E3440A"/>
    <w:rsid w:val="00E359E6"/>
    <w:rsid w:val="00E40FF3"/>
    <w:rsid w:val="00E412DC"/>
    <w:rsid w:val="00E41AAF"/>
    <w:rsid w:val="00E42324"/>
    <w:rsid w:val="00E4271F"/>
    <w:rsid w:val="00E42BC0"/>
    <w:rsid w:val="00E44195"/>
    <w:rsid w:val="00E4421B"/>
    <w:rsid w:val="00E4461E"/>
    <w:rsid w:val="00E450D4"/>
    <w:rsid w:val="00E46238"/>
    <w:rsid w:val="00E4663C"/>
    <w:rsid w:val="00E52B13"/>
    <w:rsid w:val="00E54A84"/>
    <w:rsid w:val="00E56AF5"/>
    <w:rsid w:val="00E56CD2"/>
    <w:rsid w:val="00E605DF"/>
    <w:rsid w:val="00E60A08"/>
    <w:rsid w:val="00E615ED"/>
    <w:rsid w:val="00E61CDC"/>
    <w:rsid w:val="00E709FB"/>
    <w:rsid w:val="00E72C6B"/>
    <w:rsid w:val="00E750D4"/>
    <w:rsid w:val="00E809B2"/>
    <w:rsid w:val="00E8186A"/>
    <w:rsid w:val="00E85350"/>
    <w:rsid w:val="00E85C29"/>
    <w:rsid w:val="00E85FD8"/>
    <w:rsid w:val="00E91472"/>
    <w:rsid w:val="00E9467A"/>
    <w:rsid w:val="00E959AF"/>
    <w:rsid w:val="00E968BB"/>
    <w:rsid w:val="00E9694D"/>
    <w:rsid w:val="00E97BA8"/>
    <w:rsid w:val="00EA0403"/>
    <w:rsid w:val="00EA0FC8"/>
    <w:rsid w:val="00EA4079"/>
    <w:rsid w:val="00EB5FEE"/>
    <w:rsid w:val="00EB65E9"/>
    <w:rsid w:val="00EB6925"/>
    <w:rsid w:val="00EC0CC4"/>
    <w:rsid w:val="00EC16A1"/>
    <w:rsid w:val="00EC2747"/>
    <w:rsid w:val="00EC6FFD"/>
    <w:rsid w:val="00EC7B5E"/>
    <w:rsid w:val="00ED3340"/>
    <w:rsid w:val="00EE0644"/>
    <w:rsid w:val="00EE1008"/>
    <w:rsid w:val="00EE1C15"/>
    <w:rsid w:val="00EE30DF"/>
    <w:rsid w:val="00EE40A9"/>
    <w:rsid w:val="00EE4B58"/>
    <w:rsid w:val="00EE52A2"/>
    <w:rsid w:val="00EE6DC7"/>
    <w:rsid w:val="00EE7B12"/>
    <w:rsid w:val="00EF0C9A"/>
    <w:rsid w:val="00EF1B28"/>
    <w:rsid w:val="00EF1E2B"/>
    <w:rsid w:val="00EF49ED"/>
    <w:rsid w:val="00EF7F18"/>
    <w:rsid w:val="00F03E81"/>
    <w:rsid w:val="00F06E77"/>
    <w:rsid w:val="00F13762"/>
    <w:rsid w:val="00F14B84"/>
    <w:rsid w:val="00F151FF"/>
    <w:rsid w:val="00F15FA2"/>
    <w:rsid w:val="00F1616C"/>
    <w:rsid w:val="00F1709E"/>
    <w:rsid w:val="00F17F73"/>
    <w:rsid w:val="00F212F3"/>
    <w:rsid w:val="00F21D99"/>
    <w:rsid w:val="00F2282B"/>
    <w:rsid w:val="00F2513A"/>
    <w:rsid w:val="00F2752A"/>
    <w:rsid w:val="00F30046"/>
    <w:rsid w:val="00F300F7"/>
    <w:rsid w:val="00F34B57"/>
    <w:rsid w:val="00F37681"/>
    <w:rsid w:val="00F458BB"/>
    <w:rsid w:val="00F539BD"/>
    <w:rsid w:val="00F54740"/>
    <w:rsid w:val="00F56DC8"/>
    <w:rsid w:val="00F5780D"/>
    <w:rsid w:val="00F610BD"/>
    <w:rsid w:val="00F610F9"/>
    <w:rsid w:val="00F61E60"/>
    <w:rsid w:val="00F649F2"/>
    <w:rsid w:val="00F66DE9"/>
    <w:rsid w:val="00F671A6"/>
    <w:rsid w:val="00F67659"/>
    <w:rsid w:val="00F7098E"/>
    <w:rsid w:val="00F7230F"/>
    <w:rsid w:val="00F767C9"/>
    <w:rsid w:val="00F8053A"/>
    <w:rsid w:val="00F82246"/>
    <w:rsid w:val="00F82282"/>
    <w:rsid w:val="00F83E7B"/>
    <w:rsid w:val="00F843E6"/>
    <w:rsid w:val="00F8534A"/>
    <w:rsid w:val="00F85507"/>
    <w:rsid w:val="00F86031"/>
    <w:rsid w:val="00F87176"/>
    <w:rsid w:val="00F908D5"/>
    <w:rsid w:val="00F90C20"/>
    <w:rsid w:val="00F92A6F"/>
    <w:rsid w:val="00F97791"/>
    <w:rsid w:val="00FA0C91"/>
    <w:rsid w:val="00FA2123"/>
    <w:rsid w:val="00FA413A"/>
    <w:rsid w:val="00FA5F50"/>
    <w:rsid w:val="00FA7A7D"/>
    <w:rsid w:val="00FB1560"/>
    <w:rsid w:val="00FB217D"/>
    <w:rsid w:val="00FB26A9"/>
    <w:rsid w:val="00FB2B93"/>
    <w:rsid w:val="00FB529D"/>
    <w:rsid w:val="00FB7515"/>
    <w:rsid w:val="00FC0849"/>
    <w:rsid w:val="00FC21B9"/>
    <w:rsid w:val="00FC37E9"/>
    <w:rsid w:val="00FC56A5"/>
    <w:rsid w:val="00FD237C"/>
    <w:rsid w:val="00FD5F30"/>
    <w:rsid w:val="00FD6345"/>
    <w:rsid w:val="00FD6EFD"/>
    <w:rsid w:val="00FE018E"/>
    <w:rsid w:val="00FE3C51"/>
    <w:rsid w:val="00FE7296"/>
    <w:rsid w:val="00FE782F"/>
    <w:rsid w:val="00FF36B8"/>
    <w:rsid w:val="00FF3F4D"/>
    <w:rsid w:val="00FF55EE"/>
    <w:rsid w:val="00FF5A44"/>
    <w:rsid w:val="00FF7063"/>
    <w:rsid w:val="00FF70E7"/>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55FB24"/>
  <w15:docId w15:val="{F1E7B46F-0A30-4E6E-8B39-D0772E3BBC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en-US"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99"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99" w:unhideWhenUsed="1"/>
    <w:lsdException w:name="Body Text 3" w:semiHidden="1" w:uiPriority="99" w:unhideWhenUsed="1"/>
    <w:lsdException w:name="Body Text Indent 2" w:semiHidden="1" w:uiPriority="99"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iPriority="99"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5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69AF"/>
    <w:pPr>
      <w:spacing w:after="240"/>
      <w:jc w:val="both"/>
    </w:pPr>
    <w:rPr>
      <w:rFonts w:ascii="Arial" w:eastAsia="MS Mincho" w:hAnsi="Arial" w:cs="Times New Roman"/>
      <w:sz w:val="20"/>
      <w:szCs w:val="20"/>
      <w:lang w:val="en-GB" w:eastAsia="ja-JP"/>
    </w:rPr>
  </w:style>
  <w:style w:type="paragraph" w:styleId="Heading1">
    <w:name w:val="heading 1"/>
    <w:basedOn w:val="Normal"/>
    <w:next w:val="Normal"/>
    <w:link w:val="Heading1Char"/>
    <w:qFormat/>
    <w:rsid w:val="00C060BC"/>
    <w:pPr>
      <w:keepNext/>
      <w:numPr>
        <w:numId w:val="156"/>
      </w:numPr>
      <w:tabs>
        <w:tab w:val="left" w:pos="400"/>
        <w:tab w:val="left" w:pos="560"/>
      </w:tabs>
      <w:suppressAutoHyphens/>
      <w:spacing w:before="60" w:line="270" w:lineRule="exact"/>
      <w:outlineLvl w:val="0"/>
    </w:pPr>
    <w:rPr>
      <w:rFonts w:eastAsia="Times New Roman"/>
      <w:b/>
      <w:bCs/>
      <w:sz w:val="24"/>
    </w:rPr>
  </w:style>
  <w:style w:type="paragraph" w:styleId="Heading2">
    <w:name w:val="heading 2"/>
    <w:basedOn w:val="Heading1"/>
    <w:next w:val="Normal"/>
    <w:link w:val="Heading2Char"/>
    <w:unhideWhenUsed/>
    <w:qFormat/>
    <w:rsid w:val="00AB6DF4"/>
    <w:pPr>
      <w:numPr>
        <w:ilvl w:val="1"/>
      </w:numPr>
      <w:tabs>
        <w:tab w:val="clear" w:pos="400"/>
        <w:tab w:val="clear" w:pos="560"/>
        <w:tab w:val="left" w:pos="540"/>
        <w:tab w:val="left" w:pos="700"/>
      </w:tabs>
      <w:spacing w:line="250" w:lineRule="exact"/>
      <w:outlineLvl w:val="1"/>
    </w:pPr>
    <w:rPr>
      <w:sz w:val="22"/>
      <w:lang w:val="en-US"/>
    </w:rPr>
  </w:style>
  <w:style w:type="paragraph" w:styleId="Heading3">
    <w:name w:val="heading 3"/>
    <w:basedOn w:val="Heading1"/>
    <w:next w:val="Normal"/>
    <w:link w:val="Heading3Char"/>
    <w:unhideWhenUsed/>
    <w:qFormat/>
    <w:rsid w:val="00C060BC"/>
    <w:pPr>
      <w:numPr>
        <w:ilvl w:val="2"/>
      </w:numPr>
      <w:tabs>
        <w:tab w:val="clear" w:pos="400"/>
        <w:tab w:val="clear" w:pos="560"/>
        <w:tab w:val="left" w:pos="660"/>
        <w:tab w:val="left" w:pos="880"/>
      </w:tabs>
      <w:spacing w:line="230" w:lineRule="exact"/>
      <w:jc w:val="left"/>
      <w:outlineLvl w:val="2"/>
    </w:pPr>
    <w:rPr>
      <w:sz w:val="20"/>
    </w:rPr>
  </w:style>
  <w:style w:type="paragraph" w:styleId="Heading4">
    <w:name w:val="heading 4"/>
    <w:basedOn w:val="Heading3"/>
    <w:next w:val="Normal"/>
    <w:link w:val="Heading4Char"/>
    <w:unhideWhenUsed/>
    <w:qFormat/>
    <w:rsid w:val="00C060BC"/>
    <w:pPr>
      <w:numPr>
        <w:ilvl w:val="3"/>
        <w:numId w:val="148"/>
      </w:numPr>
      <w:tabs>
        <w:tab w:val="clear" w:pos="660"/>
        <w:tab w:val="clear" w:pos="880"/>
        <w:tab w:val="left" w:pos="940"/>
        <w:tab w:val="left" w:pos="1140"/>
        <w:tab w:val="left" w:pos="1360"/>
      </w:tabs>
      <w:outlineLvl w:val="3"/>
    </w:pPr>
  </w:style>
  <w:style w:type="paragraph" w:styleId="Heading5">
    <w:name w:val="heading 5"/>
    <w:basedOn w:val="Heading4"/>
    <w:next w:val="Normal"/>
    <w:link w:val="Heading5Char"/>
    <w:unhideWhenUsed/>
    <w:qFormat/>
    <w:rsid w:val="00C060BC"/>
    <w:pPr>
      <w:numPr>
        <w:ilvl w:val="4"/>
        <w:numId w:val="0"/>
      </w:numPr>
      <w:tabs>
        <w:tab w:val="clear" w:pos="940"/>
        <w:tab w:val="clear" w:pos="1140"/>
        <w:tab w:val="clear" w:pos="1360"/>
      </w:tabs>
      <w:outlineLvl w:val="4"/>
    </w:pPr>
  </w:style>
  <w:style w:type="paragraph" w:styleId="Heading6">
    <w:name w:val="heading 6"/>
    <w:basedOn w:val="Heading5"/>
    <w:next w:val="Normal"/>
    <w:link w:val="Heading6Char"/>
    <w:unhideWhenUsed/>
    <w:qFormat/>
    <w:rsid w:val="00C060BC"/>
    <w:pPr>
      <w:numPr>
        <w:ilvl w:val="5"/>
      </w:numPr>
      <w:outlineLvl w:val="5"/>
    </w:pPr>
  </w:style>
  <w:style w:type="paragraph" w:styleId="Heading7">
    <w:name w:val="heading 7"/>
    <w:basedOn w:val="Heading6"/>
    <w:next w:val="Normal"/>
    <w:link w:val="Heading7Char"/>
    <w:unhideWhenUsed/>
    <w:qFormat/>
    <w:rsid w:val="00C060BC"/>
    <w:pPr>
      <w:numPr>
        <w:ilvl w:val="6"/>
      </w:numPr>
      <w:outlineLvl w:val="6"/>
    </w:pPr>
    <w:rPr>
      <w:rFonts w:eastAsia="MS Mincho"/>
    </w:rPr>
  </w:style>
  <w:style w:type="paragraph" w:styleId="Heading8">
    <w:name w:val="heading 8"/>
    <w:basedOn w:val="Heading6"/>
    <w:next w:val="Normal"/>
    <w:link w:val="Heading8Char"/>
    <w:unhideWhenUsed/>
    <w:qFormat/>
    <w:rsid w:val="00C060BC"/>
    <w:pPr>
      <w:numPr>
        <w:ilvl w:val="7"/>
      </w:numPr>
      <w:outlineLvl w:val="7"/>
    </w:pPr>
    <w:rPr>
      <w:rFonts w:eastAsia="MS Mincho"/>
    </w:rPr>
  </w:style>
  <w:style w:type="paragraph" w:styleId="Heading9">
    <w:name w:val="heading 9"/>
    <w:basedOn w:val="Heading6"/>
    <w:next w:val="Normal"/>
    <w:link w:val="Heading9Char"/>
    <w:unhideWhenUsed/>
    <w:qFormat/>
    <w:rsid w:val="00C060BC"/>
    <w:pPr>
      <w:numPr>
        <w:ilvl w:val="8"/>
      </w:numPr>
      <w:outlineLvl w:val="8"/>
    </w:pPr>
    <w:rPr>
      <w:rFonts w:eastAsia="MS Minch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060BC"/>
    <w:rPr>
      <w:rFonts w:ascii="Arial" w:eastAsia="Times New Roman" w:hAnsi="Arial" w:cs="Times New Roman"/>
      <w:b/>
      <w:bCs/>
      <w:sz w:val="24"/>
      <w:szCs w:val="20"/>
      <w:lang w:val="en-GB" w:eastAsia="ja-JP"/>
    </w:rPr>
  </w:style>
  <w:style w:type="character" w:customStyle="1" w:styleId="Heading2Char">
    <w:name w:val="Heading 2 Char"/>
    <w:basedOn w:val="DefaultParagraphFont"/>
    <w:link w:val="Heading2"/>
    <w:rsid w:val="00AB6DF4"/>
    <w:rPr>
      <w:rFonts w:ascii="Arial" w:eastAsia="Times New Roman" w:hAnsi="Arial" w:cs="Times New Roman"/>
      <w:b/>
      <w:bCs/>
      <w:szCs w:val="20"/>
      <w:lang w:val="en-US" w:eastAsia="ja-JP"/>
    </w:rPr>
  </w:style>
  <w:style w:type="character" w:customStyle="1" w:styleId="Heading3Char">
    <w:name w:val="Heading 3 Char"/>
    <w:basedOn w:val="DefaultParagraphFont"/>
    <w:link w:val="Heading3"/>
    <w:rsid w:val="00C060BC"/>
    <w:rPr>
      <w:rFonts w:ascii="Arial" w:eastAsia="Times New Roman" w:hAnsi="Arial" w:cs="Times New Roman"/>
      <w:b/>
      <w:bCs/>
      <w:sz w:val="20"/>
      <w:szCs w:val="20"/>
      <w:lang w:val="en-GB" w:eastAsia="ja-JP"/>
    </w:rPr>
  </w:style>
  <w:style w:type="character" w:customStyle="1" w:styleId="Heading4Char">
    <w:name w:val="Heading 4 Char"/>
    <w:basedOn w:val="DefaultParagraphFont"/>
    <w:link w:val="Heading4"/>
    <w:rsid w:val="00C060BC"/>
    <w:rPr>
      <w:rFonts w:ascii="Arial" w:eastAsia="Times New Roman" w:hAnsi="Arial" w:cs="Times New Roman"/>
      <w:b/>
      <w:bCs/>
      <w:sz w:val="20"/>
      <w:szCs w:val="20"/>
      <w:lang w:val="en-GB" w:eastAsia="ja-JP"/>
    </w:rPr>
  </w:style>
  <w:style w:type="character" w:customStyle="1" w:styleId="Heading5Char">
    <w:name w:val="Heading 5 Char"/>
    <w:basedOn w:val="DefaultParagraphFont"/>
    <w:link w:val="Heading5"/>
    <w:rsid w:val="00C060BC"/>
    <w:rPr>
      <w:rFonts w:ascii="Arial" w:eastAsia="Times New Roman" w:hAnsi="Arial" w:cs="Times New Roman"/>
      <w:b/>
      <w:bCs/>
      <w:sz w:val="20"/>
      <w:szCs w:val="20"/>
      <w:lang w:val="en-GB" w:eastAsia="ja-JP"/>
    </w:rPr>
  </w:style>
  <w:style w:type="character" w:customStyle="1" w:styleId="Heading6Char">
    <w:name w:val="Heading 6 Char"/>
    <w:basedOn w:val="DefaultParagraphFont"/>
    <w:link w:val="Heading6"/>
    <w:rsid w:val="00C060BC"/>
    <w:rPr>
      <w:rFonts w:ascii="Arial" w:eastAsia="Times New Roman" w:hAnsi="Arial" w:cs="Times New Roman"/>
      <w:b/>
      <w:bCs/>
      <w:sz w:val="20"/>
      <w:szCs w:val="20"/>
      <w:lang w:val="en-GB" w:eastAsia="ja-JP"/>
    </w:rPr>
  </w:style>
  <w:style w:type="character" w:customStyle="1" w:styleId="Heading7Char">
    <w:name w:val="Heading 7 Char"/>
    <w:basedOn w:val="DefaultParagraphFont"/>
    <w:link w:val="Heading7"/>
    <w:rsid w:val="00C060BC"/>
    <w:rPr>
      <w:rFonts w:ascii="Arial" w:eastAsia="MS Mincho" w:hAnsi="Arial" w:cs="Times New Roman"/>
      <w:b/>
      <w:bCs/>
      <w:sz w:val="20"/>
      <w:szCs w:val="20"/>
      <w:lang w:val="en-GB" w:eastAsia="ja-JP"/>
    </w:rPr>
  </w:style>
  <w:style w:type="character" w:customStyle="1" w:styleId="Heading8Char">
    <w:name w:val="Heading 8 Char"/>
    <w:basedOn w:val="DefaultParagraphFont"/>
    <w:link w:val="Heading8"/>
    <w:rsid w:val="00C060BC"/>
    <w:rPr>
      <w:rFonts w:ascii="Arial" w:eastAsia="MS Mincho" w:hAnsi="Arial" w:cs="Times New Roman"/>
      <w:b/>
      <w:bCs/>
      <w:sz w:val="20"/>
      <w:szCs w:val="20"/>
      <w:lang w:val="en-GB" w:eastAsia="ja-JP"/>
    </w:rPr>
  </w:style>
  <w:style w:type="character" w:customStyle="1" w:styleId="Heading9Char">
    <w:name w:val="Heading 9 Char"/>
    <w:basedOn w:val="DefaultParagraphFont"/>
    <w:link w:val="Heading9"/>
    <w:rsid w:val="00C060BC"/>
    <w:rPr>
      <w:rFonts w:ascii="Arial" w:eastAsia="MS Mincho" w:hAnsi="Arial" w:cs="Times New Roman"/>
      <w:b/>
      <w:bCs/>
      <w:sz w:val="20"/>
      <w:szCs w:val="20"/>
      <w:lang w:val="en-GB" w:eastAsia="ja-JP"/>
    </w:rPr>
  </w:style>
  <w:style w:type="paragraph" w:styleId="NormalWeb">
    <w:name w:val="Normal (Web)"/>
    <w:basedOn w:val="Normal"/>
    <w:link w:val="NormalWebChar"/>
    <w:uiPriority w:val="99"/>
    <w:unhideWhenUsed/>
    <w:rsid w:val="00E8186A"/>
    <w:pPr>
      <w:spacing w:before="100" w:beforeAutospacing="1" w:after="100" w:afterAutospacing="1" w:line="240" w:lineRule="auto"/>
    </w:pPr>
    <w:rPr>
      <w:rFonts w:ascii="Times New Roman" w:eastAsia="Times New Roman" w:hAnsi="Times New Roman"/>
      <w:sz w:val="24"/>
      <w:szCs w:val="24"/>
      <w:lang w:eastAsia="en-CA"/>
    </w:rPr>
  </w:style>
  <w:style w:type="character" w:customStyle="1" w:styleId="NormalWebChar">
    <w:name w:val="Normal (Web) Char"/>
    <w:link w:val="NormalWeb"/>
    <w:uiPriority w:val="99"/>
    <w:locked/>
    <w:rsid w:val="003E4A23"/>
    <w:rPr>
      <w:rFonts w:ascii="Times New Roman" w:eastAsia="Times New Roman" w:hAnsi="Times New Roman" w:cs="Times New Roman"/>
      <w:sz w:val="24"/>
      <w:szCs w:val="24"/>
      <w:lang w:val="en-GB" w:eastAsia="en-CA"/>
    </w:rPr>
  </w:style>
  <w:style w:type="paragraph" w:styleId="ListParagraph">
    <w:name w:val="List Paragraph"/>
    <w:basedOn w:val="Normal"/>
    <w:qFormat/>
    <w:rsid w:val="0050183E"/>
    <w:pPr>
      <w:spacing w:before="60" w:after="120"/>
      <w:ind w:left="720"/>
    </w:pPr>
  </w:style>
  <w:style w:type="character" w:styleId="CommentReference">
    <w:name w:val="annotation reference"/>
    <w:basedOn w:val="DefaultParagraphFont"/>
    <w:uiPriority w:val="99"/>
    <w:unhideWhenUsed/>
    <w:rsid w:val="001E0542"/>
    <w:rPr>
      <w:sz w:val="16"/>
      <w:szCs w:val="16"/>
    </w:rPr>
  </w:style>
  <w:style w:type="paragraph" w:styleId="CommentText">
    <w:name w:val="annotation text"/>
    <w:basedOn w:val="Normal"/>
    <w:link w:val="CommentTextChar"/>
    <w:uiPriority w:val="99"/>
    <w:unhideWhenUsed/>
    <w:rsid w:val="001E0542"/>
    <w:pPr>
      <w:spacing w:line="240" w:lineRule="auto"/>
    </w:pPr>
  </w:style>
  <w:style w:type="character" w:customStyle="1" w:styleId="CommentTextChar">
    <w:name w:val="Comment Text Char"/>
    <w:basedOn w:val="DefaultParagraphFont"/>
    <w:link w:val="CommentText"/>
    <w:uiPriority w:val="99"/>
    <w:rsid w:val="001E0542"/>
    <w:rPr>
      <w:sz w:val="20"/>
      <w:szCs w:val="20"/>
    </w:rPr>
  </w:style>
  <w:style w:type="paragraph" w:styleId="CommentSubject">
    <w:name w:val="annotation subject"/>
    <w:basedOn w:val="CommentText"/>
    <w:next w:val="CommentText"/>
    <w:link w:val="CommentSubjectChar"/>
    <w:uiPriority w:val="99"/>
    <w:semiHidden/>
    <w:unhideWhenUsed/>
    <w:rsid w:val="001E0542"/>
    <w:rPr>
      <w:b/>
      <w:bCs/>
    </w:rPr>
  </w:style>
  <w:style w:type="character" w:customStyle="1" w:styleId="CommentSubjectChar">
    <w:name w:val="Comment Subject Char"/>
    <w:basedOn w:val="CommentTextChar"/>
    <w:link w:val="CommentSubject"/>
    <w:uiPriority w:val="99"/>
    <w:semiHidden/>
    <w:rsid w:val="001E0542"/>
    <w:rPr>
      <w:b/>
      <w:bCs/>
      <w:sz w:val="20"/>
      <w:szCs w:val="20"/>
    </w:rPr>
  </w:style>
  <w:style w:type="paragraph" w:styleId="BalloonText">
    <w:name w:val="Balloon Text"/>
    <w:basedOn w:val="Normal"/>
    <w:link w:val="BalloonTextChar"/>
    <w:uiPriority w:val="99"/>
    <w:semiHidden/>
    <w:unhideWhenUsed/>
    <w:rsid w:val="001E054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0542"/>
    <w:rPr>
      <w:rFonts w:ascii="Segoe UI" w:hAnsi="Segoe UI" w:cs="Segoe UI"/>
      <w:sz w:val="18"/>
      <w:szCs w:val="18"/>
    </w:rPr>
  </w:style>
  <w:style w:type="table" w:styleId="TableGrid">
    <w:name w:val="Table Grid"/>
    <w:basedOn w:val="TableNormal"/>
    <w:uiPriority w:val="59"/>
    <w:rsid w:val="00E56CD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bbreviation">
    <w:name w:val="Abbreviation"/>
    <w:basedOn w:val="Normal"/>
    <w:qFormat/>
    <w:rsid w:val="00C060BC"/>
    <w:pPr>
      <w:tabs>
        <w:tab w:val="left" w:pos="1152"/>
      </w:tabs>
      <w:spacing w:after="120"/>
    </w:pPr>
  </w:style>
  <w:style w:type="paragraph" w:customStyle="1" w:styleId="ANNEX0">
    <w:name w:val="ANNEX"/>
    <w:basedOn w:val="Normal"/>
    <w:next w:val="Normal"/>
    <w:rsid w:val="00C060BC"/>
    <w:pPr>
      <w:keepNext/>
      <w:pageBreakBefore/>
      <w:numPr>
        <w:numId w:val="16"/>
      </w:numPr>
      <w:spacing w:after="760" w:line="310" w:lineRule="exact"/>
      <w:jc w:val="center"/>
      <w:outlineLvl w:val="0"/>
    </w:pPr>
    <w:rPr>
      <w:b/>
      <w:sz w:val="28"/>
    </w:rPr>
  </w:style>
  <w:style w:type="paragraph" w:styleId="Title">
    <w:name w:val="Title"/>
    <w:basedOn w:val="Normal"/>
    <w:link w:val="TitleChar"/>
    <w:qFormat/>
    <w:rsid w:val="005C4F4C"/>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40" w:after="360" w:line="240" w:lineRule="auto"/>
      <w:jc w:val="center"/>
      <w:outlineLvl w:val="0"/>
    </w:pPr>
    <w:rPr>
      <w:b/>
      <w:sz w:val="28"/>
    </w:rPr>
  </w:style>
  <w:style w:type="character" w:customStyle="1" w:styleId="TitleChar">
    <w:name w:val="Title Char"/>
    <w:basedOn w:val="DefaultParagraphFont"/>
    <w:link w:val="Title"/>
    <w:rsid w:val="005C4F4C"/>
    <w:rPr>
      <w:rFonts w:ascii="Arial" w:eastAsia="MS Mincho" w:hAnsi="Arial" w:cs="Times New Roman"/>
      <w:b/>
      <w:sz w:val="28"/>
      <w:szCs w:val="20"/>
      <w:lang w:val="en-GB" w:eastAsia="ja-JP"/>
    </w:rPr>
  </w:style>
  <w:style w:type="paragraph" w:styleId="Subtitle">
    <w:name w:val="Subtitle"/>
    <w:basedOn w:val="Normal"/>
    <w:link w:val="SubtitleChar"/>
    <w:qFormat/>
    <w:rsid w:val="00C060BC"/>
    <w:pPr>
      <w:spacing w:after="60"/>
      <w:jc w:val="center"/>
      <w:outlineLvl w:val="1"/>
    </w:pPr>
    <w:rPr>
      <w:sz w:val="24"/>
    </w:rPr>
  </w:style>
  <w:style w:type="character" w:customStyle="1" w:styleId="SubtitleChar">
    <w:name w:val="Subtitle Char"/>
    <w:basedOn w:val="DefaultParagraphFont"/>
    <w:link w:val="Subtitle"/>
    <w:rsid w:val="00C060BC"/>
    <w:rPr>
      <w:rFonts w:ascii="Arial" w:eastAsia="MS Mincho" w:hAnsi="Arial" w:cs="Times New Roman"/>
      <w:sz w:val="24"/>
      <w:szCs w:val="20"/>
      <w:lang w:val="en-GB" w:eastAsia="ja-JP"/>
    </w:rPr>
  </w:style>
  <w:style w:type="paragraph" w:styleId="Caption">
    <w:name w:val="caption"/>
    <w:basedOn w:val="Normal"/>
    <w:next w:val="Normal"/>
    <w:unhideWhenUsed/>
    <w:qFormat/>
    <w:rsid w:val="00C060BC"/>
    <w:pPr>
      <w:spacing w:before="120" w:after="120"/>
    </w:pPr>
    <w:rPr>
      <w:b/>
    </w:rPr>
  </w:style>
  <w:style w:type="paragraph" w:customStyle="1" w:styleId="Caption1">
    <w:name w:val="Caption1"/>
    <w:basedOn w:val="Normal"/>
    <w:rsid w:val="00C060BC"/>
    <w:pPr>
      <w:widowControl w:val="0"/>
      <w:suppressLineNumbers/>
      <w:suppressAutoHyphens/>
      <w:spacing w:before="120" w:after="120" w:line="240" w:lineRule="auto"/>
      <w:jc w:val="left"/>
    </w:pPr>
    <w:rPr>
      <w:rFonts w:eastAsia="Arial" w:cs="Tahoma"/>
      <w:i/>
      <w:iCs/>
    </w:rPr>
  </w:style>
  <w:style w:type="paragraph" w:customStyle="1" w:styleId="Definition">
    <w:name w:val="Definition"/>
    <w:basedOn w:val="Normal"/>
    <w:next w:val="Normal"/>
    <w:rsid w:val="00C060BC"/>
  </w:style>
  <w:style w:type="character" w:customStyle="1" w:styleId="Defterms">
    <w:name w:val="Defterms"/>
    <w:rsid w:val="00C060BC"/>
    <w:rPr>
      <w:noProof w:val="0"/>
      <w:color w:val="auto"/>
      <w:lang w:val="fr-FR"/>
    </w:rPr>
  </w:style>
  <w:style w:type="paragraph" w:customStyle="1" w:styleId="DescriptionTag">
    <w:name w:val="DescriptionTag"/>
    <w:basedOn w:val="Normal"/>
    <w:qFormat/>
    <w:rsid w:val="00C060BC"/>
    <w:pPr>
      <w:keepNext/>
      <w:spacing w:after="60" w:line="240" w:lineRule="auto"/>
    </w:pPr>
    <w:rPr>
      <w:b/>
    </w:rPr>
  </w:style>
  <w:style w:type="paragraph" w:customStyle="1" w:styleId="Figuretitle">
    <w:name w:val="Figure title"/>
    <w:basedOn w:val="Normal"/>
    <w:next w:val="Normal"/>
    <w:rsid w:val="00C060BC"/>
    <w:pPr>
      <w:suppressAutoHyphens/>
      <w:spacing w:before="220" w:after="220"/>
      <w:jc w:val="center"/>
    </w:pPr>
    <w:rPr>
      <w:b/>
    </w:rPr>
  </w:style>
  <w:style w:type="paragraph" w:customStyle="1" w:styleId="Figuretitle2">
    <w:name w:val="Figure title2"/>
    <w:basedOn w:val="Normal"/>
    <w:next w:val="Normal"/>
    <w:rsid w:val="00C060BC"/>
    <w:pPr>
      <w:suppressAutoHyphens/>
      <w:spacing w:before="220" w:after="220"/>
      <w:jc w:val="center"/>
    </w:pPr>
    <w:rPr>
      <w:b/>
      <w:lang w:val="de-DE" w:eastAsia="ar-SA"/>
    </w:rPr>
  </w:style>
  <w:style w:type="paragraph" w:customStyle="1" w:styleId="PartTitle">
    <w:name w:val="Part Title"/>
    <w:basedOn w:val="Normal"/>
    <w:next w:val="Normal"/>
    <w:rsid w:val="00643C21"/>
    <w:pPr>
      <w:suppressAutoHyphens/>
      <w:spacing w:after="0" w:line="100" w:lineRule="atLeast"/>
      <w:jc w:val="center"/>
    </w:pPr>
    <w:rPr>
      <w:b/>
      <w:sz w:val="28"/>
      <w:lang w:val="de-DE" w:eastAsia="ar-SA"/>
    </w:rPr>
  </w:style>
  <w:style w:type="paragraph" w:styleId="Header">
    <w:name w:val="header"/>
    <w:basedOn w:val="Normal"/>
    <w:link w:val="HeaderChar"/>
    <w:unhideWhenUsed/>
    <w:rsid w:val="00C52495"/>
    <w:pPr>
      <w:tabs>
        <w:tab w:val="center" w:pos="4680"/>
        <w:tab w:val="right" w:pos="9360"/>
      </w:tabs>
      <w:spacing w:after="0" w:line="240" w:lineRule="auto"/>
    </w:pPr>
  </w:style>
  <w:style w:type="character" w:customStyle="1" w:styleId="HeaderChar">
    <w:name w:val="Header Char"/>
    <w:basedOn w:val="DefaultParagraphFont"/>
    <w:link w:val="Header"/>
    <w:rsid w:val="00C52495"/>
    <w:rPr>
      <w:rFonts w:ascii="Arial" w:eastAsia="MS Mincho" w:hAnsi="Arial" w:cs="Times New Roman"/>
      <w:sz w:val="20"/>
      <w:szCs w:val="20"/>
      <w:lang w:val="en-GB" w:eastAsia="ja-JP"/>
    </w:rPr>
  </w:style>
  <w:style w:type="paragraph" w:styleId="Footer">
    <w:name w:val="footer"/>
    <w:basedOn w:val="Normal"/>
    <w:link w:val="FooterChar"/>
    <w:uiPriority w:val="99"/>
    <w:unhideWhenUsed/>
    <w:qFormat/>
    <w:rsid w:val="00C52495"/>
    <w:pPr>
      <w:tabs>
        <w:tab w:val="center" w:pos="4680"/>
        <w:tab w:val="right" w:pos="9360"/>
      </w:tabs>
      <w:spacing w:after="0" w:line="240" w:lineRule="auto"/>
    </w:pPr>
  </w:style>
  <w:style w:type="character" w:customStyle="1" w:styleId="FooterChar">
    <w:name w:val="Footer Char"/>
    <w:basedOn w:val="DefaultParagraphFont"/>
    <w:link w:val="Footer"/>
    <w:rsid w:val="00C52495"/>
    <w:rPr>
      <w:rFonts w:ascii="Arial" w:eastAsia="MS Mincho" w:hAnsi="Arial" w:cs="Times New Roman"/>
      <w:sz w:val="20"/>
      <w:szCs w:val="20"/>
      <w:lang w:val="en-GB" w:eastAsia="ja-JP"/>
    </w:rPr>
  </w:style>
  <w:style w:type="paragraph" w:styleId="Quote">
    <w:name w:val="Quote"/>
    <w:basedOn w:val="Normal"/>
    <w:next w:val="Normal"/>
    <w:link w:val="QuoteChar"/>
    <w:uiPriority w:val="29"/>
    <w:qFormat/>
    <w:rsid w:val="00D41AC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D41AC2"/>
    <w:rPr>
      <w:rFonts w:ascii="Arial" w:eastAsia="MS Mincho" w:hAnsi="Arial" w:cs="Times New Roman"/>
      <w:i/>
      <w:iCs/>
      <w:color w:val="404040" w:themeColor="text1" w:themeTint="BF"/>
      <w:sz w:val="20"/>
      <w:szCs w:val="20"/>
      <w:lang w:val="en-GB" w:eastAsia="ja-JP"/>
    </w:rPr>
  </w:style>
  <w:style w:type="paragraph" w:styleId="BodyTextIndent2">
    <w:name w:val="Body Text Indent 2"/>
    <w:basedOn w:val="Normal"/>
    <w:link w:val="BodyTextIndent2Char"/>
    <w:uiPriority w:val="99"/>
    <w:unhideWhenUsed/>
    <w:rsid w:val="003E4A23"/>
    <w:pPr>
      <w:spacing w:after="120" w:line="480" w:lineRule="auto"/>
      <w:ind w:left="283"/>
    </w:pPr>
  </w:style>
  <w:style w:type="character" w:customStyle="1" w:styleId="BodyTextIndent2Char">
    <w:name w:val="Body Text Indent 2 Char"/>
    <w:basedOn w:val="DefaultParagraphFont"/>
    <w:link w:val="BodyTextIndent2"/>
    <w:uiPriority w:val="99"/>
    <w:rsid w:val="003E4A23"/>
    <w:rPr>
      <w:rFonts w:ascii="Arial" w:eastAsia="MS Mincho" w:hAnsi="Arial" w:cs="Times New Roman"/>
      <w:sz w:val="20"/>
      <w:szCs w:val="20"/>
      <w:lang w:val="en-GB" w:eastAsia="ja-JP"/>
    </w:rPr>
  </w:style>
  <w:style w:type="paragraph" w:customStyle="1" w:styleId="ISOSecretObservations">
    <w:name w:val="ISO_Secret_Observations"/>
    <w:basedOn w:val="Normal"/>
    <w:rsid w:val="003E4A23"/>
    <w:pPr>
      <w:spacing w:before="210" w:after="0" w:line="210" w:lineRule="exact"/>
      <w:jc w:val="left"/>
    </w:pPr>
    <w:rPr>
      <w:rFonts w:eastAsia="Times New Roman"/>
      <w:sz w:val="18"/>
      <w:lang w:eastAsia="en-US"/>
    </w:rPr>
  </w:style>
  <w:style w:type="character" w:customStyle="1" w:styleId="noteChar">
    <w:name w:val="note Char"/>
    <w:link w:val="note"/>
    <w:locked/>
    <w:rsid w:val="003E4A23"/>
    <w:rPr>
      <w:rFonts w:ascii="Arial" w:hAnsi="Arial" w:cs="Arial"/>
      <w:i/>
      <w:color w:val="FF0000"/>
      <w:lang w:val="en-GB" w:eastAsia="ja-JP"/>
    </w:rPr>
  </w:style>
  <w:style w:type="paragraph" w:customStyle="1" w:styleId="note">
    <w:name w:val="note"/>
    <w:basedOn w:val="Normal"/>
    <w:link w:val="noteChar"/>
    <w:qFormat/>
    <w:rsid w:val="003E4A23"/>
    <w:rPr>
      <w:rFonts w:eastAsiaTheme="minorHAnsi" w:cs="Arial"/>
      <w:i/>
      <w:color w:val="FF0000"/>
      <w:szCs w:val="22"/>
    </w:rPr>
  </w:style>
  <w:style w:type="character" w:customStyle="1" w:styleId="Label1Char">
    <w:name w:val="Label1 Char"/>
    <w:link w:val="Label1"/>
    <w:locked/>
    <w:rsid w:val="003E4A23"/>
    <w:rPr>
      <w:rFonts w:ascii="Arial" w:hAnsi="Arial" w:cs="Arial"/>
      <w:b/>
      <w:sz w:val="20"/>
      <w:lang w:val="en-GB" w:eastAsia="ja-JP"/>
    </w:rPr>
  </w:style>
  <w:style w:type="paragraph" w:customStyle="1" w:styleId="Label1">
    <w:name w:val="Label1"/>
    <w:basedOn w:val="Normal"/>
    <w:link w:val="Label1Char"/>
    <w:qFormat/>
    <w:rsid w:val="003E4A23"/>
    <w:pPr>
      <w:autoSpaceDE w:val="0"/>
      <w:autoSpaceDN w:val="0"/>
      <w:adjustRightInd w:val="0"/>
      <w:spacing w:after="0" w:line="480" w:lineRule="auto"/>
      <w:ind w:left="1695" w:hanging="1695"/>
    </w:pPr>
    <w:rPr>
      <w:rFonts w:eastAsiaTheme="minorHAnsi" w:cs="Arial"/>
      <w:b/>
      <w:szCs w:val="22"/>
    </w:rPr>
  </w:style>
  <w:style w:type="character" w:styleId="Hyperlink">
    <w:name w:val="Hyperlink"/>
    <w:basedOn w:val="DefaultParagraphFont"/>
    <w:uiPriority w:val="99"/>
    <w:unhideWhenUsed/>
    <w:rsid w:val="003E4A23"/>
    <w:rPr>
      <w:color w:val="0000FF"/>
      <w:u w:val="single"/>
    </w:rPr>
  </w:style>
  <w:style w:type="paragraph" w:styleId="BodyTextIndent3">
    <w:name w:val="Body Text Indent 3"/>
    <w:basedOn w:val="Normal"/>
    <w:link w:val="BodyTextIndent3Char"/>
    <w:unhideWhenUsed/>
    <w:rsid w:val="003E4A23"/>
    <w:pPr>
      <w:spacing w:after="120"/>
      <w:ind w:left="360"/>
    </w:pPr>
    <w:rPr>
      <w:sz w:val="16"/>
      <w:szCs w:val="16"/>
    </w:rPr>
  </w:style>
  <w:style w:type="character" w:customStyle="1" w:styleId="BodyTextIndent3Char">
    <w:name w:val="Body Text Indent 3 Char"/>
    <w:basedOn w:val="DefaultParagraphFont"/>
    <w:link w:val="BodyTextIndent3"/>
    <w:rsid w:val="003E4A23"/>
    <w:rPr>
      <w:rFonts w:ascii="Arial" w:eastAsia="MS Mincho" w:hAnsi="Arial" w:cs="Times New Roman"/>
      <w:sz w:val="16"/>
      <w:szCs w:val="16"/>
      <w:lang w:val="en-GB" w:eastAsia="ja-JP"/>
    </w:rPr>
  </w:style>
  <w:style w:type="character" w:customStyle="1" w:styleId="LabeldataChar">
    <w:name w:val="Label data Char"/>
    <w:link w:val="Labeldata"/>
    <w:locked/>
    <w:rsid w:val="003E4A23"/>
    <w:rPr>
      <w:rFonts w:ascii="Arial" w:hAnsi="Arial" w:cs="Arial"/>
      <w:lang w:val="en-GB" w:eastAsia="ja-JP"/>
    </w:rPr>
  </w:style>
  <w:style w:type="paragraph" w:customStyle="1" w:styleId="Labeldata">
    <w:name w:val="Label data"/>
    <w:basedOn w:val="Normal"/>
    <w:link w:val="LabeldataChar"/>
    <w:qFormat/>
    <w:rsid w:val="003E4A23"/>
    <w:pPr>
      <w:autoSpaceDE w:val="0"/>
      <w:autoSpaceDN w:val="0"/>
      <w:adjustRightInd w:val="0"/>
      <w:spacing w:after="0" w:line="240" w:lineRule="auto"/>
    </w:pPr>
    <w:rPr>
      <w:rFonts w:eastAsiaTheme="minorHAnsi" w:cs="Arial"/>
      <w:szCs w:val="22"/>
    </w:rPr>
  </w:style>
  <w:style w:type="paragraph" w:styleId="BodyText">
    <w:name w:val="Body Text"/>
    <w:basedOn w:val="Normal"/>
    <w:link w:val="BodyTextChar"/>
    <w:unhideWhenUsed/>
    <w:rsid w:val="003E4A23"/>
    <w:pPr>
      <w:spacing w:before="60" w:after="60" w:line="210" w:lineRule="atLeast"/>
    </w:pPr>
    <w:rPr>
      <w:sz w:val="18"/>
    </w:rPr>
  </w:style>
  <w:style w:type="character" w:customStyle="1" w:styleId="BodyTextChar">
    <w:name w:val="Body Text Char"/>
    <w:basedOn w:val="DefaultParagraphFont"/>
    <w:link w:val="BodyText"/>
    <w:rsid w:val="003E4A23"/>
    <w:rPr>
      <w:rFonts w:ascii="Arial" w:eastAsia="MS Mincho" w:hAnsi="Arial" w:cs="Times New Roman"/>
      <w:sz w:val="18"/>
      <w:szCs w:val="20"/>
      <w:lang w:val="en-GB" w:eastAsia="ja-JP"/>
    </w:rPr>
  </w:style>
  <w:style w:type="paragraph" w:styleId="FootnoteText">
    <w:name w:val="footnote text"/>
    <w:basedOn w:val="Normal"/>
    <w:link w:val="FootnoteTextChar"/>
    <w:semiHidden/>
    <w:unhideWhenUsed/>
    <w:rsid w:val="003E4A23"/>
    <w:pPr>
      <w:tabs>
        <w:tab w:val="left" w:pos="340"/>
      </w:tabs>
      <w:spacing w:after="120" w:line="210" w:lineRule="atLeast"/>
    </w:pPr>
    <w:rPr>
      <w:rFonts w:ascii="Arial Narrow" w:hAnsi="Arial Narrow"/>
      <w:sz w:val="18"/>
    </w:rPr>
  </w:style>
  <w:style w:type="character" w:customStyle="1" w:styleId="FootnoteTextChar">
    <w:name w:val="Footnote Text Char"/>
    <w:basedOn w:val="DefaultParagraphFont"/>
    <w:link w:val="FootnoteText"/>
    <w:semiHidden/>
    <w:rsid w:val="003E4A23"/>
    <w:rPr>
      <w:rFonts w:ascii="Arial Narrow" w:eastAsia="MS Mincho" w:hAnsi="Arial Narrow" w:cs="Times New Roman"/>
      <w:sz w:val="18"/>
      <w:szCs w:val="20"/>
      <w:lang w:val="en-GB" w:eastAsia="ja-JP"/>
    </w:rPr>
  </w:style>
  <w:style w:type="character" w:styleId="FootnoteReference">
    <w:name w:val="footnote reference"/>
    <w:semiHidden/>
    <w:unhideWhenUsed/>
    <w:rsid w:val="003E4A23"/>
    <w:rPr>
      <w:noProof/>
      <w:position w:val="6"/>
      <w:sz w:val="16"/>
      <w:vertAlign w:val="baseline"/>
      <w:lang w:val="fr-FR"/>
    </w:rPr>
  </w:style>
  <w:style w:type="paragraph" w:customStyle="1" w:styleId="Default">
    <w:name w:val="Default"/>
    <w:rsid w:val="003E4A23"/>
    <w:pPr>
      <w:autoSpaceDE w:val="0"/>
      <w:autoSpaceDN w:val="0"/>
      <w:adjustRightInd w:val="0"/>
      <w:spacing w:after="0" w:line="240" w:lineRule="auto"/>
    </w:pPr>
    <w:rPr>
      <w:rFonts w:ascii="Arial" w:eastAsia="Times New Roman" w:hAnsi="Arial" w:cs="Arial"/>
      <w:color w:val="000000"/>
      <w:sz w:val="24"/>
      <w:szCs w:val="24"/>
      <w:lang w:val="en-US"/>
    </w:rPr>
  </w:style>
  <w:style w:type="character" w:styleId="FollowedHyperlink">
    <w:name w:val="FollowedHyperlink"/>
    <w:unhideWhenUsed/>
    <w:rsid w:val="003E4A23"/>
    <w:rPr>
      <w:noProof w:val="0"/>
      <w:color w:val="800080"/>
      <w:u w:val="single"/>
      <w:lang w:val="fr-FR"/>
    </w:rPr>
  </w:style>
  <w:style w:type="paragraph" w:styleId="HTMLAddress">
    <w:name w:val="HTML Address"/>
    <w:basedOn w:val="Normal"/>
    <w:link w:val="HTMLAddressChar"/>
    <w:uiPriority w:val="99"/>
    <w:semiHidden/>
    <w:unhideWhenUsed/>
    <w:rsid w:val="003E4A23"/>
    <w:rPr>
      <w:i/>
      <w:iCs/>
    </w:rPr>
  </w:style>
  <w:style w:type="character" w:customStyle="1" w:styleId="HTMLAddressChar">
    <w:name w:val="HTML Address Char"/>
    <w:basedOn w:val="DefaultParagraphFont"/>
    <w:link w:val="HTMLAddress"/>
    <w:uiPriority w:val="99"/>
    <w:semiHidden/>
    <w:rsid w:val="003E4A23"/>
    <w:rPr>
      <w:rFonts w:ascii="Arial" w:eastAsia="MS Mincho" w:hAnsi="Arial" w:cs="Times New Roman"/>
      <w:i/>
      <w:iCs/>
      <w:sz w:val="20"/>
      <w:szCs w:val="20"/>
      <w:lang w:val="en-GB" w:eastAsia="ja-JP"/>
    </w:rPr>
  </w:style>
  <w:style w:type="character" w:styleId="Emphasis">
    <w:name w:val="Emphasis"/>
    <w:qFormat/>
    <w:rsid w:val="003E4A23"/>
    <w:rPr>
      <w:i/>
      <w:iCs w:val="0"/>
      <w:noProof w:val="0"/>
      <w:lang w:val="fr-FR"/>
    </w:rPr>
  </w:style>
  <w:style w:type="paragraph" w:styleId="HTMLPreformatted">
    <w:name w:val="HTML Preformatted"/>
    <w:basedOn w:val="Normal"/>
    <w:link w:val="HTMLPreformattedChar"/>
    <w:uiPriority w:val="99"/>
    <w:semiHidden/>
    <w:unhideWhenUsed/>
    <w:rsid w:val="003E4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rPr>
  </w:style>
  <w:style w:type="character" w:customStyle="1" w:styleId="HTMLPreformattedChar">
    <w:name w:val="HTML Preformatted Char"/>
    <w:basedOn w:val="DefaultParagraphFont"/>
    <w:link w:val="HTMLPreformatted"/>
    <w:uiPriority w:val="99"/>
    <w:semiHidden/>
    <w:rsid w:val="003E4A23"/>
    <w:rPr>
      <w:rFonts w:ascii="Courier New" w:eastAsia="MS Mincho" w:hAnsi="Courier New" w:cs="Times New Roman"/>
      <w:sz w:val="20"/>
      <w:szCs w:val="20"/>
      <w:lang w:val="en-GB" w:eastAsia="ja-JP"/>
    </w:rPr>
  </w:style>
  <w:style w:type="character" w:styleId="Strong">
    <w:name w:val="Strong"/>
    <w:qFormat/>
    <w:rsid w:val="003E4A23"/>
    <w:rPr>
      <w:b/>
      <w:bCs w:val="0"/>
      <w:noProof w:val="0"/>
      <w:lang w:val="fr-FR"/>
    </w:rPr>
  </w:style>
  <w:style w:type="paragraph" w:customStyle="1" w:styleId="msonormal0">
    <w:name w:val="msonormal"/>
    <w:basedOn w:val="Normal"/>
    <w:uiPriority w:val="99"/>
    <w:rsid w:val="003E4A23"/>
    <w:pPr>
      <w:spacing w:before="100" w:beforeAutospacing="1" w:after="100" w:afterAutospacing="1" w:line="240" w:lineRule="auto"/>
      <w:jc w:val="left"/>
    </w:pPr>
    <w:rPr>
      <w:rFonts w:ascii="Times New Roman" w:eastAsia="Times New Roman" w:hAnsi="Times New Roman"/>
      <w:sz w:val="24"/>
      <w:szCs w:val="24"/>
      <w:lang w:eastAsia="en-GB"/>
    </w:rPr>
  </w:style>
  <w:style w:type="paragraph" w:styleId="Index1">
    <w:name w:val="index 1"/>
    <w:basedOn w:val="Normal"/>
    <w:autoRedefine/>
    <w:semiHidden/>
    <w:unhideWhenUsed/>
    <w:rsid w:val="003E4A23"/>
    <w:pPr>
      <w:spacing w:after="0" w:line="210" w:lineRule="atLeast"/>
      <w:ind w:left="142" w:hanging="142"/>
      <w:jc w:val="left"/>
    </w:pPr>
    <w:rPr>
      <w:b/>
      <w:sz w:val="18"/>
    </w:rPr>
  </w:style>
  <w:style w:type="paragraph" w:styleId="Index2">
    <w:name w:val="index 2"/>
    <w:basedOn w:val="Normal"/>
    <w:next w:val="Normal"/>
    <w:autoRedefine/>
    <w:semiHidden/>
    <w:unhideWhenUsed/>
    <w:rsid w:val="003E4A23"/>
    <w:pPr>
      <w:spacing w:line="210" w:lineRule="atLeast"/>
      <w:ind w:left="600" w:hanging="200"/>
    </w:pPr>
    <w:rPr>
      <w:b/>
      <w:sz w:val="18"/>
    </w:rPr>
  </w:style>
  <w:style w:type="paragraph" w:styleId="Index3">
    <w:name w:val="index 3"/>
    <w:basedOn w:val="Normal"/>
    <w:next w:val="Normal"/>
    <w:autoRedefine/>
    <w:semiHidden/>
    <w:unhideWhenUsed/>
    <w:rsid w:val="003E4A23"/>
    <w:pPr>
      <w:spacing w:line="220" w:lineRule="atLeast"/>
      <w:ind w:left="600" w:hanging="200"/>
    </w:pPr>
    <w:rPr>
      <w:b/>
    </w:rPr>
  </w:style>
  <w:style w:type="paragraph" w:styleId="Index4">
    <w:name w:val="index 4"/>
    <w:basedOn w:val="Normal"/>
    <w:next w:val="Normal"/>
    <w:autoRedefine/>
    <w:semiHidden/>
    <w:unhideWhenUsed/>
    <w:rsid w:val="003E4A23"/>
    <w:pPr>
      <w:spacing w:line="220" w:lineRule="atLeast"/>
      <w:ind w:left="800" w:hanging="200"/>
    </w:pPr>
    <w:rPr>
      <w:b/>
    </w:rPr>
  </w:style>
  <w:style w:type="paragraph" w:styleId="Index5">
    <w:name w:val="index 5"/>
    <w:basedOn w:val="Normal"/>
    <w:next w:val="Normal"/>
    <w:autoRedefine/>
    <w:semiHidden/>
    <w:unhideWhenUsed/>
    <w:rsid w:val="003E4A23"/>
    <w:pPr>
      <w:spacing w:line="220" w:lineRule="atLeast"/>
      <w:ind w:left="1000" w:hanging="200"/>
    </w:pPr>
    <w:rPr>
      <w:b/>
    </w:rPr>
  </w:style>
  <w:style w:type="paragraph" w:styleId="Index6">
    <w:name w:val="index 6"/>
    <w:basedOn w:val="Normal"/>
    <w:next w:val="Normal"/>
    <w:autoRedefine/>
    <w:semiHidden/>
    <w:unhideWhenUsed/>
    <w:rsid w:val="003E4A23"/>
    <w:pPr>
      <w:spacing w:line="220" w:lineRule="atLeast"/>
      <w:ind w:left="1200" w:hanging="200"/>
    </w:pPr>
    <w:rPr>
      <w:b/>
    </w:rPr>
  </w:style>
  <w:style w:type="paragraph" w:styleId="Index7">
    <w:name w:val="index 7"/>
    <w:basedOn w:val="Normal"/>
    <w:next w:val="Normal"/>
    <w:autoRedefine/>
    <w:semiHidden/>
    <w:unhideWhenUsed/>
    <w:rsid w:val="003E4A23"/>
    <w:pPr>
      <w:spacing w:line="220" w:lineRule="atLeast"/>
      <w:ind w:left="1400" w:hanging="200"/>
    </w:pPr>
    <w:rPr>
      <w:b/>
    </w:rPr>
  </w:style>
  <w:style w:type="paragraph" w:styleId="Index8">
    <w:name w:val="index 8"/>
    <w:basedOn w:val="Normal"/>
    <w:next w:val="Normal"/>
    <w:autoRedefine/>
    <w:semiHidden/>
    <w:unhideWhenUsed/>
    <w:rsid w:val="003E4A23"/>
    <w:pPr>
      <w:spacing w:line="220" w:lineRule="atLeast"/>
      <w:ind w:left="1600" w:hanging="200"/>
    </w:pPr>
    <w:rPr>
      <w:b/>
    </w:rPr>
  </w:style>
  <w:style w:type="paragraph" w:styleId="Index9">
    <w:name w:val="index 9"/>
    <w:basedOn w:val="Normal"/>
    <w:next w:val="Normal"/>
    <w:autoRedefine/>
    <w:semiHidden/>
    <w:unhideWhenUsed/>
    <w:rsid w:val="003E4A23"/>
    <w:pPr>
      <w:spacing w:line="220" w:lineRule="atLeast"/>
      <w:ind w:left="1800" w:hanging="200"/>
    </w:pPr>
    <w:rPr>
      <w:b/>
    </w:rPr>
  </w:style>
  <w:style w:type="paragraph" w:styleId="TOC1">
    <w:name w:val="toc 1"/>
    <w:basedOn w:val="Normal"/>
    <w:next w:val="Normal"/>
    <w:autoRedefine/>
    <w:uiPriority w:val="39"/>
    <w:unhideWhenUsed/>
    <w:rsid w:val="003E4A23"/>
    <w:pPr>
      <w:spacing w:before="120" w:after="120"/>
      <w:jc w:val="left"/>
    </w:pPr>
    <w:rPr>
      <w:rFonts w:asciiTheme="minorHAnsi" w:hAnsiTheme="minorHAnsi"/>
      <w:b/>
      <w:bCs/>
      <w:caps/>
    </w:rPr>
  </w:style>
  <w:style w:type="paragraph" w:styleId="TOC2">
    <w:name w:val="toc 2"/>
    <w:basedOn w:val="TOC1"/>
    <w:next w:val="Normal"/>
    <w:autoRedefine/>
    <w:uiPriority w:val="39"/>
    <w:unhideWhenUsed/>
    <w:rsid w:val="003E4A23"/>
    <w:pPr>
      <w:spacing w:before="0" w:after="0"/>
      <w:ind w:left="200"/>
    </w:pPr>
    <w:rPr>
      <w:b w:val="0"/>
      <w:bCs w:val="0"/>
      <w:caps w:val="0"/>
      <w:smallCaps/>
    </w:rPr>
  </w:style>
  <w:style w:type="paragraph" w:styleId="TOC3">
    <w:name w:val="toc 3"/>
    <w:basedOn w:val="TOC2"/>
    <w:next w:val="Normal"/>
    <w:autoRedefine/>
    <w:uiPriority w:val="39"/>
    <w:unhideWhenUsed/>
    <w:rsid w:val="003E4A23"/>
    <w:pPr>
      <w:ind w:left="400"/>
    </w:pPr>
    <w:rPr>
      <w:i/>
      <w:iCs/>
      <w:smallCaps w:val="0"/>
    </w:rPr>
  </w:style>
  <w:style w:type="paragraph" w:styleId="TOC4">
    <w:name w:val="toc 4"/>
    <w:basedOn w:val="TOC2"/>
    <w:next w:val="Normal"/>
    <w:autoRedefine/>
    <w:uiPriority w:val="39"/>
    <w:unhideWhenUsed/>
    <w:rsid w:val="003E4A23"/>
    <w:pPr>
      <w:ind w:left="600"/>
    </w:pPr>
    <w:rPr>
      <w:smallCaps w:val="0"/>
      <w:sz w:val="18"/>
      <w:szCs w:val="18"/>
    </w:rPr>
  </w:style>
  <w:style w:type="paragraph" w:styleId="TOC5">
    <w:name w:val="toc 5"/>
    <w:basedOn w:val="TOC4"/>
    <w:next w:val="Normal"/>
    <w:autoRedefine/>
    <w:uiPriority w:val="39"/>
    <w:unhideWhenUsed/>
    <w:rsid w:val="003E4A23"/>
    <w:pPr>
      <w:ind w:left="800"/>
    </w:pPr>
  </w:style>
  <w:style w:type="paragraph" w:styleId="TOC6">
    <w:name w:val="toc 6"/>
    <w:basedOn w:val="TOC4"/>
    <w:next w:val="Normal"/>
    <w:autoRedefine/>
    <w:uiPriority w:val="39"/>
    <w:unhideWhenUsed/>
    <w:rsid w:val="003E4A23"/>
    <w:pPr>
      <w:ind w:left="1000"/>
    </w:pPr>
  </w:style>
  <w:style w:type="paragraph" w:styleId="TOC7">
    <w:name w:val="toc 7"/>
    <w:basedOn w:val="TOC4"/>
    <w:next w:val="Normal"/>
    <w:autoRedefine/>
    <w:uiPriority w:val="39"/>
    <w:unhideWhenUsed/>
    <w:rsid w:val="003E4A23"/>
    <w:pPr>
      <w:ind w:left="1200"/>
    </w:pPr>
  </w:style>
  <w:style w:type="paragraph" w:styleId="TOC8">
    <w:name w:val="toc 8"/>
    <w:basedOn w:val="TOC4"/>
    <w:next w:val="Normal"/>
    <w:autoRedefine/>
    <w:uiPriority w:val="39"/>
    <w:unhideWhenUsed/>
    <w:rsid w:val="003E4A23"/>
    <w:pPr>
      <w:ind w:left="1400"/>
    </w:pPr>
  </w:style>
  <w:style w:type="paragraph" w:styleId="TOC9">
    <w:name w:val="toc 9"/>
    <w:basedOn w:val="TOC1"/>
    <w:next w:val="Normal"/>
    <w:autoRedefine/>
    <w:uiPriority w:val="39"/>
    <w:unhideWhenUsed/>
    <w:rsid w:val="003E4A23"/>
    <w:pPr>
      <w:spacing w:before="0" w:after="0"/>
      <w:ind w:left="1600"/>
    </w:pPr>
    <w:rPr>
      <w:b w:val="0"/>
      <w:bCs w:val="0"/>
      <w:caps w:val="0"/>
      <w:sz w:val="18"/>
      <w:szCs w:val="18"/>
    </w:rPr>
  </w:style>
  <w:style w:type="paragraph" w:styleId="NormalIndent">
    <w:name w:val="Normal Indent"/>
    <w:basedOn w:val="Normal"/>
    <w:unhideWhenUsed/>
    <w:rsid w:val="003E4A23"/>
    <w:pPr>
      <w:ind w:left="708"/>
    </w:pPr>
  </w:style>
  <w:style w:type="paragraph" w:styleId="IndexHeading">
    <w:name w:val="index heading"/>
    <w:basedOn w:val="Normal"/>
    <w:next w:val="Index1"/>
    <w:semiHidden/>
    <w:unhideWhenUsed/>
    <w:rsid w:val="003E4A23"/>
    <w:pPr>
      <w:keepNext/>
      <w:spacing w:before="400" w:after="210"/>
      <w:jc w:val="center"/>
    </w:pPr>
  </w:style>
  <w:style w:type="paragraph" w:styleId="TableofFigures">
    <w:name w:val="table of figures"/>
    <w:basedOn w:val="Normal"/>
    <w:next w:val="Normal"/>
    <w:semiHidden/>
    <w:unhideWhenUsed/>
    <w:rsid w:val="003E4A23"/>
    <w:pPr>
      <w:ind w:left="400" w:hanging="400"/>
    </w:pPr>
  </w:style>
  <w:style w:type="paragraph" w:styleId="EnvelopeAddress">
    <w:name w:val="envelope address"/>
    <w:basedOn w:val="Normal"/>
    <w:unhideWhenUsed/>
    <w:rsid w:val="003E4A23"/>
    <w:pPr>
      <w:framePr w:w="7938" w:h="1985" w:hSpace="141" w:wrap="auto" w:hAnchor="page" w:xAlign="center" w:yAlign="bottom"/>
      <w:ind w:left="2835"/>
    </w:pPr>
    <w:rPr>
      <w:sz w:val="24"/>
    </w:rPr>
  </w:style>
  <w:style w:type="paragraph" w:styleId="EnvelopeReturn">
    <w:name w:val="envelope return"/>
    <w:basedOn w:val="Normal"/>
    <w:unhideWhenUsed/>
    <w:rsid w:val="003E4A23"/>
  </w:style>
  <w:style w:type="paragraph" w:styleId="EndnoteText">
    <w:name w:val="endnote text"/>
    <w:basedOn w:val="Normal"/>
    <w:link w:val="EndnoteTextChar"/>
    <w:semiHidden/>
    <w:unhideWhenUsed/>
    <w:rsid w:val="003E4A23"/>
  </w:style>
  <w:style w:type="character" w:customStyle="1" w:styleId="EndnoteTextChar">
    <w:name w:val="Endnote Text Char"/>
    <w:basedOn w:val="DefaultParagraphFont"/>
    <w:link w:val="EndnoteText"/>
    <w:semiHidden/>
    <w:rsid w:val="003E4A23"/>
    <w:rPr>
      <w:rFonts w:ascii="Arial" w:eastAsia="MS Mincho" w:hAnsi="Arial" w:cs="Times New Roman"/>
      <w:sz w:val="20"/>
      <w:szCs w:val="20"/>
      <w:lang w:val="en-GB" w:eastAsia="ja-JP"/>
    </w:rPr>
  </w:style>
  <w:style w:type="paragraph" w:styleId="TableofAuthorities">
    <w:name w:val="table of authorities"/>
    <w:basedOn w:val="Normal"/>
    <w:next w:val="Normal"/>
    <w:semiHidden/>
    <w:unhideWhenUsed/>
    <w:rsid w:val="003E4A23"/>
    <w:pPr>
      <w:ind w:left="200" w:hanging="200"/>
    </w:pPr>
  </w:style>
  <w:style w:type="paragraph" w:styleId="MacroText">
    <w:name w:val="macro"/>
    <w:link w:val="MacroTextChar"/>
    <w:semiHidden/>
    <w:unhideWhenUsed/>
    <w:rsid w:val="003E4A23"/>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eastAsia="MS Mincho" w:hAnsi="Courier New" w:cs="Times New Roman"/>
      <w:sz w:val="20"/>
      <w:szCs w:val="20"/>
      <w:lang w:val="en-GB" w:eastAsia="ja-JP"/>
    </w:rPr>
  </w:style>
  <w:style w:type="character" w:customStyle="1" w:styleId="MacroTextChar">
    <w:name w:val="Macro Text Char"/>
    <w:basedOn w:val="DefaultParagraphFont"/>
    <w:link w:val="MacroText"/>
    <w:semiHidden/>
    <w:rsid w:val="003E4A23"/>
    <w:rPr>
      <w:rFonts w:ascii="Courier New" w:eastAsia="MS Mincho" w:hAnsi="Courier New" w:cs="Times New Roman"/>
      <w:sz w:val="20"/>
      <w:szCs w:val="20"/>
      <w:lang w:val="en-GB" w:eastAsia="ja-JP"/>
    </w:rPr>
  </w:style>
  <w:style w:type="paragraph" w:styleId="TOAHeading">
    <w:name w:val="toa heading"/>
    <w:basedOn w:val="Normal"/>
    <w:next w:val="Normal"/>
    <w:semiHidden/>
    <w:unhideWhenUsed/>
    <w:rsid w:val="003E4A23"/>
    <w:pPr>
      <w:spacing w:before="120"/>
    </w:pPr>
    <w:rPr>
      <w:b/>
      <w:sz w:val="24"/>
    </w:rPr>
  </w:style>
  <w:style w:type="paragraph" w:styleId="List">
    <w:name w:val="List"/>
    <w:basedOn w:val="Normal"/>
    <w:unhideWhenUsed/>
    <w:rsid w:val="003E4A23"/>
    <w:pPr>
      <w:ind w:left="283" w:hanging="283"/>
    </w:pPr>
  </w:style>
  <w:style w:type="paragraph" w:styleId="ListBullet">
    <w:name w:val="List Bullet"/>
    <w:basedOn w:val="Normal"/>
    <w:autoRedefine/>
    <w:unhideWhenUsed/>
    <w:rsid w:val="003E4A23"/>
    <w:pPr>
      <w:tabs>
        <w:tab w:val="num" w:pos="360"/>
      </w:tabs>
      <w:ind w:left="360" w:hanging="360"/>
    </w:pPr>
  </w:style>
  <w:style w:type="paragraph" w:styleId="ListNumber">
    <w:name w:val="List Number"/>
    <w:basedOn w:val="Normal"/>
    <w:unhideWhenUsed/>
    <w:rsid w:val="003E4A23"/>
    <w:pPr>
      <w:numPr>
        <w:numId w:val="50"/>
      </w:numPr>
      <w:tabs>
        <w:tab w:val="left" w:pos="400"/>
      </w:tabs>
      <w:ind w:left="400" w:hanging="400"/>
    </w:pPr>
  </w:style>
  <w:style w:type="paragraph" w:styleId="List2">
    <w:name w:val="List 2"/>
    <w:basedOn w:val="Normal"/>
    <w:unhideWhenUsed/>
    <w:rsid w:val="003E4A23"/>
    <w:pPr>
      <w:ind w:left="566" w:hanging="283"/>
    </w:pPr>
  </w:style>
  <w:style w:type="paragraph" w:styleId="List3">
    <w:name w:val="List 3"/>
    <w:basedOn w:val="Normal"/>
    <w:unhideWhenUsed/>
    <w:rsid w:val="003E4A23"/>
    <w:pPr>
      <w:ind w:left="849" w:hanging="283"/>
    </w:pPr>
  </w:style>
  <w:style w:type="paragraph" w:styleId="List4">
    <w:name w:val="List 4"/>
    <w:basedOn w:val="Normal"/>
    <w:unhideWhenUsed/>
    <w:rsid w:val="003E4A23"/>
    <w:pPr>
      <w:ind w:left="1132" w:hanging="283"/>
    </w:pPr>
  </w:style>
  <w:style w:type="paragraph" w:styleId="List5">
    <w:name w:val="List 5"/>
    <w:basedOn w:val="Normal"/>
    <w:unhideWhenUsed/>
    <w:rsid w:val="003E4A23"/>
    <w:pPr>
      <w:ind w:left="1415" w:hanging="283"/>
    </w:pPr>
  </w:style>
  <w:style w:type="paragraph" w:styleId="ListBullet2">
    <w:name w:val="List Bullet 2"/>
    <w:basedOn w:val="Normal"/>
    <w:autoRedefine/>
    <w:unhideWhenUsed/>
    <w:rsid w:val="003E4A23"/>
    <w:pPr>
      <w:tabs>
        <w:tab w:val="num" w:pos="643"/>
      </w:tabs>
      <w:ind w:left="643" w:hanging="360"/>
    </w:pPr>
  </w:style>
  <w:style w:type="paragraph" w:styleId="ListBullet3">
    <w:name w:val="List Bullet 3"/>
    <w:basedOn w:val="Normal"/>
    <w:autoRedefine/>
    <w:unhideWhenUsed/>
    <w:rsid w:val="003E4A23"/>
    <w:pPr>
      <w:tabs>
        <w:tab w:val="num" w:pos="926"/>
      </w:tabs>
      <w:ind w:left="926" w:hanging="360"/>
    </w:pPr>
  </w:style>
  <w:style w:type="paragraph" w:styleId="ListBullet4">
    <w:name w:val="List Bullet 4"/>
    <w:basedOn w:val="Normal"/>
    <w:autoRedefine/>
    <w:unhideWhenUsed/>
    <w:rsid w:val="003E4A23"/>
    <w:pPr>
      <w:tabs>
        <w:tab w:val="num" w:pos="1209"/>
      </w:tabs>
      <w:ind w:left="1209" w:hanging="360"/>
    </w:pPr>
  </w:style>
  <w:style w:type="paragraph" w:styleId="ListBullet5">
    <w:name w:val="List Bullet 5"/>
    <w:basedOn w:val="Normal"/>
    <w:autoRedefine/>
    <w:unhideWhenUsed/>
    <w:rsid w:val="003E4A23"/>
    <w:pPr>
      <w:numPr>
        <w:numId w:val="51"/>
      </w:numPr>
      <w:tabs>
        <w:tab w:val="clear" w:pos="360"/>
        <w:tab w:val="num" w:pos="1492"/>
      </w:tabs>
      <w:ind w:left="1492"/>
    </w:pPr>
  </w:style>
  <w:style w:type="paragraph" w:styleId="ListNumber2">
    <w:name w:val="List Number 2"/>
    <w:basedOn w:val="Normal"/>
    <w:unhideWhenUsed/>
    <w:rsid w:val="003E4A23"/>
    <w:pPr>
      <w:numPr>
        <w:numId w:val="52"/>
      </w:numPr>
      <w:tabs>
        <w:tab w:val="left" w:pos="800"/>
      </w:tabs>
      <w:ind w:left="800" w:hanging="400"/>
    </w:pPr>
  </w:style>
  <w:style w:type="paragraph" w:styleId="ListNumber3">
    <w:name w:val="List Number 3"/>
    <w:basedOn w:val="Normal"/>
    <w:unhideWhenUsed/>
    <w:rsid w:val="003E4A23"/>
    <w:pPr>
      <w:numPr>
        <w:numId w:val="53"/>
      </w:numPr>
      <w:tabs>
        <w:tab w:val="clear" w:pos="1209"/>
        <w:tab w:val="left" w:pos="1200"/>
      </w:tabs>
      <w:ind w:left="1200" w:hanging="400"/>
    </w:pPr>
  </w:style>
  <w:style w:type="paragraph" w:styleId="ListNumber4">
    <w:name w:val="List Number 4"/>
    <w:basedOn w:val="Normal"/>
    <w:unhideWhenUsed/>
    <w:rsid w:val="003E4A23"/>
    <w:pPr>
      <w:numPr>
        <w:numId w:val="54"/>
      </w:numPr>
      <w:tabs>
        <w:tab w:val="clear" w:pos="1492"/>
        <w:tab w:val="left" w:pos="1600"/>
      </w:tabs>
      <w:ind w:left="1600" w:hanging="400"/>
    </w:pPr>
  </w:style>
  <w:style w:type="paragraph" w:styleId="ListNumber5">
    <w:name w:val="List Number 5"/>
    <w:basedOn w:val="Normal"/>
    <w:unhideWhenUsed/>
    <w:rsid w:val="003E4A23"/>
    <w:pPr>
      <w:tabs>
        <w:tab w:val="num" w:pos="1492"/>
      </w:tabs>
      <w:ind w:left="1492" w:hanging="360"/>
    </w:pPr>
  </w:style>
  <w:style w:type="paragraph" w:styleId="Closing">
    <w:name w:val="Closing"/>
    <w:basedOn w:val="Normal"/>
    <w:link w:val="ClosingChar"/>
    <w:unhideWhenUsed/>
    <w:rsid w:val="003E4A23"/>
    <w:pPr>
      <w:ind w:left="4252"/>
    </w:pPr>
  </w:style>
  <w:style w:type="character" w:customStyle="1" w:styleId="ClosingChar">
    <w:name w:val="Closing Char"/>
    <w:basedOn w:val="DefaultParagraphFont"/>
    <w:link w:val="Closing"/>
    <w:rsid w:val="003E4A23"/>
    <w:rPr>
      <w:rFonts w:ascii="Arial" w:eastAsia="MS Mincho" w:hAnsi="Arial" w:cs="Times New Roman"/>
      <w:sz w:val="20"/>
      <w:szCs w:val="20"/>
      <w:lang w:val="en-GB" w:eastAsia="ja-JP"/>
    </w:rPr>
  </w:style>
  <w:style w:type="paragraph" w:styleId="Signature">
    <w:name w:val="Signature"/>
    <w:basedOn w:val="Normal"/>
    <w:link w:val="SignatureChar"/>
    <w:unhideWhenUsed/>
    <w:rsid w:val="003E4A23"/>
    <w:pPr>
      <w:ind w:left="4252"/>
    </w:pPr>
  </w:style>
  <w:style w:type="character" w:customStyle="1" w:styleId="SignatureChar">
    <w:name w:val="Signature Char"/>
    <w:basedOn w:val="DefaultParagraphFont"/>
    <w:link w:val="Signature"/>
    <w:rsid w:val="003E4A23"/>
    <w:rPr>
      <w:rFonts w:ascii="Arial" w:eastAsia="MS Mincho" w:hAnsi="Arial" w:cs="Times New Roman"/>
      <w:sz w:val="20"/>
      <w:szCs w:val="20"/>
      <w:lang w:val="en-GB" w:eastAsia="ja-JP"/>
    </w:rPr>
  </w:style>
  <w:style w:type="paragraph" w:styleId="BodyTextIndent">
    <w:name w:val="Body Text Indent"/>
    <w:basedOn w:val="Normal"/>
    <w:link w:val="BodyTextIndentChar"/>
    <w:uiPriority w:val="99"/>
    <w:unhideWhenUsed/>
    <w:rsid w:val="003E4A23"/>
    <w:pPr>
      <w:spacing w:after="120"/>
      <w:ind w:left="283"/>
    </w:pPr>
  </w:style>
  <w:style w:type="character" w:customStyle="1" w:styleId="BodyTextIndentChar">
    <w:name w:val="Body Text Indent Char"/>
    <w:basedOn w:val="DefaultParagraphFont"/>
    <w:link w:val="BodyTextIndent"/>
    <w:uiPriority w:val="99"/>
    <w:rsid w:val="003E4A23"/>
    <w:rPr>
      <w:rFonts w:ascii="Arial" w:eastAsia="MS Mincho" w:hAnsi="Arial" w:cs="Times New Roman"/>
      <w:sz w:val="20"/>
      <w:szCs w:val="20"/>
      <w:lang w:val="en-GB" w:eastAsia="ja-JP"/>
    </w:rPr>
  </w:style>
  <w:style w:type="paragraph" w:styleId="ListContinue">
    <w:name w:val="List Continue"/>
    <w:basedOn w:val="Normal"/>
    <w:unhideWhenUsed/>
    <w:rsid w:val="003E4A23"/>
    <w:pPr>
      <w:tabs>
        <w:tab w:val="left" w:pos="400"/>
      </w:tabs>
      <w:ind w:left="400" w:hanging="400"/>
    </w:pPr>
  </w:style>
  <w:style w:type="paragraph" w:styleId="ListContinue2">
    <w:name w:val="List Continue 2"/>
    <w:basedOn w:val="ListContinue"/>
    <w:unhideWhenUsed/>
    <w:rsid w:val="003E4A23"/>
    <w:pPr>
      <w:tabs>
        <w:tab w:val="clear" w:pos="400"/>
        <w:tab w:val="left" w:pos="800"/>
      </w:tabs>
    </w:pPr>
  </w:style>
  <w:style w:type="paragraph" w:styleId="ListContinue3">
    <w:name w:val="List Continue 3"/>
    <w:basedOn w:val="ListContinue"/>
    <w:unhideWhenUsed/>
    <w:rsid w:val="003E4A23"/>
    <w:pPr>
      <w:numPr>
        <w:ilvl w:val="2"/>
        <w:numId w:val="55"/>
      </w:numPr>
      <w:tabs>
        <w:tab w:val="clear" w:pos="400"/>
        <w:tab w:val="left" w:pos="1200"/>
      </w:tabs>
      <w:ind w:left="400" w:hanging="400"/>
    </w:pPr>
  </w:style>
  <w:style w:type="paragraph" w:styleId="ListContinue4">
    <w:name w:val="List Continue 4"/>
    <w:basedOn w:val="ListContinue"/>
    <w:unhideWhenUsed/>
    <w:rsid w:val="003E4A23"/>
    <w:pPr>
      <w:numPr>
        <w:numId w:val="56"/>
      </w:numPr>
      <w:tabs>
        <w:tab w:val="clear" w:pos="360"/>
        <w:tab w:val="clear" w:pos="400"/>
        <w:tab w:val="left" w:pos="1600"/>
      </w:tabs>
      <w:ind w:left="1600" w:hanging="400"/>
    </w:pPr>
  </w:style>
  <w:style w:type="paragraph" w:styleId="ListContinue5">
    <w:name w:val="List Continue 5"/>
    <w:basedOn w:val="Normal"/>
    <w:unhideWhenUsed/>
    <w:rsid w:val="003E4A23"/>
    <w:pPr>
      <w:spacing w:after="120"/>
      <w:ind w:left="1415"/>
    </w:pPr>
  </w:style>
  <w:style w:type="paragraph" w:styleId="MessageHeader">
    <w:name w:val="Message Header"/>
    <w:basedOn w:val="Normal"/>
    <w:link w:val="MessageHeaderChar"/>
    <w:unhideWhenUsed/>
    <w:rsid w:val="003E4A23"/>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character" w:customStyle="1" w:styleId="MessageHeaderChar">
    <w:name w:val="Message Header Char"/>
    <w:basedOn w:val="DefaultParagraphFont"/>
    <w:link w:val="MessageHeader"/>
    <w:rsid w:val="003E4A23"/>
    <w:rPr>
      <w:rFonts w:ascii="Arial" w:eastAsia="MS Mincho" w:hAnsi="Arial" w:cs="Times New Roman"/>
      <w:sz w:val="24"/>
      <w:szCs w:val="20"/>
      <w:shd w:val="pct20" w:color="auto" w:fill="auto"/>
      <w:lang w:val="en-GB" w:eastAsia="ja-JP"/>
    </w:rPr>
  </w:style>
  <w:style w:type="paragraph" w:styleId="Salutation">
    <w:name w:val="Salutation"/>
    <w:basedOn w:val="Normal"/>
    <w:next w:val="Normal"/>
    <w:link w:val="SalutationChar"/>
    <w:unhideWhenUsed/>
    <w:rsid w:val="003E4A23"/>
  </w:style>
  <w:style w:type="character" w:customStyle="1" w:styleId="SalutationChar">
    <w:name w:val="Salutation Char"/>
    <w:basedOn w:val="DefaultParagraphFont"/>
    <w:link w:val="Salutation"/>
    <w:rsid w:val="003E4A23"/>
    <w:rPr>
      <w:rFonts w:ascii="Arial" w:eastAsia="MS Mincho" w:hAnsi="Arial" w:cs="Times New Roman"/>
      <w:sz w:val="20"/>
      <w:szCs w:val="20"/>
      <w:lang w:val="en-GB" w:eastAsia="ja-JP"/>
    </w:rPr>
  </w:style>
  <w:style w:type="paragraph" w:styleId="Date">
    <w:name w:val="Date"/>
    <w:basedOn w:val="Normal"/>
    <w:next w:val="Normal"/>
    <w:link w:val="DateChar"/>
    <w:unhideWhenUsed/>
    <w:rsid w:val="003E4A23"/>
  </w:style>
  <w:style w:type="character" w:customStyle="1" w:styleId="DateChar">
    <w:name w:val="Date Char"/>
    <w:basedOn w:val="DefaultParagraphFont"/>
    <w:link w:val="Date"/>
    <w:rsid w:val="003E4A23"/>
    <w:rPr>
      <w:rFonts w:ascii="Arial" w:eastAsia="MS Mincho" w:hAnsi="Arial" w:cs="Times New Roman"/>
      <w:sz w:val="20"/>
      <w:szCs w:val="20"/>
      <w:lang w:val="en-GB" w:eastAsia="ja-JP"/>
    </w:rPr>
  </w:style>
  <w:style w:type="paragraph" w:styleId="BodyTextFirstIndent">
    <w:name w:val="Body Text First Indent"/>
    <w:basedOn w:val="BodyText"/>
    <w:link w:val="BodyTextFirstIndentChar"/>
    <w:unhideWhenUsed/>
    <w:rsid w:val="003E4A23"/>
    <w:pPr>
      <w:spacing w:before="0" w:after="120"/>
      <w:ind w:firstLine="210"/>
    </w:pPr>
  </w:style>
  <w:style w:type="character" w:customStyle="1" w:styleId="BodyTextFirstIndentChar">
    <w:name w:val="Body Text First Indent Char"/>
    <w:basedOn w:val="BodyTextChar"/>
    <w:link w:val="BodyTextFirstIndent"/>
    <w:rsid w:val="003E4A23"/>
    <w:rPr>
      <w:rFonts w:ascii="Arial" w:eastAsia="MS Mincho" w:hAnsi="Arial" w:cs="Times New Roman"/>
      <w:sz w:val="18"/>
      <w:szCs w:val="20"/>
      <w:lang w:val="en-GB" w:eastAsia="ja-JP"/>
    </w:rPr>
  </w:style>
  <w:style w:type="paragraph" w:styleId="BodyTextFirstIndent2">
    <w:name w:val="Body Text First Indent 2"/>
    <w:basedOn w:val="Normal"/>
    <w:link w:val="BodyTextFirstIndent2Char"/>
    <w:unhideWhenUsed/>
    <w:rsid w:val="003E4A23"/>
    <w:pPr>
      <w:ind w:firstLine="210"/>
    </w:pPr>
  </w:style>
  <w:style w:type="character" w:customStyle="1" w:styleId="BodyTextFirstIndent2Char">
    <w:name w:val="Body Text First Indent 2 Char"/>
    <w:basedOn w:val="BodyTextIndentChar"/>
    <w:link w:val="BodyTextFirstIndent2"/>
    <w:rsid w:val="003E4A23"/>
    <w:rPr>
      <w:rFonts w:ascii="Arial" w:eastAsia="MS Mincho" w:hAnsi="Arial" w:cs="Times New Roman"/>
      <w:sz w:val="20"/>
      <w:szCs w:val="20"/>
      <w:lang w:val="en-GB" w:eastAsia="ja-JP"/>
    </w:rPr>
  </w:style>
  <w:style w:type="paragraph" w:styleId="NoteHeading">
    <w:name w:val="Note Heading"/>
    <w:basedOn w:val="Normal"/>
    <w:next w:val="Normal"/>
    <w:link w:val="NoteHeadingChar"/>
    <w:unhideWhenUsed/>
    <w:rsid w:val="003E4A23"/>
  </w:style>
  <w:style w:type="character" w:customStyle="1" w:styleId="NoteHeadingChar">
    <w:name w:val="Note Heading Char"/>
    <w:basedOn w:val="DefaultParagraphFont"/>
    <w:link w:val="NoteHeading"/>
    <w:rsid w:val="003E4A23"/>
    <w:rPr>
      <w:rFonts w:ascii="Arial" w:eastAsia="MS Mincho" w:hAnsi="Arial" w:cs="Times New Roman"/>
      <w:sz w:val="20"/>
      <w:szCs w:val="20"/>
      <w:lang w:val="en-GB" w:eastAsia="ja-JP"/>
    </w:rPr>
  </w:style>
  <w:style w:type="paragraph" w:styleId="BodyText2">
    <w:name w:val="Body Text 2"/>
    <w:basedOn w:val="Normal"/>
    <w:link w:val="BodyText2Char"/>
    <w:uiPriority w:val="99"/>
    <w:unhideWhenUsed/>
    <w:rsid w:val="003E4A23"/>
    <w:pPr>
      <w:spacing w:before="60" w:after="60" w:line="190" w:lineRule="atLeast"/>
    </w:pPr>
    <w:rPr>
      <w:sz w:val="16"/>
    </w:rPr>
  </w:style>
  <w:style w:type="character" w:customStyle="1" w:styleId="BodyText2Char">
    <w:name w:val="Body Text 2 Char"/>
    <w:basedOn w:val="DefaultParagraphFont"/>
    <w:link w:val="BodyText2"/>
    <w:uiPriority w:val="99"/>
    <w:rsid w:val="003E4A23"/>
    <w:rPr>
      <w:rFonts w:ascii="Arial" w:eastAsia="MS Mincho" w:hAnsi="Arial" w:cs="Times New Roman"/>
      <w:sz w:val="16"/>
      <w:szCs w:val="20"/>
      <w:lang w:val="en-GB" w:eastAsia="ja-JP"/>
    </w:rPr>
  </w:style>
  <w:style w:type="paragraph" w:styleId="BodyText3">
    <w:name w:val="Body Text 3"/>
    <w:basedOn w:val="Normal"/>
    <w:link w:val="BodyText3Char"/>
    <w:uiPriority w:val="99"/>
    <w:unhideWhenUsed/>
    <w:rsid w:val="003E4A23"/>
    <w:pPr>
      <w:spacing w:before="60" w:after="60" w:line="170" w:lineRule="atLeast"/>
    </w:pPr>
    <w:rPr>
      <w:sz w:val="14"/>
    </w:rPr>
  </w:style>
  <w:style w:type="character" w:customStyle="1" w:styleId="BodyText3Char">
    <w:name w:val="Body Text 3 Char"/>
    <w:basedOn w:val="DefaultParagraphFont"/>
    <w:link w:val="BodyText3"/>
    <w:uiPriority w:val="99"/>
    <w:rsid w:val="003E4A23"/>
    <w:rPr>
      <w:rFonts w:ascii="Arial" w:eastAsia="MS Mincho" w:hAnsi="Arial" w:cs="Times New Roman"/>
      <w:sz w:val="14"/>
      <w:szCs w:val="20"/>
      <w:lang w:val="en-GB" w:eastAsia="ja-JP"/>
    </w:rPr>
  </w:style>
  <w:style w:type="paragraph" w:styleId="BlockText">
    <w:name w:val="Block Text"/>
    <w:basedOn w:val="Normal"/>
    <w:unhideWhenUsed/>
    <w:rsid w:val="003E4A23"/>
    <w:pPr>
      <w:spacing w:after="120"/>
      <w:ind w:left="1440" w:right="1440"/>
    </w:pPr>
  </w:style>
  <w:style w:type="paragraph" w:styleId="DocumentMap">
    <w:name w:val="Document Map"/>
    <w:basedOn w:val="Normal"/>
    <w:link w:val="DocumentMapChar"/>
    <w:semiHidden/>
    <w:unhideWhenUsed/>
    <w:rsid w:val="003E4A23"/>
    <w:pPr>
      <w:shd w:val="clear" w:color="auto" w:fill="000080"/>
    </w:pPr>
    <w:rPr>
      <w:rFonts w:ascii="Tahoma" w:hAnsi="Tahoma"/>
    </w:rPr>
  </w:style>
  <w:style w:type="character" w:customStyle="1" w:styleId="DocumentMapChar">
    <w:name w:val="Document Map Char"/>
    <w:basedOn w:val="DefaultParagraphFont"/>
    <w:link w:val="DocumentMap"/>
    <w:semiHidden/>
    <w:rsid w:val="003E4A23"/>
    <w:rPr>
      <w:rFonts w:ascii="Tahoma" w:eastAsia="MS Mincho" w:hAnsi="Tahoma" w:cs="Times New Roman"/>
      <w:sz w:val="20"/>
      <w:szCs w:val="20"/>
      <w:shd w:val="clear" w:color="auto" w:fill="000080"/>
      <w:lang w:val="en-GB" w:eastAsia="ja-JP"/>
    </w:rPr>
  </w:style>
  <w:style w:type="paragraph" w:styleId="PlainText">
    <w:name w:val="Plain Text"/>
    <w:basedOn w:val="Normal"/>
    <w:link w:val="PlainTextChar"/>
    <w:unhideWhenUsed/>
    <w:rsid w:val="003E4A23"/>
    <w:rPr>
      <w:rFonts w:ascii="Courier New" w:hAnsi="Courier New"/>
    </w:rPr>
  </w:style>
  <w:style w:type="character" w:customStyle="1" w:styleId="PlainTextChar">
    <w:name w:val="Plain Text Char"/>
    <w:basedOn w:val="DefaultParagraphFont"/>
    <w:link w:val="PlainText"/>
    <w:rsid w:val="003E4A23"/>
    <w:rPr>
      <w:rFonts w:ascii="Courier New" w:eastAsia="MS Mincho" w:hAnsi="Courier New" w:cs="Times New Roman"/>
      <w:sz w:val="20"/>
      <w:szCs w:val="20"/>
      <w:lang w:val="en-GB" w:eastAsia="ja-JP"/>
    </w:rPr>
  </w:style>
  <w:style w:type="paragraph" w:styleId="E-mailSignature">
    <w:name w:val="E-mail Signature"/>
    <w:basedOn w:val="Normal"/>
    <w:link w:val="E-mailSignatureChar"/>
    <w:uiPriority w:val="99"/>
    <w:semiHidden/>
    <w:unhideWhenUsed/>
    <w:rsid w:val="003E4A23"/>
  </w:style>
  <w:style w:type="character" w:customStyle="1" w:styleId="E-mailSignatureChar">
    <w:name w:val="E-mail Signature Char"/>
    <w:basedOn w:val="DefaultParagraphFont"/>
    <w:link w:val="E-mailSignature"/>
    <w:uiPriority w:val="99"/>
    <w:semiHidden/>
    <w:rsid w:val="003E4A23"/>
    <w:rPr>
      <w:rFonts w:ascii="Arial" w:eastAsia="MS Mincho" w:hAnsi="Arial" w:cs="Times New Roman"/>
      <w:sz w:val="20"/>
      <w:szCs w:val="20"/>
      <w:lang w:val="en-GB" w:eastAsia="ja-JP"/>
    </w:rPr>
  </w:style>
  <w:style w:type="paragraph" w:styleId="NoSpacing">
    <w:name w:val="No Spacing"/>
    <w:uiPriority w:val="1"/>
    <w:qFormat/>
    <w:rsid w:val="003E4A23"/>
    <w:pPr>
      <w:spacing w:after="0" w:line="240" w:lineRule="auto"/>
      <w:jc w:val="both"/>
    </w:pPr>
    <w:rPr>
      <w:rFonts w:ascii="Arial" w:eastAsia="MS Mincho" w:hAnsi="Arial" w:cs="Times New Roman"/>
      <w:sz w:val="20"/>
      <w:szCs w:val="20"/>
      <w:lang w:val="en-GB" w:eastAsia="ja-JP"/>
    </w:rPr>
  </w:style>
  <w:style w:type="paragraph" w:styleId="IntenseQuote">
    <w:name w:val="Intense Quote"/>
    <w:basedOn w:val="Normal"/>
    <w:next w:val="Normal"/>
    <w:link w:val="IntenseQuoteChar"/>
    <w:uiPriority w:val="30"/>
    <w:qFormat/>
    <w:rsid w:val="003E4A23"/>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3E4A23"/>
    <w:rPr>
      <w:rFonts w:ascii="Arial" w:eastAsia="MS Mincho" w:hAnsi="Arial" w:cs="Times New Roman"/>
      <w:b/>
      <w:bCs/>
      <w:i/>
      <w:iCs/>
      <w:color w:val="4F81BD"/>
      <w:sz w:val="20"/>
      <w:szCs w:val="20"/>
      <w:lang w:val="en-GB" w:eastAsia="ja-JP"/>
    </w:rPr>
  </w:style>
  <w:style w:type="paragraph" w:styleId="Bibliography">
    <w:name w:val="Bibliography"/>
    <w:basedOn w:val="Normal"/>
    <w:next w:val="Normal"/>
    <w:uiPriority w:val="37"/>
    <w:semiHidden/>
    <w:unhideWhenUsed/>
    <w:rsid w:val="003E4A23"/>
  </w:style>
  <w:style w:type="paragraph" w:styleId="TOCHeading">
    <w:name w:val="TOC Heading"/>
    <w:basedOn w:val="Heading1"/>
    <w:next w:val="Normal"/>
    <w:uiPriority w:val="39"/>
    <w:unhideWhenUsed/>
    <w:qFormat/>
    <w:rsid w:val="003E4A23"/>
    <w:pPr>
      <w:numPr>
        <w:numId w:val="0"/>
      </w:numPr>
      <w:tabs>
        <w:tab w:val="clear" w:pos="400"/>
        <w:tab w:val="clear" w:pos="560"/>
      </w:tabs>
      <w:suppressAutoHyphens w:val="0"/>
      <w:spacing w:before="240" w:after="60" w:line="230" w:lineRule="atLeast"/>
      <w:outlineLvl w:val="9"/>
    </w:pPr>
    <w:rPr>
      <w:rFonts w:ascii="Cambria" w:hAnsi="Cambria"/>
      <w:kern w:val="32"/>
      <w:sz w:val="32"/>
      <w:szCs w:val="32"/>
    </w:rPr>
  </w:style>
  <w:style w:type="paragraph" w:customStyle="1" w:styleId="a2">
    <w:name w:val="a2"/>
    <w:basedOn w:val="Heading2"/>
    <w:next w:val="Normal"/>
    <w:rsid w:val="003E4A23"/>
    <w:pPr>
      <w:numPr>
        <w:ilvl w:val="0"/>
        <w:numId w:val="0"/>
      </w:numPr>
      <w:tabs>
        <w:tab w:val="clear" w:pos="540"/>
        <w:tab w:val="clear" w:pos="700"/>
        <w:tab w:val="num" w:pos="360"/>
        <w:tab w:val="left" w:pos="500"/>
        <w:tab w:val="left" w:pos="720"/>
      </w:tabs>
      <w:spacing w:before="270" w:line="270" w:lineRule="exact"/>
    </w:pPr>
    <w:rPr>
      <w:rFonts w:eastAsia="MS Mincho"/>
      <w:sz w:val="24"/>
    </w:rPr>
  </w:style>
  <w:style w:type="paragraph" w:customStyle="1" w:styleId="a3">
    <w:name w:val="a3"/>
    <w:basedOn w:val="Heading3"/>
    <w:next w:val="Normal"/>
    <w:rsid w:val="003E4A23"/>
    <w:pPr>
      <w:numPr>
        <w:ilvl w:val="0"/>
        <w:numId w:val="0"/>
      </w:numPr>
      <w:tabs>
        <w:tab w:val="clear" w:pos="660"/>
        <w:tab w:val="left" w:pos="640"/>
        <w:tab w:val="num" w:pos="720"/>
      </w:tabs>
      <w:spacing w:line="250" w:lineRule="exact"/>
    </w:pPr>
    <w:rPr>
      <w:rFonts w:eastAsia="MS Mincho"/>
      <w:sz w:val="22"/>
    </w:rPr>
  </w:style>
  <w:style w:type="paragraph" w:customStyle="1" w:styleId="a4">
    <w:name w:val="a4"/>
    <w:basedOn w:val="Heading4"/>
    <w:next w:val="Normal"/>
    <w:rsid w:val="003E4A23"/>
    <w:pPr>
      <w:numPr>
        <w:ilvl w:val="0"/>
        <w:numId w:val="0"/>
      </w:numPr>
      <w:tabs>
        <w:tab w:val="clear" w:pos="940"/>
        <w:tab w:val="clear" w:pos="1140"/>
        <w:tab w:val="clear" w:pos="1360"/>
        <w:tab w:val="left" w:pos="880"/>
        <w:tab w:val="num" w:pos="1080"/>
      </w:tabs>
    </w:pPr>
    <w:rPr>
      <w:rFonts w:eastAsia="MS Mincho"/>
    </w:rPr>
  </w:style>
  <w:style w:type="paragraph" w:customStyle="1" w:styleId="a5">
    <w:name w:val="a5"/>
    <w:basedOn w:val="Heading5"/>
    <w:next w:val="Normal"/>
    <w:rsid w:val="003E4A23"/>
    <w:pPr>
      <w:numPr>
        <w:ilvl w:val="0"/>
      </w:numPr>
      <w:tabs>
        <w:tab w:val="num" w:pos="1080"/>
        <w:tab w:val="left" w:pos="1140"/>
        <w:tab w:val="left" w:pos="1360"/>
      </w:tabs>
      <w:ind w:left="1008" w:hanging="1008"/>
    </w:pPr>
    <w:rPr>
      <w:rFonts w:eastAsia="MS Mincho"/>
    </w:rPr>
  </w:style>
  <w:style w:type="paragraph" w:customStyle="1" w:styleId="a6">
    <w:name w:val="a6"/>
    <w:basedOn w:val="Heading6"/>
    <w:next w:val="Normal"/>
    <w:rsid w:val="003E4A23"/>
    <w:pPr>
      <w:numPr>
        <w:ilvl w:val="0"/>
      </w:numPr>
      <w:tabs>
        <w:tab w:val="left" w:pos="1140"/>
        <w:tab w:val="left" w:pos="1360"/>
        <w:tab w:val="num" w:pos="1440"/>
      </w:tabs>
      <w:ind w:left="1152" w:hanging="1152"/>
    </w:pPr>
    <w:rPr>
      <w:rFonts w:eastAsia="MS Mincho"/>
    </w:rPr>
  </w:style>
  <w:style w:type="paragraph" w:customStyle="1" w:styleId="ANNEXN">
    <w:name w:val="ANNEXN"/>
    <w:basedOn w:val="ANNEX0"/>
    <w:next w:val="Normal"/>
    <w:rsid w:val="003E4A23"/>
    <w:pPr>
      <w:numPr>
        <w:numId w:val="0"/>
      </w:numPr>
    </w:pPr>
  </w:style>
  <w:style w:type="paragraph" w:customStyle="1" w:styleId="ANNEXZ">
    <w:name w:val="ANNEXZ"/>
    <w:basedOn w:val="ANNEX0"/>
    <w:next w:val="Normal"/>
    <w:rsid w:val="003E4A23"/>
    <w:pPr>
      <w:numPr>
        <w:numId w:val="0"/>
      </w:numPr>
    </w:pPr>
  </w:style>
  <w:style w:type="paragraph" w:customStyle="1" w:styleId="Bibliography1">
    <w:name w:val="Bibliography1"/>
    <w:basedOn w:val="Normal"/>
    <w:rsid w:val="003E4A23"/>
    <w:pPr>
      <w:numPr>
        <w:numId w:val="55"/>
      </w:numPr>
      <w:tabs>
        <w:tab w:val="left" w:pos="660"/>
      </w:tabs>
    </w:pPr>
  </w:style>
  <w:style w:type="paragraph" w:customStyle="1" w:styleId="dl">
    <w:name w:val="dl"/>
    <w:basedOn w:val="Normal"/>
    <w:rsid w:val="00BF6ED9"/>
    <w:pPr>
      <w:ind w:left="403"/>
      <w:contextualSpacing/>
    </w:pPr>
  </w:style>
  <w:style w:type="paragraph" w:customStyle="1" w:styleId="Example">
    <w:name w:val="Example"/>
    <w:basedOn w:val="Normal"/>
    <w:next w:val="Normal"/>
    <w:rsid w:val="003E4A23"/>
    <w:pPr>
      <w:tabs>
        <w:tab w:val="left" w:pos="1360"/>
      </w:tabs>
      <w:spacing w:line="210" w:lineRule="atLeast"/>
    </w:pPr>
    <w:rPr>
      <w:sz w:val="18"/>
    </w:rPr>
  </w:style>
  <w:style w:type="paragraph" w:customStyle="1" w:styleId="Figurefootnote">
    <w:name w:val="Figure footnote"/>
    <w:basedOn w:val="Normal"/>
    <w:rsid w:val="003E4A23"/>
    <w:pPr>
      <w:keepNext/>
      <w:tabs>
        <w:tab w:val="left" w:pos="340"/>
      </w:tabs>
      <w:spacing w:after="60" w:line="210" w:lineRule="atLeast"/>
    </w:pPr>
    <w:rPr>
      <w:sz w:val="18"/>
    </w:rPr>
  </w:style>
  <w:style w:type="paragraph" w:customStyle="1" w:styleId="Foreword">
    <w:name w:val="Foreword"/>
    <w:basedOn w:val="Normal"/>
    <w:next w:val="Normal"/>
    <w:rsid w:val="003E4A23"/>
    <w:rPr>
      <w:color w:val="0000FF"/>
    </w:rPr>
  </w:style>
  <w:style w:type="paragraph" w:customStyle="1" w:styleId="Formula">
    <w:name w:val="Formula"/>
    <w:basedOn w:val="Normal"/>
    <w:next w:val="Normal"/>
    <w:rsid w:val="003E4A23"/>
    <w:pPr>
      <w:tabs>
        <w:tab w:val="right" w:pos="9752"/>
      </w:tabs>
      <w:spacing w:after="220"/>
      <w:ind w:left="403"/>
      <w:jc w:val="left"/>
    </w:pPr>
  </w:style>
  <w:style w:type="paragraph" w:customStyle="1" w:styleId="Introduction">
    <w:name w:val="Introduction"/>
    <w:basedOn w:val="Normal"/>
    <w:next w:val="Normal"/>
    <w:rsid w:val="003E4A23"/>
    <w:pPr>
      <w:keepNext/>
      <w:pageBreakBefore/>
      <w:tabs>
        <w:tab w:val="left" w:pos="400"/>
      </w:tabs>
      <w:suppressAutoHyphens/>
      <w:spacing w:before="960" w:after="310" w:line="310" w:lineRule="exact"/>
      <w:jc w:val="left"/>
    </w:pPr>
    <w:rPr>
      <w:b/>
      <w:sz w:val="28"/>
    </w:rPr>
  </w:style>
  <w:style w:type="paragraph" w:customStyle="1" w:styleId="MSDNFR">
    <w:name w:val="MSDNFR"/>
    <w:basedOn w:val="Normal"/>
    <w:next w:val="Normal"/>
    <w:rsid w:val="003E4A23"/>
    <w:pPr>
      <w:spacing w:line="220" w:lineRule="atLeast"/>
    </w:pPr>
    <w:rPr>
      <w:color w:val="0000FF"/>
    </w:rPr>
  </w:style>
  <w:style w:type="paragraph" w:customStyle="1" w:styleId="na2">
    <w:name w:val="na2"/>
    <w:basedOn w:val="a2"/>
    <w:next w:val="Normal"/>
    <w:rsid w:val="003E4A23"/>
    <w:pPr>
      <w:tabs>
        <w:tab w:val="clear" w:pos="360"/>
      </w:tabs>
    </w:pPr>
  </w:style>
  <w:style w:type="paragraph" w:customStyle="1" w:styleId="na3">
    <w:name w:val="na3"/>
    <w:basedOn w:val="a3"/>
    <w:next w:val="Normal"/>
    <w:rsid w:val="003E4A23"/>
    <w:pPr>
      <w:tabs>
        <w:tab w:val="clear" w:pos="720"/>
      </w:tabs>
    </w:pPr>
  </w:style>
  <w:style w:type="paragraph" w:customStyle="1" w:styleId="na4">
    <w:name w:val="na4"/>
    <w:basedOn w:val="a4"/>
    <w:next w:val="Normal"/>
    <w:rsid w:val="003E4A23"/>
    <w:pPr>
      <w:tabs>
        <w:tab w:val="clear" w:pos="1080"/>
        <w:tab w:val="left" w:pos="1060"/>
      </w:tabs>
    </w:pPr>
  </w:style>
  <w:style w:type="paragraph" w:customStyle="1" w:styleId="na5">
    <w:name w:val="na5"/>
    <w:basedOn w:val="a5"/>
    <w:next w:val="Normal"/>
    <w:rsid w:val="003E4A23"/>
    <w:pPr>
      <w:tabs>
        <w:tab w:val="clear" w:pos="1080"/>
      </w:tabs>
      <w:ind w:left="0" w:firstLine="0"/>
    </w:pPr>
  </w:style>
  <w:style w:type="paragraph" w:customStyle="1" w:styleId="na6">
    <w:name w:val="na6"/>
    <w:basedOn w:val="a6"/>
    <w:next w:val="Normal"/>
    <w:rsid w:val="003E4A23"/>
    <w:pPr>
      <w:tabs>
        <w:tab w:val="clear" w:pos="1440"/>
      </w:tabs>
      <w:ind w:left="0" w:firstLine="0"/>
    </w:pPr>
  </w:style>
  <w:style w:type="paragraph" w:customStyle="1" w:styleId="Note0">
    <w:name w:val="Note"/>
    <w:basedOn w:val="Normal"/>
    <w:next w:val="Normal"/>
    <w:rsid w:val="003E4A23"/>
    <w:pPr>
      <w:tabs>
        <w:tab w:val="left" w:pos="960"/>
      </w:tabs>
      <w:spacing w:line="210" w:lineRule="atLeast"/>
    </w:pPr>
    <w:rPr>
      <w:sz w:val="18"/>
    </w:rPr>
  </w:style>
  <w:style w:type="paragraph" w:customStyle="1" w:styleId="p2">
    <w:name w:val="p2"/>
    <w:basedOn w:val="Normal"/>
    <w:next w:val="Normal"/>
    <w:rsid w:val="003E4A23"/>
    <w:pPr>
      <w:tabs>
        <w:tab w:val="left" w:pos="560"/>
      </w:tabs>
    </w:pPr>
  </w:style>
  <w:style w:type="paragraph" w:customStyle="1" w:styleId="p3">
    <w:name w:val="p3"/>
    <w:basedOn w:val="Normal"/>
    <w:next w:val="Normal"/>
    <w:rsid w:val="003E4A23"/>
    <w:pPr>
      <w:tabs>
        <w:tab w:val="left" w:pos="720"/>
      </w:tabs>
    </w:pPr>
  </w:style>
  <w:style w:type="paragraph" w:customStyle="1" w:styleId="p4">
    <w:name w:val="p4"/>
    <w:basedOn w:val="Normal"/>
    <w:next w:val="Normal"/>
    <w:rsid w:val="003E4A23"/>
    <w:pPr>
      <w:tabs>
        <w:tab w:val="left" w:pos="1100"/>
      </w:tabs>
    </w:pPr>
  </w:style>
  <w:style w:type="paragraph" w:customStyle="1" w:styleId="p5">
    <w:name w:val="p5"/>
    <w:basedOn w:val="Normal"/>
    <w:next w:val="Normal"/>
    <w:rsid w:val="003E4A23"/>
    <w:pPr>
      <w:tabs>
        <w:tab w:val="left" w:pos="1100"/>
      </w:tabs>
    </w:pPr>
  </w:style>
  <w:style w:type="paragraph" w:customStyle="1" w:styleId="p6">
    <w:name w:val="p6"/>
    <w:basedOn w:val="Normal"/>
    <w:next w:val="Normal"/>
    <w:rsid w:val="003E4A23"/>
    <w:pPr>
      <w:tabs>
        <w:tab w:val="left" w:pos="1440"/>
      </w:tabs>
    </w:pPr>
  </w:style>
  <w:style w:type="paragraph" w:customStyle="1" w:styleId="RefNorm">
    <w:name w:val="RefNorm"/>
    <w:basedOn w:val="Normal"/>
    <w:next w:val="Normal"/>
    <w:rsid w:val="003E4A23"/>
  </w:style>
  <w:style w:type="paragraph" w:customStyle="1" w:styleId="Special">
    <w:name w:val="Special"/>
    <w:basedOn w:val="Normal"/>
    <w:next w:val="Normal"/>
    <w:rsid w:val="003E4A23"/>
  </w:style>
  <w:style w:type="paragraph" w:customStyle="1" w:styleId="Tablefootnote">
    <w:name w:val="Table footnote"/>
    <w:basedOn w:val="Normal"/>
    <w:rsid w:val="003E4A23"/>
    <w:pPr>
      <w:tabs>
        <w:tab w:val="left" w:pos="340"/>
      </w:tabs>
      <w:spacing w:before="60" w:after="60" w:line="190" w:lineRule="atLeast"/>
    </w:pPr>
    <w:rPr>
      <w:sz w:val="16"/>
    </w:rPr>
  </w:style>
  <w:style w:type="paragraph" w:customStyle="1" w:styleId="Tabletitle">
    <w:name w:val="Table title"/>
    <w:basedOn w:val="Normal"/>
    <w:next w:val="Normal"/>
    <w:rsid w:val="003E4A23"/>
    <w:pPr>
      <w:keepNext/>
      <w:suppressAutoHyphens/>
      <w:spacing w:before="120" w:after="120" w:line="230" w:lineRule="exact"/>
      <w:jc w:val="center"/>
    </w:pPr>
    <w:rPr>
      <w:b/>
    </w:rPr>
  </w:style>
  <w:style w:type="paragraph" w:customStyle="1" w:styleId="Terms">
    <w:name w:val="Term(s)"/>
    <w:basedOn w:val="Normal"/>
    <w:next w:val="Definition"/>
    <w:rsid w:val="003E4A23"/>
    <w:pPr>
      <w:keepNext/>
      <w:suppressAutoHyphens/>
      <w:spacing w:after="0"/>
      <w:jc w:val="left"/>
    </w:pPr>
    <w:rPr>
      <w:b/>
    </w:rPr>
  </w:style>
  <w:style w:type="paragraph" w:customStyle="1" w:styleId="TermNum">
    <w:name w:val="TermNum"/>
    <w:basedOn w:val="Normal"/>
    <w:next w:val="Terms"/>
    <w:rsid w:val="003E4A23"/>
    <w:pPr>
      <w:keepNext/>
      <w:spacing w:after="0"/>
    </w:pPr>
    <w:rPr>
      <w:b/>
    </w:rPr>
  </w:style>
  <w:style w:type="paragraph" w:customStyle="1" w:styleId="zzBiblio">
    <w:name w:val="zzBiblio"/>
    <w:basedOn w:val="Normal"/>
    <w:next w:val="Bibliography1"/>
    <w:rsid w:val="003E4A23"/>
    <w:pPr>
      <w:pageBreakBefore/>
      <w:spacing w:after="760" w:line="310" w:lineRule="exact"/>
      <w:jc w:val="center"/>
    </w:pPr>
    <w:rPr>
      <w:b/>
      <w:sz w:val="28"/>
    </w:rPr>
  </w:style>
  <w:style w:type="paragraph" w:customStyle="1" w:styleId="zzContents">
    <w:name w:val="zzContents"/>
    <w:basedOn w:val="Introduction"/>
    <w:next w:val="TOC1"/>
    <w:rsid w:val="003E4A23"/>
    <w:pPr>
      <w:tabs>
        <w:tab w:val="clear" w:pos="400"/>
      </w:tabs>
    </w:pPr>
  </w:style>
  <w:style w:type="paragraph" w:customStyle="1" w:styleId="zzCopyright">
    <w:name w:val="zzCopyright"/>
    <w:basedOn w:val="Normal"/>
    <w:next w:val="Normal"/>
    <w:rsid w:val="003E4A23"/>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rsid w:val="003E4A23"/>
    <w:pPr>
      <w:spacing w:after="220"/>
      <w:jc w:val="right"/>
    </w:pPr>
    <w:rPr>
      <w:b/>
      <w:color w:val="000000"/>
      <w:sz w:val="24"/>
    </w:rPr>
  </w:style>
  <w:style w:type="paragraph" w:customStyle="1" w:styleId="zzForeword">
    <w:name w:val="zzForeword"/>
    <w:basedOn w:val="Introduction"/>
    <w:next w:val="Normal"/>
    <w:rsid w:val="003E4A23"/>
    <w:pPr>
      <w:tabs>
        <w:tab w:val="clear" w:pos="400"/>
      </w:tabs>
    </w:pPr>
    <w:rPr>
      <w:color w:val="0000FF"/>
    </w:rPr>
  </w:style>
  <w:style w:type="paragraph" w:customStyle="1" w:styleId="zzHelp">
    <w:name w:val="zzHelp"/>
    <w:basedOn w:val="Normal"/>
    <w:rsid w:val="003E4A23"/>
    <w:rPr>
      <w:color w:val="008000"/>
    </w:rPr>
  </w:style>
  <w:style w:type="paragraph" w:customStyle="1" w:styleId="zzIndex">
    <w:name w:val="zzIndex"/>
    <w:basedOn w:val="zzBiblio"/>
    <w:next w:val="IndexHeading"/>
    <w:rsid w:val="003E4A23"/>
  </w:style>
  <w:style w:type="paragraph" w:customStyle="1" w:styleId="zzLc5">
    <w:name w:val="zzLc5"/>
    <w:basedOn w:val="Normal"/>
    <w:next w:val="Normal"/>
    <w:rsid w:val="003E4A23"/>
    <w:pPr>
      <w:jc w:val="left"/>
    </w:pPr>
  </w:style>
  <w:style w:type="paragraph" w:customStyle="1" w:styleId="zzLc6">
    <w:name w:val="zzLc6"/>
    <w:basedOn w:val="Normal"/>
    <w:next w:val="Normal"/>
    <w:rsid w:val="003E4A23"/>
    <w:pPr>
      <w:jc w:val="left"/>
    </w:pPr>
  </w:style>
  <w:style w:type="paragraph" w:customStyle="1" w:styleId="zzLn5">
    <w:name w:val="zzLn5"/>
    <w:basedOn w:val="Normal"/>
    <w:next w:val="Normal"/>
    <w:rsid w:val="003E4A23"/>
    <w:pPr>
      <w:jc w:val="left"/>
    </w:pPr>
  </w:style>
  <w:style w:type="paragraph" w:customStyle="1" w:styleId="zzLn6">
    <w:name w:val="zzLn6"/>
    <w:basedOn w:val="Normal"/>
    <w:next w:val="Normal"/>
    <w:rsid w:val="003E4A23"/>
    <w:pPr>
      <w:jc w:val="left"/>
    </w:pPr>
  </w:style>
  <w:style w:type="paragraph" w:customStyle="1" w:styleId="zzSTDTitle">
    <w:name w:val="zzSTDTitle"/>
    <w:basedOn w:val="Normal"/>
    <w:next w:val="Normal"/>
    <w:rsid w:val="003E4A23"/>
    <w:pPr>
      <w:suppressAutoHyphens/>
      <w:spacing w:before="400" w:after="760" w:line="350" w:lineRule="exact"/>
      <w:jc w:val="left"/>
    </w:pPr>
    <w:rPr>
      <w:b/>
      <w:color w:val="0000FF"/>
      <w:sz w:val="32"/>
    </w:rPr>
  </w:style>
  <w:style w:type="paragraph" w:customStyle="1" w:styleId="Tabletext10">
    <w:name w:val="Table text (10)"/>
    <w:basedOn w:val="Normal"/>
    <w:rsid w:val="003E4A23"/>
    <w:pPr>
      <w:spacing w:before="60" w:after="60"/>
    </w:pPr>
  </w:style>
  <w:style w:type="paragraph" w:customStyle="1" w:styleId="Tabletext9">
    <w:name w:val="Table text (9)"/>
    <w:basedOn w:val="Normal"/>
    <w:rsid w:val="003E4A23"/>
    <w:pPr>
      <w:spacing w:before="60" w:after="60" w:line="210" w:lineRule="atLeast"/>
    </w:pPr>
    <w:rPr>
      <w:sz w:val="18"/>
    </w:rPr>
  </w:style>
  <w:style w:type="paragraph" w:customStyle="1" w:styleId="Tabletext8">
    <w:name w:val="Table text (8)"/>
    <w:basedOn w:val="Normal"/>
    <w:rsid w:val="003E4A23"/>
    <w:pPr>
      <w:spacing w:before="60" w:after="60" w:line="190" w:lineRule="atLeast"/>
    </w:pPr>
    <w:rPr>
      <w:sz w:val="16"/>
    </w:rPr>
  </w:style>
  <w:style w:type="paragraph" w:customStyle="1" w:styleId="Tabletext7">
    <w:name w:val="Table text (7)"/>
    <w:basedOn w:val="Normal"/>
    <w:rsid w:val="003E4A23"/>
    <w:pPr>
      <w:spacing w:before="60" w:after="60" w:line="170" w:lineRule="atLeast"/>
    </w:pPr>
    <w:rPr>
      <w:sz w:val="14"/>
    </w:rPr>
  </w:style>
  <w:style w:type="paragraph" w:customStyle="1" w:styleId="Tabletext">
    <w:name w:val="Table text"/>
    <w:rsid w:val="003E4A23"/>
    <w:pPr>
      <w:spacing w:after="0" w:line="240" w:lineRule="auto"/>
    </w:pPr>
    <w:rPr>
      <w:rFonts w:ascii="Helvetica" w:eastAsia="Times New Roman" w:hAnsi="Helvetica" w:cs="Times New Roman"/>
      <w:sz w:val="16"/>
      <w:szCs w:val="16"/>
      <w:lang w:val="en-GB"/>
    </w:rPr>
  </w:style>
  <w:style w:type="paragraph" w:customStyle="1" w:styleId="NormalWeb1">
    <w:name w:val="Normal (Web)1"/>
    <w:basedOn w:val="Normal"/>
    <w:rsid w:val="003E4A23"/>
    <w:pPr>
      <w:spacing w:after="0" w:line="240" w:lineRule="auto"/>
      <w:jc w:val="left"/>
    </w:pPr>
    <w:rPr>
      <w:rFonts w:ascii="Times New Roman" w:eastAsia="Times New Roman" w:hAnsi="Times New Roman"/>
      <w:sz w:val="24"/>
      <w:szCs w:val="24"/>
      <w:lang w:val="en-US" w:eastAsia="en-US"/>
    </w:rPr>
  </w:style>
  <w:style w:type="paragraph" w:customStyle="1" w:styleId="NoSpacing2">
    <w:name w:val="No Spacing2"/>
    <w:aliases w:val="Code"/>
    <w:qFormat/>
    <w:rsid w:val="003E4A23"/>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napToGrid w:val="0"/>
      <w:spacing w:after="0" w:line="240" w:lineRule="auto"/>
    </w:pPr>
    <w:rPr>
      <w:rFonts w:ascii="Courier New" w:eastAsia="Times New Roman" w:hAnsi="Courier New" w:cs="Times New Roman"/>
      <w:noProof/>
      <w:sz w:val="20"/>
      <w:szCs w:val="20"/>
      <w:lang w:val="en-GB"/>
    </w:rPr>
  </w:style>
  <w:style w:type="paragraph" w:customStyle="1" w:styleId="Small">
    <w:name w:val="Small"/>
    <w:basedOn w:val="Normal"/>
    <w:qFormat/>
    <w:rsid w:val="003E4A23"/>
    <w:pPr>
      <w:widowControl w:val="0"/>
      <w:snapToGrid w:val="0"/>
      <w:spacing w:before="20" w:after="0" w:line="240" w:lineRule="auto"/>
      <w:jc w:val="left"/>
    </w:pPr>
    <w:rPr>
      <w:rFonts w:eastAsia="Times New Roman"/>
      <w:sz w:val="16"/>
      <w:szCs w:val="16"/>
      <w:lang w:eastAsia="en-US"/>
    </w:rPr>
  </w:style>
  <w:style w:type="paragraph" w:customStyle="1" w:styleId="ISOComments">
    <w:name w:val="ISO_Comments"/>
    <w:basedOn w:val="Normal"/>
    <w:rsid w:val="003E4A23"/>
    <w:pPr>
      <w:spacing w:before="210" w:after="0" w:line="210" w:lineRule="exact"/>
      <w:jc w:val="left"/>
    </w:pPr>
    <w:rPr>
      <w:rFonts w:eastAsia="Times New Roman"/>
      <w:sz w:val="18"/>
      <w:lang w:eastAsia="en-US"/>
    </w:rPr>
  </w:style>
  <w:style w:type="paragraph" w:customStyle="1" w:styleId="ISOChange">
    <w:name w:val="ISO_Change"/>
    <w:basedOn w:val="Normal"/>
    <w:rsid w:val="003E4A23"/>
    <w:pPr>
      <w:spacing w:before="210" w:after="0" w:line="210" w:lineRule="exact"/>
      <w:jc w:val="left"/>
    </w:pPr>
    <w:rPr>
      <w:rFonts w:eastAsia="Times New Roman"/>
      <w:sz w:val="18"/>
      <w:lang w:eastAsia="en-US"/>
    </w:rPr>
  </w:style>
  <w:style w:type="paragraph" w:customStyle="1" w:styleId="NoSpacing1">
    <w:name w:val="No Spacing1"/>
    <w:qFormat/>
    <w:rsid w:val="003E4A23"/>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spacing w:after="0" w:line="240" w:lineRule="auto"/>
    </w:pPr>
    <w:rPr>
      <w:rFonts w:ascii="Courier New" w:eastAsia="Arial" w:hAnsi="Courier New" w:cs="Times New Roman"/>
      <w:sz w:val="20"/>
      <w:szCs w:val="20"/>
      <w:lang w:val="en-GB" w:eastAsia="ar-SA"/>
    </w:rPr>
  </w:style>
  <w:style w:type="paragraph" w:customStyle="1" w:styleId="Firstparagraph">
    <w:name w:val="First paragraph"/>
    <w:basedOn w:val="Normal"/>
    <w:next w:val="Normal"/>
    <w:rsid w:val="003E4A23"/>
    <w:pPr>
      <w:overflowPunct w:val="0"/>
      <w:autoSpaceDE w:val="0"/>
      <w:autoSpaceDN w:val="0"/>
      <w:adjustRightInd w:val="0"/>
      <w:spacing w:after="0" w:line="260" w:lineRule="exact"/>
    </w:pPr>
    <w:rPr>
      <w:rFonts w:ascii="Times New Roman" w:eastAsia="Times New Roman" w:hAnsi="Times New Roman"/>
      <w:sz w:val="24"/>
      <w:lang w:val="en-US" w:eastAsia="en-US"/>
    </w:rPr>
  </w:style>
  <w:style w:type="paragraph" w:customStyle="1" w:styleId="subpara">
    <w:name w:val="sub para"/>
    <w:basedOn w:val="Normal"/>
    <w:rsid w:val="003E4A23"/>
    <w:pPr>
      <w:spacing w:before="60" w:after="60" w:line="240" w:lineRule="auto"/>
      <w:ind w:left="1134" w:right="794" w:hanging="567"/>
    </w:pPr>
    <w:rPr>
      <w:rFonts w:ascii="Arial Narrow" w:eastAsia="Times New Roman" w:hAnsi="Arial Narrow"/>
      <w:lang w:val="en-AU" w:eastAsia="en-US"/>
    </w:rPr>
  </w:style>
  <w:style w:type="paragraph" w:customStyle="1" w:styleId="Index">
    <w:name w:val="Index"/>
    <w:basedOn w:val="Normal"/>
    <w:rsid w:val="003E4A23"/>
    <w:pPr>
      <w:widowControl w:val="0"/>
      <w:suppressLineNumbers/>
      <w:suppressAutoHyphens/>
      <w:spacing w:after="0" w:line="240" w:lineRule="auto"/>
      <w:jc w:val="left"/>
    </w:pPr>
    <w:rPr>
      <w:rFonts w:eastAsia="Arial" w:cs="Tahoma"/>
    </w:rPr>
  </w:style>
  <w:style w:type="paragraph" w:customStyle="1" w:styleId="quotedtext">
    <w:name w:val="quoted text"/>
    <w:basedOn w:val="Normal"/>
    <w:rsid w:val="003E4A23"/>
    <w:pPr>
      <w:spacing w:before="60" w:after="60" w:line="240" w:lineRule="auto"/>
      <w:ind w:left="1134" w:right="1134" w:hanging="567"/>
    </w:pPr>
    <w:rPr>
      <w:rFonts w:ascii="Times New Roman" w:eastAsia="Times New Roman" w:hAnsi="Times New Roman"/>
      <w:i/>
      <w:lang w:val="en-AU" w:eastAsia="fr-FR"/>
    </w:rPr>
  </w:style>
  <w:style w:type="character" w:customStyle="1" w:styleId="publishedbyChar">
    <w:name w:val="published by Char"/>
    <w:link w:val="publishedby"/>
    <w:locked/>
    <w:rsid w:val="003E4A23"/>
    <w:rPr>
      <w:rFonts w:ascii="Arial" w:hAnsi="Arial" w:cs="Arial"/>
      <w:b/>
      <w:lang w:val="en-GB" w:eastAsia="ja-JP"/>
    </w:rPr>
  </w:style>
  <w:style w:type="paragraph" w:customStyle="1" w:styleId="publishedby">
    <w:name w:val="published by"/>
    <w:basedOn w:val="Normal"/>
    <w:link w:val="publishedbyChar"/>
    <w:qFormat/>
    <w:rsid w:val="003E4A23"/>
    <w:pPr>
      <w:tabs>
        <w:tab w:val="center" w:pos="4514"/>
        <w:tab w:val="left" w:pos="5040"/>
        <w:tab w:val="left" w:pos="5760"/>
        <w:tab w:val="left" w:pos="6480"/>
        <w:tab w:val="left" w:pos="7200"/>
        <w:tab w:val="left" w:pos="7920"/>
        <w:tab w:val="left" w:pos="8640"/>
      </w:tabs>
      <w:spacing w:after="0" w:line="240" w:lineRule="auto"/>
      <w:outlineLvl w:val="0"/>
    </w:pPr>
    <w:rPr>
      <w:rFonts w:eastAsiaTheme="minorHAnsi" w:cs="Arial"/>
      <w:b/>
      <w:szCs w:val="22"/>
    </w:rPr>
  </w:style>
  <w:style w:type="character" w:customStyle="1" w:styleId="Label2Char">
    <w:name w:val="Label2 Char"/>
    <w:link w:val="Label2"/>
    <w:locked/>
    <w:rsid w:val="003E4A23"/>
    <w:rPr>
      <w:rFonts w:ascii="Arial" w:hAnsi="Arial" w:cs="Arial"/>
      <w:b/>
      <w:lang w:val="en-GB" w:eastAsia="ja-JP"/>
    </w:rPr>
  </w:style>
  <w:style w:type="paragraph" w:customStyle="1" w:styleId="Label2">
    <w:name w:val="Label2"/>
    <w:basedOn w:val="Normal"/>
    <w:link w:val="Label2Char"/>
    <w:qFormat/>
    <w:rsid w:val="003E4A23"/>
    <w:pPr>
      <w:ind w:left="1360" w:firstLine="340"/>
    </w:pPr>
    <w:rPr>
      <w:rFonts w:eastAsiaTheme="minorHAnsi" w:cs="Arial"/>
      <w:b/>
      <w:szCs w:val="22"/>
    </w:rPr>
  </w:style>
  <w:style w:type="character" w:customStyle="1" w:styleId="AnnexChar">
    <w:name w:val="Annex Char"/>
    <w:basedOn w:val="Heading1Char"/>
    <w:link w:val="Annex"/>
    <w:locked/>
    <w:rsid w:val="003E4A23"/>
    <w:rPr>
      <w:rFonts w:ascii="Arial" w:eastAsia="MS Mincho" w:hAnsi="Arial" w:cs="Times New Roman"/>
      <w:b w:val="0"/>
      <w:bCs w:val="0"/>
      <w:sz w:val="24"/>
      <w:szCs w:val="20"/>
      <w:lang w:val="en-GB" w:eastAsia="ja-JP"/>
    </w:rPr>
  </w:style>
  <w:style w:type="paragraph" w:customStyle="1" w:styleId="Annex">
    <w:name w:val="Annex"/>
    <w:basedOn w:val="Heading4"/>
    <w:link w:val="AnnexChar"/>
    <w:qFormat/>
    <w:rsid w:val="003E4A23"/>
    <w:pPr>
      <w:numPr>
        <w:numId w:val="57"/>
      </w:numPr>
    </w:pPr>
    <w:rPr>
      <w:rFonts w:eastAsia="MS Mincho"/>
      <w:b w:val="0"/>
      <w:bCs w:val="0"/>
      <w:sz w:val="24"/>
    </w:rPr>
  </w:style>
  <w:style w:type="character" w:customStyle="1" w:styleId="AnnexsectionChar">
    <w:name w:val="Annex section Char"/>
    <w:link w:val="Annexsection"/>
    <w:locked/>
    <w:rsid w:val="003E4A23"/>
    <w:rPr>
      <w:rFonts w:ascii="Arial Narrow" w:hAnsi="Arial Narrow"/>
      <w:b/>
      <w:bCs/>
      <w:lang w:val="en-GB" w:eastAsia="ja-JP"/>
    </w:rPr>
  </w:style>
  <w:style w:type="paragraph" w:customStyle="1" w:styleId="Annexsection">
    <w:name w:val="Annex section"/>
    <w:basedOn w:val="Heading2"/>
    <w:link w:val="AnnexsectionChar"/>
    <w:qFormat/>
    <w:rsid w:val="003E4A23"/>
    <w:pPr>
      <w:numPr>
        <w:ilvl w:val="0"/>
        <w:numId w:val="0"/>
      </w:numPr>
      <w:jc w:val="left"/>
    </w:pPr>
    <w:rPr>
      <w:rFonts w:ascii="Arial Narrow" w:eastAsiaTheme="minorHAnsi" w:hAnsi="Arial Narrow" w:cstheme="minorBidi"/>
      <w:szCs w:val="22"/>
    </w:rPr>
  </w:style>
  <w:style w:type="paragraph" w:customStyle="1" w:styleId="AppendixD2">
    <w:name w:val="Appendix D2"/>
    <w:autoRedefine/>
    <w:rsid w:val="003E4A23"/>
    <w:pPr>
      <w:spacing w:after="120" w:line="240" w:lineRule="auto"/>
    </w:pPr>
    <w:rPr>
      <w:rFonts w:ascii="Arial" w:eastAsia="MS Mincho" w:hAnsi="Arial" w:cs="Times New Roman"/>
      <w:b/>
      <w:szCs w:val="20"/>
      <w:lang w:val="en-GB" w:eastAsia="ar-SA"/>
    </w:rPr>
  </w:style>
  <w:style w:type="character" w:styleId="LineNumber">
    <w:name w:val="line number"/>
    <w:unhideWhenUsed/>
    <w:rsid w:val="003E4A23"/>
    <w:rPr>
      <w:noProof w:val="0"/>
      <w:lang w:val="fr-FR"/>
    </w:rPr>
  </w:style>
  <w:style w:type="character" w:styleId="PageNumber">
    <w:name w:val="page number"/>
    <w:unhideWhenUsed/>
    <w:rsid w:val="003E4A23"/>
    <w:rPr>
      <w:noProof w:val="0"/>
      <w:lang w:val="fr-FR"/>
    </w:rPr>
  </w:style>
  <w:style w:type="character" w:styleId="EndnoteReference">
    <w:name w:val="endnote reference"/>
    <w:semiHidden/>
    <w:unhideWhenUsed/>
    <w:rsid w:val="003E4A23"/>
    <w:rPr>
      <w:noProof w:val="0"/>
      <w:vertAlign w:val="superscript"/>
      <w:lang w:val="fr-FR"/>
    </w:rPr>
  </w:style>
  <w:style w:type="character" w:customStyle="1" w:styleId="ExtXref">
    <w:name w:val="ExtXref"/>
    <w:rsid w:val="003E4A23"/>
    <w:rPr>
      <w:noProof w:val="0"/>
      <w:color w:val="auto"/>
      <w:lang w:val="fr-FR"/>
    </w:rPr>
  </w:style>
  <w:style w:type="character" w:customStyle="1" w:styleId="TableFootNoteXref">
    <w:name w:val="TableFootNoteXref"/>
    <w:rsid w:val="003E4A23"/>
    <w:rPr>
      <w:noProof/>
      <w:position w:val="6"/>
      <w:sz w:val="14"/>
      <w:lang w:val="fr-FR"/>
    </w:rPr>
  </w:style>
  <w:style w:type="character" w:customStyle="1" w:styleId="attr-list">
    <w:name w:val="attr-list"/>
    <w:rsid w:val="003E4A23"/>
  </w:style>
  <w:style w:type="character" w:customStyle="1" w:styleId="NumberingSymbols">
    <w:name w:val="Numbering Symbols"/>
    <w:rsid w:val="003E4A23"/>
  </w:style>
  <w:style w:type="character" w:customStyle="1" w:styleId="ipa1">
    <w:name w:val="ipa1"/>
    <w:rsid w:val="003E4A23"/>
    <w:rPr>
      <w:rFonts w:ascii="Arial Unicode MS" w:eastAsia="Arial Unicode MS" w:hAnsi="Arial Unicode MS" w:cs="Arial Unicode MS" w:hint="eastAsia"/>
    </w:rPr>
  </w:style>
  <w:style w:type="table" w:customStyle="1" w:styleId="TableGrid1">
    <w:name w:val="Table Grid1"/>
    <w:basedOn w:val="TableNormal"/>
    <w:uiPriority w:val="59"/>
    <w:rsid w:val="003E4A23"/>
    <w:pPr>
      <w:spacing w:after="0" w:line="240" w:lineRule="auto"/>
    </w:pPr>
    <w:rPr>
      <w:rFonts w:ascii="Calibri" w:eastAsia="Calibri" w:hAnsi="Calibri" w:cs="Times New Roman"/>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1">
    <w:name w:val="Unresolved Mention1"/>
    <w:basedOn w:val="DefaultParagraphFont"/>
    <w:uiPriority w:val="99"/>
    <w:semiHidden/>
    <w:unhideWhenUsed/>
    <w:rsid w:val="003E4A23"/>
    <w:rPr>
      <w:color w:val="808080"/>
      <w:shd w:val="clear" w:color="auto" w:fill="E6E6E6"/>
    </w:rPr>
  </w:style>
  <w:style w:type="paragraph" w:customStyle="1" w:styleId="TablePara9pt">
    <w:name w:val="TablePara9pt"/>
    <w:basedOn w:val="Normal"/>
    <w:qFormat/>
    <w:rsid w:val="003E4A23"/>
    <w:pPr>
      <w:snapToGrid w:val="0"/>
      <w:spacing w:after="60" w:line="240" w:lineRule="auto"/>
    </w:pPr>
    <w:rPr>
      <w:rFonts w:cs="Arial"/>
      <w:sz w:val="18"/>
      <w:szCs w:val="18"/>
    </w:rPr>
  </w:style>
  <w:style w:type="paragraph" w:customStyle="1" w:styleId="BoxedText">
    <w:name w:val="BoxedText"/>
    <w:basedOn w:val="Normal"/>
    <w:qFormat/>
    <w:rsid w:val="00A545E6"/>
    <w:pPr>
      <w:pBdr>
        <w:top w:val="single" w:sz="4" w:space="6" w:color="auto"/>
        <w:left w:val="single" w:sz="4" w:space="6" w:color="auto"/>
        <w:bottom w:val="single" w:sz="4" w:space="6" w:color="auto"/>
        <w:right w:val="single" w:sz="4" w:space="6" w:color="auto"/>
      </w:pBdr>
      <w:ind w:left="180" w:right="180"/>
    </w:pPr>
    <w:rPr>
      <w:lang w:val="en-US"/>
    </w:rPr>
  </w:style>
  <w:style w:type="paragraph" w:styleId="Revision">
    <w:name w:val="Revision"/>
    <w:hidden/>
    <w:uiPriority w:val="99"/>
    <w:semiHidden/>
    <w:rsid w:val="00B610A4"/>
    <w:pPr>
      <w:spacing w:after="0" w:line="240" w:lineRule="auto"/>
    </w:pPr>
    <w:rPr>
      <w:rFonts w:ascii="Arial" w:eastAsia="MS Mincho" w:hAnsi="Arial" w:cs="Times New Roman"/>
      <w:sz w:val="20"/>
      <w:szCs w:val="20"/>
      <w:lang w:val="en-GB" w:eastAsia="ja-JP"/>
    </w:rPr>
  </w:style>
  <w:style w:type="character" w:customStyle="1" w:styleId="module">
    <w:name w:val="module"/>
    <w:rsid w:val="005803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9728108">
      <w:bodyDiv w:val="1"/>
      <w:marLeft w:val="0"/>
      <w:marRight w:val="0"/>
      <w:marTop w:val="0"/>
      <w:marBottom w:val="0"/>
      <w:divBdr>
        <w:top w:val="none" w:sz="0" w:space="0" w:color="auto"/>
        <w:left w:val="none" w:sz="0" w:space="0" w:color="auto"/>
        <w:bottom w:val="none" w:sz="0" w:space="0" w:color="auto"/>
        <w:right w:val="none" w:sz="0" w:space="0" w:color="auto"/>
      </w:divBdr>
      <w:divsChild>
        <w:div w:id="1759905545">
          <w:marLeft w:val="274"/>
          <w:marRight w:val="0"/>
          <w:marTop w:val="0"/>
          <w:marBottom w:val="0"/>
          <w:divBdr>
            <w:top w:val="none" w:sz="0" w:space="0" w:color="auto"/>
            <w:left w:val="none" w:sz="0" w:space="0" w:color="auto"/>
            <w:bottom w:val="none" w:sz="0" w:space="0" w:color="auto"/>
            <w:right w:val="none" w:sz="0" w:space="0" w:color="auto"/>
          </w:divBdr>
        </w:div>
        <w:div w:id="1129326546">
          <w:marLeft w:val="274"/>
          <w:marRight w:val="0"/>
          <w:marTop w:val="0"/>
          <w:marBottom w:val="0"/>
          <w:divBdr>
            <w:top w:val="none" w:sz="0" w:space="0" w:color="auto"/>
            <w:left w:val="none" w:sz="0" w:space="0" w:color="auto"/>
            <w:bottom w:val="none" w:sz="0" w:space="0" w:color="auto"/>
            <w:right w:val="none" w:sz="0" w:space="0" w:color="auto"/>
          </w:divBdr>
        </w:div>
        <w:div w:id="2109304215">
          <w:marLeft w:val="274"/>
          <w:marRight w:val="0"/>
          <w:marTop w:val="0"/>
          <w:marBottom w:val="0"/>
          <w:divBdr>
            <w:top w:val="none" w:sz="0" w:space="0" w:color="auto"/>
            <w:left w:val="none" w:sz="0" w:space="0" w:color="auto"/>
            <w:bottom w:val="none" w:sz="0" w:space="0" w:color="auto"/>
            <w:right w:val="none" w:sz="0" w:space="0" w:color="auto"/>
          </w:divBdr>
        </w:div>
        <w:div w:id="1590504871">
          <w:marLeft w:val="274"/>
          <w:marRight w:val="0"/>
          <w:marTop w:val="0"/>
          <w:marBottom w:val="0"/>
          <w:divBdr>
            <w:top w:val="none" w:sz="0" w:space="0" w:color="auto"/>
            <w:left w:val="none" w:sz="0" w:space="0" w:color="auto"/>
            <w:bottom w:val="none" w:sz="0" w:space="0" w:color="auto"/>
            <w:right w:val="none" w:sz="0" w:space="0" w:color="auto"/>
          </w:divBdr>
        </w:div>
        <w:div w:id="178736378">
          <w:marLeft w:val="274"/>
          <w:marRight w:val="0"/>
          <w:marTop w:val="0"/>
          <w:marBottom w:val="0"/>
          <w:divBdr>
            <w:top w:val="none" w:sz="0" w:space="0" w:color="auto"/>
            <w:left w:val="none" w:sz="0" w:space="0" w:color="auto"/>
            <w:bottom w:val="none" w:sz="0" w:space="0" w:color="auto"/>
            <w:right w:val="none" w:sz="0" w:space="0" w:color="auto"/>
          </w:divBdr>
        </w:div>
        <w:div w:id="835388245">
          <w:marLeft w:val="274"/>
          <w:marRight w:val="0"/>
          <w:marTop w:val="0"/>
          <w:marBottom w:val="0"/>
          <w:divBdr>
            <w:top w:val="none" w:sz="0" w:space="0" w:color="auto"/>
            <w:left w:val="none" w:sz="0" w:space="0" w:color="auto"/>
            <w:bottom w:val="none" w:sz="0" w:space="0" w:color="auto"/>
            <w:right w:val="none" w:sz="0" w:space="0" w:color="auto"/>
          </w:divBdr>
        </w:div>
        <w:div w:id="1385637391">
          <w:marLeft w:val="274"/>
          <w:marRight w:val="0"/>
          <w:marTop w:val="0"/>
          <w:marBottom w:val="0"/>
          <w:divBdr>
            <w:top w:val="none" w:sz="0" w:space="0" w:color="auto"/>
            <w:left w:val="none" w:sz="0" w:space="0" w:color="auto"/>
            <w:bottom w:val="none" w:sz="0" w:space="0" w:color="auto"/>
            <w:right w:val="none" w:sz="0" w:space="0" w:color="auto"/>
          </w:divBdr>
        </w:div>
      </w:divsChild>
    </w:div>
    <w:div w:id="514658730">
      <w:bodyDiv w:val="1"/>
      <w:marLeft w:val="0"/>
      <w:marRight w:val="0"/>
      <w:marTop w:val="0"/>
      <w:marBottom w:val="0"/>
      <w:divBdr>
        <w:top w:val="none" w:sz="0" w:space="0" w:color="auto"/>
        <w:left w:val="none" w:sz="0" w:space="0" w:color="auto"/>
        <w:bottom w:val="none" w:sz="0" w:space="0" w:color="auto"/>
        <w:right w:val="none" w:sz="0" w:space="0" w:color="auto"/>
      </w:divBdr>
      <w:divsChild>
        <w:div w:id="1097562088">
          <w:marLeft w:val="274"/>
          <w:marRight w:val="0"/>
          <w:marTop w:val="0"/>
          <w:marBottom w:val="0"/>
          <w:divBdr>
            <w:top w:val="none" w:sz="0" w:space="0" w:color="auto"/>
            <w:left w:val="none" w:sz="0" w:space="0" w:color="auto"/>
            <w:bottom w:val="none" w:sz="0" w:space="0" w:color="auto"/>
            <w:right w:val="none" w:sz="0" w:space="0" w:color="auto"/>
          </w:divBdr>
        </w:div>
      </w:divsChild>
    </w:div>
    <w:div w:id="706415247">
      <w:bodyDiv w:val="1"/>
      <w:marLeft w:val="0"/>
      <w:marRight w:val="0"/>
      <w:marTop w:val="0"/>
      <w:marBottom w:val="0"/>
      <w:divBdr>
        <w:top w:val="none" w:sz="0" w:space="0" w:color="auto"/>
        <w:left w:val="none" w:sz="0" w:space="0" w:color="auto"/>
        <w:bottom w:val="none" w:sz="0" w:space="0" w:color="auto"/>
        <w:right w:val="none" w:sz="0" w:space="0" w:color="auto"/>
      </w:divBdr>
    </w:div>
    <w:div w:id="1074932928">
      <w:bodyDiv w:val="1"/>
      <w:marLeft w:val="0"/>
      <w:marRight w:val="0"/>
      <w:marTop w:val="0"/>
      <w:marBottom w:val="0"/>
      <w:divBdr>
        <w:top w:val="none" w:sz="0" w:space="0" w:color="auto"/>
        <w:left w:val="none" w:sz="0" w:space="0" w:color="auto"/>
        <w:bottom w:val="none" w:sz="0" w:space="0" w:color="auto"/>
        <w:right w:val="none" w:sz="0" w:space="0" w:color="auto"/>
      </w:divBdr>
    </w:div>
    <w:div w:id="1968122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jpg"/><Relationship Id="rId26" Type="http://schemas.openxmlformats.org/officeDocument/2006/relationships/comments" Target="comments.xml"/><Relationship Id="rId3" Type="http://schemas.openxmlformats.org/officeDocument/2006/relationships/styles" Target="styles.xml"/><Relationship Id="rId21" Type="http://schemas.openxmlformats.org/officeDocument/2006/relationships/image" Target="media/image8.png"/><Relationship Id="rId34" Type="http://schemas.microsoft.com/office/2016/09/relationships/commentsIds" Target="commentsId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hyperlink" Target="https://github.com/IHO-S100WG"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G"/><Relationship Id="rId29"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jpe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2.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wipo.int/treaties/en/ip/berne/trtdocs_wo001.html" TargetMode="External"/><Relationship Id="rId14" Type="http://schemas.openxmlformats.org/officeDocument/2006/relationships/footer" Target="footer3.xml"/><Relationship Id="rId22" Type="http://schemas.openxmlformats.org/officeDocument/2006/relationships/image" Target="media/image9.png"/><Relationship Id="rId27" Type="http://schemas.microsoft.com/office/2011/relationships/commentsExtended" Target="commentsExtended.xml"/><Relationship Id="rId30" Type="http://schemas.openxmlformats.org/officeDocument/2006/relationships/footer" Target="footer4.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3966B5-B8DC-4A1F-9D3B-23F0B63642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48</Pages>
  <Words>17403</Words>
  <Characters>95719</Characters>
  <Application>Microsoft Office Word</Application>
  <DocSecurity>0</DocSecurity>
  <Lines>797</Lines>
  <Paragraphs>225</Paragraphs>
  <ScaleCrop>false</ScaleCrop>
  <HeadingPairs>
    <vt:vector size="6" baseType="variant">
      <vt:variant>
        <vt:lpstr>Title</vt:lpstr>
      </vt:variant>
      <vt:variant>
        <vt:i4>1</vt:i4>
      </vt:variant>
      <vt:variant>
        <vt:lpstr>Titel</vt:lpstr>
      </vt:variant>
      <vt:variant>
        <vt:i4>1</vt:i4>
      </vt:variant>
      <vt:variant>
        <vt:lpstr>제목</vt:lpstr>
      </vt:variant>
      <vt:variant>
        <vt:i4>1</vt:i4>
      </vt:variant>
    </vt:vector>
  </HeadingPairs>
  <TitlesOfParts>
    <vt:vector size="3" baseType="lpstr">
      <vt:lpstr/>
      <vt:lpstr/>
      <vt:lpstr/>
    </vt:vector>
  </TitlesOfParts>
  <Company/>
  <LinksUpToDate>false</LinksUpToDate>
  <CharactersWithSpaces>112897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Eivind</dc:creator>
  <cp:lastModifiedBy>Project Officer Peru</cp:lastModifiedBy>
  <cp:revision>2</cp:revision>
  <dcterms:created xsi:type="dcterms:W3CDTF">2019-08-09T06:39:00Z</dcterms:created>
  <dcterms:modified xsi:type="dcterms:W3CDTF">2019-08-09T06:39:00Z</dcterms:modified>
</cp:coreProperties>
</file>