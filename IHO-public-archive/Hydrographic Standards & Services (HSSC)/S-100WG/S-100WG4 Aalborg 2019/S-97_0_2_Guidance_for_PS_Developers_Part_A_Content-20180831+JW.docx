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55798B76" w14:textId="77777777" w:rsidR="00D76F33" w:rsidRPr="00A5518E" w:rsidRDefault="00D76F33" w:rsidP="0015536F">
      <w:pPr>
        <w:jc w:val="center"/>
        <w:rPr>
          <w:rFonts w:ascii="Arial" w:hAnsi="Arial" w:cs="Arial"/>
          <w:b/>
          <w:sz w:val="28"/>
          <w:szCs w:val="28"/>
          <w:lang w:val="en-GB"/>
        </w:rPr>
      </w:pP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LIBEnFileName "C:\Documents and Settings\julia.powell\My Documents\IHO TSMAD\S100-0 main\IHO S-100 Main Oct 1 2007.doc" </w:instrText>
      </w:r>
      <w:r w:rsidRPr="00A5518E">
        <w:rPr>
          <w:rFonts w:ascii="Arial" w:hAnsi="Arial" w:cs="Arial"/>
          <w:b/>
          <w:sz w:val="28"/>
          <w:szCs w:val="28"/>
          <w:lang w:val="en-GB"/>
        </w:rPr>
        <w:fldChar w:fldCharType="separate"/>
      </w:r>
      <w:bookmarkStart w:id="1" w:name="LIBEnFileName"/>
      <w:r w:rsidRPr="00A5518E">
        <w:rPr>
          <w:rFonts w:ascii="Arial" w:hAnsi="Arial" w:cs="Arial"/>
          <w:b/>
          <w:noProof/>
          <w:sz w:val="28"/>
          <w:szCs w:val="28"/>
          <w:lang w:val="en-GB"/>
        </w:rPr>
        <w:t>C:\Documents and Settings\julia.powell\My Documents\IHO TSMAD\S100-0 main\IHO S-100 Main Oct 1 2007.doc</w:t>
      </w:r>
      <w:bookmarkEnd w:id="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DDHeadingPage1 "" </w:instrText>
      </w:r>
      <w:r w:rsidRPr="00A5518E">
        <w:rPr>
          <w:rFonts w:ascii="Arial" w:hAnsi="Arial" w:cs="Arial"/>
          <w:b/>
          <w:sz w:val="28"/>
          <w:szCs w:val="28"/>
          <w:lang w:val="en-GB"/>
        </w:rPr>
        <w:fldChar w:fldCharType="separate"/>
      </w:r>
      <w:bookmarkStart w:id="2" w:name="DDHeadingPage1"/>
      <w:bookmarkEnd w:id="2"/>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DDOrganization "© ISO/IEC 2007 – All rights reserved" </w:instrText>
      </w:r>
      <w:r w:rsidRPr="00A5518E">
        <w:rPr>
          <w:rFonts w:ascii="Arial" w:hAnsi="Arial" w:cs="Arial"/>
          <w:b/>
          <w:sz w:val="28"/>
          <w:szCs w:val="28"/>
          <w:lang w:val="en-GB"/>
        </w:rPr>
        <w:fldChar w:fldCharType="separate"/>
      </w:r>
      <w:bookmarkStart w:id="3" w:name="DDOrganization"/>
      <w:r w:rsidRPr="00A5518E">
        <w:rPr>
          <w:rFonts w:ascii="Arial" w:hAnsi="Arial" w:cs="Arial"/>
          <w:b/>
          <w:noProof/>
          <w:sz w:val="28"/>
          <w:szCs w:val="28"/>
          <w:lang w:val="en-GB"/>
        </w:rPr>
        <w:t>© ISO/IEC 2007 – All rights reserved</w:t>
      </w:r>
      <w:bookmarkEnd w:id="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LibEnteteISO "ISO-IEC_" </w:instrText>
      </w:r>
      <w:r w:rsidRPr="00A5518E">
        <w:rPr>
          <w:rFonts w:ascii="Arial" w:hAnsi="Arial" w:cs="Arial"/>
          <w:b/>
          <w:sz w:val="28"/>
          <w:szCs w:val="28"/>
          <w:lang w:val="en-GB"/>
        </w:rPr>
        <w:fldChar w:fldCharType="separate"/>
      </w:r>
      <w:bookmarkStart w:id="4" w:name="LibEnteteISO"/>
      <w:r w:rsidRPr="00A5518E">
        <w:rPr>
          <w:rFonts w:ascii="Arial" w:hAnsi="Arial" w:cs="Arial"/>
          <w:b/>
          <w:noProof/>
          <w:sz w:val="28"/>
          <w:szCs w:val="28"/>
          <w:lang w:val="en-GB"/>
        </w:rPr>
        <w:t>ISO-IEC_</w:t>
      </w:r>
      <w:bookmarkEnd w:id="4"/>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LIBTypeTitreISO " 63" </w:instrText>
      </w:r>
      <w:r w:rsidRPr="00A5518E">
        <w:rPr>
          <w:rFonts w:ascii="Arial" w:hAnsi="Arial" w:cs="Arial"/>
          <w:b/>
          <w:sz w:val="28"/>
          <w:szCs w:val="28"/>
          <w:lang w:val="en-GB"/>
        </w:rPr>
        <w:fldChar w:fldCharType="separate"/>
      </w:r>
      <w:bookmarkStart w:id="5" w:name="LIBTypeTitreISO"/>
      <w:r w:rsidRPr="00A5518E">
        <w:rPr>
          <w:rFonts w:ascii="Arial" w:hAnsi="Arial" w:cs="Arial"/>
          <w:b/>
          <w:noProof/>
          <w:sz w:val="28"/>
          <w:szCs w:val="28"/>
          <w:lang w:val="en-GB"/>
        </w:rPr>
        <w:t xml:space="preserve"> 63</w:t>
      </w:r>
      <w:bookmarkEnd w:id="5"/>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DDTITLE4 "Complementary element" </w:instrText>
      </w:r>
      <w:r w:rsidRPr="00A5518E">
        <w:rPr>
          <w:rFonts w:ascii="Arial" w:hAnsi="Arial" w:cs="Arial"/>
          <w:b/>
          <w:sz w:val="28"/>
          <w:szCs w:val="28"/>
          <w:lang w:val="en-GB"/>
        </w:rPr>
        <w:fldChar w:fldCharType="separate"/>
      </w:r>
      <w:bookmarkStart w:id="6" w:name="DDTITLE4"/>
      <w:r w:rsidRPr="00A5518E">
        <w:rPr>
          <w:rFonts w:ascii="Arial" w:hAnsi="Arial" w:cs="Arial"/>
          <w:b/>
          <w:noProof/>
          <w:sz w:val="28"/>
          <w:szCs w:val="28"/>
          <w:lang w:val="en-GB"/>
        </w:rPr>
        <w:t>Complementary element</w:t>
      </w:r>
      <w:bookmarkEnd w:id="6"/>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DDTITLE3 "Introductory element — Main element" </w:instrText>
      </w:r>
      <w:r w:rsidRPr="00A5518E">
        <w:rPr>
          <w:rFonts w:ascii="Arial" w:hAnsi="Arial" w:cs="Arial"/>
          <w:b/>
          <w:sz w:val="28"/>
          <w:szCs w:val="28"/>
          <w:lang w:val="en-GB"/>
        </w:rPr>
        <w:fldChar w:fldCharType="separate"/>
      </w:r>
      <w:bookmarkStart w:id="7" w:name="DDTITLE3"/>
      <w:r w:rsidRPr="00A5518E">
        <w:rPr>
          <w:rFonts w:ascii="Arial" w:hAnsi="Arial" w:cs="Arial"/>
          <w:b/>
          <w:noProof/>
          <w:sz w:val="28"/>
          <w:szCs w:val="28"/>
          <w:lang w:val="en-GB"/>
        </w:rPr>
        <w:t>Introductory element — Main element</w:t>
      </w:r>
      <w:bookmarkEnd w:id="7"/>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DDTITLE2 "Élément introductif — Élément central — Élément complémentaire" </w:instrText>
      </w:r>
      <w:r w:rsidRPr="00A5518E">
        <w:rPr>
          <w:rFonts w:ascii="Arial" w:hAnsi="Arial" w:cs="Arial"/>
          <w:b/>
          <w:sz w:val="28"/>
          <w:szCs w:val="28"/>
          <w:lang w:val="en-GB"/>
        </w:rPr>
        <w:fldChar w:fldCharType="separate"/>
      </w:r>
      <w:bookmarkStart w:id="8" w:name="DDTITLE2"/>
      <w:r w:rsidRPr="00A5518E">
        <w:rPr>
          <w:rFonts w:ascii="Arial" w:hAnsi="Arial" w:cs="Arial"/>
          <w:b/>
          <w:noProof/>
          <w:sz w:val="28"/>
          <w:szCs w:val="28"/>
          <w:lang w:val="en-GB"/>
        </w:rPr>
        <w:t>Élément introductif — Élément central — Élément complémentaire</w:t>
      </w:r>
      <w:bookmarkEnd w:id="8"/>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DDTITLE1 "Introductory element — Main element — Complementary element" </w:instrText>
      </w:r>
      <w:r w:rsidRPr="00A5518E">
        <w:rPr>
          <w:rFonts w:ascii="Arial" w:hAnsi="Arial" w:cs="Arial"/>
          <w:b/>
          <w:sz w:val="28"/>
          <w:szCs w:val="28"/>
          <w:lang w:val="en-GB"/>
        </w:rPr>
        <w:fldChar w:fldCharType="separate"/>
      </w:r>
      <w:bookmarkStart w:id="9" w:name="DDTITLE1"/>
      <w:r w:rsidRPr="00A5518E">
        <w:rPr>
          <w:rFonts w:ascii="Arial" w:hAnsi="Arial" w:cs="Arial"/>
          <w:b/>
          <w:noProof/>
          <w:sz w:val="28"/>
          <w:szCs w:val="28"/>
          <w:lang w:val="en-GB"/>
        </w:rPr>
        <w:t>Introductory element — Main element — Complementary element</w:t>
      </w:r>
      <w:bookmarkEnd w:id="9"/>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DDDocLanguage "E" </w:instrText>
      </w:r>
      <w:r w:rsidRPr="00A5518E">
        <w:rPr>
          <w:rFonts w:ascii="Arial" w:hAnsi="Arial" w:cs="Arial"/>
          <w:b/>
          <w:sz w:val="28"/>
          <w:szCs w:val="28"/>
          <w:lang w:val="en-GB"/>
        </w:rPr>
        <w:fldChar w:fldCharType="separate"/>
      </w:r>
      <w:bookmarkStart w:id="10" w:name="DDDocLanguage"/>
      <w:r w:rsidRPr="00A5518E">
        <w:rPr>
          <w:rFonts w:ascii="Arial" w:hAnsi="Arial" w:cs="Arial"/>
          <w:b/>
          <w:noProof/>
          <w:sz w:val="28"/>
          <w:szCs w:val="28"/>
          <w:lang w:val="en-GB"/>
        </w:rPr>
        <w:t>E</w:t>
      </w:r>
      <w:bookmarkEnd w:id="10"/>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DDWorkDocDate "2007-10-2" </w:instrText>
      </w:r>
      <w:r w:rsidRPr="00A5518E">
        <w:rPr>
          <w:rFonts w:ascii="Arial" w:hAnsi="Arial" w:cs="Arial"/>
          <w:b/>
          <w:sz w:val="28"/>
          <w:szCs w:val="28"/>
          <w:lang w:val="en-GB"/>
        </w:rPr>
        <w:fldChar w:fldCharType="separate"/>
      </w:r>
      <w:bookmarkStart w:id="11" w:name="DDWorkDocDate"/>
      <w:r w:rsidRPr="00A5518E">
        <w:rPr>
          <w:rFonts w:ascii="Arial" w:hAnsi="Arial" w:cs="Arial"/>
          <w:b/>
          <w:noProof/>
          <w:sz w:val="28"/>
          <w:szCs w:val="28"/>
          <w:lang w:val="en-GB"/>
        </w:rPr>
        <w:t>2007-10-2</w:t>
      </w:r>
      <w:bookmarkEnd w:id="1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DDDocStage "" </w:instrText>
      </w:r>
      <w:r w:rsidRPr="00A5518E">
        <w:rPr>
          <w:rFonts w:ascii="Arial" w:hAnsi="Arial" w:cs="Arial"/>
          <w:b/>
          <w:sz w:val="28"/>
          <w:szCs w:val="28"/>
          <w:lang w:val="en-GB"/>
        </w:rPr>
        <w:fldChar w:fldCharType="separate"/>
      </w:r>
      <w:bookmarkStart w:id="12" w:name="DDDocStage"/>
      <w:bookmarkEnd w:id="12"/>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DDOrganization3 "ISO/IEC" </w:instrText>
      </w:r>
      <w:r w:rsidRPr="00A5518E">
        <w:rPr>
          <w:rFonts w:ascii="Arial" w:hAnsi="Arial" w:cs="Arial"/>
          <w:b/>
          <w:sz w:val="28"/>
          <w:szCs w:val="28"/>
          <w:lang w:val="en-GB"/>
        </w:rPr>
        <w:fldChar w:fldCharType="separate"/>
      </w:r>
      <w:bookmarkStart w:id="13" w:name="DDOrganization3"/>
      <w:r w:rsidRPr="00A5518E">
        <w:rPr>
          <w:rFonts w:ascii="Arial" w:hAnsi="Arial" w:cs="Arial"/>
          <w:b/>
          <w:noProof/>
          <w:sz w:val="28"/>
          <w:szCs w:val="28"/>
          <w:lang w:val="en-GB"/>
        </w:rPr>
        <w:t>ISO/IEC</w:t>
      </w:r>
      <w:bookmarkEnd w:id="1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DDOrganization1 "ISO/IEC " </w:instrText>
      </w:r>
      <w:r w:rsidRPr="00A5518E">
        <w:rPr>
          <w:rFonts w:ascii="Arial" w:hAnsi="Arial" w:cs="Arial"/>
          <w:b/>
          <w:sz w:val="28"/>
          <w:szCs w:val="28"/>
          <w:lang w:val="en-GB"/>
        </w:rPr>
        <w:fldChar w:fldCharType="separate"/>
      </w:r>
      <w:bookmarkStart w:id="14" w:name="DDOrganization1"/>
      <w:r w:rsidRPr="00A5518E">
        <w:rPr>
          <w:rFonts w:ascii="Arial" w:hAnsi="Arial" w:cs="Arial"/>
          <w:b/>
          <w:noProof/>
          <w:sz w:val="28"/>
          <w:szCs w:val="28"/>
          <w:lang w:val="en-GB"/>
        </w:rPr>
        <w:t>ISO/IEC </w:t>
      </w:r>
      <w:bookmarkEnd w:id="14"/>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DDBASEYEAR "" </w:instrText>
      </w:r>
      <w:r w:rsidRPr="00A5518E">
        <w:rPr>
          <w:rFonts w:ascii="Arial" w:hAnsi="Arial" w:cs="Arial"/>
          <w:b/>
          <w:sz w:val="28"/>
          <w:szCs w:val="28"/>
          <w:lang w:val="en-GB"/>
        </w:rPr>
        <w:fldChar w:fldCharType="separate"/>
      </w:r>
      <w:bookmarkStart w:id="15" w:name="DDBASEYEAR"/>
      <w:bookmarkEnd w:id="1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DDAmno "" </w:instrText>
      </w:r>
      <w:r w:rsidRPr="00A5518E">
        <w:rPr>
          <w:rFonts w:ascii="Arial" w:hAnsi="Arial" w:cs="Arial"/>
          <w:b/>
          <w:sz w:val="28"/>
          <w:szCs w:val="28"/>
          <w:lang w:val="en-GB"/>
        </w:rPr>
        <w:fldChar w:fldCharType="separate"/>
      </w:r>
      <w:bookmarkStart w:id="16" w:name="DDAmno"/>
      <w:bookmarkEnd w:id="1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DDDocSubType "" </w:instrText>
      </w:r>
      <w:r w:rsidRPr="00A5518E">
        <w:rPr>
          <w:rFonts w:ascii="Arial" w:hAnsi="Arial" w:cs="Arial"/>
          <w:b/>
          <w:sz w:val="28"/>
          <w:szCs w:val="28"/>
          <w:lang w:val="en-GB"/>
        </w:rPr>
        <w:fldChar w:fldCharType="separate"/>
      </w:r>
      <w:bookmarkStart w:id="17" w:name="DDDocSubType"/>
      <w:bookmarkEnd w:id="1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DDDocType "" </w:instrText>
      </w:r>
      <w:r w:rsidRPr="00A5518E">
        <w:rPr>
          <w:rFonts w:ascii="Arial" w:hAnsi="Arial" w:cs="Arial"/>
          <w:b/>
          <w:sz w:val="28"/>
          <w:szCs w:val="28"/>
          <w:lang w:val="en-GB"/>
        </w:rPr>
        <w:fldChar w:fldCharType="separate"/>
      </w:r>
      <w:bookmarkStart w:id="18" w:name="DDDocType"/>
      <w:bookmarkEnd w:id="1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DDpubYear "2007" </w:instrText>
      </w:r>
      <w:r w:rsidRPr="00A5518E">
        <w:rPr>
          <w:rFonts w:ascii="Arial" w:hAnsi="Arial" w:cs="Arial"/>
          <w:b/>
          <w:sz w:val="28"/>
          <w:szCs w:val="28"/>
          <w:lang w:val="en-GB"/>
        </w:rPr>
        <w:fldChar w:fldCharType="separate"/>
      </w:r>
      <w:bookmarkStart w:id="19" w:name="DDpubYear"/>
      <w:r w:rsidRPr="00A5518E">
        <w:rPr>
          <w:rFonts w:ascii="Arial" w:hAnsi="Arial" w:cs="Arial"/>
          <w:b/>
          <w:noProof/>
          <w:sz w:val="28"/>
          <w:szCs w:val="28"/>
          <w:lang w:val="en-GB"/>
        </w:rPr>
        <w:t>2007</w:t>
      </w:r>
      <w:bookmarkEnd w:id="19"/>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DDWorkDocNo "" </w:instrText>
      </w:r>
      <w:r w:rsidRPr="00A5518E">
        <w:rPr>
          <w:rFonts w:ascii="Arial" w:hAnsi="Arial" w:cs="Arial"/>
          <w:b/>
          <w:sz w:val="28"/>
          <w:szCs w:val="28"/>
          <w:lang w:val="en-GB"/>
        </w:rPr>
        <w:fldChar w:fldCharType="separate"/>
      </w:r>
      <w:bookmarkStart w:id="20" w:name="DDWorkDocNo"/>
      <w:bookmarkEnd w:id="2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DDRefNoPart "ISO/IEC " </w:instrText>
      </w:r>
      <w:r w:rsidRPr="00A5518E">
        <w:rPr>
          <w:rFonts w:ascii="Arial" w:hAnsi="Arial" w:cs="Arial"/>
          <w:b/>
          <w:sz w:val="28"/>
          <w:szCs w:val="28"/>
          <w:lang w:val="en-GB"/>
        </w:rPr>
        <w:fldChar w:fldCharType="separate"/>
      </w:r>
      <w:bookmarkStart w:id="21" w:name="DDRefNoPart"/>
      <w:r w:rsidRPr="00A5518E">
        <w:rPr>
          <w:rFonts w:ascii="Arial" w:hAnsi="Arial" w:cs="Arial"/>
          <w:b/>
          <w:noProof/>
          <w:sz w:val="28"/>
          <w:szCs w:val="28"/>
          <w:lang w:val="en-GB"/>
        </w:rPr>
        <w:t>ISO/IEC </w:t>
      </w:r>
      <w:bookmarkEnd w:id="2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DDRefGen "ISO/IEC " </w:instrText>
      </w:r>
      <w:r w:rsidRPr="00A5518E">
        <w:rPr>
          <w:rFonts w:ascii="Arial" w:hAnsi="Arial" w:cs="Arial"/>
          <w:b/>
          <w:sz w:val="28"/>
          <w:szCs w:val="28"/>
          <w:lang w:val="en-GB"/>
        </w:rPr>
        <w:fldChar w:fldCharType="separate"/>
      </w:r>
      <w:bookmarkStart w:id="22" w:name="DDRefGen"/>
      <w:r w:rsidRPr="00A5518E">
        <w:rPr>
          <w:rFonts w:ascii="Arial" w:hAnsi="Arial" w:cs="Arial"/>
          <w:b/>
          <w:noProof/>
          <w:sz w:val="28"/>
          <w:szCs w:val="28"/>
          <w:lang w:val="en-GB"/>
        </w:rPr>
        <w:t>ISO/IEC </w:t>
      </w:r>
      <w:bookmarkEnd w:id="22"/>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DDRefNum "_(E)." </w:instrText>
      </w:r>
      <w:r w:rsidRPr="00A5518E">
        <w:rPr>
          <w:rFonts w:ascii="Arial" w:hAnsi="Arial" w:cs="Arial"/>
          <w:b/>
          <w:sz w:val="28"/>
          <w:szCs w:val="28"/>
          <w:lang w:val="en-GB"/>
        </w:rPr>
        <w:fldChar w:fldCharType="separate"/>
      </w:r>
      <w:bookmarkStart w:id="23" w:name="DDRefNum"/>
      <w:r w:rsidRPr="00A5518E">
        <w:rPr>
          <w:rFonts w:ascii="Arial" w:hAnsi="Arial" w:cs="Arial"/>
          <w:b/>
          <w:noProof/>
          <w:sz w:val="28"/>
          <w:szCs w:val="28"/>
          <w:lang w:val="en-GB"/>
        </w:rPr>
        <w:t>_(E).</w:t>
      </w:r>
      <w:bookmarkEnd w:id="2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DDSCSecr "" </w:instrText>
      </w:r>
      <w:r w:rsidRPr="00A5518E">
        <w:rPr>
          <w:rFonts w:ascii="Arial" w:hAnsi="Arial" w:cs="Arial"/>
          <w:b/>
          <w:sz w:val="28"/>
          <w:szCs w:val="28"/>
          <w:lang w:val="en-GB"/>
        </w:rPr>
        <w:fldChar w:fldCharType="separate"/>
      </w:r>
      <w:bookmarkStart w:id="24" w:name="DDSCSecr"/>
      <w:bookmarkEnd w:id="24"/>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DDSecr "" </w:instrText>
      </w:r>
      <w:r w:rsidRPr="00A5518E">
        <w:rPr>
          <w:rFonts w:ascii="Arial" w:hAnsi="Arial" w:cs="Arial"/>
          <w:b/>
          <w:sz w:val="28"/>
          <w:szCs w:val="28"/>
          <w:lang w:val="en-GB"/>
        </w:rPr>
        <w:fldChar w:fldCharType="separate"/>
      </w:r>
      <w:bookmarkStart w:id="25" w:name="DDSecr"/>
      <w:bookmarkEnd w:id="2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DDSCTitle "" </w:instrText>
      </w:r>
      <w:r w:rsidRPr="00A5518E">
        <w:rPr>
          <w:rFonts w:ascii="Arial" w:hAnsi="Arial" w:cs="Arial"/>
          <w:b/>
          <w:sz w:val="28"/>
          <w:szCs w:val="28"/>
          <w:lang w:val="en-GB"/>
        </w:rPr>
        <w:fldChar w:fldCharType="separate"/>
      </w:r>
      <w:bookmarkStart w:id="26" w:name="DDSCTitle"/>
      <w:bookmarkEnd w:id="2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DDTCTitle "" </w:instrText>
      </w:r>
      <w:r w:rsidRPr="00A5518E">
        <w:rPr>
          <w:rFonts w:ascii="Arial" w:hAnsi="Arial" w:cs="Arial"/>
          <w:b/>
          <w:sz w:val="28"/>
          <w:szCs w:val="28"/>
          <w:lang w:val="en-GB"/>
        </w:rPr>
        <w:fldChar w:fldCharType="separate"/>
      </w:r>
      <w:bookmarkStart w:id="27" w:name="DDTCTitle"/>
      <w:bookmarkEnd w:id="2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DDWGNum "" </w:instrText>
      </w:r>
      <w:r w:rsidRPr="00A5518E">
        <w:rPr>
          <w:rFonts w:ascii="Arial" w:hAnsi="Arial" w:cs="Arial"/>
          <w:b/>
          <w:sz w:val="28"/>
          <w:szCs w:val="28"/>
          <w:lang w:val="en-GB"/>
        </w:rPr>
        <w:fldChar w:fldCharType="separate"/>
      </w:r>
      <w:bookmarkStart w:id="28" w:name="DDWGNum"/>
      <w:bookmarkEnd w:id="2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DDSCNum "" </w:instrText>
      </w:r>
      <w:r w:rsidRPr="00A5518E">
        <w:rPr>
          <w:rFonts w:ascii="Arial" w:hAnsi="Arial" w:cs="Arial"/>
          <w:b/>
          <w:sz w:val="28"/>
          <w:szCs w:val="28"/>
          <w:lang w:val="en-GB"/>
        </w:rPr>
        <w:fldChar w:fldCharType="separate"/>
      </w:r>
      <w:bookmarkStart w:id="29" w:name="DDSCNum"/>
      <w:bookmarkEnd w:id="29"/>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DDTCNum "" </w:instrText>
      </w:r>
      <w:r w:rsidRPr="00A5518E">
        <w:rPr>
          <w:rFonts w:ascii="Arial" w:hAnsi="Arial" w:cs="Arial"/>
          <w:b/>
          <w:sz w:val="28"/>
          <w:szCs w:val="28"/>
          <w:lang w:val="en-GB"/>
        </w:rPr>
        <w:fldChar w:fldCharType="separate"/>
      </w:r>
      <w:bookmarkStart w:id="30" w:name="DDTCNum"/>
      <w:bookmarkEnd w:id="3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LIBLANG " 2" </w:instrText>
      </w:r>
      <w:r w:rsidRPr="00A5518E">
        <w:rPr>
          <w:rFonts w:ascii="Arial" w:hAnsi="Arial" w:cs="Arial"/>
          <w:b/>
          <w:sz w:val="28"/>
          <w:szCs w:val="28"/>
          <w:lang w:val="en-GB"/>
        </w:rPr>
        <w:fldChar w:fldCharType="separate"/>
      </w:r>
      <w:bookmarkStart w:id="31" w:name="LIBLANG"/>
      <w:r w:rsidRPr="00A5518E">
        <w:rPr>
          <w:rFonts w:ascii="Arial" w:hAnsi="Arial" w:cs="Arial"/>
          <w:b/>
          <w:noProof/>
          <w:sz w:val="28"/>
          <w:szCs w:val="28"/>
          <w:lang w:val="en-GB"/>
        </w:rPr>
        <w:t xml:space="preserve"> 2</w:t>
      </w:r>
      <w:bookmarkEnd w:id="3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libH2NAME "Heading 2" </w:instrText>
      </w:r>
      <w:r w:rsidRPr="00A5518E">
        <w:rPr>
          <w:rFonts w:ascii="Arial" w:hAnsi="Arial" w:cs="Arial"/>
          <w:b/>
          <w:sz w:val="28"/>
          <w:szCs w:val="28"/>
          <w:lang w:val="en-GB"/>
        </w:rPr>
        <w:fldChar w:fldCharType="separate"/>
      </w:r>
      <w:bookmarkStart w:id="32" w:name="libH2NAME"/>
      <w:r w:rsidRPr="00A5518E">
        <w:rPr>
          <w:rFonts w:ascii="Arial" w:hAnsi="Arial" w:cs="Arial"/>
          <w:b/>
          <w:noProof/>
          <w:sz w:val="28"/>
          <w:szCs w:val="28"/>
          <w:lang w:val="en-GB"/>
        </w:rPr>
        <w:t>Heading 2</w:t>
      </w:r>
      <w:bookmarkEnd w:id="32"/>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libH1NAME "Heading 1" </w:instrText>
      </w:r>
      <w:r w:rsidRPr="00A5518E">
        <w:rPr>
          <w:rFonts w:ascii="Arial" w:hAnsi="Arial" w:cs="Arial"/>
          <w:b/>
          <w:sz w:val="28"/>
          <w:szCs w:val="28"/>
          <w:lang w:val="en-GB"/>
        </w:rPr>
        <w:fldChar w:fldCharType="separate"/>
      </w:r>
      <w:bookmarkStart w:id="33" w:name="libH1NAME"/>
      <w:r w:rsidRPr="00A5518E">
        <w:rPr>
          <w:rFonts w:ascii="Arial" w:hAnsi="Arial" w:cs="Arial"/>
          <w:b/>
          <w:noProof/>
          <w:sz w:val="28"/>
          <w:szCs w:val="28"/>
          <w:lang w:val="en-GB"/>
        </w:rPr>
        <w:t>Heading 1</w:t>
      </w:r>
      <w:bookmarkEnd w:id="3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 "" </w:instrText>
      </w:r>
      <w:r w:rsidRPr="00A5518E">
        <w:rPr>
          <w:rFonts w:ascii="Arial" w:hAnsi="Arial" w:cs="Arial"/>
          <w:b/>
          <w:sz w:val="28"/>
          <w:szCs w:val="28"/>
          <w:lang w:val="en-GB"/>
        </w:rPr>
        <w:fldChar w:fldCharType="separate"/>
      </w:r>
      <w:bookmarkStart w:id="34" w:name="LibDesc"/>
      <w:bookmarkEnd w:id="34"/>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LibDescD "" </w:instrText>
      </w:r>
      <w:r w:rsidRPr="00A5518E">
        <w:rPr>
          <w:rFonts w:ascii="Arial" w:hAnsi="Arial" w:cs="Arial"/>
          <w:b/>
          <w:sz w:val="28"/>
          <w:szCs w:val="28"/>
          <w:lang w:val="en-GB"/>
        </w:rPr>
        <w:fldChar w:fldCharType="separate"/>
      </w:r>
      <w:bookmarkStart w:id="35" w:name="LibDescD"/>
      <w:bookmarkEnd w:id="3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LibDescE "" </w:instrText>
      </w:r>
      <w:r w:rsidRPr="00A5518E">
        <w:rPr>
          <w:rFonts w:ascii="Arial" w:hAnsi="Arial" w:cs="Arial"/>
          <w:b/>
          <w:sz w:val="28"/>
          <w:szCs w:val="28"/>
          <w:lang w:val="en-GB"/>
        </w:rPr>
        <w:fldChar w:fldCharType="separate"/>
      </w:r>
      <w:bookmarkStart w:id="36" w:name="LibDescE"/>
      <w:bookmarkEnd w:id="3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LibDescF "" </w:instrText>
      </w:r>
      <w:r w:rsidRPr="00A5518E">
        <w:rPr>
          <w:rFonts w:ascii="Arial" w:hAnsi="Arial" w:cs="Arial"/>
          <w:b/>
          <w:sz w:val="28"/>
          <w:szCs w:val="28"/>
          <w:lang w:val="en-GB"/>
        </w:rPr>
        <w:fldChar w:fldCharType="separate"/>
      </w:r>
      <w:bookmarkStart w:id="37" w:name="LibDescF"/>
      <w:bookmarkEnd w:id="3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NATSubVer "0" </w:instrText>
      </w:r>
      <w:r w:rsidRPr="00A5518E">
        <w:rPr>
          <w:rFonts w:ascii="Arial" w:hAnsi="Arial" w:cs="Arial"/>
          <w:b/>
          <w:sz w:val="28"/>
          <w:szCs w:val="28"/>
          <w:lang w:val="en-GB"/>
        </w:rPr>
        <w:fldChar w:fldCharType="separate"/>
      </w:r>
      <w:bookmarkStart w:id="38" w:name="NATSubVer"/>
      <w:r w:rsidRPr="00A5518E">
        <w:rPr>
          <w:rFonts w:ascii="Arial" w:hAnsi="Arial" w:cs="Arial"/>
          <w:b/>
          <w:noProof/>
          <w:sz w:val="28"/>
          <w:szCs w:val="28"/>
          <w:lang w:val="en-GB"/>
        </w:rPr>
        <w:t>0</w:t>
      </w:r>
      <w:bookmarkEnd w:id="38"/>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CENSubVer "2" </w:instrText>
      </w:r>
      <w:r w:rsidRPr="00A5518E">
        <w:rPr>
          <w:rFonts w:ascii="Arial" w:hAnsi="Arial" w:cs="Arial"/>
          <w:b/>
          <w:sz w:val="28"/>
          <w:szCs w:val="28"/>
          <w:lang w:val="en-GB"/>
        </w:rPr>
        <w:fldChar w:fldCharType="separate"/>
      </w:r>
      <w:bookmarkStart w:id="39" w:name="CENSubVer"/>
      <w:r w:rsidRPr="00A5518E">
        <w:rPr>
          <w:rFonts w:ascii="Arial" w:hAnsi="Arial" w:cs="Arial"/>
          <w:b/>
          <w:noProof/>
          <w:sz w:val="28"/>
          <w:szCs w:val="28"/>
          <w:lang w:val="en-GB"/>
        </w:rPr>
        <w:t>2</w:t>
      </w:r>
      <w:bookmarkEnd w:id="39"/>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ISOSubVer "" </w:instrText>
      </w:r>
      <w:r w:rsidRPr="00A5518E">
        <w:rPr>
          <w:rFonts w:ascii="Arial" w:hAnsi="Arial" w:cs="Arial"/>
          <w:b/>
          <w:sz w:val="28"/>
          <w:szCs w:val="28"/>
          <w:lang w:val="en-GB"/>
        </w:rPr>
        <w:fldChar w:fldCharType="separate"/>
      </w:r>
      <w:bookmarkStart w:id="40" w:name="ISOSubVer"/>
      <w:bookmarkEnd w:id="4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LIBVerMSDN "STD Version 2.1c2" </w:instrText>
      </w:r>
      <w:r w:rsidRPr="00A5518E">
        <w:rPr>
          <w:rFonts w:ascii="Arial" w:hAnsi="Arial" w:cs="Arial"/>
          <w:b/>
          <w:sz w:val="28"/>
          <w:szCs w:val="28"/>
          <w:lang w:val="en-GB"/>
        </w:rPr>
        <w:fldChar w:fldCharType="separate"/>
      </w:r>
      <w:bookmarkStart w:id="41" w:name="LIBVerMSDN"/>
      <w:r w:rsidRPr="00A5518E">
        <w:rPr>
          <w:rFonts w:ascii="Arial" w:hAnsi="Arial" w:cs="Arial"/>
          <w:b/>
          <w:noProof/>
          <w:sz w:val="28"/>
          <w:szCs w:val="28"/>
          <w:lang w:val="en-GB"/>
        </w:rPr>
        <w:t>STD Version 2.1c2</w:t>
      </w:r>
      <w:bookmarkEnd w:id="4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LIBStageCode "0" </w:instrText>
      </w:r>
      <w:r w:rsidRPr="00A5518E">
        <w:rPr>
          <w:rFonts w:ascii="Arial" w:hAnsi="Arial" w:cs="Arial"/>
          <w:b/>
          <w:sz w:val="28"/>
          <w:szCs w:val="28"/>
          <w:lang w:val="en-GB"/>
        </w:rPr>
        <w:fldChar w:fldCharType="separate"/>
      </w:r>
      <w:bookmarkStart w:id="42" w:name="LIBStageCode"/>
      <w:r w:rsidRPr="00A5518E">
        <w:rPr>
          <w:rFonts w:ascii="Arial" w:hAnsi="Arial" w:cs="Arial"/>
          <w:b/>
          <w:noProof/>
          <w:sz w:val="28"/>
          <w:szCs w:val="28"/>
          <w:lang w:val="en-GB"/>
        </w:rPr>
        <w:t>0</w:t>
      </w:r>
      <w:bookmarkEnd w:id="42"/>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LibRpl "" </w:instrText>
      </w:r>
      <w:r w:rsidRPr="00A5518E">
        <w:rPr>
          <w:rFonts w:ascii="Arial" w:hAnsi="Arial" w:cs="Arial"/>
          <w:b/>
          <w:sz w:val="28"/>
          <w:szCs w:val="28"/>
          <w:lang w:val="en-GB"/>
        </w:rPr>
        <w:fldChar w:fldCharType="separate"/>
      </w:r>
      <w:bookmarkStart w:id="43" w:name="LibRpl"/>
      <w:bookmarkEnd w:id="43"/>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LibICS "" </w:instrText>
      </w:r>
      <w:r w:rsidRPr="00A5518E">
        <w:rPr>
          <w:rFonts w:ascii="Arial" w:hAnsi="Arial" w:cs="Arial"/>
          <w:b/>
          <w:sz w:val="28"/>
          <w:szCs w:val="28"/>
          <w:lang w:val="en-GB"/>
        </w:rPr>
        <w:fldChar w:fldCharType="separate"/>
      </w:r>
      <w:bookmarkStart w:id="44" w:name="LibICS"/>
      <w:bookmarkEnd w:id="44"/>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LIBFIL " 4" </w:instrText>
      </w:r>
      <w:r w:rsidRPr="00A5518E">
        <w:rPr>
          <w:rFonts w:ascii="Arial" w:hAnsi="Arial" w:cs="Arial"/>
          <w:b/>
          <w:sz w:val="28"/>
          <w:szCs w:val="28"/>
          <w:lang w:val="en-GB"/>
        </w:rPr>
        <w:fldChar w:fldCharType="separate"/>
      </w:r>
      <w:bookmarkStart w:id="45" w:name="LIBFIL"/>
      <w:r w:rsidRPr="00A5518E">
        <w:rPr>
          <w:rFonts w:ascii="Arial" w:hAnsi="Arial" w:cs="Arial"/>
          <w:b/>
          <w:noProof/>
          <w:sz w:val="28"/>
          <w:szCs w:val="28"/>
          <w:lang w:val="en-GB"/>
        </w:rPr>
        <w:t xml:space="preserve"> 4</w:t>
      </w:r>
      <w:bookmarkEnd w:id="45"/>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LIBFrFileName ""</w:instrText>
      </w:r>
      <w:r w:rsidRPr="00A5518E">
        <w:rPr>
          <w:rFonts w:ascii="Arial" w:hAnsi="Arial" w:cs="Arial"/>
          <w:b/>
          <w:sz w:val="28"/>
          <w:szCs w:val="28"/>
          <w:lang w:val="en-GB"/>
        </w:rPr>
        <w:fldChar w:fldCharType="separate"/>
      </w:r>
      <w:bookmarkStart w:id="46" w:name="LIBFrFileName"/>
      <w:bookmarkEnd w:id="4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LIBDeFileName ""</w:instrText>
      </w:r>
      <w:r w:rsidRPr="00A5518E">
        <w:rPr>
          <w:rFonts w:ascii="Arial" w:hAnsi="Arial" w:cs="Arial"/>
          <w:b/>
          <w:sz w:val="28"/>
          <w:szCs w:val="28"/>
          <w:lang w:val="en-GB"/>
        </w:rPr>
        <w:fldChar w:fldCharType="separate"/>
      </w:r>
      <w:bookmarkStart w:id="47" w:name="LIBDeFileName"/>
      <w:bookmarkEnd w:id="4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LIBNatFileName ""</w:instrText>
      </w:r>
      <w:r w:rsidRPr="00A5518E">
        <w:rPr>
          <w:rFonts w:ascii="Arial" w:hAnsi="Arial" w:cs="Arial"/>
          <w:b/>
          <w:sz w:val="28"/>
          <w:szCs w:val="28"/>
          <w:lang w:val="en-GB"/>
        </w:rPr>
        <w:fldChar w:fldCharType="separate"/>
      </w:r>
      <w:bookmarkStart w:id="48" w:name="LIBNatFileName"/>
      <w:bookmarkEnd w:id="4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LIBFileOld "" </w:instrText>
      </w:r>
      <w:r w:rsidRPr="00A5518E">
        <w:rPr>
          <w:rFonts w:ascii="Arial" w:hAnsi="Arial" w:cs="Arial"/>
          <w:b/>
          <w:sz w:val="28"/>
          <w:szCs w:val="28"/>
          <w:lang w:val="en-GB"/>
        </w:rPr>
        <w:fldChar w:fldCharType="separate"/>
      </w:r>
      <w:bookmarkStart w:id="49" w:name="LIBFileOld"/>
      <w:bookmarkEnd w:id="49"/>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LIBTypeTitreCEN "" </w:instrText>
      </w:r>
      <w:r w:rsidRPr="00A5518E">
        <w:rPr>
          <w:rFonts w:ascii="Arial" w:hAnsi="Arial" w:cs="Arial"/>
          <w:b/>
          <w:sz w:val="28"/>
          <w:szCs w:val="28"/>
          <w:lang w:val="en-GB"/>
        </w:rPr>
        <w:fldChar w:fldCharType="separate"/>
      </w:r>
      <w:bookmarkStart w:id="50" w:name="LIBTypeTitre"/>
      <w:bookmarkStart w:id="51" w:name="LIBTypeTitreCEN"/>
      <w:bookmarkEnd w:id="50"/>
      <w:bookmarkEnd w:id="51"/>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LIBTypeTitreNAT "" </w:instrText>
      </w:r>
      <w:r w:rsidRPr="00A5518E">
        <w:rPr>
          <w:rFonts w:ascii="Arial" w:hAnsi="Arial" w:cs="Arial"/>
          <w:b/>
          <w:sz w:val="28"/>
          <w:szCs w:val="28"/>
          <w:lang w:val="en-GB"/>
        </w:rPr>
        <w:fldChar w:fldCharType="separate"/>
      </w:r>
      <w:bookmarkStart w:id="52" w:name="LIBTypeTitreNAT"/>
      <w:bookmarkEnd w:id="52"/>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LibEnteteCEN "" </w:instrText>
      </w:r>
      <w:r w:rsidRPr="00A5518E">
        <w:rPr>
          <w:rFonts w:ascii="Arial" w:hAnsi="Arial" w:cs="Arial"/>
          <w:b/>
          <w:sz w:val="28"/>
          <w:szCs w:val="28"/>
          <w:lang w:val="en-GB"/>
        </w:rPr>
        <w:fldChar w:fldCharType="separate"/>
      </w:r>
      <w:bookmarkStart w:id="53" w:name="LibFileEnTete"/>
      <w:bookmarkStart w:id="54" w:name="LibEntete"/>
      <w:bookmarkStart w:id="55" w:name="LibEnteteCEN"/>
      <w:bookmarkEnd w:id="53"/>
      <w:bookmarkEnd w:id="54"/>
      <w:bookmarkEnd w:id="5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LibEnteteNAT "" </w:instrText>
      </w:r>
      <w:r w:rsidRPr="00A5518E">
        <w:rPr>
          <w:rFonts w:ascii="Arial" w:hAnsi="Arial" w:cs="Arial"/>
          <w:b/>
          <w:sz w:val="28"/>
          <w:szCs w:val="28"/>
          <w:lang w:val="en-GB"/>
        </w:rPr>
        <w:fldChar w:fldCharType="separate"/>
      </w:r>
      <w:bookmarkStart w:id="56" w:name="LibEnteteNAT"/>
      <w:bookmarkEnd w:id="5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LIBASynchroVF "" </w:instrText>
      </w:r>
      <w:r w:rsidRPr="00A5518E">
        <w:rPr>
          <w:rFonts w:ascii="Arial" w:hAnsi="Arial" w:cs="Arial"/>
          <w:b/>
          <w:sz w:val="28"/>
          <w:szCs w:val="28"/>
          <w:lang w:val="en-GB"/>
        </w:rPr>
        <w:fldChar w:fldCharType="separate"/>
      </w:r>
      <w:bookmarkStart w:id="57" w:name="LIBASynchro"/>
      <w:bookmarkStart w:id="58" w:name="LIBASynchroVF"/>
      <w:bookmarkEnd w:id="57"/>
      <w:bookmarkEnd w:id="5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LIBASynchroVE "" </w:instrText>
      </w:r>
      <w:r w:rsidRPr="00A5518E">
        <w:rPr>
          <w:rFonts w:ascii="Arial" w:hAnsi="Arial" w:cs="Arial"/>
          <w:b/>
          <w:sz w:val="28"/>
          <w:szCs w:val="28"/>
          <w:lang w:val="en-GB"/>
        </w:rPr>
        <w:fldChar w:fldCharType="separate"/>
      </w:r>
      <w:bookmarkStart w:id="59" w:name="LIBASynchroVE"/>
      <w:bookmarkEnd w:id="59"/>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LIBASynchroVD "" </w:instrText>
      </w:r>
      <w:r w:rsidRPr="00A5518E">
        <w:rPr>
          <w:rFonts w:ascii="Arial" w:hAnsi="Arial" w:cs="Arial"/>
          <w:b/>
          <w:sz w:val="28"/>
          <w:szCs w:val="28"/>
          <w:lang w:val="en-GB"/>
        </w:rPr>
        <w:fldChar w:fldCharType="separate"/>
      </w:r>
      <w:bookmarkStart w:id="60" w:name="LIBASynchroVD"/>
      <w:bookmarkEnd w:id="6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noProof/>
          <w:sz w:val="28"/>
          <w:szCs w:val="28"/>
          <w:lang w:val="en-GB"/>
        </w:rPr>
        <w:fldChar w:fldCharType="begin"/>
      </w:r>
      <w:r w:rsidRPr="00A5518E">
        <w:rPr>
          <w:rFonts w:ascii="Arial" w:hAnsi="Arial" w:cs="Arial"/>
          <w:b/>
          <w:noProof/>
          <w:sz w:val="28"/>
          <w:szCs w:val="28"/>
          <w:lang w:val="en-GB"/>
        </w:rPr>
        <w:instrText xml:space="preserve"> SET DDEditionNo "" </w:instrText>
      </w:r>
      <w:r w:rsidRPr="00A5518E">
        <w:rPr>
          <w:rFonts w:ascii="Arial" w:hAnsi="Arial" w:cs="Arial"/>
          <w:b/>
          <w:noProof/>
          <w:sz w:val="28"/>
          <w:szCs w:val="28"/>
          <w:lang w:val="en-GB"/>
        </w:rPr>
        <w:fldChar w:fldCharType="separate"/>
      </w:r>
      <w:bookmarkStart w:id="61" w:name="DDEditionNo"/>
      <w:bookmarkEnd w:id="61"/>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bookmarkStart w:id="62" w:name="_Toc173128083"/>
      <w:bookmarkStart w:id="63" w:name="_Toc173128202"/>
      <w:r w:rsidRPr="00A5518E">
        <w:rPr>
          <w:rFonts w:ascii="Arial" w:hAnsi="Arial" w:cs="Arial"/>
          <w:b/>
          <w:sz w:val="28"/>
          <w:szCs w:val="28"/>
          <w:lang w:val="en-GB"/>
        </w:rPr>
        <w:t xml:space="preserve"> </w:t>
      </w:r>
      <w:bookmarkStart w:id="64" w:name="_Toc454279961"/>
      <w:bookmarkStart w:id="65" w:name="_Toc454280158"/>
      <w:bookmarkStart w:id="66" w:name="_Toc484523807"/>
      <w:r w:rsidRPr="00A5518E">
        <w:rPr>
          <w:rFonts w:ascii="Arial" w:hAnsi="Arial" w:cs="Arial"/>
          <w:b/>
          <w:sz w:val="28"/>
          <w:szCs w:val="28"/>
          <w:lang w:val="en-GB"/>
        </w:rPr>
        <w:t>INTERNATIONAL HYDROGRAPHIC ORGANIZATION</w:t>
      </w:r>
      <w:bookmarkEnd w:id="62"/>
      <w:bookmarkEnd w:id="63"/>
      <w:bookmarkEnd w:id="64"/>
      <w:bookmarkEnd w:id="65"/>
      <w:bookmarkEnd w:id="66"/>
    </w:p>
    <w:p w14:paraId="32E8156B" w14:textId="1CDFDBA2" w:rsidR="00D76F33" w:rsidRPr="00927E98" w:rsidDel="001C3B98" w:rsidRDefault="00D76F33" w:rsidP="00D76F33">
      <w:pPr>
        <w:jc w:val="center"/>
        <w:rPr>
          <w:del w:id="67" w:author="Teh Stand" w:date="2018-11-12T10:08:00Z"/>
          <w:lang w:val="en-GB"/>
        </w:rPr>
      </w:pPr>
    </w:p>
    <w:p w14:paraId="0C8A84C3" w14:textId="77777777" w:rsidR="00D76F33" w:rsidRPr="00927E98" w:rsidRDefault="00D76F33" w:rsidP="00D76F33">
      <w:pPr>
        <w:jc w:val="center"/>
        <w:rPr>
          <w:lang w:val="en-GB"/>
        </w:rPr>
      </w:pPr>
    </w:p>
    <w:p w14:paraId="3913ECFB" w14:textId="77777777" w:rsidR="00D76F33" w:rsidRPr="00927E98" w:rsidRDefault="00D76F33" w:rsidP="00D76F33">
      <w:pPr>
        <w:jc w:val="center"/>
        <w:rPr>
          <w:lang w:val="en-GB"/>
        </w:rPr>
      </w:pPr>
      <w:bookmarkStart w:id="68" w:name="_Toc454279962"/>
      <w:bookmarkStart w:id="69" w:name="_Toc454280159"/>
      <w:bookmarkStart w:id="70" w:name="_Toc484523808"/>
      <w:r w:rsidRPr="00A5518E">
        <w:rPr>
          <w:noProof/>
          <w:lang w:val="fr-FR" w:eastAsia="fr-FR"/>
        </w:rPr>
        <w:drawing>
          <wp:inline distT="0" distB="0" distL="0" distR="0" wp14:anchorId="25157465" wp14:editId="431F203B">
            <wp:extent cx="1674677" cy="22650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O_NOIR"/>
                    <pic:cNvPicPr>
                      <a:picLocks noChangeAspect="1" noChangeArrowheads="1"/>
                    </pic:cNvPicPr>
                  </pic:nvPicPr>
                  <pic:blipFill>
                    <a:blip r:embed="rId8" cstate="screen">
                      <a:extLst>
                        <a:ext uri="{28A0092B-C50C-407E-A947-70E740481C1C}">
                          <a14:useLocalDpi xmlns:a14="http://schemas.microsoft.com/office/drawing/2010/main"/>
                        </a:ext>
                      </a:extLst>
                    </a:blip>
                    <a:stretch>
                      <a:fillRect/>
                    </a:stretch>
                  </pic:blipFill>
                  <pic:spPr bwMode="auto">
                    <a:xfrm>
                      <a:off x="0" y="0"/>
                      <a:ext cx="1674677" cy="2265045"/>
                    </a:xfrm>
                    <a:prstGeom prst="rect">
                      <a:avLst/>
                    </a:prstGeom>
                    <a:noFill/>
                    <a:ln>
                      <a:noFill/>
                    </a:ln>
                  </pic:spPr>
                </pic:pic>
              </a:graphicData>
            </a:graphic>
          </wp:inline>
        </w:drawing>
      </w:r>
      <w:bookmarkEnd w:id="68"/>
      <w:bookmarkEnd w:id="69"/>
      <w:bookmarkEnd w:id="70"/>
    </w:p>
    <w:p w14:paraId="4C771F3E" w14:textId="77777777" w:rsidR="00D76F33" w:rsidRPr="00927E98" w:rsidRDefault="00D76F33" w:rsidP="00D76F33">
      <w:pPr>
        <w:rPr>
          <w:lang w:val="en-GB"/>
        </w:rPr>
      </w:pPr>
    </w:p>
    <w:p w14:paraId="10F660FF" w14:textId="5F5EDCC8" w:rsidR="00D76F33" w:rsidRPr="00927E98" w:rsidDel="00864681" w:rsidRDefault="00D76F33" w:rsidP="00BB741A">
      <w:pPr>
        <w:spacing w:after="0" w:line="230" w:lineRule="atLeast"/>
        <w:jc w:val="center"/>
        <w:rPr>
          <w:del w:id="71" w:author="Teh Stand" w:date="2018-11-12T10:19:00Z"/>
          <w:rFonts w:ascii="Arial" w:hAnsi="Arial" w:cs="Arial"/>
          <w:b/>
          <w:sz w:val="28"/>
          <w:szCs w:val="28"/>
          <w:lang w:val="en-GB"/>
        </w:rPr>
      </w:pPr>
      <w:bookmarkStart w:id="72" w:name="_Toc484523809"/>
      <w:bookmarkStart w:id="73" w:name="_Toc454279963"/>
      <w:bookmarkStart w:id="74" w:name="_Toc454280160"/>
      <w:r w:rsidRPr="00927E98">
        <w:rPr>
          <w:rFonts w:ascii="Arial" w:hAnsi="Arial" w:cs="Arial"/>
          <w:b/>
          <w:sz w:val="28"/>
          <w:szCs w:val="28"/>
          <w:lang w:val="en-GB"/>
        </w:rPr>
        <w:t>IHO GUIDELINE</w:t>
      </w:r>
      <w:bookmarkEnd w:id="72"/>
      <w:ins w:id="75" w:author="Teh Stand" w:date="2018-11-12T10:19:00Z">
        <w:r w:rsidR="00864681">
          <w:rPr>
            <w:rFonts w:ascii="Arial" w:hAnsi="Arial" w:cs="Arial"/>
            <w:b/>
            <w:sz w:val="28"/>
            <w:szCs w:val="28"/>
            <w:lang w:val="en-GB"/>
          </w:rPr>
          <w:t xml:space="preserve">S </w:t>
        </w:r>
      </w:ins>
    </w:p>
    <w:p w14:paraId="56F3D773" w14:textId="3ADCAFA4" w:rsidR="00D76F33" w:rsidRPr="00927E98" w:rsidRDefault="00D76F33" w:rsidP="00BB741A">
      <w:pPr>
        <w:spacing w:after="0" w:line="230" w:lineRule="atLeast"/>
        <w:jc w:val="center"/>
        <w:rPr>
          <w:rFonts w:ascii="Arial" w:hAnsi="Arial" w:cs="Arial"/>
          <w:b/>
          <w:sz w:val="28"/>
          <w:szCs w:val="28"/>
          <w:lang w:val="en-GB"/>
        </w:rPr>
      </w:pPr>
      <w:bookmarkStart w:id="76" w:name="_Toc484523810"/>
      <w:del w:id="77" w:author="Teh Stand" w:date="2018-11-12T10:19:00Z">
        <w:r w:rsidRPr="00927E98" w:rsidDel="00864681">
          <w:rPr>
            <w:rFonts w:ascii="Arial" w:hAnsi="Arial" w:cs="Arial"/>
            <w:b/>
            <w:sz w:val="28"/>
            <w:szCs w:val="28"/>
            <w:lang w:val="en-GB"/>
          </w:rPr>
          <w:delText xml:space="preserve"> </w:delText>
        </w:r>
      </w:del>
      <w:r w:rsidRPr="00927E98">
        <w:rPr>
          <w:rFonts w:ascii="Arial" w:hAnsi="Arial" w:cs="Arial"/>
          <w:b/>
          <w:sz w:val="28"/>
          <w:szCs w:val="28"/>
          <w:lang w:val="en-GB"/>
        </w:rPr>
        <w:t>FOR CREATING S-</w:t>
      </w:r>
      <w:bookmarkEnd w:id="73"/>
      <w:bookmarkEnd w:id="74"/>
      <w:r w:rsidRPr="00927E98">
        <w:rPr>
          <w:rFonts w:ascii="Arial" w:hAnsi="Arial" w:cs="Arial"/>
          <w:b/>
          <w:sz w:val="28"/>
          <w:szCs w:val="28"/>
          <w:lang w:val="en-GB"/>
        </w:rPr>
        <w:t>100 PRODUCT SPECIFICATION</w:t>
      </w:r>
      <w:bookmarkEnd w:id="76"/>
      <w:r w:rsidRPr="00927E98">
        <w:rPr>
          <w:rFonts w:ascii="Arial" w:hAnsi="Arial" w:cs="Arial"/>
          <w:b/>
          <w:sz w:val="28"/>
          <w:szCs w:val="28"/>
          <w:lang w:val="en-GB"/>
        </w:rPr>
        <w:t>S</w:t>
      </w:r>
    </w:p>
    <w:p w14:paraId="639D352F" w14:textId="653449CA" w:rsidR="00D76F33" w:rsidRPr="00927E98" w:rsidRDefault="006957EF" w:rsidP="00D76F33">
      <w:pPr>
        <w:tabs>
          <w:tab w:val="center" w:pos="4514"/>
          <w:tab w:val="left" w:pos="5040"/>
          <w:tab w:val="left" w:pos="5760"/>
          <w:tab w:val="left" w:pos="6480"/>
          <w:tab w:val="left" w:pos="7200"/>
          <w:tab w:val="left" w:pos="7920"/>
          <w:tab w:val="left" w:pos="8640"/>
        </w:tabs>
        <w:spacing w:after="0" w:line="240" w:lineRule="auto"/>
        <w:jc w:val="center"/>
        <w:rPr>
          <w:rFonts w:ascii="Arial" w:hAnsi="Arial" w:cs="Arial"/>
          <w:b/>
          <w:sz w:val="28"/>
          <w:szCs w:val="28"/>
          <w:lang w:val="en-GB"/>
        </w:rPr>
      </w:pPr>
      <w:del w:id="78" w:author="Teh Stand" w:date="2018-11-12T10:04:00Z">
        <w:r w:rsidRPr="00927E98" w:rsidDel="001C3B98">
          <w:rPr>
            <w:rFonts w:ascii="Arial" w:hAnsi="Arial" w:cs="Arial"/>
            <w:b/>
            <w:sz w:val="28"/>
            <w:szCs w:val="28"/>
            <w:lang w:val="en-GB"/>
          </w:rPr>
          <w:delText>PART A</w:delText>
        </w:r>
      </w:del>
    </w:p>
    <w:p w14:paraId="1D9E8CC3" w14:textId="76365175" w:rsidR="001C3B98" w:rsidRDefault="001C3B98" w:rsidP="001C3B98">
      <w:pPr>
        <w:spacing w:after="0"/>
        <w:jc w:val="center"/>
        <w:rPr>
          <w:ins w:id="79" w:author="Teh Stand" w:date="2018-11-12T10:09:00Z"/>
          <w:b/>
          <w:sz w:val="32"/>
          <w:szCs w:val="32"/>
        </w:rPr>
      </w:pPr>
      <w:ins w:id="80" w:author="Teh Stand" w:date="2018-11-12T10:07:00Z">
        <w:r w:rsidRPr="00532BE3">
          <w:rPr>
            <w:b/>
            <w:sz w:val="32"/>
            <w:szCs w:val="32"/>
          </w:rPr>
          <w:t>IHO Publication S-</w:t>
        </w:r>
        <w:r>
          <w:rPr>
            <w:b/>
            <w:sz w:val="32"/>
            <w:szCs w:val="32"/>
          </w:rPr>
          <w:t>97</w:t>
        </w:r>
      </w:ins>
    </w:p>
    <w:p w14:paraId="3D269465" w14:textId="77777777" w:rsidR="00F84D68" w:rsidRPr="00532BE3" w:rsidRDefault="00F84D68" w:rsidP="001C3B98">
      <w:pPr>
        <w:spacing w:after="0"/>
        <w:jc w:val="center"/>
        <w:rPr>
          <w:ins w:id="81" w:author="Teh Stand" w:date="2018-11-12T10:07:00Z"/>
          <w:b/>
          <w:sz w:val="32"/>
          <w:szCs w:val="32"/>
        </w:rPr>
      </w:pPr>
    </w:p>
    <w:p w14:paraId="210E472F" w14:textId="040A63AD" w:rsidR="00D76F33" w:rsidRPr="00927E98" w:rsidDel="001C3B98" w:rsidRDefault="00D76F33" w:rsidP="00D76F33">
      <w:pPr>
        <w:rPr>
          <w:del w:id="82" w:author="Teh Stand" w:date="2018-11-12T10:07:00Z"/>
          <w:lang w:val="en-GB"/>
        </w:rPr>
      </w:pPr>
    </w:p>
    <w:p w14:paraId="3BCD9A42" w14:textId="5D73C3AC" w:rsidR="00D76F33" w:rsidRPr="00927E98" w:rsidDel="00F84D68" w:rsidRDefault="00D76F33" w:rsidP="00D76F33">
      <w:pPr>
        <w:suppressAutoHyphens/>
        <w:spacing w:before="240" w:line="100" w:lineRule="atLeast"/>
        <w:jc w:val="center"/>
        <w:rPr>
          <w:del w:id="83" w:author="Teh Stand" w:date="2018-11-12T10:09:00Z"/>
          <w:rFonts w:eastAsia="Times New Roman" w:cs="Arial"/>
          <w:b/>
          <w:color w:val="000000"/>
          <w:sz w:val="24"/>
          <w:szCs w:val="32"/>
          <w:lang w:val="en-GB" w:eastAsia="ar-SA"/>
        </w:rPr>
      </w:pPr>
      <w:del w:id="84" w:author="Teh Stand" w:date="2018-11-12T10:09:00Z">
        <w:r w:rsidRPr="00927E98" w:rsidDel="00F84D68">
          <w:rPr>
            <w:rFonts w:eastAsia="Times New Roman" w:cs="Arial"/>
            <w:b/>
            <w:color w:val="000000"/>
            <w:sz w:val="24"/>
            <w:szCs w:val="32"/>
            <w:lang w:val="en-GB" w:eastAsia="ar-SA"/>
          </w:rPr>
          <w:delText>Version 0.</w:delText>
        </w:r>
        <w:r w:rsidR="00495019" w:rsidRPr="00927E98" w:rsidDel="00F84D68">
          <w:rPr>
            <w:rFonts w:eastAsia="Times New Roman" w:cs="Arial"/>
            <w:b/>
            <w:color w:val="000000"/>
            <w:sz w:val="24"/>
            <w:szCs w:val="32"/>
            <w:lang w:val="en-GB" w:eastAsia="ar-SA"/>
          </w:rPr>
          <w:delText xml:space="preserve">2 </w:delText>
        </w:r>
      </w:del>
    </w:p>
    <w:p w14:paraId="6B40AF69" w14:textId="3004BBD1" w:rsidR="00F84D68" w:rsidRPr="002F4B80" w:rsidRDefault="00F84D68" w:rsidP="00F84D68">
      <w:pPr>
        <w:jc w:val="center"/>
        <w:rPr>
          <w:ins w:id="85" w:author="Teh Stand" w:date="2018-11-12T10:08:00Z"/>
        </w:rPr>
      </w:pPr>
      <w:ins w:id="86" w:author="Teh Stand" w:date="2018-11-12T10:08:00Z">
        <w:r w:rsidRPr="002F4B80">
          <w:rPr>
            <w:rStyle w:val="module"/>
            <w:rFonts w:cs="Arial"/>
            <w:b/>
            <w:sz w:val="28"/>
            <w:szCs w:val="28"/>
            <w:lang w:val="en-AU"/>
          </w:rPr>
          <w:t xml:space="preserve">Edition 1.0.0 – </w:t>
        </w:r>
        <w:r>
          <w:rPr>
            <w:rStyle w:val="module"/>
            <w:rFonts w:cs="Arial"/>
            <w:b/>
            <w:sz w:val="28"/>
            <w:szCs w:val="28"/>
            <w:lang w:val="en-AU"/>
          </w:rPr>
          <w:t>Xxxxxx</w:t>
        </w:r>
        <w:r w:rsidRPr="002F4B80">
          <w:rPr>
            <w:rStyle w:val="module"/>
            <w:rFonts w:cs="Arial"/>
            <w:b/>
            <w:sz w:val="28"/>
            <w:szCs w:val="28"/>
            <w:lang w:val="en-AU"/>
          </w:rPr>
          <w:t xml:space="preserve"> 201</w:t>
        </w:r>
        <w:r>
          <w:rPr>
            <w:rStyle w:val="module"/>
            <w:rFonts w:cs="Arial"/>
            <w:b/>
            <w:sz w:val="28"/>
            <w:szCs w:val="28"/>
            <w:lang w:val="en-AU"/>
          </w:rPr>
          <w:t>9</w:t>
        </w:r>
      </w:ins>
    </w:p>
    <w:p w14:paraId="59A3BB0E" w14:textId="3E76B669" w:rsidR="00D76F33" w:rsidRPr="00927E98" w:rsidDel="00F84D68" w:rsidRDefault="00D76F33" w:rsidP="00D76F33">
      <w:pPr>
        <w:tabs>
          <w:tab w:val="center" w:pos="4514"/>
          <w:tab w:val="left" w:pos="5040"/>
          <w:tab w:val="left" w:pos="5760"/>
          <w:tab w:val="left" w:pos="6480"/>
          <w:tab w:val="left" w:pos="7200"/>
          <w:tab w:val="left" w:pos="7920"/>
          <w:tab w:val="left" w:pos="8640"/>
        </w:tabs>
        <w:spacing w:after="0" w:line="240" w:lineRule="auto"/>
        <w:jc w:val="center"/>
        <w:rPr>
          <w:del w:id="87" w:author="Teh Stand" w:date="2018-11-12T10:08:00Z"/>
          <w:b/>
          <w:sz w:val="28"/>
          <w:lang w:val="en-GB"/>
        </w:rPr>
      </w:pPr>
      <w:del w:id="88" w:author="Teh Stand" w:date="2018-11-12T10:08:00Z">
        <w:r w:rsidRPr="00927E98" w:rsidDel="00F84D68">
          <w:rPr>
            <w:b/>
            <w:sz w:val="28"/>
            <w:lang w:val="en-GB"/>
          </w:rPr>
          <w:delText>2018-</w:delText>
        </w:r>
        <w:r w:rsidR="00495019" w:rsidRPr="00927E98" w:rsidDel="00F84D68">
          <w:rPr>
            <w:b/>
            <w:sz w:val="28"/>
            <w:lang w:val="en-GB"/>
          </w:rPr>
          <w:delText>0</w:delText>
        </w:r>
        <w:r w:rsidR="00E21223" w:rsidRPr="00927E98" w:rsidDel="00F84D68">
          <w:rPr>
            <w:b/>
            <w:sz w:val="28"/>
            <w:lang w:val="en-GB"/>
          </w:rPr>
          <w:delText>8</w:delText>
        </w:r>
        <w:r w:rsidRPr="00927E98" w:rsidDel="00F84D68">
          <w:rPr>
            <w:b/>
            <w:sz w:val="28"/>
            <w:lang w:val="en-GB"/>
          </w:rPr>
          <w:delText>-31</w:delText>
        </w:r>
      </w:del>
    </w:p>
    <w:p w14:paraId="794BE332"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jc w:val="center"/>
        <w:rPr>
          <w:b/>
          <w:sz w:val="28"/>
          <w:lang w:val="en-GB"/>
        </w:rPr>
      </w:pPr>
    </w:p>
    <w:p w14:paraId="074F9F9C" w14:textId="041180F0" w:rsidR="00EE6009" w:rsidRDefault="00F84D68" w:rsidP="00F84D68">
      <w:pPr>
        <w:jc w:val="center"/>
        <w:rPr>
          <w:ins w:id="89" w:author="Teh Stand" w:date="2018-11-12T10:23:00Z"/>
          <w:b/>
          <w:sz w:val="28"/>
          <w:szCs w:val="28"/>
          <w:lang w:val="en-GB"/>
        </w:rPr>
      </w:pPr>
      <w:moveToRangeStart w:id="90" w:author="Teh Stand" w:date="2018-11-12T10:09:00Z" w:name="move529780706"/>
      <w:moveTo w:id="91" w:author="Teh Stand" w:date="2018-11-12T10:09:00Z">
        <w:r w:rsidRPr="00BB741A">
          <w:rPr>
            <w:b/>
            <w:sz w:val="28"/>
            <w:szCs w:val="28"/>
            <w:lang w:val="en-GB"/>
          </w:rPr>
          <w:t>P</w:t>
        </w:r>
        <w:del w:id="92" w:author="Teh Stand" w:date="2018-11-12T10:25:00Z">
          <w:r w:rsidRPr="00BB741A" w:rsidDel="00EE6009">
            <w:rPr>
              <w:b/>
              <w:sz w:val="28"/>
              <w:szCs w:val="28"/>
              <w:lang w:val="en-GB"/>
            </w:rPr>
            <w:delText>art</w:delText>
          </w:r>
        </w:del>
      </w:moveTo>
      <w:ins w:id="93" w:author="Teh Stand" w:date="2018-11-12T10:25:00Z">
        <w:r w:rsidR="00EE6009">
          <w:rPr>
            <w:b/>
            <w:sz w:val="28"/>
            <w:szCs w:val="28"/>
            <w:lang w:val="en-GB"/>
          </w:rPr>
          <w:t>ART</w:t>
        </w:r>
      </w:ins>
      <w:moveTo w:id="94" w:author="Teh Stand" w:date="2018-11-12T10:09:00Z">
        <w:r w:rsidRPr="00BB741A">
          <w:rPr>
            <w:b/>
            <w:sz w:val="28"/>
            <w:szCs w:val="28"/>
            <w:lang w:val="en-GB"/>
          </w:rPr>
          <w:t xml:space="preserve"> A</w:t>
        </w:r>
        <w:del w:id="95" w:author="Teh Stand" w:date="2018-11-12T10:23:00Z">
          <w:r w:rsidRPr="00BB741A" w:rsidDel="00EE6009">
            <w:rPr>
              <w:b/>
              <w:sz w:val="28"/>
              <w:szCs w:val="28"/>
              <w:lang w:val="en-GB"/>
            </w:rPr>
            <w:delText xml:space="preserve"> - </w:delText>
          </w:r>
        </w:del>
      </w:moveTo>
    </w:p>
    <w:p w14:paraId="2A1DF4F7" w14:textId="3CE0CE63" w:rsidR="00F84D68" w:rsidRPr="00BB741A" w:rsidRDefault="00F84D68" w:rsidP="00F84D68">
      <w:pPr>
        <w:jc w:val="center"/>
        <w:rPr>
          <w:b/>
          <w:sz w:val="28"/>
          <w:szCs w:val="28"/>
          <w:lang w:val="en-GB"/>
        </w:rPr>
      </w:pPr>
      <w:moveTo w:id="96" w:author="Teh Stand" w:date="2018-11-12T10:09:00Z">
        <w:r w:rsidRPr="00BB741A">
          <w:rPr>
            <w:b/>
            <w:sz w:val="28"/>
            <w:szCs w:val="28"/>
            <w:lang w:val="en-GB"/>
          </w:rPr>
          <w:t>C</w:t>
        </w:r>
      </w:moveTo>
      <w:ins w:id="97" w:author="Teh Stand" w:date="2018-11-12T10:23:00Z">
        <w:r w:rsidR="00EE6009">
          <w:rPr>
            <w:b/>
            <w:sz w:val="28"/>
            <w:szCs w:val="28"/>
            <w:lang w:val="en-GB"/>
          </w:rPr>
          <w:t>O</w:t>
        </w:r>
      </w:ins>
      <w:moveTo w:id="98" w:author="Teh Stand" w:date="2018-11-12T10:09:00Z">
        <w:del w:id="99" w:author="Teh Stand" w:date="2018-11-12T10:23:00Z">
          <w:r w:rsidRPr="00BB741A" w:rsidDel="00EE6009">
            <w:rPr>
              <w:b/>
              <w:sz w:val="28"/>
              <w:szCs w:val="28"/>
              <w:lang w:val="en-GB"/>
            </w:rPr>
            <w:delText>ontent</w:delText>
          </w:r>
        </w:del>
      </w:moveTo>
      <w:ins w:id="100" w:author="Teh Stand" w:date="2018-11-12T10:23:00Z">
        <w:r w:rsidR="00EE6009">
          <w:rPr>
            <w:b/>
            <w:sz w:val="28"/>
            <w:szCs w:val="28"/>
            <w:lang w:val="en-GB"/>
          </w:rPr>
          <w:t>NTENT</w:t>
        </w:r>
      </w:ins>
    </w:p>
    <w:moveToRangeEnd w:id="90"/>
    <w:p w14:paraId="6F57F092" w14:textId="75326A1E" w:rsidR="00D76F33" w:rsidRPr="00927E98" w:rsidDel="00F84D68" w:rsidRDefault="00D76F33" w:rsidP="00D76F33">
      <w:pPr>
        <w:tabs>
          <w:tab w:val="center" w:pos="4514"/>
          <w:tab w:val="left" w:pos="5040"/>
          <w:tab w:val="left" w:pos="5760"/>
          <w:tab w:val="left" w:pos="6480"/>
          <w:tab w:val="left" w:pos="7200"/>
          <w:tab w:val="left" w:pos="7920"/>
          <w:tab w:val="left" w:pos="8640"/>
        </w:tabs>
        <w:spacing w:after="0" w:line="240" w:lineRule="auto"/>
        <w:jc w:val="center"/>
        <w:rPr>
          <w:del w:id="101" w:author="Teh Stand" w:date="2018-11-12T10:09:00Z"/>
          <w:b/>
          <w:sz w:val="28"/>
          <w:lang w:val="en-GB"/>
        </w:rPr>
      </w:pPr>
    </w:p>
    <w:p w14:paraId="1BB4F12D" w14:textId="6E6489A1" w:rsidR="00D76F33" w:rsidRPr="00927E98" w:rsidDel="00F84D68" w:rsidRDefault="00D76F33" w:rsidP="00D76F33">
      <w:pPr>
        <w:spacing w:before="240"/>
        <w:jc w:val="center"/>
        <w:rPr>
          <w:del w:id="102" w:author="Teh Stand" w:date="2018-11-12T10:09:00Z"/>
          <w:sz w:val="28"/>
          <w:szCs w:val="28"/>
          <w:lang w:val="en-GB"/>
        </w:rPr>
      </w:pPr>
      <w:del w:id="103" w:author="Teh Stand" w:date="2018-11-12T10:09:00Z">
        <w:r w:rsidRPr="00927E98" w:rsidDel="00F84D68">
          <w:rPr>
            <w:rFonts w:eastAsia="Times New Roman"/>
            <w:b/>
            <w:szCs w:val="32"/>
            <w:lang w:val="en-GB"/>
          </w:rPr>
          <w:delText>Special Publication No. S-</w:delText>
        </w:r>
        <w:r w:rsidR="00EB0924" w:rsidRPr="00927E98" w:rsidDel="00F84D68">
          <w:rPr>
            <w:rFonts w:eastAsia="Times New Roman"/>
            <w:b/>
            <w:szCs w:val="32"/>
            <w:lang w:val="en-GB"/>
          </w:rPr>
          <w:delText>97</w:delText>
        </w:r>
      </w:del>
    </w:p>
    <w:p w14:paraId="079500A0" w14:textId="42E69D27" w:rsidR="00D76F33" w:rsidRPr="00927E98" w:rsidDel="00F84D68" w:rsidRDefault="00832603" w:rsidP="00D76F33">
      <w:pPr>
        <w:jc w:val="center"/>
        <w:rPr>
          <w:del w:id="104" w:author="Teh Stand" w:date="2018-11-12T10:09:00Z"/>
          <w:sz w:val="28"/>
          <w:szCs w:val="28"/>
          <w:lang w:val="en-GB"/>
        </w:rPr>
      </w:pPr>
      <w:del w:id="105" w:author="Teh Stand" w:date="2018-11-12T10:09:00Z">
        <w:r w:rsidRPr="00927E98" w:rsidDel="00F84D68">
          <w:rPr>
            <w:sz w:val="28"/>
            <w:szCs w:val="28"/>
            <w:lang w:val="en-GB"/>
          </w:rPr>
          <w:delText xml:space="preserve">Guideline </w:delText>
        </w:r>
        <w:r w:rsidR="00D15E5F" w:rsidRPr="00927E98" w:rsidDel="00F84D68">
          <w:rPr>
            <w:sz w:val="28"/>
            <w:szCs w:val="28"/>
            <w:lang w:val="en-GB"/>
          </w:rPr>
          <w:delText>for</w:delText>
        </w:r>
        <w:r w:rsidRPr="00927E98" w:rsidDel="00F84D68">
          <w:rPr>
            <w:sz w:val="28"/>
            <w:szCs w:val="28"/>
            <w:lang w:val="en-GB"/>
          </w:rPr>
          <w:delText xml:space="preserve"> Creating </w:delText>
        </w:r>
      </w:del>
      <w:del w:id="106" w:author="Teh Stand" w:date="2018-11-12T10:04:00Z">
        <w:r w:rsidRPr="00927E98" w:rsidDel="001C3B98">
          <w:rPr>
            <w:sz w:val="28"/>
            <w:szCs w:val="28"/>
            <w:lang w:val="en-GB"/>
          </w:rPr>
          <w:delText>An</w:delText>
        </w:r>
      </w:del>
      <w:del w:id="107" w:author="Teh Stand" w:date="2018-11-12T10:09:00Z">
        <w:r w:rsidR="00D76F33" w:rsidRPr="00927E98" w:rsidDel="00F84D68">
          <w:rPr>
            <w:sz w:val="28"/>
            <w:szCs w:val="28"/>
            <w:lang w:val="en-GB"/>
          </w:rPr>
          <w:delText xml:space="preserve"> S-100 </w:delText>
        </w:r>
        <w:r w:rsidRPr="00927E98" w:rsidDel="00F84D68">
          <w:rPr>
            <w:sz w:val="28"/>
            <w:szCs w:val="28"/>
            <w:lang w:val="en-GB"/>
          </w:rPr>
          <w:delText>Product Specification</w:delText>
        </w:r>
      </w:del>
    </w:p>
    <w:p w14:paraId="220BF0AE" w14:textId="131A5B6F" w:rsidR="00901512" w:rsidRPr="00927E98" w:rsidDel="00F84D68" w:rsidRDefault="00901512" w:rsidP="00901512">
      <w:pPr>
        <w:jc w:val="center"/>
        <w:rPr>
          <w:sz w:val="28"/>
          <w:szCs w:val="28"/>
          <w:lang w:val="en-GB"/>
        </w:rPr>
      </w:pPr>
      <w:moveFromRangeStart w:id="108" w:author="Teh Stand" w:date="2018-11-12T10:09:00Z" w:name="move529780706"/>
      <w:moveFrom w:id="109" w:author="Teh Stand" w:date="2018-11-12T10:09:00Z">
        <w:r w:rsidRPr="00927E98" w:rsidDel="00F84D68">
          <w:rPr>
            <w:sz w:val="28"/>
            <w:szCs w:val="28"/>
            <w:lang w:val="en-GB"/>
          </w:rPr>
          <w:t>Part A - Content</w:t>
        </w:r>
      </w:moveFrom>
    </w:p>
    <w:moveFromRangeEnd w:id="108"/>
    <w:p w14:paraId="5EF954EB"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1E3B92AA"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6E764EAF"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4BB581FD"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0D48AED7"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14787C0D" w14:textId="77777777" w:rsidR="00F84D68" w:rsidRPr="00693533" w:rsidRDefault="00F84D68" w:rsidP="00BB741A">
      <w:pPr>
        <w:keepLines/>
        <w:tabs>
          <w:tab w:val="left" w:pos="0"/>
          <w:tab w:val="left" w:pos="992"/>
          <w:tab w:val="left" w:pos="4677"/>
          <w:tab w:val="left" w:pos="5244"/>
          <w:tab w:val="left" w:pos="5586"/>
          <w:tab w:val="left" w:pos="6112"/>
          <w:tab w:val="left" w:pos="6792"/>
          <w:tab w:val="left" w:pos="7471"/>
          <w:tab w:val="left" w:pos="8150"/>
        </w:tabs>
        <w:spacing w:after="0" w:line="240" w:lineRule="auto"/>
        <w:jc w:val="center"/>
        <w:rPr>
          <w:ins w:id="110" w:author="Teh Stand" w:date="2018-11-12T10:10:00Z"/>
          <w:rStyle w:val="module"/>
          <w:rFonts w:cs="Arial"/>
          <w:lang w:val="en-AU"/>
        </w:rPr>
      </w:pPr>
      <w:bookmarkStart w:id="111" w:name="_Toc454279964"/>
      <w:bookmarkStart w:id="112" w:name="_Toc454280161"/>
      <w:bookmarkStart w:id="113" w:name="_Toc484523811"/>
      <w:ins w:id="114" w:author="Teh Stand" w:date="2018-11-12T10:10:00Z">
        <w:r w:rsidRPr="00693533">
          <w:rPr>
            <w:rStyle w:val="module"/>
            <w:rFonts w:cs="Arial"/>
            <w:lang w:val="en-AU"/>
          </w:rPr>
          <w:t>Published by the</w:t>
        </w:r>
      </w:ins>
    </w:p>
    <w:p w14:paraId="6D3BBDE3" w14:textId="77777777" w:rsidR="00F84D68" w:rsidRPr="00E573AA" w:rsidRDefault="00F84D68" w:rsidP="00BB741A">
      <w:pPr>
        <w:spacing w:after="0" w:line="240" w:lineRule="auto"/>
        <w:jc w:val="center"/>
        <w:rPr>
          <w:ins w:id="115" w:author="Teh Stand" w:date="2018-11-12T10:10:00Z"/>
          <w:rStyle w:val="module"/>
          <w:rFonts w:cs="Arial"/>
          <w:lang w:val="fr-FR"/>
          <w:rPrChange w:id="116" w:author="Teh Stand" w:date="2018-12-10T14:18:00Z">
            <w:rPr>
              <w:ins w:id="117" w:author="Teh Stand" w:date="2018-11-12T10:10:00Z"/>
              <w:rStyle w:val="module"/>
              <w:rFonts w:cs="Arial"/>
            </w:rPr>
          </w:rPrChange>
        </w:rPr>
      </w:pPr>
      <w:ins w:id="118" w:author="Teh Stand" w:date="2018-11-12T10:10:00Z">
        <w:r w:rsidRPr="00E573AA">
          <w:rPr>
            <w:rStyle w:val="module"/>
            <w:rFonts w:cs="Arial"/>
            <w:lang w:val="fr-FR"/>
            <w:rPrChange w:id="119" w:author="Teh Stand" w:date="2018-12-10T14:18:00Z">
              <w:rPr>
                <w:rStyle w:val="module"/>
                <w:rFonts w:cs="Arial"/>
              </w:rPr>
            </w:rPrChange>
          </w:rPr>
          <w:t>International Hydrographic Organization</w:t>
        </w:r>
      </w:ins>
    </w:p>
    <w:p w14:paraId="27F08C07" w14:textId="77777777" w:rsidR="00F84D68" w:rsidRPr="00693533" w:rsidRDefault="00F84D68" w:rsidP="00BB741A">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ins w:id="120" w:author="Teh Stand" w:date="2018-11-12T10:10:00Z"/>
          <w:rFonts w:cs="Arial"/>
          <w:snapToGrid w:val="0"/>
          <w:vertAlign w:val="superscript"/>
          <w:lang w:val="fr-FR"/>
        </w:rPr>
      </w:pPr>
      <w:ins w:id="121" w:author="Teh Stand" w:date="2018-11-12T10:10:00Z">
        <w:r w:rsidRPr="00693533">
          <w:rPr>
            <w:rFonts w:cs="Arial"/>
            <w:snapToGrid w:val="0"/>
            <w:lang w:val="fr-FR"/>
          </w:rPr>
          <w:t>4b quai Antoine 1</w:t>
        </w:r>
        <w:r w:rsidRPr="00693533">
          <w:rPr>
            <w:rFonts w:cs="Arial"/>
            <w:snapToGrid w:val="0"/>
            <w:vertAlign w:val="superscript"/>
            <w:lang w:val="fr-FR"/>
          </w:rPr>
          <w:t>er</w:t>
        </w:r>
      </w:ins>
    </w:p>
    <w:p w14:paraId="5238A502" w14:textId="77777777" w:rsidR="00F84D68" w:rsidRPr="00693533" w:rsidRDefault="00F84D68" w:rsidP="00BB741A">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ins w:id="122" w:author="Teh Stand" w:date="2018-11-12T10:10:00Z"/>
          <w:rFonts w:cs="Arial"/>
          <w:snapToGrid w:val="0"/>
          <w:lang w:val="fr-FR"/>
        </w:rPr>
      </w:pPr>
      <w:ins w:id="123" w:author="Teh Stand" w:date="2018-11-12T10:10:00Z">
        <w:r w:rsidRPr="00693533">
          <w:rPr>
            <w:rFonts w:cs="Arial"/>
            <w:snapToGrid w:val="0"/>
            <w:lang w:val="fr-FR"/>
          </w:rPr>
          <w:t>Principauté de Monaco</w:t>
        </w:r>
      </w:ins>
    </w:p>
    <w:p w14:paraId="621F2DF8" w14:textId="77777777" w:rsidR="00F84D68" w:rsidRPr="00693533" w:rsidRDefault="00F84D68" w:rsidP="00BB741A">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ins w:id="124" w:author="Teh Stand" w:date="2018-11-12T10:10:00Z"/>
          <w:rFonts w:cs="Arial"/>
          <w:snapToGrid w:val="0"/>
          <w:lang w:val="en-AU"/>
        </w:rPr>
      </w:pPr>
      <w:ins w:id="125" w:author="Teh Stand" w:date="2018-11-12T10:10:00Z">
        <w:r w:rsidRPr="00693533">
          <w:rPr>
            <w:rFonts w:cs="Arial"/>
            <w:snapToGrid w:val="0"/>
            <w:lang w:val="en-AU"/>
          </w:rPr>
          <w:t>Tel: (377) 93.10.81.00</w:t>
        </w:r>
      </w:ins>
    </w:p>
    <w:p w14:paraId="613360AD" w14:textId="77777777" w:rsidR="00F84D68" w:rsidRPr="00693533" w:rsidRDefault="00F84D68" w:rsidP="00BB741A">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ins w:id="126" w:author="Teh Stand" w:date="2018-11-12T10:10:00Z"/>
          <w:rFonts w:cs="Arial"/>
          <w:snapToGrid w:val="0"/>
        </w:rPr>
      </w:pPr>
      <w:ins w:id="127" w:author="Teh Stand" w:date="2018-11-12T10:10:00Z">
        <w:r w:rsidRPr="00693533">
          <w:rPr>
            <w:rFonts w:cs="Arial"/>
            <w:snapToGrid w:val="0"/>
          </w:rPr>
          <w:t>Fax: (377) 93.10.81.40</w:t>
        </w:r>
      </w:ins>
    </w:p>
    <w:p w14:paraId="0B10C809" w14:textId="77777777" w:rsidR="00F84D68" w:rsidRPr="002F4B80" w:rsidRDefault="00F84D68" w:rsidP="00BB741A">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ins w:id="128" w:author="Teh Stand" w:date="2018-11-12T10:10:00Z"/>
          <w:rFonts w:cs="Arial"/>
          <w:snapToGrid w:val="0"/>
          <w:lang w:val="en-US"/>
        </w:rPr>
      </w:pPr>
      <w:ins w:id="129" w:author="Teh Stand" w:date="2018-11-12T10:10:00Z">
        <w:r w:rsidRPr="00693533">
          <w:rPr>
            <w:rFonts w:cs="Arial"/>
            <w:snapToGrid w:val="0"/>
            <w:lang w:val="en-US"/>
          </w:rPr>
          <w:t xml:space="preserve">E-mail: </w:t>
        </w:r>
        <w:r w:rsidRPr="00FE1217">
          <w:rPr>
            <w:rFonts w:cs="Arial"/>
            <w:snapToGrid w:val="0"/>
            <w:color w:val="0000FF"/>
            <w:lang w:val="en-AU"/>
          </w:rPr>
          <w:fldChar w:fldCharType="begin"/>
        </w:r>
        <w:r w:rsidRPr="00A561E0">
          <w:rPr>
            <w:rFonts w:cs="Arial"/>
            <w:snapToGrid w:val="0"/>
            <w:color w:val="0000FF"/>
            <w:lang w:val="en-US"/>
            <w:rPrChange w:id="130" w:author="Teh Stand" w:date="2018-11-23T10:41:00Z">
              <w:rPr>
                <w:rFonts w:cs="Arial"/>
                <w:snapToGrid w:val="0"/>
                <w:lang w:val="en-US"/>
              </w:rPr>
            </w:rPrChange>
          </w:rPr>
          <w:instrText xml:space="preserve"> HYPERLINK "mailto:info@iho.int" </w:instrText>
        </w:r>
        <w:r w:rsidRPr="00FE1217">
          <w:rPr>
            <w:rFonts w:cs="Arial"/>
            <w:snapToGrid w:val="0"/>
            <w:color w:val="0000FF"/>
            <w:lang w:val="en-AU"/>
          </w:rPr>
          <w:fldChar w:fldCharType="separate"/>
        </w:r>
        <w:r w:rsidRPr="00A561E0">
          <w:rPr>
            <w:rFonts w:cs="Arial"/>
            <w:snapToGrid w:val="0"/>
            <w:color w:val="0000FF"/>
            <w:u w:val="single"/>
            <w:lang w:val="en-US"/>
            <w:rPrChange w:id="131" w:author="Teh Stand" w:date="2018-11-23T10:41:00Z">
              <w:rPr>
                <w:rFonts w:cs="Arial"/>
                <w:snapToGrid w:val="0"/>
                <w:u w:val="single"/>
                <w:lang w:val="en-US"/>
              </w:rPr>
            </w:rPrChange>
          </w:rPr>
          <w:t>info@iho.int</w:t>
        </w:r>
        <w:r w:rsidRPr="00FE1217">
          <w:rPr>
            <w:rFonts w:cs="Arial"/>
            <w:snapToGrid w:val="0"/>
            <w:color w:val="0000FF"/>
            <w:lang w:val="en-AU"/>
          </w:rPr>
          <w:fldChar w:fldCharType="end"/>
        </w:r>
        <w:r w:rsidRPr="002F4B80">
          <w:rPr>
            <w:rFonts w:cs="Arial"/>
            <w:snapToGrid w:val="0"/>
            <w:lang w:val="en-US"/>
          </w:rPr>
          <w:t xml:space="preserve"> </w:t>
        </w:r>
      </w:ins>
    </w:p>
    <w:p w14:paraId="1DD6A610" w14:textId="77777777" w:rsidR="00F84D68" w:rsidRPr="002F4B80" w:rsidRDefault="00F84D68" w:rsidP="00BB741A">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ins w:id="132" w:author="Teh Stand" w:date="2018-11-12T10:10:00Z"/>
          <w:rFonts w:cs="Arial"/>
          <w:snapToGrid w:val="0"/>
        </w:rPr>
      </w:pPr>
      <w:ins w:id="133" w:author="Teh Stand" w:date="2018-11-12T10:10:00Z">
        <w:r w:rsidRPr="002F4B80">
          <w:rPr>
            <w:rFonts w:cs="Arial"/>
            <w:snapToGrid w:val="0"/>
          </w:rPr>
          <w:t xml:space="preserve">Web: </w:t>
        </w:r>
        <w:r w:rsidRPr="002F4B80">
          <w:rPr>
            <w:rFonts w:cs="Arial"/>
            <w:snapToGrid w:val="0"/>
            <w:color w:val="0000FF"/>
            <w:lang w:val="fr-FR"/>
          </w:rPr>
          <w:fldChar w:fldCharType="begin"/>
        </w:r>
        <w:r w:rsidRPr="002F4B80">
          <w:rPr>
            <w:rFonts w:cs="Arial"/>
            <w:snapToGrid w:val="0"/>
            <w:color w:val="0000FF"/>
          </w:rPr>
          <w:instrText xml:space="preserve"> HYPERLINK "http://www.iho.int" </w:instrText>
        </w:r>
        <w:r w:rsidRPr="002F4B80">
          <w:rPr>
            <w:rFonts w:cs="Arial"/>
            <w:snapToGrid w:val="0"/>
            <w:color w:val="0000FF"/>
            <w:lang w:val="fr-FR"/>
          </w:rPr>
          <w:fldChar w:fldCharType="separate"/>
        </w:r>
        <w:r w:rsidRPr="002F4B80">
          <w:rPr>
            <w:rFonts w:cs="Arial"/>
            <w:snapToGrid w:val="0"/>
            <w:color w:val="0000FF"/>
            <w:u w:val="single"/>
          </w:rPr>
          <w:t>www.iho.int</w:t>
        </w:r>
        <w:r w:rsidRPr="002F4B80">
          <w:rPr>
            <w:rFonts w:cs="Arial"/>
            <w:snapToGrid w:val="0"/>
            <w:color w:val="0000FF"/>
            <w:lang w:val="fr-FR"/>
          </w:rPr>
          <w:fldChar w:fldCharType="end"/>
        </w:r>
        <w:r w:rsidRPr="002F4B80">
          <w:rPr>
            <w:rFonts w:cs="Arial"/>
            <w:snapToGrid w:val="0"/>
          </w:rPr>
          <w:t xml:space="preserve"> </w:t>
        </w:r>
      </w:ins>
    </w:p>
    <w:p w14:paraId="38681F1C" w14:textId="10ABD1C0" w:rsidR="00D76F33" w:rsidRPr="00927E98" w:rsidDel="00F84D68" w:rsidRDefault="00D76F33" w:rsidP="00D76F33">
      <w:pPr>
        <w:pStyle w:val="publishedby"/>
        <w:rPr>
          <w:del w:id="134" w:author="Teh Stand" w:date="2018-11-12T10:10:00Z"/>
        </w:rPr>
      </w:pPr>
      <w:del w:id="135" w:author="Teh Stand" w:date="2018-11-12T10:10:00Z">
        <w:r w:rsidRPr="00927E98" w:rsidDel="00F84D68">
          <w:tab/>
        </w:r>
        <w:bookmarkStart w:id="136" w:name="_Toc173128087"/>
        <w:bookmarkStart w:id="137" w:name="_Toc173128206"/>
        <w:r w:rsidRPr="00927E98" w:rsidDel="00F84D68">
          <w:delText>Published by the</w:delText>
        </w:r>
        <w:bookmarkEnd w:id="111"/>
        <w:bookmarkEnd w:id="112"/>
        <w:bookmarkEnd w:id="113"/>
        <w:bookmarkEnd w:id="136"/>
        <w:bookmarkEnd w:id="137"/>
        <w:r w:rsidRPr="00927E98" w:rsidDel="00F84D68">
          <w:delText xml:space="preserve"> </w:delText>
        </w:r>
      </w:del>
    </w:p>
    <w:p w14:paraId="0D7E4712" w14:textId="2A9A5B83" w:rsidR="00D76F33" w:rsidRPr="00927E98" w:rsidDel="00F84D68" w:rsidRDefault="00D76F33" w:rsidP="00D76F33">
      <w:pPr>
        <w:pStyle w:val="publishedby"/>
        <w:rPr>
          <w:del w:id="138" w:author="Teh Stand" w:date="2018-11-12T10:10:00Z"/>
        </w:rPr>
      </w:pPr>
      <w:bookmarkStart w:id="139" w:name="_Toc454279965"/>
      <w:bookmarkStart w:id="140" w:name="_Toc454280162"/>
      <w:bookmarkStart w:id="141" w:name="_Toc484523812"/>
      <w:del w:id="142" w:author="Teh Stand" w:date="2018-11-12T10:10:00Z">
        <w:r w:rsidRPr="00927E98" w:rsidDel="00F84D68">
          <w:tab/>
        </w:r>
        <w:bookmarkStart w:id="143" w:name="_Toc173128088"/>
        <w:bookmarkStart w:id="144" w:name="_Toc173128207"/>
        <w:r w:rsidRPr="00927E98" w:rsidDel="00F84D68">
          <w:delText xml:space="preserve">International Hydrographic </w:delText>
        </w:r>
        <w:bookmarkEnd w:id="139"/>
        <w:bookmarkEnd w:id="140"/>
        <w:bookmarkEnd w:id="141"/>
        <w:bookmarkEnd w:id="143"/>
        <w:bookmarkEnd w:id="144"/>
        <w:r w:rsidRPr="00927E98" w:rsidDel="00F84D68">
          <w:delText>Organization</w:delText>
        </w:r>
      </w:del>
    </w:p>
    <w:p w14:paraId="40794578" w14:textId="7EB5833B" w:rsidR="00D76F33" w:rsidRPr="00927E98" w:rsidDel="00F84D68" w:rsidRDefault="00D76F33" w:rsidP="00D76F33">
      <w:pPr>
        <w:pStyle w:val="publishedby"/>
        <w:rPr>
          <w:del w:id="145" w:author="Teh Stand" w:date="2018-11-12T10:10:00Z"/>
        </w:rPr>
      </w:pPr>
      <w:bookmarkStart w:id="146" w:name="_Toc454279966"/>
      <w:bookmarkStart w:id="147" w:name="_Toc454280163"/>
      <w:bookmarkStart w:id="148" w:name="_Toc484523813"/>
      <w:del w:id="149" w:author="Teh Stand" w:date="2018-11-12T10:10:00Z">
        <w:r w:rsidRPr="00927E98" w:rsidDel="00F84D68">
          <w:tab/>
        </w:r>
        <w:bookmarkStart w:id="150" w:name="_Toc173128089"/>
        <w:bookmarkStart w:id="151" w:name="_Toc173128208"/>
        <w:r w:rsidRPr="00927E98" w:rsidDel="00F84D68">
          <w:delText>MONACO</w:delText>
        </w:r>
        <w:bookmarkEnd w:id="146"/>
        <w:bookmarkEnd w:id="147"/>
        <w:bookmarkEnd w:id="148"/>
        <w:bookmarkEnd w:id="150"/>
        <w:bookmarkEnd w:id="151"/>
      </w:del>
    </w:p>
    <w:p w14:paraId="076AF4D3" w14:textId="0F939397" w:rsidR="00F84D68" w:rsidRDefault="00D76F33" w:rsidP="00D76F33">
      <w:pPr>
        <w:pStyle w:val="zzCover"/>
        <w:spacing w:after="0"/>
        <w:jc w:val="both"/>
        <w:rPr>
          <w:ins w:id="152" w:author="Teh Stand" w:date="2018-11-12T10:10:00Z"/>
          <w:b w:val="0"/>
          <w:noProof/>
          <w:color w:val="0000FF"/>
          <w:sz w:val="20"/>
        </w:rPr>
      </w:pPr>
      <w:r w:rsidRPr="00927E98">
        <w:rPr>
          <w:b w:val="0"/>
          <w:noProof/>
          <w:color w:val="0000FF"/>
          <w:sz w:val="20"/>
        </w:rPr>
        <w:t>   </w:t>
      </w:r>
    </w:p>
    <w:p w14:paraId="2B91D34F" w14:textId="49793410" w:rsidR="00F84D68" w:rsidRDefault="00F84D68">
      <w:pPr>
        <w:rPr>
          <w:ins w:id="153" w:author="Teh Stand" w:date="2018-11-12T10:10:00Z"/>
          <w:rFonts w:ascii="Arial" w:eastAsia="MS Mincho" w:hAnsi="Arial" w:cs="Times New Roman"/>
          <w:noProof/>
          <w:color w:val="0000FF"/>
          <w:sz w:val="20"/>
          <w:szCs w:val="20"/>
          <w:lang w:val="en-GB" w:eastAsia="ja-JP"/>
        </w:rPr>
      </w:pPr>
    </w:p>
    <w:p w14:paraId="6E716744" w14:textId="1464542B" w:rsidR="00D76F33" w:rsidRPr="00927E98" w:rsidDel="00F84D68" w:rsidRDefault="00D76F33" w:rsidP="00D76F33">
      <w:pPr>
        <w:pStyle w:val="zzCover"/>
        <w:spacing w:after="0"/>
        <w:jc w:val="both"/>
        <w:rPr>
          <w:del w:id="154" w:author="Teh Stand" w:date="2018-11-12T10:10:00Z"/>
          <w:b w:val="0"/>
          <w:noProof/>
          <w:color w:val="0000FF"/>
          <w:sz w:val="20"/>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816"/>
      </w:tblGrid>
      <w:tr w:rsidR="003E1865" w:rsidRPr="00927E98" w14:paraId="1DA5DFEB" w14:textId="77777777" w:rsidTr="00AE47C9">
        <w:tc>
          <w:tcPr>
            <w:tcW w:w="9253" w:type="dxa"/>
            <w:tcBorders>
              <w:top w:val="single" w:sz="4" w:space="0" w:color="000000"/>
            </w:tcBorders>
          </w:tcPr>
          <w:p w14:paraId="512543C6" w14:textId="70B29E95" w:rsidR="003E1865" w:rsidRPr="00A5518E" w:rsidRDefault="003E1865" w:rsidP="001C3B98">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30" w:lineRule="atLeast"/>
              <w:jc w:val="center"/>
              <w:rPr>
                <w:rFonts w:ascii="Helvetica" w:eastAsia="MS Mincho" w:hAnsi="Helvetica" w:cs="Times New Roman"/>
                <w:lang w:val="en-GB" w:eastAsia="ja-JP"/>
              </w:rPr>
            </w:pPr>
            <w:r w:rsidRPr="00A5518E">
              <w:rPr>
                <w:rFonts w:ascii="Helvetica" w:eastAsia="MS Mincho" w:hAnsi="Helvetica" w:cs="Helvetica"/>
                <w:lang w:val="en-GB" w:eastAsia="ja-JP"/>
              </w:rPr>
              <w:t xml:space="preserve">© </w:t>
            </w:r>
            <w:r w:rsidRPr="00A5518E">
              <w:rPr>
                <w:rFonts w:ascii="Helvetica" w:eastAsia="MS Mincho" w:hAnsi="Helvetica" w:cs="Times New Roman"/>
                <w:lang w:val="en-GB" w:eastAsia="ja-JP"/>
              </w:rPr>
              <w:t xml:space="preserve">Copyright International Hydrographic Organization </w:t>
            </w:r>
            <w:del w:id="155" w:author="Teh Stand" w:date="2018-11-12T10:03:00Z">
              <w:r w:rsidRPr="00A5518E" w:rsidDel="001C3B98">
                <w:rPr>
                  <w:rFonts w:ascii="Helvetica" w:eastAsia="MS Mincho" w:hAnsi="Helvetica" w:cs="Times New Roman"/>
                  <w:lang w:val="en-GB" w:eastAsia="ja-JP"/>
                </w:rPr>
                <w:delText>2018</w:delText>
              </w:r>
            </w:del>
            <w:ins w:id="156" w:author="Teh Stand" w:date="2018-11-12T10:03:00Z">
              <w:r w:rsidR="001C3B98" w:rsidRPr="00A5518E">
                <w:rPr>
                  <w:rFonts w:ascii="Helvetica" w:eastAsia="MS Mincho" w:hAnsi="Helvetica" w:cs="Times New Roman"/>
                  <w:lang w:val="en-GB" w:eastAsia="ja-JP"/>
                </w:rPr>
                <w:t>201</w:t>
              </w:r>
              <w:r w:rsidR="001C3B98">
                <w:rPr>
                  <w:rFonts w:ascii="Helvetica" w:eastAsia="MS Mincho" w:hAnsi="Helvetica" w:cs="Times New Roman"/>
                  <w:lang w:val="en-GB" w:eastAsia="ja-JP"/>
                </w:rPr>
                <w:t>9</w:t>
              </w:r>
            </w:ins>
          </w:p>
        </w:tc>
      </w:tr>
      <w:tr w:rsidR="003E1865" w:rsidRPr="00927E98" w14:paraId="3894B3F5" w14:textId="77777777" w:rsidTr="00AE47C9">
        <w:tc>
          <w:tcPr>
            <w:tcW w:w="9253" w:type="dxa"/>
          </w:tcPr>
          <w:p w14:paraId="7F8BFDCE" w14:textId="77777777" w:rsidR="003E1865" w:rsidRPr="00A5518E" w:rsidRDefault="003E1865" w:rsidP="003E1865">
            <w:pPr>
              <w:autoSpaceDE w:val="0"/>
              <w:autoSpaceDN w:val="0"/>
              <w:adjustRightInd w:val="0"/>
              <w:spacing w:before="120" w:after="120"/>
              <w:ind w:left="317" w:right="390"/>
              <w:jc w:val="both"/>
              <w:rPr>
                <w:rFonts w:ascii="Arial" w:eastAsia="Times New Roman" w:hAnsi="Arial" w:cs="Arial"/>
                <w:sz w:val="20"/>
                <w:szCs w:val="20"/>
                <w:lang w:val="en-GB"/>
              </w:rPr>
            </w:pPr>
            <w:r w:rsidRPr="00A5518E">
              <w:rPr>
                <w:rFonts w:ascii="Arial" w:eastAsia="Times New Roman" w:hAnsi="Arial" w:cs="Arial"/>
                <w:sz w:val="20"/>
                <w:szCs w:val="20"/>
                <w:lang w:val="en-GB"/>
              </w:rPr>
              <w:t xml:space="preserve">This work is copyright. Apart from any use permitted in accordance with the </w:t>
            </w:r>
            <w:hyperlink r:id="rId9" w:history="1">
              <w:r w:rsidRPr="00A5518E">
                <w:rPr>
                  <w:rFonts w:ascii="Arial" w:eastAsia="Times New Roman" w:hAnsi="Arial" w:cs="Arial"/>
                  <w:sz w:val="20"/>
                  <w:szCs w:val="20"/>
                  <w:lang w:val="en-GB"/>
                </w:rPr>
                <w:t>Berne Convention for the Protection of Literary and Artistic Works</w:t>
              </w:r>
            </w:hyperlink>
            <w:r w:rsidRPr="00A5518E">
              <w:rPr>
                <w:rFonts w:ascii="Arial" w:eastAsia="Times New Roman" w:hAnsi="Arial" w:cs="Arial"/>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3E1865" w:rsidRPr="00927E98" w14:paraId="1A1703E7" w14:textId="77777777" w:rsidTr="00AE47C9">
        <w:tc>
          <w:tcPr>
            <w:tcW w:w="9253" w:type="dxa"/>
          </w:tcPr>
          <w:p w14:paraId="3BC89C0A" w14:textId="77777777" w:rsidR="003E1865" w:rsidRPr="00A5518E" w:rsidRDefault="003E1865" w:rsidP="003E1865">
            <w:pPr>
              <w:autoSpaceDE w:val="0"/>
              <w:autoSpaceDN w:val="0"/>
              <w:adjustRightInd w:val="0"/>
              <w:spacing w:before="120" w:after="120"/>
              <w:ind w:left="317" w:right="390"/>
              <w:jc w:val="both"/>
              <w:rPr>
                <w:rFonts w:ascii="Arial" w:eastAsia="Times New Roman" w:hAnsi="Arial" w:cs="Arial"/>
                <w:sz w:val="20"/>
                <w:szCs w:val="20"/>
                <w:lang w:val="en-GB"/>
              </w:rPr>
            </w:pPr>
            <w:r w:rsidRPr="00A5518E">
              <w:rPr>
                <w:rFonts w:ascii="Arial" w:eastAsia="Times New Roman" w:hAnsi="Arial" w:cs="Arial"/>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3E1865" w:rsidRPr="00927E98" w14:paraId="37727E2D" w14:textId="77777777" w:rsidTr="00AE47C9">
        <w:tc>
          <w:tcPr>
            <w:tcW w:w="9253" w:type="dxa"/>
          </w:tcPr>
          <w:p w14:paraId="7FFD6757" w14:textId="77777777" w:rsidR="003E1865" w:rsidRPr="00A5518E" w:rsidRDefault="003E1865" w:rsidP="003E1865">
            <w:pPr>
              <w:autoSpaceDE w:val="0"/>
              <w:autoSpaceDN w:val="0"/>
              <w:adjustRightInd w:val="0"/>
              <w:spacing w:before="120" w:after="120" w:line="230" w:lineRule="atLeast"/>
              <w:ind w:left="317" w:right="390"/>
              <w:jc w:val="both"/>
              <w:rPr>
                <w:rFonts w:ascii="Arial" w:eastAsia="MS Mincho" w:hAnsi="Arial" w:cs="Arial"/>
                <w:sz w:val="20"/>
                <w:szCs w:val="20"/>
                <w:lang w:val="en-GB" w:eastAsia="ja-JP"/>
              </w:rPr>
            </w:pPr>
            <w:r w:rsidRPr="00A5518E">
              <w:rPr>
                <w:rFonts w:ascii="Arial" w:eastAsia="MS Mincho" w:hAnsi="Arial" w:cs="Arial"/>
                <w:sz w:val="20"/>
                <w:szCs w:val="20"/>
                <w:lang w:val="en-GB" w:eastAsia="ja-JP"/>
              </w:rPr>
              <w:t>In the event that this document or partial material from this document is reproduced, translated or distributed under the terms described above, the following statements are to be included:</w:t>
            </w:r>
          </w:p>
        </w:tc>
      </w:tr>
      <w:tr w:rsidR="003E1865" w:rsidRPr="00927E98" w14:paraId="68C1CABB" w14:textId="77777777" w:rsidTr="00AE47C9">
        <w:tc>
          <w:tcPr>
            <w:tcW w:w="9253" w:type="dxa"/>
          </w:tcPr>
          <w:p w14:paraId="3E5F4AB5" w14:textId="77777777" w:rsidR="003E1865" w:rsidRPr="00A5518E" w:rsidRDefault="003E1865" w:rsidP="003E1865">
            <w:pPr>
              <w:autoSpaceDE w:val="0"/>
              <w:autoSpaceDN w:val="0"/>
              <w:adjustRightInd w:val="0"/>
              <w:spacing w:before="120" w:after="120" w:line="230" w:lineRule="atLeast"/>
              <w:ind w:left="600" w:right="924"/>
              <w:jc w:val="both"/>
              <w:rPr>
                <w:rFonts w:ascii="Calibri" w:eastAsia="MS Mincho" w:hAnsi="Calibri" w:cs="Arial"/>
                <w:i/>
                <w:sz w:val="20"/>
                <w:szCs w:val="20"/>
                <w:lang w:val="en-GB" w:eastAsia="ja-JP"/>
              </w:rPr>
            </w:pPr>
            <w:r w:rsidRPr="00A5518E">
              <w:rPr>
                <w:rFonts w:ascii="Calibri" w:eastAsia="MS Mincho" w:hAnsi="Calibri" w:cs="Arial"/>
                <w:i/>
                <w:sz w:val="20"/>
                <w:szCs w:val="20"/>
                <w:lang w:val="en-GB" w:eastAsia="ja-JP"/>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3E1865" w:rsidRPr="00927E98" w14:paraId="519573C4" w14:textId="77777777" w:rsidTr="00AE47C9">
        <w:trPr>
          <w:trHeight w:val="2312"/>
        </w:trPr>
        <w:tc>
          <w:tcPr>
            <w:tcW w:w="9253" w:type="dxa"/>
            <w:tcBorders>
              <w:bottom w:val="single" w:sz="4" w:space="0" w:color="000000"/>
            </w:tcBorders>
          </w:tcPr>
          <w:p w14:paraId="6D8B64FD" w14:textId="77777777" w:rsidR="003E1865" w:rsidRPr="00A5518E" w:rsidRDefault="003E1865" w:rsidP="003E1865">
            <w:pPr>
              <w:autoSpaceDE w:val="0"/>
              <w:autoSpaceDN w:val="0"/>
              <w:adjustRightInd w:val="0"/>
              <w:spacing w:before="120" w:after="120" w:line="230" w:lineRule="atLeast"/>
              <w:ind w:left="600" w:right="924"/>
              <w:jc w:val="both"/>
              <w:rPr>
                <w:rFonts w:ascii="Calibri" w:eastAsia="MS Mincho" w:hAnsi="Calibri" w:cs="Arial"/>
                <w:i/>
                <w:sz w:val="20"/>
                <w:szCs w:val="20"/>
                <w:lang w:val="en-GB" w:eastAsia="ja-JP"/>
              </w:rPr>
            </w:pPr>
            <w:r w:rsidRPr="00A5518E">
              <w:rPr>
                <w:rFonts w:ascii="Calibri" w:eastAsia="MS Mincho" w:hAnsi="Calibri" w:cs="Arial"/>
                <w:i/>
                <w:sz w:val="20"/>
                <w:szCs w:val="20"/>
                <w:lang w:val="en-GB" w:eastAsia="ja-JP"/>
              </w:rPr>
              <w:t>“This [document/publication] is a translation of IHO [document/publication] [name]. The IHO has not checked this translation and therefore takes no responsibility for its accuracy. In case of doubt the source version of [name] in [language] should be consulted.”</w:t>
            </w:r>
          </w:p>
          <w:p w14:paraId="17AE1DD2" w14:textId="77777777" w:rsidR="003E1865" w:rsidRPr="00A5518E" w:rsidRDefault="003E1865" w:rsidP="003E1865">
            <w:pPr>
              <w:autoSpaceDE w:val="0"/>
              <w:autoSpaceDN w:val="0"/>
              <w:adjustRightInd w:val="0"/>
              <w:spacing w:before="120" w:after="120" w:line="230" w:lineRule="atLeast"/>
              <w:ind w:left="366" w:right="924"/>
              <w:jc w:val="both"/>
              <w:rPr>
                <w:rFonts w:ascii="Arial" w:eastAsia="MS Mincho" w:hAnsi="Arial" w:cs="Arial"/>
                <w:sz w:val="20"/>
                <w:szCs w:val="20"/>
                <w:lang w:val="en-GB" w:eastAsia="ja-JP"/>
              </w:rPr>
            </w:pPr>
            <w:r w:rsidRPr="00A5518E">
              <w:rPr>
                <w:rFonts w:ascii="Arial" w:eastAsia="MS Mincho" w:hAnsi="Arial" w:cs="Arial"/>
                <w:sz w:val="20"/>
                <w:szCs w:val="20"/>
                <w:lang w:val="en-GB" w:eastAsia="ja-JP"/>
              </w:rPr>
              <w:t>The IHO Logo or other identifiers shall not be used in any derived product without prior written permission from the IHO Secretariat.</w:t>
            </w:r>
          </w:p>
          <w:p w14:paraId="0DBAC7F3" w14:textId="77777777" w:rsidR="003E1865" w:rsidRPr="00A5518E" w:rsidRDefault="003E1865" w:rsidP="003E1865">
            <w:pPr>
              <w:autoSpaceDE w:val="0"/>
              <w:autoSpaceDN w:val="0"/>
              <w:adjustRightInd w:val="0"/>
              <w:spacing w:before="120" w:after="120" w:line="230" w:lineRule="atLeast"/>
              <w:ind w:left="600" w:right="924"/>
              <w:jc w:val="both"/>
              <w:rPr>
                <w:rFonts w:ascii="Arial" w:eastAsia="MS Mincho" w:hAnsi="Arial" w:cs="Arial"/>
                <w:sz w:val="20"/>
                <w:szCs w:val="20"/>
                <w:lang w:val="en-GB" w:eastAsia="ja-JP"/>
              </w:rPr>
            </w:pPr>
          </w:p>
        </w:tc>
      </w:tr>
    </w:tbl>
    <w:p w14:paraId="71E81755" w14:textId="77777777" w:rsidR="003E1865" w:rsidRPr="00927E98" w:rsidRDefault="003E1865" w:rsidP="00D76F33">
      <w:pPr>
        <w:pStyle w:val="zzCover"/>
        <w:spacing w:after="0"/>
        <w:jc w:val="both"/>
        <w:rPr>
          <w:b w:val="0"/>
          <w:noProof/>
          <w:color w:val="0000FF"/>
          <w:sz w:val="20"/>
        </w:rPr>
      </w:pPr>
    </w:p>
    <w:p w14:paraId="7D4DBB86" w14:textId="77777777" w:rsidR="003E1865" w:rsidRPr="00927E98" w:rsidRDefault="003E1865" w:rsidP="00D76F33">
      <w:pPr>
        <w:pStyle w:val="zzCover"/>
        <w:spacing w:after="0"/>
        <w:jc w:val="both"/>
        <w:rPr>
          <w:b w:val="0"/>
          <w:noProof/>
          <w:color w:val="0000FF"/>
          <w:sz w:val="20"/>
        </w:rPr>
      </w:pPr>
      <w:r w:rsidRPr="00927E98">
        <w:rPr>
          <w:b w:val="0"/>
          <w:noProof/>
          <w:color w:val="0000FF"/>
          <w:sz w:val="20"/>
        </w:rPr>
        <w:br w:type="page"/>
      </w:r>
    </w:p>
    <w:p w14:paraId="2D3EE92B" w14:textId="0D1F1AA4" w:rsidR="00D76F33" w:rsidRPr="00927E98" w:rsidRDefault="00D76F33" w:rsidP="00D76F33">
      <w:pPr>
        <w:pStyle w:val="zzCover"/>
        <w:spacing w:after="0"/>
        <w:jc w:val="both"/>
        <w:rPr>
          <w:b w:val="0"/>
          <w:noProof/>
          <w:color w:val="0000FF"/>
        </w:rPr>
      </w:pPr>
      <w:r w:rsidRPr="00A5518E">
        <w:rPr>
          <w:b w:val="0"/>
          <w:noProof/>
          <w:color w:val="0000FF"/>
          <w:sz w:val="20"/>
        </w:rPr>
        <w:lastRenderedPageBreak/>
        <w:fldChar w:fldCharType="begin"/>
      </w:r>
      <w:r w:rsidRPr="00927E98">
        <w:rPr>
          <w:b w:val="0"/>
          <w:noProof/>
          <w:color w:val="0000FF"/>
          <w:sz w:val="20"/>
        </w:rPr>
        <w:instrText xml:space="preserve"> REF DDSecr \* CHARFORMAT   \* MERGEFORMAT </w:instrText>
      </w:r>
      <w:r w:rsidRPr="00A5518E">
        <w:fldChar w:fldCharType="end"/>
      </w:r>
    </w:p>
    <w:p w14:paraId="6183D808" w14:textId="77777777" w:rsidR="00D76F33" w:rsidRPr="00927E98" w:rsidRDefault="00D76F33" w:rsidP="00D76F33">
      <w:pPr>
        <w:spacing w:before="360" w:after="120" w:line="100" w:lineRule="atLeast"/>
        <w:jc w:val="center"/>
        <w:rPr>
          <w:lang w:val="en-GB"/>
        </w:rPr>
      </w:pPr>
      <w:r w:rsidRPr="00927E98">
        <w:rPr>
          <w:rFonts w:eastAsia="Times New Roman"/>
          <w:b/>
          <w:sz w:val="24"/>
          <w:szCs w:val="24"/>
          <w:lang w:val="en-GB"/>
        </w:rPr>
        <w:t>Revision History</w:t>
      </w:r>
    </w:p>
    <w:p w14:paraId="1A039AB4" w14:textId="77777777" w:rsidR="00D76F33" w:rsidRPr="00927E98" w:rsidRDefault="00D76F33" w:rsidP="00FE1217">
      <w:pPr>
        <w:jc w:val="both"/>
        <w:rPr>
          <w:lang w:val="en-GB"/>
        </w:rPr>
      </w:pPr>
      <w:r w:rsidRPr="00927E98">
        <w:rPr>
          <w:lang w:val="en-GB"/>
        </w:rPr>
        <w:t>Changes to this Specification are coordinated by the IHO S-100 Working Group. New editions will be made available via the IHO web site. Maintenance of the Specification shall conform to IHO Technical Resolution 2/2007 (revised 2010).</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285"/>
        <w:gridCol w:w="1430"/>
        <w:gridCol w:w="3855"/>
      </w:tblGrid>
      <w:tr w:rsidR="00D76F33" w:rsidRPr="00927E98" w14:paraId="1DF6B16B" w14:textId="77777777" w:rsidTr="003507AF">
        <w:tc>
          <w:tcPr>
            <w:tcW w:w="1710" w:type="dxa"/>
          </w:tcPr>
          <w:p w14:paraId="17529F2B" w14:textId="77777777" w:rsidR="00D76F33" w:rsidRPr="00FE1217" w:rsidRDefault="00D76F33" w:rsidP="00D76F33">
            <w:pPr>
              <w:spacing w:before="120" w:after="120"/>
              <w:rPr>
                <w:rFonts w:ascii="Times New Roman" w:hAnsi="Times New Roman"/>
                <w:sz w:val="20"/>
                <w:szCs w:val="20"/>
                <w:lang w:val="en-GB"/>
              </w:rPr>
            </w:pPr>
            <w:r w:rsidRPr="00FE1217">
              <w:rPr>
                <w:rFonts w:ascii="Times New Roman" w:hAnsi="Times New Roman"/>
                <w:sz w:val="20"/>
                <w:szCs w:val="20"/>
                <w:lang w:val="en-GB"/>
              </w:rPr>
              <w:t>Version Number</w:t>
            </w:r>
          </w:p>
        </w:tc>
        <w:tc>
          <w:tcPr>
            <w:tcW w:w="1285" w:type="dxa"/>
          </w:tcPr>
          <w:p w14:paraId="57B0FBCD" w14:textId="77777777" w:rsidR="00D76F33" w:rsidRPr="00FE1217" w:rsidRDefault="00D76F33" w:rsidP="00D76F33">
            <w:pPr>
              <w:spacing w:before="120" w:after="120"/>
              <w:ind w:left="-1" w:firstLine="1"/>
              <w:rPr>
                <w:rFonts w:ascii="Times New Roman" w:hAnsi="Times New Roman"/>
                <w:sz w:val="20"/>
                <w:szCs w:val="20"/>
                <w:lang w:val="en-GB"/>
              </w:rPr>
            </w:pPr>
            <w:r w:rsidRPr="00FE1217">
              <w:rPr>
                <w:rFonts w:ascii="Times New Roman" w:hAnsi="Times New Roman"/>
                <w:sz w:val="20"/>
                <w:szCs w:val="20"/>
                <w:lang w:val="en-GB"/>
              </w:rPr>
              <w:t>Date</w:t>
            </w:r>
          </w:p>
        </w:tc>
        <w:tc>
          <w:tcPr>
            <w:tcW w:w="1430" w:type="dxa"/>
          </w:tcPr>
          <w:p w14:paraId="3BB8D6BE" w14:textId="77777777" w:rsidR="00D76F33" w:rsidRPr="00FE1217" w:rsidRDefault="00D76F33" w:rsidP="00D76F33">
            <w:pPr>
              <w:spacing w:before="120" w:after="120"/>
              <w:ind w:firstLine="21"/>
              <w:rPr>
                <w:rFonts w:ascii="Times New Roman" w:hAnsi="Times New Roman"/>
                <w:sz w:val="20"/>
                <w:szCs w:val="20"/>
                <w:lang w:val="en-GB"/>
              </w:rPr>
            </w:pPr>
            <w:r w:rsidRPr="00FE1217">
              <w:rPr>
                <w:rFonts w:ascii="Times New Roman" w:hAnsi="Times New Roman"/>
                <w:sz w:val="20"/>
                <w:szCs w:val="20"/>
                <w:lang w:val="en-GB"/>
              </w:rPr>
              <w:t>Author</w:t>
            </w:r>
          </w:p>
        </w:tc>
        <w:tc>
          <w:tcPr>
            <w:tcW w:w="3855" w:type="dxa"/>
          </w:tcPr>
          <w:p w14:paraId="3D1306BF" w14:textId="77777777" w:rsidR="00D76F33" w:rsidRPr="00FE1217" w:rsidRDefault="00D76F33" w:rsidP="00D76F33">
            <w:pPr>
              <w:spacing w:before="120" w:after="120"/>
              <w:ind w:left="44" w:firstLine="43"/>
              <w:rPr>
                <w:rFonts w:ascii="Times New Roman" w:hAnsi="Times New Roman"/>
                <w:sz w:val="20"/>
                <w:szCs w:val="20"/>
                <w:lang w:val="en-GB"/>
              </w:rPr>
            </w:pPr>
            <w:r w:rsidRPr="00FE1217">
              <w:rPr>
                <w:rFonts w:ascii="Times New Roman" w:hAnsi="Times New Roman"/>
                <w:sz w:val="20"/>
                <w:szCs w:val="20"/>
                <w:lang w:val="en-GB"/>
              </w:rPr>
              <w:t>Purpose</w:t>
            </w:r>
          </w:p>
        </w:tc>
      </w:tr>
      <w:tr w:rsidR="00D76F33" w:rsidRPr="00927E98" w14:paraId="1742E90E" w14:textId="77777777" w:rsidTr="003507AF">
        <w:tc>
          <w:tcPr>
            <w:tcW w:w="1710" w:type="dxa"/>
          </w:tcPr>
          <w:p w14:paraId="1C011C28" w14:textId="77777777" w:rsidR="00D76F33" w:rsidRPr="00FE1217" w:rsidRDefault="00D76F33" w:rsidP="00D76F33">
            <w:pPr>
              <w:spacing w:before="120" w:after="120"/>
              <w:rPr>
                <w:rFonts w:ascii="Times New Roman" w:hAnsi="Times New Roman"/>
                <w:sz w:val="20"/>
                <w:szCs w:val="20"/>
                <w:lang w:val="en-GB"/>
              </w:rPr>
            </w:pPr>
            <w:r w:rsidRPr="00FE1217">
              <w:rPr>
                <w:rFonts w:ascii="Times New Roman" w:hAnsi="Times New Roman"/>
                <w:sz w:val="20"/>
                <w:szCs w:val="20"/>
                <w:lang w:val="en-GB"/>
              </w:rPr>
              <w:t>0.1</w:t>
            </w:r>
          </w:p>
        </w:tc>
        <w:tc>
          <w:tcPr>
            <w:tcW w:w="1285" w:type="dxa"/>
          </w:tcPr>
          <w:p w14:paraId="71A1EC8A" w14:textId="0DD3BB21" w:rsidR="00D76F33" w:rsidRPr="00FE1217" w:rsidRDefault="00D76F33" w:rsidP="00D76F33">
            <w:pPr>
              <w:spacing w:before="120" w:after="120"/>
              <w:ind w:left="-1" w:firstLine="1"/>
              <w:rPr>
                <w:rFonts w:ascii="Times New Roman" w:hAnsi="Times New Roman"/>
                <w:sz w:val="20"/>
                <w:szCs w:val="20"/>
                <w:lang w:val="en-GB"/>
              </w:rPr>
            </w:pPr>
            <w:r w:rsidRPr="00FE1217">
              <w:rPr>
                <w:rFonts w:ascii="Times New Roman" w:hAnsi="Times New Roman"/>
                <w:sz w:val="20"/>
                <w:szCs w:val="20"/>
                <w:lang w:val="en-GB"/>
              </w:rPr>
              <w:t>201</w:t>
            </w:r>
            <w:r w:rsidR="00832603" w:rsidRPr="00FE1217">
              <w:rPr>
                <w:rFonts w:ascii="Times New Roman" w:hAnsi="Times New Roman"/>
                <w:sz w:val="20"/>
                <w:szCs w:val="20"/>
                <w:lang w:val="en-GB"/>
              </w:rPr>
              <w:t>8</w:t>
            </w:r>
            <w:r w:rsidRPr="00FE1217">
              <w:rPr>
                <w:rFonts w:ascii="Times New Roman" w:hAnsi="Times New Roman"/>
                <w:sz w:val="20"/>
                <w:szCs w:val="20"/>
                <w:lang w:val="en-GB"/>
              </w:rPr>
              <w:t>-0</w:t>
            </w:r>
            <w:r w:rsidR="00832603" w:rsidRPr="00FE1217">
              <w:rPr>
                <w:rFonts w:ascii="Times New Roman" w:hAnsi="Times New Roman"/>
                <w:sz w:val="20"/>
                <w:szCs w:val="20"/>
                <w:lang w:val="en-GB"/>
              </w:rPr>
              <w:t>1</w:t>
            </w:r>
            <w:r w:rsidRPr="00FE1217">
              <w:rPr>
                <w:rFonts w:ascii="Times New Roman" w:hAnsi="Times New Roman"/>
                <w:sz w:val="20"/>
                <w:szCs w:val="20"/>
                <w:lang w:val="en-GB"/>
              </w:rPr>
              <w:t>-31</w:t>
            </w:r>
          </w:p>
        </w:tc>
        <w:tc>
          <w:tcPr>
            <w:tcW w:w="1430" w:type="dxa"/>
          </w:tcPr>
          <w:p w14:paraId="6BFC6B4F" w14:textId="77777777" w:rsidR="00D76F33" w:rsidRPr="00FE1217" w:rsidRDefault="00D76F33" w:rsidP="00D76F33">
            <w:pPr>
              <w:spacing w:before="120" w:after="120"/>
              <w:ind w:firstLine="21"/>
              <w:rPr>
                <w:rFonts w:ascii="Times New Roman" w:hAnsi="Times New Roman"/>
                <w:sz w:val="20"/>
                <w:szCs w:val="20"/>
                <w:lang w:val="en-GB"/>
              </w:rPr>
            </w:pPr>
            <w:r w:rsidRPr="00FE1217">
              <w:rPr>
                <w:rFonts w:ascii="Times New Roman" w:hAnsi="Times New Roman"/>
                <w:sz w:val="20"/>
                <w:szCs w:val="20"/>
                <w:lang w:val="en-GB"/>
              </w:rPr>
              <w:t>EM, RM</w:t>
            </w:r>
          </w:p>
        </w:tc>
        <w:tc>
          <w:tcPr>
            <w:tcW w:w="3855" w:type="dxa"/>
          </w:tcPr>
          <w:p w14:paraId="4DAD953B" w14:textId="77777777" w:rsidR="00D76F33" w:rsidRPr="00FE1217" w:rsidRDefault="00D76F33" w:rsidP="00D76F33">
            <w:pPr>
              <w:spacing w:before="120" w:after="120"/>
              <w:ind w:left="44" w:firstLine="43"/>
              <w:rPr>
                <w:rFonts w:ascii="Times New Roman" w:hAnsi="Times New Roman"/>
                <w:sz w:val="20"/>
                <w:szCs w:val="20"/>
                <w:lang w:val="en-GB"/>
              </w:rPr>
            </w:pPr>
            <w:r w:rsidRPr="00FE1217">
              <w:rPr>
                <w:rFonts w:ascii="Times New Roman" w:hAnsi="Times New Roman"/>
                <w:sz w:val="20"/>
                <w:szCs w:val="20"/>
                <w:lang w:val="en-GB"/>
              </w:rPr>
              <w:t>First draft</w:t>
            </w:r>
          </w:p>
        </w:tc>
      </w:tr>
      <w:tr w:rsidR="00D76F33" w:rsidRPr="00927E98" w14:paraId="11EDE543" w14:textId="77777777" w:rsidTr="003507AF">
        <w:tc>
          <w:tcPr>
            <w:tcW w:w="1710" w:type="dxa"/>
          </w:tcPr>
          <w:p w14:paraId="7CF371C8" w14:textId="04AE5DBB" w:rsidR="00D76F33" w:rsidRPr="00FE1217" w:rsidRDefault="00495019" w:rsidP="00D76F33">
            <w:pPr>
              <w:spacing w:before="120" w:after="120"/>
              <w:rPr>
                <w:rFonts w:ascii="Times New Roman" w:hAnsi="Times New Roman"/>
                <w:sz w:val="20"/>
                <w:szCs w:val="20"/>
                <w:lang w:val="en-GB"/>
              </w:rPr>
            </w:pPr>
            <w:r w:rsidRPr="00FE1217">
              <w:rPr>
                <w:rFonts w:ascii="Times New Roman" w:hAnsi="Times New Roman"/>
                <w:sz w:val="20"/>
                <w:szCs w:val="20"/>
                <w:lang w:val="en-GB"/>
              </w:rPr>
              <w:t>0.2</w:t>
            </w:r>
          </w:p>
        </w:tc>
        <w:tc>
          <w:tcPr>
            <w:tcW w:w="1285" w:type="dxa"/>
          </w:tcPr>
          <w:p w14:paraId="22611299" w14:textId="11F4A5F1" w:rsidR="00D76F33" w:rsidRPr="00FE1217" w:rsidRDefault="00495019" w:rsidP="00D76F33">
            <w:pPr>
              <w:spacing w:before="120" w:after="120"/>
              <w:ind w:left="-1" w:firstLine="1"/>
              <w:rPr>
                <w:rFonts w:ascii="Times New Roman" w:hAnsi="Times New Roman"/>
                <w:sz w:val="20"/>
                <w:szCs w:val="20"/>
                <w:lang w:val="en-GB"/>
              </w:rPr>
            </w:pPr>
            <w:r w:rsidRPr="00FE1217">
              <w:rPr>
                <w:rFonts w:ascii="Times New Roman" w:hAnsi="Times New Roman"/>
                <w:sz w:val="20"/>
                <w:szCs w:val="20"/>
                <w:lang w:val="en-GB"/>
              </w:rPr>
              <w:t>2018-0</w:t>
            </w:r>
            <w:r w:rsidR="00C462D2" w:rsidRPr="00FE1217">
              <w:rPr>
                <w:rFonts w:ascii="Times New Roman" w:hAnsi="Times New Roman"/>
                <w:sz w:val="20"/>
                <w:szCs w:val="20"/>
                <w:lang w:val="en-GB"/>
              </w:rPr>
              <w:t>8</w:t>
            </w:r>
            <w:r w:rsidRPr="00FE1217">
              <w:rPr>
                <w:rFonts w:ascii="Times New Roman" w:hAnsi="Times New Roman"/>
                <w:sz w:val="20"/>
                <w:szCs w:val="20"/>
                <w:lang w:val="en-GB"/>
              </w:rPr>
              <w:t>-31</w:t>
            </w:r>
          </w:p>
        </w:tc>
        <w:tc>
          <w:tcPr>
            <w:tcW w:w="1430" w:type="dxa"/>
          </w:tcPr>
          <w:p w14:paraId="011344B0" w14:textId="21FCA11F" w:rsidR="00D76F33" w:rsidRPr="00FE1217" w:rsidRDefault="00495019" w:rsidP="00D76F33">
            <w:pPr>
              <w:spacing w:before="120" w:after="120"/>
              <w:ind w:firstLine="21"/>
              <w:rPr>
                <w:rFonts w:ascii="Times New Roman" w:hAnsi="Times New Roman"/>
                <w:sz w:val="20"/>
                <w:szCs w:val="20"/>
                <w:lang w:val="en-GB"/>
              </w:rPr>
            </w:pPr>
            <w:r w:rsidRPr="00FE1217">
              <w:rPr>
                <w:rFonts w:ascii="Times New Roman" w:hAnsi="Times New Roman"/>
                <w:sz w:val="20"/>
                <w:szCs w:val="20"/>
                <w:lang w:val="en-GB"/>
              </w:rPr>
              <w:t>EM</w:t>
            </w:r>
            <w:r w:rsidR="007F3A02" w:rsidRPr="00FE1217">
              <w:rPr>
                <w:rFonts w:ascii="Times New Roman" w:hAnsi="Times New Roman"/>
                <w:sz w:val="20"/>
                <w:szCs w:val="20"/>
                <w:lang w:val="en-GB"/>
              </w:rPr>
              <w:t>, RM</w:t>
            </w:r>
          </w:p>
        </w:tc>
        <w:tc>
          <w:tcPr>
            <w:tcW w:w="3855" w:type="dxa"/>
          </w:tcPr>
          <w:p w14:paraId="5B3EC3E4" w14:textId="01894327" w:rsidR="00D76F33" w:rsidRPr="00FE1217" w:rsidRDefault="00495019" w:rsidP="00D76F33">
            <w:pPr>
              <w:spacing w:before="120" w:after="120"/>
              <w:ind w:left="44" w:firstLine="43"/>
              <w:rPr>
                <w:rFonts w:ascii="Times New Roman" w:hAnsi="Times New Roman"/>
                <w:sz w:val="20"/>
                <w:szCs w:val="20"/>
                <w:lang w:val="en-GB"/>
              </w:rPr>
            </w:pPr>
            <w:r w:rsidRPr="00FE1217">
              <w:rPr>
                <w:rFonts w:ascii="Times New Roman" w:hAnsi="Times New Roman"/>
                <w:sz w:val="20"/>
                <w:szCs w:val="20"/>
                <w:lang w:val="en-GB"/>
              </w:rPr>
              <w:t>Comments from NIPWG and S-100WG</w:t>
            </w:r>
            <w:r w:rsidR="002A4662" w:rsidRPr="00FE1217">
              <w:rPr>
                <w:rFonts w:ascii="Times New Roman" w:hAnsi="Times New Roman"/>
                <w:sz w:val="20"/>
                <w:szCs w:val="20"/>
                <w:lang w:val="en-GB"/>
              </w:rPr>
              <w:t xml:space="preserve">; </w:t>
            </w:r>
            <w:r w:rsidR="006A7DE0" w:rsidRPr="00FE1217">
              <w:rPr>
                <w:rFonts w:ascii="Times New Roman" w:hAnsi="Times New Roman"/>
                <w:sz w:val="20"/>
                <w:szCs w:val="20"/>
                <w:lang w:val="en-GB"/>
              </w:rPr>
              <w:t>Multiple u</w:t>
            </w:r>
            <w:r w:rsidR="002A4662" w:rsidRPr="00FE1217">
              <w:rPr>
                <w:rFonts w:ascii="Times New Roman" w:hAnsi="Times New Roman"/>
                <w:sz w:val="20"/>
                <w:szCs w:val="20"/>
                <w:lang w:val="en-GB"/>
              </w:rPr>
              <w:t>pdate</w:t>
            </w:r>
            <w:r w:rsidR="006A7DE0" w:rsidRPr="00FE1217">
              <w:rPr>
                <w:rFonts w:ascii="Times New Roman" w:hAnsi="Times New Roman"/>
                <w:sz w:val="20"/>
                <w:szCs w:val="20"/>
                <w:lang w:val="en-GB"/>
              </w:rPr>
              <w:t>s</w:t>
            </w:r>
            <w:r w:rsidR="002A4662" w:rsidRPr="00FE1217">
              <w:rPr>
                <w:rFonts w:ascii="Times New Roman" w:hAnsi="Times New Roman"/>
                <w:sz w:val="20"/>
                <w:szCs w:val="20"/>
                <w:lang w:val="en-GB"/>
              </w:rPr>
              <w:t xml:space="preserve"> to </w:t>
            </w:r>
            <w:r w:rsidR="006A7DE0" w:rsidRPr="00FE1217">
              <w:rPr>
                <w:rFonts w:ascii="Times New Roman" w:hAnsi="Times New Roman"/>
                <w:sz w:val="20"/>
                <w:szCs w:val="20"/>
                <w:lang w:val="en-GB"/>
              </w:rPr>
              <w:t>conform to</w:t>
            </w:r>
            <w:r w:rsidR="002A4662" w:rsidRPr="00FE1217">
              <w:rPr>
                <w:rFonts w:ascii="Times New Roman" w:hAnsi="Times New Roman"/>
                <w:sz w:val="20"/>
                <w:szCs w:val="20"/>
                <w:lang w:val="en-GB"/>
              </w:rPr>
              <w:t xml:space="preserve"> </w:t>
            </w:r>
            <w:r w:rsidR="006A7DE0" w:rsidRPr="00FE1217">
              <w:rPr>
                <w:rFonts w:ascii="Times New Roman" w:hAnsi="Times New Roman"/>
                <w:sz w:val="20"/>
                <w:szCs w:val="20"/>
                <w:lang w:val="en-GB"/>
              </w:rPr>
              <w:t>S-100 Edition 4.0.0</w:t>
            </w:r>
            <w:r w:rsidR="00EE05B7" w:rsidRPr="00FE1217">
              <w:rPr>
                <w:rFonts w:ascii="Times New Roman" w:hAnsi="Times New Roman"/>
                <w:sz w:val="20"/>
                <w:szCs w:val="20"/>
                <w:lang w:val="en-GB"/>
              </w:rPr>
              <w:t>; miscellaneous editorial updates</w:t>
            </w:r>
          </w:p>
        </w:tc>
      </w:tr>
      <w:tr w:rsidR="00D76F33" w:rsidRPr="00927E98" w14:paraId="62EAE593" w14:textId="77777777" w:rsidTr="003507AF">
        <w:tc>
          <w:tcPr>
            <w:tcW w:w="1710" w:type="dxa"/>
          </w:tcPr>
          <w:p w14:paraId="6E80FBB3" w14:textId="77777777" w:rsidR="00D76F33" w:rsidRPr="00927E98" w:rsidRDefault="00D76F33" w:rsidP="00D76F33">
            <w:pPr>
              <w:spacing w:before="120" w:after="120"/>
              <w:rPr>
                <w:rFonts w:ascii="Times New Roman" w:hAnsi="Times New Roman"/>
                <w:lang w:val="en-GB"/>
              </w:rPr>
            </w:pPr>
          </w:p>
        </w:tc>
        <w:tc>
          <w:tcPr>
            <w:tcW w:w="1285" w:type="dxa"/>
          </w:tcPr>
          <w:p w14:paraId="6545035A"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239E8151" w14:textId="77777777" w:rsidR="00D76F33" w:rsidRPr="00927E98" w:rsidRDefault="00D76F33" w:rsidP="00D76F33">
            <w:pPr>
              <w:spacing w:before="120" w:after="120"/>
              <w:ind w:firstLine="21"/>
              <w:rPr>
                <w:rFonts w:ascii="Times New Roman" w:hAnsi="Times New Roman"/>
                <w:lang w:val="en-GB"/>
              </w:rPr>
            </w:pPr>
          </w:p>
        </w:tc>
        <w:tc>
          <w:tcPr>
            <w:tcW w:w="3855" w:type="dxa"/>
          </w:tcPr>
          <w:p w14:paraId="12D3D04D"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4766C458" w14:textId="77777777" w:rsidTr="003507AF">
        <w:tc>
          <w:tcPr>
            <w:tcW w:w="1710" w:type="dxa"/>
          </w:tcPr>
          <w:p w14:paraId="68761CCE" w14:textId="77777777" w:rsidR="00D76F33" w:rsidRPr="00927E98" w:rsidRDefault="00D76F33" w:rsidP="00D76F33">
            <w:pPr>
              <w:spacing w:before="120" w:after="120"/>
              <w:rPr>
                <w:rFonts w:ascii="Times New Roman" w:hAnsi="Times New Roman"/>
                <w:lang w:val="en-GB"/>
              </w:rPr>
            </w:pPr>
          </w:p>
        </w:tc>
        <w:tc>
          <w:tcPr>
            <w:tcW w:w="1285" w:type="dxa"/>
          </w:tcPr>
          <w:p w14:paraId="163BF3F7"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150AF824" w14:textId="77777777" w:rsidR="00D76F33" w:rsidRPr="00927E98" w:rsidRDefault="00D76F33" w:rsidP="00D76F33">
            <w:pPr>
              <w:spacing w:before="120" w:after="120"/>
              <w:ind w:firstLine="21"/>
              <w:rPr>
                <w:rFonts w:ascii="Times New Roman" w:hAnsi="Times New Roman"/>
                <w:lang w:val="en-GB"/>
              </w:rPr>
            </w:pPr>
          </w:p>
        </w:tc>
        <w:tc>
          <w:tcPr>
            <w:tcW w:w="3855" w:type="dxa"/>
          </w:tcPr>
          <w:p w14:paraId="60DE3366"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4FD68BDA" w14:textId="77777777" w:rsidTr="003507AF">
        <w:tc>
          <w:tcPr>
            <w:tcW w:w="1710" w:type="dxa"/>
          </w:tcPr>
          <w:p w14:paraId="4C873A36" w14:textId="77777777" w:rsidR="00D76F33" w:rsidRPr="00927E98" w:rsidRDefault="00D76F33" w:rsidP="00D76F33">
            <w:pPr>
              <w:spacing w:before="120" w:after="120"/>
              <w:rPr>
                <w:rFonts w:ascii="Times New Roman" w:hAnsi="Times New Roman"/>
                <w:lang w:val="en-GB"/>
              </w:rPr>
            </w:pPr>
          </w:p>
        </w:tc>
        <w:tc>
          <w:tcPr>
            <w:tcW w:w="1285" w:type="dxa"/>
          </w:tcPr>
          <w:p w14:paraId="7AD10613"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3FE30CA6" w14:textId="77777777" w:rsidR="00D76F33" w:rsidRPr="00927E98" w:rsidRDefault="00D76F33" w:rsidP="00D76F33">
            <w:pPr>
              <w:spacing w:before="120" w:after="120"/>
              <w:ind w:firstLine="21"/>
              <w:rPr>
                <w:rFonts w:ascii="Times New Roman" w:hAnsi="Times New Roman"/>
                <w:lang w:val="en-GB"/>
              </w:rPr>
            </w:pPr>
          </w:p>
        </w:tc>
        <w:tc>
          <w:tcPr>
            <w:tcW w:w="3855" w:type="dxa"/>
          </w:tcPr>
          <w:p w14:paraId="04691EFD"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116AA7DF" w14:textId="77777777" w:rsidTr="003507AF">
        <w:tc>
          <w:tcPr>
            <w:tcW w:w="1710" w:type="dxa"/>
          </w:tcPr>
          <w:p w14:paraId="74C01005" w14:textId="77777777" w:rsidR="00D76F33" w:rsidRPr="00927E98" w:rsidRDefault="00D76F33" w:rsidP="00D76F33">
            <w:pPr>
              <w:spacing w:before="120" w:after="120"/>
              <w:rPr>
                <w:rFonts w:ascii="Times New Roman" w:hAnsi="Times New Roman"/>
                <w:lang w:val="en-GB"/>
              </w:rPr>
            </w:pPr>
          </w:p>
        </w:tc>
        <w:tc>
          <w:tcPr>
            <w:tcW w:w="1285" w:type="dxa"/>
          </w:tcPr>
          <w:p w14:paraId="07338A41"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5F4B8B98" w14:textId="77777777" w:rsidR="00D76F33" w:rsidRPr="00927E98" w:rsidRDefault="00D76F33" w:rsidP="00D76F33">
            <w:pPr>
              <w:spacing w:before="120" w:after="120"/>
              <w:ind w:firstLine="21"/>
              <w:rPr>
                <w:rFonts w:ascii="Times New Roman" w:hAnsi="Times New Roman"/>
                <w:lang w:val="en-GB"/>
              </w:rPr>
            </w:pPr>
          </w:p>
        </w:tc>
        <w:tc>
          <w:tcPr>
            <w:tcW w:w="3855" w:type="dxa"/>
          </w:tcPr>
          <w:p w14:paraId="703737F5"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6C88A259" w14:textId="77777777" w:rsidTr="003507AF">
        <w:tc>
          <w:tcPr>
            <w:tcW w:w="1710" w:type="dxa"/>
          </w:tcPr>
          <w:p w14:paraId="43B6BED9" w14:textId="77777777" w:rsidR="00D76F33" w:rsidRPr="00927E98" w:rsidRDefault="00D76F33" w:rsidP="00D76F33">
            <w:pPr>
              <w:spacing w:before="120" w:after="120"/>
              <w:rPr>
                <w:rFonts w:ascii="Times New Roman" w:hAnsi="Times New Roman"/>
                <w:lang w:val="en-GB"/>
              </w:rPr>
            </w:pPr>
          </w:p>
        </w:tc>
        <w:tc>
          <w:tcPr>
            <w:tcW w:w="1285" w:type="dxa"/>
          </w:tcPr>
          <w:p w14:paraId="54C46472"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0D4E4C8C" w14:textId="77777777" w:rsidR="00D76F33" w:rsidRPr="00927E98" w:rsidRDefault="00D76F33" w:rsidP="00D76F33">
            <w:pPr>
              <w:spacing w:before="120" w:after="120"/>
              <w:ind w:firstLine="21"/>
              <w:rPr>
                <w:rFonts w:ascii="Times New Roman" w:hAnsi="Times New Roman"/>
                <w:lang w:val="en-GB"/>
              </w:rPr>
            </w:pPr>
          </w:p>
        </w:tc>
        <w:tc>
          <w:tcPr>
            <w:tcW w:w="3855" w:type="dxa"/>
          </w:tcPr>
          <w:p w14:paraId="0FDB5641"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7D348346" w14:textId="77777777" w:rsidTr="003507AF">
        <w:tc>
          <w:tcPr>
            <w:tcW w:w="1710" w:type="dxa"/>
          </w:tcPr>
          <w:p w14:paraId="50C92D03" w14:textId="77777777" w:rsidR="00D76F33" w:rsidRPr="00927E98" w:rsidRDefault="00D76F33" w:rsidP="00D76F33">
            <w:pPr>
              <w:spacing w:before="120" w:after="120"/>
              <w:rPr>
                <w:rFonts w:ascii="Times New Roman" w:hAnsi="Times New Roman"/>
                <w:lang w:val="en-GB"/>
              </w:rPr>
            </w:pPr>
          </w:p>
        </w:tc>
        <w:tc>
          <w:tcPr>
            <w:tcW w:w="1285" w:type="dxa"/>
          </w:tcPr>
          <w:p w14:paraId="50D0AF85"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70EA5C94" w14:textId="77777777" w:rsidR="00D76F33" w:rsidRPr="00927E98" w:rsidRDefault="00D76F33" w:rsidP="00D76F33">
            <w:pPr>
              <w:spacing w:before="120" w:after="120"/>
              <w:ind w:firstLine="21"/>
              <w:rPr>
                <w:rFonts w:ascii="Times New Roman" w:hAnsi="Times New Roman"/>
                <w:lang w:val="en-GB"/>
              </w:rPr>
            </w:pPr>
          </w:p>
        </w:tc>
        <w:tc>
          <w:tcPr>
            <w:tcW w:w="3855" w:type="dxa"/>
          </w:tcPr>
          <w:p w14:paraId="69EE7CBE"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45DB1822" w14:textId="77777777" w:rsidTr="003507AF">
        <w:tc>
          <w:tcPr>
            <w:tcW w:w="1710" w:type="dxa"/>
          </w:tcPr>
          <w:p w14:paraId="629D171A" w14:textId="77777777" w:rsidR="00D76F33" w:rsidRPr="00927E98" w:rsidRDefault="00D76F33" w:rsidP="00D76F33">
            <w:pPr>
              <w:spacing w:before="120" w:after="120"/>
              <w:rPr>
                <w:rFonts w:ascii="Times New Roman" w:hAnsi="Times New Roman"/>
                <w:lang w:val="en-GB"/>
              </w:rPr>
            </w:pPr>
          </w:p>
        </w:tc>
        <w:tc>
          <w:tcPr>
            <w:tcW w:w="1285" w:type="dxa"/>
          </w:tcPr>
          <w:p w14:paraId="3F8C3842"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01570077" w14:textId="77777777" w:rsidR="00D76F33" w:rsidRPr="00927E98" w:rsidRDefault="00D76F33" w:rsidP="00D76F33">
            <w:pPr>
              <w:spacing w:before="120" w:after="120"/>
              <w:ind w:firstLine="21"/>
              <w:rPr>
                <w:rFonts w:ascii="Times New Roman" w:hAnsi="Times New Roman"/>
                <w:lang w:val="en-GB"/>
              </w:rPr>
            </w:pPr>
          </w:p>
        </w:tc>
        <w:tc>
          <w:tcPr>
            <w:tcW w:w="3855" w:type="dxa"/>
          </w:tcPr>
          <w:p w14:paraId="01B98976"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6F294CB8" w14:textId="77777777" w:rsidTr="003507AF">
        <w:tc>
          <w:tcPr>
            <w:tcW w:w="1710" w:type="dxa"/>
          </w:tcPr>
          <w:p w14:paraId="0139B266" w14:textId="77777777" w:rsidR="00D76F33" w:rsidRPr="00927E98" w:rsidRDefault="00D76F33" w:rsidP="00D76F33">
            <w:pPr>
              <w:spacing w:before="120" w:after="120"/>
              <w:rPr>
                <w:rFonts w:ascii="Times New Roman" w:hAnsi="Times New Roman"/>
                <w:lang w:val="en-GB"/>
              </w:rPr>
            </w:pPr>
          </w:p>
        </w:tc>
        <w:tc>
          <w:tcPr>
            <w:tcW w:w="1285" w:type="dxa"/>
          </w:tcPr>
          <w:p w14:paraId="1D7D9659"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75FD9D03" w14:textId="77777777" w:rsidR="00D76F33" w:rsidRPr="00927E98" w:rsidRDefault="00D76F33" w:rsidP="00D76F33">
            <w:pPr>
              <w:spacing w:before="120" w:after="120"/>
              <w:ind w:firstLine="21"/>
              <w:rPr>
                <w:rFonts w:ascii="Times New Roman" w:hAnsi="Times New Roman"/>
                <w:lang w:val="en-GB"/>
              </w:rPr>
            </w:pPr>
          </w:p>
        </w:tc>
        <w:tc>
          <w:tcPr>
            <w:tcW w:w="3855" w:type="dxa"/>
          </w:tcPr>
          <w:p w14:paraId="1D7D68C7"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0709B783" w14:textId="77777777" w:rsidTr="003507AF">
        <w:tc>
          <w:tcPr>
            <w:tcW w:w="1710" w:type="dxa"/>
          </w:tcPr>
          <w:p w14:paraId="1E71120D" w14:textId="77777777" w:rsidR="00D76F33" w:rsidRPr="00927E98" w:rsidRDefault="00D76F33" w:rsidP="00D76F33">
            <w:pPr>
              <w:spacing w:before="120" w:after="120"/>
              <w:rPr>
                <w:rFonts w:ascii="Times New Roman" w:hAnsi="Times New Roman"/>
                <w:lang w:val="en-GB"/>
              </w:rPr>
            </w:pPr>
          </w:p>
        </w:tc>
        <w:tc>
          <w:tcPr>
            <w:tcW w:w="1285" w:type="dxa"/>
          </w:tcPr>
          <w:p w14:paraId="72CE4314"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6DF0459B" w14:textId="77777777" w:rsidR="00D76F33" w:rsidRPr="00927E98" w:rsidRDefault="00D76F33" w:rsidP="00D76F33">
            <w:pPr>
              <w:spacing w:before="120" w:after="120"/>
              <w:ind w:firstLine="21"/>
              <w:rPr>
                <w:rFonts w:ascii="Times New Roman" w:hAnsi="Times New Roman"/>
                <w:lang w:val="en-GB"/>
              </w:rPr>
            </w:pPr>
          </w:p>
        </w:tc>
        <w:tc>
          <w:tcPr>
            <w:tcW w:w="3855" w:type="dxa"/>
          </w:tcPr>
          <w:p w14:paraId="35AB4884" w14:textId="77777777" w:rsidR="00D76F33" w:rsidRPr="00927E98" w:rsidRDefault="00D76F33" w:rsidP="00D76F33">
            <w:pPr>
              <w:spacing w:before="120" w:after="120"/>
              <w:ind w:left="44" w:firstLine="43"/>
              <w:rPr>
                <w:rFonts w:ascii="Times New Roman" w:hAnsi="Times New Roman"/>
                <w:lang w:val="en-GB"/>
              </w:rPr>
            </w:pPr>
          </w:p>
        </w:tc>
      </w:tr>
    </w:tbl>
    <w:p w14:paraId="1AD1E1FA" w14:textId="77777777" w:rsidR="00D76F33" w:rsidRPr="00927E98" w:rsidRDefault="00D76F33" w:rsidP="00D76F33">
      <w:pPr>
        <w:spacing w:after="0"/>
        <w:rPr>
          <w:rFonts w:ascii="Arial Narrow" w:hAnsi="Arial Narrow"/>
          <w:lang w:val="en-GB"/>
        </w:rPr>
      </w:pPr>
    </w:p>
    <w:p w14:paraId="00D6EEF1" w14:textId="77777777" w:rsidR="00D76F33" w:rsidRPr="00927E98" w:rsidRDefault="00D76F33" w:rsidP="00D76F33">
      <w:pPr>
        <w:spacing w:after="0"/>
        <w:rPr>
          <w:rFonts w:ascii="Arial Narrow" w:hAnsi="Arial Narrow"/>
          <w:lang w:val="en-GB"/>
        </w:rPr>
      </w:pPr>
    </w:p>
    <w:p w14:paraId="50995317" w14:textId="41589054" w:rsidR="00D76F33" w:rsidRPr="00927E98" w:rsidRDefault="00D76F33" w:rsidP="00D76F33">
      <w:pPr>
        <w:spacing w:after="0" w:line="360" w:lineRule="auto"/>
        <w:rPr>
          <w:lang w:val="en-GB"/>
        </w:rPr>
      </w:pPr>
    </w:p>
    <w:p w14:paraId="769D22A2" w14:textId="2E8C2E30" w:rsidR="00EE6009" w:rsidRDefault="00EE6009">
      <w:pPr>
        <w:rPr>
          <w:ins w:id="157" w:author="Teh Stand" w:date="2018-11-12T10:26:00Z"/>
          <w:sz w:val="28"/>
          <w:lang w:val="en-GB"/>
        </w:rPr>
      </w:pPr>
      <w:ins w:id="158" w:author="Teh Stand" w:date="2018-11-12T10:26:00Z">
        <w:r>
          <w:rPr>
            <w:sz w:val="28"/>
            <w:lang w:val="en-GB"/>
          </w:rPr>
          <w:br w:type="page"/>
        </w:r>
      </w:ins>
    </w:p>
    <w:p w14:paraId="13D25D81" w14:textId="77777777" w:rsidR="004D1D0F" w:rsidRPr="00E61AD8" w:rsidRDefault="004D1D0F" w:rsidP="004D1D0F">
      <w:pPr>
        <w:spacing w:line="240" w:lineRule="auto"/>
        <w:rPr>
          <w:ins w:id="159" w:author="Teh Stand" w:date="2018-11-12T10:30:00Z"/>
          <w:lang w:val="en-US"/>
        </w:rPr>
      </w:pPr>
    </w:p>
    <w:p w14:paraId="0859E546" w14:textId="77777777" w:rsidR="004D1D0F" w:rsidRPr="00E61AD8" w:rsidRDefault="004D1D0F" w:rsidP="004D1D0F">
      <w:pPr>
        <w:spacing w:line="240" w:lineRule="auto"/>
        <w:rPr>
          <w:ins w:id="160" w:author="Teh Stand" w:date="2018-11-12T10:30:00Z"/>
          <w:lang w:val="en-US"/>
        </w:rPr>
      </w:pPr>
    </w:p>
    <w:p w14:paraId="7BBD65E0" w14:textId="77777777" w:rsidR="004D1D0F" w:rsidRPr="00E61AD8" w:rsidRDefault="004D1D0F" w:rsidP="004D1D0F">
      <w:pPr>
        <w:spacing w:line="240" w:lineRule="auto"/>
        <w:rPr>
          <w:ins w:id="161" w:author="Teh Stand" w:date="2018-11-12T10:30:00Z"/>
          <w:lang w:val="en-US"/>
        </w:rPr>
      </w:pPr>
    </w:p>
    <w:p w14:paraId="2BFA2C1A" w14:textId="77777777" w:rsidR="004D1D0F" w:rsidRPr="00E61AD8" w:rsidRDefault="004D1D0F" w:rsidP="004D1D0F">
      <w:pPr>
        <w:spacing w:line="240" w:lineRule="auto"/>
        <w:rPr>
          <w:ins w:id="162" w:author="Teh Stand" w:date="2018-11-12T10:30:00Z"/>
          <w:lang w:val="en-US"/>
        </w:rPr>
      </w:pPr>
    </w:p>
    <w:p w14:paraId="377AA050" w14:textId="77777777" w:rsidR="004D1D0F" w:rsidRPr="00E61AD8" w:rsidRDefault="004D1D0F" w:rsidP="004D1D0F">
      <w:pPr>
        <w:spacing w:line="240" w:lineRule="auto"/>
        <w:rPr>
          <w:ins w:id="163" w:author="Teh Stand" w:date="2018-11-12T10:30:00Z"/>
          <w:lang w:val="en-US"/>
        </w:rPr>
      </w:pPr>
    </w:p>
    <w:p w14:paraId="7664DFBF" w14:textId="77777777" w:rsidR="004D1D0F" w:rsidRPr="00E61AD8" w:rsidRDefault="004D1D0F" w:rsidP="004D1D0F">
      <w:pPr>
        <w:spacing w:line="240" w:lineRule="auto"/>
        <w:rPr>
          <w:ins w:id="164" w:author="Teh Stand" w:date="2018-11-12T10:30:00Z"/>
          <w:lang w:val="en-US"/>
        </w:rPr>
      </w:pPr>
    </w:p>
    <w:p w14:paraId="16E8958E" w14:textId="77777777" w:rsidR="004D1D0F" w:rsidRPr="00E61AD8" w:rsidRDefault="004D1D0F" w:rsidP="004D1D0F">
      <w:pPr>
        <w:spacing w:line="240" w:lineRule="auto"/>
        <w:rPr>
          <w:ins w:id="165" w:author="Teh Stand" w:date="2018-11-12T10:30:00Z"/>
          <w:lang w:val="en-US"/>
        </w:rPr>
      </w:pPr>
    </w:p>
    <w:p w14:paraId="73BE231A" w14:textId="77777777" w:rsidR="004D1D0F" w:rsidRPr="00E61AD8" w:rsidRDefault="004D1D0F" w:rsidP="004D1D0F">
      <w:pPr>
        <w:spacing w:line="240" w:lineRule="auto"/>
        <w:rPr>
          <w:ins w:id="166" w:author="Teh Stand" w:date="2018-11-12T10:30:00Z"/>
          <w:lang w:val="en-US"/>
        </w:rPr>
      </w:pPr>
    </w:p>
    <w:p w14:paraId="60559753" w14:textId="77777777" w:rsidR="004D1D0F" w:rsidRPr="00E61AD8" w:rsidRDefault="004D1D0F" w:rsidP="004D1D0F">
      <w:pPr>
        <w:spacing w:line="240" w:lineRule="auto"/>
        <w:rPr>
          <w:ins w:id="167" w:author="Teh Stand" w:date="2018-11-12T10:30:00Z"/>
          <w:lang w:val="en-US"/>
        </w:rPr>
      </w:pPr>
    </w:p>
    <w:p w14:paraId="4E9B4728" w14:textId="77777777" w:rsidR="004D1D0F" w:rsidRPr="00E61AD8" w:rsidRDefault="004D1D0F" w:rsidP="004D1D0F">
      <w:pPr>
        <w:spacing w:line="240" w:lineRule="auto"/>
        <w:rPr>
          <w:ins w:id="168" w:author="Teh Stand" w:date="2018-11-12T10:30:00Z"/>
          <w:lang w:val="en-US"/>
        </w:rPr>
      </w:pPr>
    </w:p>
    <w:p w14:paraId="3605BAF9" w14:textId="77777777" w:rsidR="004D1D0F" w:rsidRPr="00E61AD8" w:rsidRDefault="004D1D0F" w:rsidP="004D1D0F">
      <w:pPr>
        <w:spacing w:line="240" w:lineRule="auto"/>
        <w:rPr>
          <w:ins w:id="169" w:author="Teh Stand" w:date="2018-11-12T10:30:00Z"/>
          <w:lang w:val="en-US"/>
        </w:rPr>
      </w:pPr>
    </w:p>
    <w:p w14:paraId="14E2BC73" w14:textId="77777777" w:rsidR="004D1D0F" w:rsidRPr="00E61AD8" w:rsidRDefault="004D1D0F" w:rsidP="004D1D0F">
      <w:pPr>
        <w:spacing w:line="240" w:lineRule="auto"/>
        <w:rPr>
          <w:ins w:id="170" w:author="Teh Stand" w:date="2018-11-12T10:30:00Z"/>
          <w:lang w:val="en-US"/>
        </w:rPr>
      </w:pPr>
    </w:p>
    <w:p w14:paraId="59644105" w14:textId="77777777" w:rsidR="004D1D0F" w:rsidRPr="00E61AD8" w:rsidRDefault="004D1D0F" w:rsidP="004D1D0F">
      <w:pPr>
        <w:spacing w:line="240" w:lineRule="auto"/>
        <w:rPr>
          <w:ins w:id="171" w:author="Teh Stand" w:date="2018-11-12T10:30:00Z"/>
          <w:lang w:val="en-US"/>
        </w:rPr>
      </w:pPr>
    </w:p>
    <w:p w14:paraId="761F5453" w14:textId="77777777" w:rsidR="004D1D0F" w:rsidRPr="00E61AD8" w:rsidRDefault="004D1D0F" w:rsidP="004D1D0F">
      <w:pPr>
        <w:spacing w:line="240" w:lineRule="auto"/>
        <w:rPr>
          <w:ins w:id="172" w:author="Teh Stand" w:date="2018-11-12T10:30:00Z"/>
          <w:lang w:val="en-US"/>
        </w:rPr>
      </w:pPr>
    </w:p>
    <w:p w14:paraId="2AF2E97E" w14:textId="77777777" w:rsidR="004D1D0F" w:rsidRPr="00E61AD8" w:rsidRDefault="004D1D0F" w:rsidP="004D1D0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rPr>
          <w:ins w:id="173" w:author="Teh Stand" w:date="2018-11-12T10:30:00Z"/>
          <w:rFonts w:eastAsia="Times New Roman"/>
          <w:lang w:val="en-AU" w:eastAsia="en-GB"/>
        </w:rPr>
      </w:pPr>
      <w:ins w:id="174" w:author="Teh Stand" w:date="2018-11-12T10:30:00Z">
        <w:r w:rsidRPr="00E61AD8">
          <w:rPr>
            <w:rFonts w:eastAsia="Times New Roman"/>
            <w:lang w:val="en-AU" w:eastAsia="en-GB"/>
          </w:rPr>
          <w:tab/>
          <w:t>Page intentionally left blank</w:t>
        </w:r>
      </w:ins>
    </w:p>
    <w:p w14:paraId="43F44BA2" w14:textId="77777777" w:rsidR="004D1D0F" w:rsidRPr="00E61AD8" w:rsidRDefault="004D1D0F" w:rsidP="004D1D0F">
      <w:pPr>
        <w:rPr>
          <w:ins w:id="175" w:author="Teh Stand" w:date="2018-11-12T10:30:00Z"/>
          <w:lang w:val="en-US"/>
        </w:rPr>
      </w:pPr>
    </w:p>
    <w:p w14:paraId="52D4A75A" w14:textId="0DA6BF84" w:rsidR="004D1D0F" w:rsidRDefault="004D1D0F">
      <w:pPr>
        <w:rPr>
          <w:ins w:id="176" w:author="Teh Stand" w:date="2018-11-12T10:29:00Z"/>
          <w:sz w:val="28"/>
          <w:lang w:val="en-GB"/>
        </w:rPr>
      </w:pPr>
      <w:ins w:id="177" w:author="Teh Stand" w:date="2018-11-12T10:29:00Z">
        <w:r>
          <w:rPr>
            <w:sz w:val="28"/>
            <w:lang w:val="en-GB"/>
          </w:rPr>
          <w:br w:type="page"/>
        </w:r>
      </w:ins>
    </w:p>
    <w:p w14:paraId="510DF50E" w14:textId="77777777" w:rsidR="002A6822" w:rsidRPr="00927E98" w:rsidRDefault="002A6822" w:rsidP="002B5880">
      <w:pPr>
        <w:rPr>
          <w:sz w:val="28"/>
          <w:lang w:val="en-GB"/>
        </w:rPr>
        <w:sectPr w:rsidR="002A6822" w:rsidRPr="00927E98" w:rsidSect="004D1D0F">
          <w:headerReference w:type="even" r:id="rId10"/>
          <w:headerReference w:type="default" r:id="rId11"/>
          <w:footerReference w:type="even" r:id="rId12"/>
          <w:footerReference w:type="default" r:id="rId13"/>
          <w:pgSz w:w="12240" w:h="15840"/>
          <w:pgMar w:top="1440" w:right="1440" w:bottom="1440" w:left="1440" w:header="708" w:footer="708" w:gutter="0"/>
          <w:pgNumType w:fmt="lowerRoman"/>
          <w:cols w:space="708"/>
          <w:titlePg/>
          <w:docGrid w:linePitch="360"/>
        </w:sectPr>
      </w:pPr>
    </w:p>
    <w:sdt>
      <w:sdtPr>
        <w:rPr>
          <w:rFonts w:ascii="Arial" w:eastAsia="MS Mincho" w:hAnsi="Arial" w:cs="Times New Roman"/>
          <w:szCs w:val="20"/>
          <w:lang w:val="en-GB" w:eastAsia="ja-JP"/>
        </w:rPr>
        <w:id w:val="1307976831"/>
        <w:docPartObj>
          <w:docPartGallery w:val="Table of Contents"/>
          <w:docPartUnique/>
        </w:docPartObj>
      </w:sdtPr>
      <w:sdtEndPr>
        <w:rPr>
          <w:noProof/>
        </w:rPr>
      </w:sdtEndPr>
      <w:sdtContent>
        <w:p w14:paraId="74EBFF7E" w14:textId="77777777" w:rsidR="0015536F" w:rsidRPr="00927E98" w:rsidRDefault="0015536F" w:rsidP="0015536F">
          <w:pPr>
            <w:keepNext/>
            <w:spacing w:before="240" w:after="60" w:line="230" w:lineRule="atLeast"/>
            <w:jc w:val="both"/>
            <w:rPr>
              <w:rFonts w:ascii="Cambria" w:eastAsia="Times New Roman" w:hAnsi="Cambria" w:cs="Times New Roman"/>
              <w:b/>
              <w:bCs/>
              <w:kern w:val="32"/>
              <w:sz w:val="32"/>
              <w:szCs w:val="32"/>
              <w:lang w:val="en-GB" w:eastAsia="ja-JP"/>
            </w:rPr>
          </w:pPr>
          <w:r w:rsidRPr="00927E98">
            <w:rPr>
              <w:rFonts w:ascii="Cambria" w:eastAsia="Times New Roman" w:hAnsi="Cambria" w:cs="Times New Roman"/>
              <w:b/>
              <w:bCs/>
              <w:kern w:val="32"/>
              <w:sz w:val="32"/>
              <w:szCs w:val="32"/>
              <w:lang w:val="en-GB" w:eastAsia="ja-JP"/>
            </w:rPr>
            <w:t>Contents</w:t>
          </w:r>
        </w:p>
        <w:p w14:paraId="68108243" w14:textId="18591603" w:rsidR="004E1ED5" w:rsidRPr="00FA54F1" w:rsidRDefault="0015536F">
          <w:pPr>
            <w:pStyle w:val="TOC1"/>
            <w:tabs>
              <w:tab w:val="right" w:leader="dot" w:pos="9350"/>
            </w:tabs>
            <w:rPr>
              <w:b w:val="0"/>
              <w:bCs w:val="0"/>
              <w:caps w:val="0"/>
              <w:noProof/>
              <w:sz w:val="22"/>
              <w:szCs w:val="22"/>
              <w:lang w:val="en-GB"/>
            </w:rPr>
          </w:pPr>
          <w:r w:rsidRPr="00FA54F1">
            <w:rPr>
              <w:rFonts w:eastAsia="MS Mincho" w:cs="Times New Roman"/>
              <w:lang w:val="en-GB" w:eastAsia="ja-JP"/>
            </w:rPr>
            <w:fldChar w:fldCharType="begin"/>
          </w:r>
          <w:r w:rsidRPr="00927E98">
            <w:rPr>
              <w:rFonts w:eastAsia="MS Mincho" w:cs="Times New Roman"/>
              <w:lang w:val="en-GB" w:eastAsia="ja-JP"/>
            </w:rPr>
            <w:instrText xml:space="preserve"> TOC \h \z \t "Heading 1,1,Heading 2,2,Heading 3,3,Title,1,Subtitle,2,Part Title,1,ANNEXN,1,ANNEXZ,1,na2,2,na3,3,Annex section,2" </w:instrText>
          </w:r>
          <w:r w:rsidRPr="00FA54F1">
            <w:rPr>
              <w:rFonts w:eastAsia="MS Mincho" w:cs="Times New Roman"/>
              <w:lang w:val="en-GB" w:eastAsia="ja-JP"/>
            </w:rPr>
            <w:fldChar w:fldCharType="separate"/>
          </w:r>
          <w:hyperlink w:anchor="_Toc502558214" w:history="1">
            <w:r w:rsidR="004E1ED5" w:rsidRPr="00FA54F1">
              <w:rPr>
                <w:rStyle w:val="Hyperlink"/>
                <w:noProof/>
                <w:lang w:val="en-GB"/>
              </w:rPr>
              <w:t>Part A - Content</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5C623CAC" w14:textId="568C779B" w:rsidR="004E1ED5" w:rsidRPr="00FA54F1" w:rsidRDefault="00497677">
          <w:pPr>
            <w:pStyle w:val="TOC1"/>
            <w:tabs>
              <w:tab w:val="left" w:pos="440"/>
              <w:tab w:val="right" w:leader="dot" w:pos="9350"/>
            </w:tabs>
            <w:rPr>
              <w:b w:val="0"/>
              <w:bCs w:val="0"/>
              <w:caps w:val="0"/>
              <w:noProof/>
              <w:sz w:val="22"/>
              <w:szCs w:val="22"/>
              <w:lang w:val="en-GB"/>
            </w:rPr>
          </w:pPr>
          <w:hyperlink w:anchor="_Toc502558215" w:history="1">
            <w:r w:rsidR="004E1ED5" w:rsidRPr="00927E98">
              <w:rPr>
                <w:rStyle w:val="Hyperlink"/>
                <w:rFonts w:ascii="Arial" w:eastAsia="MS Mincho" w:hAnsi="Arial" w:cs="Times New Roman"/>
                <w:noProof/>
                <w:lang w:val="en-GB" w:eastAsia="ja-JP"/>
              </w:rPr>
              <w:t>1.</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Overview</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3FBE87BF" w14:textId="5948FDB7" w:rsidR="004E1ED5" w:rsidRPr="00FA54F1" w:rsidRDefault="00497677">
          <w:pPr>
            <w:pStyle w:val="TOC1"/>
            <w:tabs>
              <w:tab w:val="left" w:pos="660"/>
              <w:tab w:val="right" w:leader="dot" w:pos="9350"/>
            </w:tabs>
            <w:rPr>
              <w:b w:val="0"/>
              <w:bCs w:val="0"/>
              <w:caps w:val="0"/>
              <w:noProof/>
              <w:sz w:val="22"/>
              <w:szCs w:val="22"/>
              <w:lang w:val="en-GB"/>
            </w:rPr>
          </w:pPr>
          <w:hyperlink w:anchor="_Toc502558216" w:history="1">
            <w:r w:rsidR="004E1ED5" w:rsidRPr="00927E98">
              <w:rPr>
                <w:rStyle w:val="Hyperlink"/>
                <w:rFonts w:ascii="Arial" w:eastAsia="MS Mincho" w:hAnsi="Arial" w:cs="Times New Roman"/>
                <w:noProof/>
                <w:lang w:val="en-GB" w:eastAsia="ja-JP"/>
              </w:rPr>
              <w:t>1.1.</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Introduction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0B6A8E7F" w14:textId="32BAA9D8" w:rsidR="004E1ED5" w:rsidRPr="00FA54F1" w:rsidRDefault="00497677">
          <w:pPr>
            <w:pStyle w:val="TOC1"/>
            <w:tabs>
              <w:tab w:val="left" w:pos="660"/>
              <w:tab w:val="right" w:leader="dot" w:pos="9350"/>
            </w:tabs>
            <w:rPr>
              <w:b w:val="0"/>
              <w:bCs w:val="0"/>
              <w:caps w:val="0"/>
              <w:noProof/>
              <w:sz w:val="22"/>
              <w:szCs w:val="22"/>
              <w:lang w:val="en-GB"/>
            </w:rPr>
          </w:pPr>
          <w:hyperlink w:anchor="_Toc502558217" w:history="1">
            <w:r w:rsidR="004E1ED5" w:rsidRPr="00927E98">
              <w:rPr>
                <w:rStyle w:val="Hyperlink"/>
                <w:rFonts w:ascii="Arial" w:eastAsia="MS Mincho" w:hAnsi="Arial" w:cs="Times New Roman"/>
                <w:noProof/>
                <w:lang w:val="en-GB" w:eastAsia="ja-JP"/>
              </w:rPr>
              <w:t>1.2.</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References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11E94507" w14:textId="7DDD8434" w:rsidR="004E1ED5" w:rsidRPr="00FA54F1" w:rsidRDefault="00497677">
          <w:pPr>
            <w:pStyle w:val="TOC1"/>
            <w:tabs>
              <w:tab w:val="left" w:pos="660"/>
              <w:tab w:val="right" w:leader="dot" w:pos="9350"/>
            </w:tabs>
            <w:rPr>
              <w:b w:val="0"/>
              <w:bCs w:val="0"/>
              <w:caps w:val="0"/>
              <w:noProof/>
              <w:sz w:val="22"/>
              <w:szCs w:val="22"/>
              <w:lang w:val="en-GB"/>
            </w:rPr>
          </w:pPr>
          <w:hyperlink w:anchor="_Toc502558218" w:history="1">
            <w:r w:rsidR="004E1ED5" w:rsidRPr="00927E98">
              <w:rPr>
                <w:rStyle w:val="Hyperlink"/>
                <w:rFonts w:ascii="Arial" w:eastAsia="MS Mincho" w:hAnsi="Arial" w:cs="Times New Roman"/>
                <w:noProof/>
                <w:lang w:val="en-GB" w:eastAsia="ja-JP"/>
              </w:rPr>
              <w:t>1.3.</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Terms and Abbreviations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3D09DB6F" w14:textId="197C64DB" w:rsidR="004E1ED5" w:rsidRPr="00FA54F1" w:rsidRDefault="00497677">
          <w:pPr>
            <w:pStyle w:val="TOC1"/>
            <w:tabs>
              <w:tab w:val="left" w:pos="440"/>
              <w:tab w:val="right" w:leader="dot" w:pos="9350"/>
            </w:tabs>
            <w:rPr>
              <w:b w:val="0"/>
              <w:bCs w:val="0"/>
              <w:caps w:val="0"/>
              <w:noProof/>
              <w:sz w:val="22"/>
              <w:szCs w:val="22"/>
              <w:lang w:val="en-GB"/>
            </w:rPr>
          </w:pPr>
          <w:hyperlink w:anchor="_Toc502558219" w:history="1">
            <w:r w:rsidR="004E1ED5" w:rsidRPr="00927E98">
              <w:rPr>
                <w:rStyle w:val="Hyperlink"/>
                <w:rFonts w:ascii="Arial" w:eastAsia="MS Mincho" w:hAnsi="Arial" w:cs="Times New Roman"/>
                <w:noProof/>
                <w:lang w:val="en-GB" w:eastAsia="ja-JP"/>
              </w:rPr>
              <w:t>2.</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S-100 Product Specification Template and Its Components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3E340C83" w14:textId="6579B09C" w:rsidR="004E1ED5" w:rsidRPr="00FA54F1" w:rsidRDefault="00497677">
          <w:pPr>
            <w:pStyle w:val="TOC2"/>
            <w:tabs>
              <w:tab w:val="left" w:pos="880"/>
              <w:tab w:val="right" w:leader="dot" w:pos="9350"/>
            </w:tabs>
            <w:rPr>
              <w:smallCaps w:val="0"/>
              <w:noProof/>
              <w:sz w:val="22"/>
              <w:szCs w:val="22"/>
              <w:lang w:val="en-GB"/>
            </w:rPr>
          </w:pPr>
          <w:hyperlink w:anchor="_Toc502558220" w:history="1">
            <w:r w:rsidR="004E1ED5" w:rsidRPr="00927E98">
              <w:rPr>
                <w:rStyle w:val="Hyperlink"/>
                <w:rFonts w:ascii="Arial" w:eastAsia="MS Mincho" w:hAnsi="Arial" w:cs="Times New Roman"/>
                <w:b/>
                <w:bCs/>
                <w:noProof/>
                <w:lang w:val="en-GB" w:eastAsia="ja-JP"/>
              </w:rPr>
              <w:t>2.1.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General S-100 Concepts Important to The Readability of The Product Specification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w:t>
            </w:r>
            <w:r w:rsidR="004E1ED5" w:rsidRPr="00FA54F1">
              <w:rPr>
                <w:noProof/>
                <w:webHidden/>
                <w:lang w:val="en-GB"/>
              </w:rPr>
              <w:fldChar w:fldCharType="end"/>
            </w:r>
          </w:hyperlink>
        </w:p>
        <w:p w14:paraId="6DD0D999" w14:textId="763B285F" w:rsidR="004E1ED5" w:rsidRPr="00FA54F1" w:rsidRDefault="00497677">
          <w:pPr>
            <w:pStyle w:val="TOC2"/>
            <w:tabs>
              <w:tab w:val="left" w:pos="1100"/>
              <w:tab w:val="right" w:leader="dot" w:pos="9350"/>
            </w:tabs>
            <w:rPr>
              <w:smallCaps w:val="0"/>
              <w:noProof/>
              <w:sz w:val="22"/>
              <w:szCs w:val="22"/>
              <w:lang w:val="en-GB"/>
            </w:rPr>
          </w:pPr>
          <w:hyperlink w:anchor="_Toc502558221" w:history="1">
            <w:r w:rsidR="004E1ED5" w:rsidRPr="00927E98">
              <w:rPr>
                <w:rStyle w:val="Hyperlink"/>
                <w:rFonts w:ascii="Arial" w:eastAsia="MS Mincho" w:hAnsi="Arial" w:cs="Times New Roman"/>
                <w:b/>
                <w:bCs/>
                <w:noProof/>
                <w:lang w:val="en-GB" w:eastAsia="ja-JP"/>
              </w:rPr>
              <w:t>2.1.1.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Mandatory Versus Optional Requirements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w:t>
            </w:r>
            <w:r w:rsidR="004E1ED5" w:rsidRPr="00FA54F1">
              <w:rPr>
                <w:noProof/>
                <w:webHidden/>
                <w:lang w:val="en-GB"/>
              </w:rPr>
              <w:fldChar w:fldCharType="end"/>
            </w:r>
          </w:hyperlink>
        </w:p>
        <w:p w14:paraId="0038C4E3" w14:textId="48662148" w:rsidR="004E1ED5" w:rsidRPr="00FA54F1" w:rsidRDefault="00497677">
          <w:pPr>
            <w:pStyle w:val="TOC2"/>
            <w:tabs>
              <w:tab w:val="left" w:pos="1100"/>
              <w:tab w:val="right" w:leader="dot" w:pos="9350"/>
            </w:tabs>
            <w:rPr>
              <w:smallCaps w:val="0"/>
              <w:noProof/>
              <w:sz w:val="22"/>
              <w:szCs w:val="22"/>
              <w:lang w:val="en-GB"/>
            </w:rPr>
          </w:pPr>
          <w:hyperlink w:anchor="_Toc502558222" w:history="1">
            <w:r w:rsidR="004E1ED5" w:rsidRPr="00927E98">
              <w:rPr>
                <w:rStyle w:val="Hyperlink"/>
                <w:rFonts w:ascii="Arial" w:eastAsia="MS Mincho" w:hAnsi="Arial" w:cs="Times New Roman"/>
                <w:b/>
                <w:bCs/>
                <w:noProof/>
                <w:lang w:val="en-GB" w:eastAsia="ja-JP"/>
              </w:rPr>
              <w:t>2.1.2.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CamelCase and Its Use In S-100</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w:t>
            </w:r>
            <w:r w:rsidR="004E1ED5" w:rsidRPr="00FA54F1">
              <w:rPr>
                <w:noProof/>
                <w:webHidden/>
                <w:lang w:val="en-GB"/>
              </w:rPr>
              <w:fldChar w:fldCharType="end"/>
            </w:r>
          </w:hyperlink>
        </w:p>
        <w:p w14:paraId="1CE5E726" w14:textId="1012DDBF" w:rsidR="004E1ED5" w:rsidRPr="00FA54F1" w:rsidRDefault="00497677">
          <w:pPr>
            <w:pStyle w:val="TOC2"/>
            <w:tabs>
              <w:tab w:val="left" w:pos="1100"/>
              <w:tab w:val="right" w:leader="dot" w:pos="9350"/>
            </w:tabs>
            <w:rPr>
              <w:smallCaps w:val="0"/>
              <w:noProof/>
              <w:sz w:val="22"/>
              <w:szCs w:val="22"/>
              <w:lang w:val="en-GB"/>
            </w:rPr>
          </w:pPr>
          <w:hyperlink w:anchor="_Toc502558223" w:history="1">
            <w:r w:rsidR="004E1ED5" w:rsidRPr="00927E98">
              <w:rPr>
                <w:rStyle w:val="Hyperlink"/>
                <w:rFonts w:ascii="Arial" w:eastAsia="MS Mincho" w:hAnsi="Arial" w:cs="Times New Roman"/>
                <w:b/>
                <w:bCs/>
                <w:noProof/>
                <w:lang w:val="en-GB" w:eastAsia="ja-JP"/>
              </w:rPr>
              <w:t>2.1.3.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What are Multiplicities and How Are They Used in S-100</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3AE15680" w14:textId="0C749AEA" w:rsidR="004E1ED5" w:rsidRPr="00FA54F1" w:rsidRDefault="00497677">
          <w:pPr>
            <w:pStyle w:val="TOC2"/>
            <w:tabs>
              <w:tab w:val="left" w:pos="880"/>
              <w:tab w:val="right" w:leader="dot" w:pos="9350"/>
            </w:tabs>
            <w:rPr>
              <w:smallCaps w:val="0"/>
              <w:noProof/>
              <w:sz w:val="22"/>
              <w:szCs w:val="22"/>
              <w:lang w:val="en-GB"/>
            </w:rPr>
          </w:pPr>
          <w:hyperlink w:anchor="_Toc502558224" w:history="1">
            <w:r w:rsidR="004E1ED5" w:rsidRPr="00927E98">
              <w:rPr>
                <w:rStyle w:val="Hyperlink"/>
                <w:rFonts w:ascii="Arial" w:eastAsia="MS Mincho" w:hAnsi="Arial" w:cs="Times New Roman"/>
                <w:b/>
                <w:bCs/>
                <w:noProof/>
                <w:lang w:val="en-GB" w:eastAsia="ja-JP"/>
              </w:rPr>
              <w:t>2.2.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Main Parts to a S-100 Product Specification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71C04F7A" w14:textId="637A70FA" w:rsidR="004E1ED5" w:rsidRPr="00FA54F1" w:rsidRDefault="00497677">
          <w:pPr>
            <w:pStyle w:val="TOC2"/>
            <w:tabs>
              <w:tab w:val="left" w:pos="1100"/>
              <w:tab w:val="right" w:leader="dot" w:pos="9350"/>
            </w:tabs>
            <w:rPr>
              <w:smallCaps w:val="0"/>
              <w:noProof/>
              <w:sz w:val="22"/>
              <w:szCs w:val="22"/>
              <w:lang w:val="en-GB"/>
            </w:rPr>
          </w:pPr>
          <w:hyperlink w:anchor="_Toc502558225" w:history="1">
            <w:r w:rsidR="004E1ED5" w:rsidRPr="00927E98">
              <w:rPr>
                <w:rStyle w:val="Hyperlink"/>
                <w:rFonts w:ascii="Arial" w:eastAsia="MS Mincho" w:hAnsi="Arial" w:cs="Times New Roman"/>
                <w:b/>
                <w:bCs/>
                <w:noProof/>
                <w:lang w:val="en-GB" w:eastAsia="ja-JP"/>
              </w:rPr>
              <w:t>2.2.1.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The Overview Section and its Sub-elements.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79B5F97F" w14:textId="3DBB2A5E" w:rsidR="004E1ED5" w:rsidRPr="00FA54F1" w:rsidRDefault="00497677">
          <w:pPr>
            <w:pStyle w:val="TOC2"/>
            <w:tabs>
              <w:tab w:val="left" w:pos="1320"/>
              <w:tab w:val="right" w:leader="dot" w:pos="9350"/>
            </w:tabs>
            <w:rPr>
              <w:smallCaps w:val="0"/>
              <w:noProof/>
              <w:sz w:val="22"/>
              <w:szCs w:val="22"/>
              <w:lang w:val="en-GB"/>
            </w:rPr>
          </w:pPr>
          <w:hyperlink w:anchor="_Toc502558226" w:history="1">
            <w:r w:rsidR="004E1ED5" w:rsidRPr="00927E98">
              <w:rPr>
                <w:rStyle w:val="Hyperlink"/>
                <w:rFonts w:ascii="Arial" w:eastAsia="MS Mincho" w:hAnsi="Arial" w:cs="Times New Roman"/>
                <w:b/>
                <w:bCs/>
                <w:noProof/>
                <w:lang w:val="en-GB" w:eastAsia="ja-JP"/>
              </w:rPr>
              <w:t>2.2.1.1.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Creation of the Data Product Specification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553178D8" w14:textId="34F96769" w:rsidR="004E1ED5" w:rsidRPr="00FA54F1" w:rsidRDefault="00497677">
          <w:pPr>
            <w:pStyle w:val="TOC2"/>
            <w:tabs>
              <w:tab w:val="left" w:pos="1320"/>
              <w:tab w:val="right" w:leader="dot" w:pos="9350"/>
            </w:tabs>
            <w:rPr>
              <w:smallCaps w:val="0"/>
              <w:noProof/>
              <w:sz w:val="22"/>
              <w:szCs w:val="22"/>
              <w:lang w:val="en-GB"/>
            </w:rPr>
          </w:pPr>
          <w:hyperlink w:anchor="_Toc502558227" w:history="1">
            <w:r w:rsidR="004E1ED5" w:rsidRPr="00927E98">
              <w:rPr>
                <w:rStyle w:val="Hyperlink"/>
                <w:rFonts w:ascii="Arial" w:eastAsia="MS Mincho" w:hAnsi="Arial" w:cs="Times New Roman"/>
                <w:b/>
                <w:bCs/>
                <w:noProof/>
                <w:lang w:val="en-GB" w:eastAsia="ja-JP"/>
              </w:rPr>
              <w:t>2.2.1.2.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Terms and Definitions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65F5CC1C" w14:textId="37E35E8C" w:rsidR="004E1ED5" w:rsidRPr="00FA54F1" w:rsidRDefault="00497677">
          <w:pPr>
            <w:pStyle w:val="TOC2"/>
            <w:tabs>
              <w:tab w:val="left" w:pos="1320"/>
              <w:tab w:val="right" w:leader="dot" w:pos="9350"/>
            </w:tabs>
            <w:rPr>
              <w:smallCaps w:val="0"/>
              <w:noProof/>
              <w:sz w:val="22"/>
              <w:szCs w:val="22"/>
              <w:lang w:val="en-GB"/>
            </w:rPr>
          </w:pPr>
          <w:hyperlink w:anchor="_Toc502558228" w:history="1">
            <w:r w:rsidR="004E1ED5" w:rsidRPr="00927E98">
              <w:rPr>
                <w:rStyle w:val="Hyperlink"/>
                <w:rFonts w:ascii="Arial" w:eastAsia="MS Mincho" w:hAnsi="Arial" w:cs="Times New Roman"/>
                <w:b/>
                <w:bCs/>
                <w:noProof/>
                <w:lang w:val="en-GB" w:eastAsia="ja-JP"/>
              </w:rPr>
              <w:t>2.2.1.3.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Abbreviations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21A43F9E" w14:textId="3FCC4861" w:rsidR="004E1ED5" w:rsidRPr="00FA54F1" w:rsidRDefault="00497677">
          <w:pPr>
            <w:pStyle w:val="TOC2"/>
            <w:tabs>
              <w:tab w:val="left" w:pos="1320"/>
              <w:tab w:val="right" w:leader="dot" w:pos="9350"/>
            </w:tabs>
            <w:rPr>
              <w:smallCaps w:val="0"/>
              <w:noProof/>
              <w:sz w:val="22"/>
              <w:szCs w:val="22"/>
              <w:lang w:val="en-GB"/>
            </w:rPr>
          </w:pPr>
          <w:hyperlink w:anchor="_Toc502558229" w:history="1">
            <w:r w:rsidR="004E1ED5" w:rsidRPr="00927E98">
              <w:rPr>
                <w:rStyle w:val="Hyperlink"/>
                <w:rFonts w:ascii="Arial" w:eastAsia="MS Mincho" w:hAnsi="Arial" w:cs="Times New Roman"/>
                <w:b/>
                <w:bCs/>
                <w:noProof/>
                <w:lang w:val="en-GB" w:eastAsia="ja-JP"/>
              </w:rPr>
              <w:t>2.2.1.4.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Acronyms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35294406" w14:textId="28FCD158" w:rsidR="004E1ED5" w:rsidRPr="00FA54F1" w:rsidRDefault="00497677">
          <w:pPr>
            <w:pStyle w:val="TOC2"/>
            <w:tabs>
              <w:tab w:val="left" w:pos="1320"/>
              <w:tab w:val="right" w:leader="dot" w:pos="9350"/>
            </w:tabs>
            <w:rPr>
              <w:smallCaps w:val="0"/>
              <w:noProof/>
              <w:sz w:val="22"/>
              <w:szCs w:val="22"/>
              <w:lang w:val="en-GB"/>
            </w:rPr>
          </w:pPr>
          <w:hyperlink w:anchor="_Toc502558230" w:history="1">
            <w:r w:rsidR="004E1ED5" w:rsidRPr="00927E98">
              <w:rPr>
                <w:rStyle w:val="Hyperlink"/>
                <w:rFonts w:ascii="Arial" w:eastAsia="MS Mincho" w:hAnsi="Arial" w:cs="Times New Roman"/>
                <w:b/>
                <w:bCs/>
                <w:noProof/>
                <w:lang w:val="en-GB" w:eastAsia="ja-JP"/>
              </w:rPr>
              <w:t>2.2.1.5.</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Informal Data Product Description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0B2379CB" w14:textId="613AE01F" w:rsidR="004E1ED5" w:rsidRPr="00FA54F1" w:rsidRDefault="00497677">
          <w:pPr>
            <w:pStyle w:val="TOC2"/>
            <w:tabs>
              <w:tab w:val="left" w:pos="1100"/>
              <w:tab w:val="right" w:leader="dot" w:pos="9350"/>
            </w:tabs>
            <w:rPr>
              <w:smallCaps w:val="0"/>
              <w:noProof/>
              <w:sz w:val="22"/>
              <w:szCs w:val="22"/>
              <w:lang w:val="en-GB"/>
            </w:rPr>
          </w:pPr>
          <w:hyperlink w:anchor="_Toc502558231" w:history="1">
            <w:r w:rsidR="004E1ED5" w:rsidRPr="00927E98">
              <w:rPr>
                <w:rStyle w:val="Hyperlink"/>
                <w:rFonts w:ascii="Arial" w:eastAsia="MS Mincho" w:hAnsi="Arial" w:cs="Times New Roman"/>
                <w:b/>
                <w:bCs/>
                <w:noProof/>
                <w:lang w:val="en-GB" w:eastAsia="ja-JP"/>
              </w:rPr>
              <w:t>2.2.2.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Use of Language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6B040B87" w14:textId="26F94376" w:rsidR="004E1ED5" w:rsidRPr="00FA54F1" w:rsidRDefault="00497677">
          <w:pPr>
            <w:pStyle w:val="TOC2"/>
            <w:tabs>
              <w:tab w:val="left" w:pos="1100"/>
              <w:tab w:val="right" w:leader="dot" w:pos="9350"/>
            </w:tabs>
            <w:rPr>
              <w:smallCaps w:val="0"/>
              <w:noProof/>
              <w:sz w:val="22"/>
              <w:szCs w:val="22"/>
              <w:lang w:val="en-GB"/>
            </w:rPr>
          </w:pPr>
          <w:hyperlink w:anchor="_Toc502558232" w:history="1">
            <w:r w:rsidR="004E1ED5" w:rsidRPr="00927E98">
              <w:rPr>
                <w:rStyle w:val="Hyperlink"/>
                <w:rFonts w:ascii="Arial" w:eastAsia="MS Mincho" w:hAnsi="Arial" w:cs="Times New Roman"/>
                <w:b/>
                <w:bCs/>
                <w:noProof/>
                <w:lang w:val="en-GB" w:eastAsia="ja-JP"/>
              </w:rPr>
              <w:t>2.2.3.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Product Specification Maintenance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153B2F62" w14:textId="2CF6AECC" w:rsidR="004E1ED5" w:rsidRPr="00FA54F1" w:rsidRDefault="00497677">
          <w:pPr>
            <w:pStyle w:val="TOC2"/>
            <w:tabs>
              <w:tab w:val="left" w:pos="1320"/>
              <w:tab w:val="right" w:leader="dot" w:pos="9350"/>
            </w:tabs>
            <w:rPr>
              <w:smallCaps w:val="0"/>
              <w:noProof/>
              <w:sz w:val="22"/>
              <w:szCs w:val="22"/>
              <w:lang w:val="en-GB"/>
            </w:rPr>
          </w:pPr>
          <w:hyperlink w:anchor="_Toc502558233" w:history="1">
            <w:r w:rsidR="004E1ED5" w:rsidRPr="00927E98">
              <w:rPr>
                <w:rStyle w:val="Hyperlink"/>
                <w:rFonts w:ascii="Arial" w:eastAsia="MS Mincho" w:hAnsi="Arial" w:cs="Times New Roman"/>
                <w:b/>
                <w:bCs/>
                <w:noProof/>
                <w:lang w:val="en-GB" w:eastAsia="ja-JP"/>
              </w:rPr>
              <w:t>2.2.3.1.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New Edition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1A958777" w14:textId="297CAB91" w:rsidR="004E1ED5" w:rsidRPr="00FA54F1" w:rsidRDefault="00497677">
          <w:pPr>
            <w:pStyle w:val="TOC2"/>
            <w:tabs>
              <w:tab w:val="left" w:pos="1320"/>
              <w:tab w:val="right" w:leader="dot" w:pos="9350"/>
            </w:tabs>
            <w:rPr>
              <w:smallCaps w:val="0"/>
              <w:noProof/>
              <w:sz w:val="22"/>
              <w:szCs w:val="22"/>
              <w:lang w:val="en-GB"/>
            </w:rPr>
          </w:pPr>
          <w:hyperlink w:anchor="_Toc502558234" w:history="1">
            <w:r w:rsidR="004E1ED5" w:rsidRPr="00927E98">
              <w:rPr>
                <w:rStyle w:val="Hyperlink"/>
                <w:rFonts w:ascii="Arial" w:eastAsia="MS Mincho" w:hAnsi="Arial" w:cs="Times New Roman"/>
                <w:b/>
                <w:bCs/>
                <w:noProof/>
                <w:lang w:val="en-GB" w:eastAsia="ja-JP"/>
              </w:rPr>
              <w:t>2.2.3.2.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Revisions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757A90EE" w14:textId="6AB78B0B" w:rsidR="004E1ED5" w:rsidRPr="00FA54F1" w:rsidRDefault="00497677">
          <w:pPr>
            <w:pStyle w:val="TOC2"/>
            <w:tabs>
              <w:tab w:val="left" w:pos="1320"/>
              <w:tab w:val="right" w:leader="dot" w:pos="9350"/>
            </w:tabs>
            <w:rPr>
              <w:smallCaps w:val="0"/>
              <w:noProof/>
              <w:sz w:val="22"/>
              <w:szCs w:val="22"/>
              <w:lang w:val="en-GB"/>
            </w:rPr>
          </w:pPr>
          <w:hyperlink w:anchor="_Toc502558235" w:history="1">
            <w:r w:rsidR="004E1ED5" w:rsidRPr="00927E98">
              <w:rPr>
                <w:rStyle w:val="Hyperlink"/>
                <w:rFonts w:ascii="Arial" w:eastAsia="MS Mincho" w:hAnsi="Arial" w:cs="Times New Roman"/>
                <w:b/>
                <w:bCs/>
                <w:noProof/>
                <w:lang w:val="en-GB" w:eastAsia="ja-JP"/>
              </w:rPr>
              <w:t>2.2.3.3.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Clarification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5</w:t>
            </w:r>
            <w:r w:rsidR="004E1ED5" w:rsidRPr="00FA54F1">
              <w:rPr>
                <w:noProof/>
                <w:webHidden/>
                <w:lang w:val="en-GB"/>
              </w:rPr>
              <w:fldChar w:fldCharType="end"/>
            </w:r>
          </w:hyperlink>
        </w:p>
        <w:p w14:paraId="7A16FD35" w14:textId="4AC2968E" w:rsidR="004E1ED5" w:rsidRPr="00FA54F1" w:rsidRDefault="00497677">
          <w:pPr>
            <w:pStyle w:val="TOC2"/>
            <w:tabs>
              <w:tab w:val="left" w:pos="1100"/>
              <w:tab w:val="right" w:leader="dot" w:pos="9350"/>
            </w:tabs>
            <w:rPr>
              <w:smallCaps w:val="0"/>
              <w:noProof/>
              <w:sz w:val="22"/>
              <w:szCs w:val="22"/>
              <w:lang w:val="en-GB"/>
            </w:rPr>
          </w:pPr>
          <w:hyperlink w:anchor="_Toc502558236" w:history="1">
            <w:r w:rsidR="004E1ED5" w:rsidRPr="00927E98">
              <w:rPr>
                <w:rStyle w:val="Hyperlink"/>
                <w:rFonts w:ascii="Arial" w:eastAsia="MS Mincho" w:hAnsi="Arial" w:cs="Times New Roman"/>
                <w:b/>
                <w:bCs/>
                <w:noProof/>
                <w:lang w:val="en-GB" w:eastAsia="ja-JP"/>
              </w:rPr>
              <w:t>2.2.4.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Version Numbers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5</w:t>
            </w:r>
            <w:r w:rsidR="004E1ED5" w:rsidRPr="00FA54F1">
              <w:rPr>
                <w:noProof/>
                <w:webHidden/>
                <w:lang w:val="en-GB"/>
              </w:rPr>
              <w:fldChar w:fldCharType="end"/>
            </w:r>
          </w:hyperlink>
        </w:p>
        <w:p w14:paraId="5EFCD91B" w14:textId="5FF804A9" w:rsidR="004E1ED5" w:rsidRPr="00FA54F1" w:rsidRDefault="00497677">
          <w:pPr>
            <w:pStyle w:val="TOC2"/>
            <w:tabs>
              <w:tab w:val="left" w:pos="1100"/>
              <w:tab w:val="right" w:leader="dot" w:pos="9350"/>
            </w:tabs>
            <w:rPr>
              <w:smallCaps w:val="0"/>
              <w:noProof/>
              <w:sz w:val="22"/>
              <w:szCs w:val="22"/>
              <w:lang w:val="en-GB"/>
            </w:rPr>
          </w:pPr>
          <w:hyperlink w:anchor="_Toc502558237" w:history="1">
            <w:r w:rsidR="004E1ED5" w:rsidRPr="00927E98">
              <w:rPr>
                <w:rStyle w:val="Hyperlink"/>
                <w:rFonts w:ascii="Arial" w:eastAsia="MS Mincho" w:hAnsi="Arial" w:cs="Times New Roman"/>
                <w:b/>
                <w:bCs/>
                <w:noProof/>
                <w:lang w:val="en-GB" w:eastAsia="ja-JP"/>
              </w:rPr>
              <w:t>2.2.5.</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Specification Scopes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5</w:t>
            </w:r>
            <w:r w:rsidR="004E1ED5" w:rsidRPr="00FA54F1">
              <w:rPr>
                <w:noProof/>
                <w:webHidden/>
                <w:lang w:val="en-GB"/>
              </w:rPr>
              <w:fldChar w:fldCharType="end"/>
            </w:r>
          </w:hyperlink>
        </w:p>
        <w:p w14:paraId="2521CE95" w14:textId="57C0A2C4" w:rsidR="004E1ED5" w:rsidRPr="00FA54F1" w:rsidRDefault="00497677">
          <w:pPr>
            <w:pStyle w:val="TOC2"/>
            <w:tabs>
              <w:tab w:val="left" w:pos="1100"/>
              <w:tab w:val="right" w:leader="dot" w:pos="9350"/>
            </w:tabs>
            <w:rPr>
              <w:smallCaps w:val="0"/>
              <w:noProof/>
              <w:sz w:val="22"/>
              <w:szCs w:val="22"/>
              <w:lang w:val="en-GB"/>
            </w:rPr>
          </w:pPr>
          <w:hyperlink w:anchor="_Toc502558238" w:history="1">
            <w:r w:rsidR="004E1ED5" w:rsidRPr="00927E98">
              <w:rPr>
                <w:rStyle w:val="Hyperlink"/>
                <w:rFonts w:ascii="Arial" w:eastAsia="MS Mincho" w:hAnsi="Arial" w:cs="Times New Roman"/>
                <w:b/>
                <w:bCs/>
                <w:noProof/>
                <w:lang w:val="en-GB" w:eastAsia="ja-JP"/>
              </w:rPr>
              <w:t>2.2.6.</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Dataset Identification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6</w:t>
            </w:r>
            <w:r w:rsidR="004E1ED5" w:rsidRPr="00FA54F1">
              <w:rPr>
                <w:noProof/>
                <w:webHidden/>
                <w:lang w:val="en-GB"/>
              </w:rPr>
              <w:fldChar w:fldCharType="end"/>
            </w:r>
          </w:hyperlink>
        </w:p>
        <w:p w14:paraId="1CFEE194" w14:textId="16AABA56" w:rsidR="004E1ED5" w:rsidRPr="00FA54F1" w:rsidRDefault="00497677">
          <w:pPr>
            <w:pStyle w:val="TOC2"/>
            <w:tabs>
              <w:tab w:val="left" w:pos="1100"/>
              <w:tab w:val="right" w:leader="dot" w:pos="9350"/>
            </w:tabs>
            <w:rPr>
              <w:smallCaps w:val="0"/>
              <w:noProof/>
              <w:sz w:val="22"/>
              <w:szCs w:val="22"/>
              <w:lang w:val="en-GB"/>
            </w:rPr>
          </w:pPr>
          <w:hyperlink w:anchor="_Toc502558239" w:history="1">
            <w:r w:rsidR="004E1ED5" w:rsidRPr="00927E98">
              <w:rPr>
                <w:rStyle w:val="Hyperlink"/>
                <w:rFonts w:ascii="Arial" w:eastAsia="MS Mincho" w:hAnsi="Arial" w:cs="Times New Roman"/>
                <w:b/>
                <w:bCs/>
                <w:noProof/>
                <w:lang w:val="en-GB" w:eastAsia="ja-JP"/>
              </w:rPr>
              <w:t>2.2.7.</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Content and Structure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7</w:t>
            </w:r>
            <w:r w:rsidR="004E1ED5" w:rsidRPr="00FA54F1">
              <w:rPr>
                <w:noProof/>
                <w:webHidden/>
                <w:lang w:val="en-GB"/>
              </w:rPr>
              <w:fldChar w:fldCharType="end"/>
            </w:r>
          </w:hyperlink>
        </w:p>
        <w:p w14:paraId="7920AE1F" w14:textId="1A6F138B" w:rsidR="004E1ED5" w:rsidRPr="00FA54F1" w:rsidRDefault="00497677">
          <w:pPr>
            <w:pStyle w:val="TOC2"/>
            <w:tabs>
              <w:tab w:val="left" w:pos="1320"/>
              <w:tab w:val="right" w:leader="dot" w:pos="9350"/>
            </w:tabs>
            <w:rPr>
              <w:smallCaps w:val="0"/>
              <w:noProof/>
              <w:sz w:val="22"/>
              <w:szCs w:val="22"/>
              <w:lang w:val="en-GB"/>
            </w:rPr>
          </w:pPr>
          <w:hyperlink w:anchor="_Toc502558240" w:history="1">
            <w:r w:rsidR="004E1ED5" w:rsidRPr="00927E98">
              <w:rPr>
                <w:rStyle w:val="Hyperlink"/>
                <w:rFonts w:ascii="Arial" w:eastAsia="MS Mincho" w:hAnsi="Arial" w:cs="Times New Roman"/>
                <w:b/>
                <w:bCs/>
                <w:noProof/>
                <w:lang w:val="en-GB" w:eastAsia="ja-JP"/>
              </w:rPr>
              <w:t>2.2.7.1.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Feature Based Data Content Structure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7</w:t>
            </w:r>
            <w:r w:rsidR="004E1ED5" w:rsidRPr="00FA54F1">
              <w:rPr>
                <w:noProof/>
                <w:webHidden/>
                <w:lang w:val="en-GB"/>
              </w:rPr>
              <w:fldChar w:fldCharType="end"/>
            </w:r>
          </w:hyperlink>
        </w:p>
        <w:p w14:paraId="75C4E6C6" w14:textId="45F8D9EA" w:rsidR="004E1ED5" w:rsidRPr="00FA54F1" w:rsidRDefault="00497677">
          <w:pPr>
            <w:pStyle w:val="TOC2"/>
            <w:tabs>
              <w:tab w:val="left" w:pos="1320"/>
              <w:tab w:val="right" w:leader="dot" w:pos="9350"/>
            </w:tabs>
            <w:rPr>
              <w:smallCaps w:val="0"/>
              <w:noProof/>
              <w:sz w:val="22"/>
              <w:szCs w:val="22"/>
              <w:lang w:val="en-GB"/>
            </w:rPr>
          </w:pPr>
          <w:hyperlink w:anchor="_Toc502558241" w:history="1">
            <w:r w:rsidR="004E1ED5" w:rsidRPr="00927E98">
              <w:rPr>
                <w:rStyle w:val="Hyperlink"/>
                <w:rFonts w:ascii="Arial" w:eastAsia="MS Mincho" w:hAnsi="Arial" w:cs="Times New Roman"/>
                <w:b/>
                <w:bCs/>
                <w:noProof/>
                <w:lang w:val="en-GB" w:eastAsia="ja-JP"/>
              </w:rPr>
              <w:t>2.2.7.2.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Coverage Based Data Content Structure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8</w:t>
            </w:r>
            <w:r w:rsidR="004E1ED5" w:rsidRPr="00FA54F1">
              <w:rPr>
                <w:noProof/>
                <w:webHidden/>
                <w:lang w:val="en-GB"/>
              </w:rPr>
              <w:fldChar w:fldCharType="end"/>
            </w:r>
          </w:hyperlink>
        </w:p>
        <w:p w14:paraId="1DD64287" w14:textId="62C8D009" w:rsidR="004E1ED5" w:rsidRPr="00FA54F1" w:rsidRDefault="00497677">
          <w:pPr>
            <w:pStyle w:val="TOC2"/>
            <w:tabs>
              <w:tab w:val="left" w:pos="1100"/>
              <w:tab w:val="right" w:leader="dot" w:pos="9350"/>
            </w:tabs>
            <w:rPr>
              <w:smallCaps w:val="0"/>
              <w:noProof/>
              <w:sz w:val="22"/>
              <w:szCs w:val="22"/>
              <w:lang w:val="en-GB"/>
            </w:rPr>
          </w:pPr>
          <w:hyperlink w:anchor="_Toc502558242" w:history="1">
            <w:r w:rsidR="004E1ED5" w:rsidRPr="00927E98">
              <w:rPr>
                <w:rStyle w:val="Hyperlink"/>
                <w:rFonts w:ascii="Arial" w:eastAsia="MS Mincho" w:hAnsi="Arial" w:cs="Times New Roman"/>
                <w:b/>
                <w:bCs/>
                <w:noProof/>
                <w:lang w:val="en-GB" w:eastAsia="ja-JP"/>
              </w:rPr>
              <w:t>2.2.8.</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Product Format</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8</w:t>
            </w:r>
            <w:r w:rsidR="004E1ED5" w:rsidRPr="00FA54F1">
              <w:rPr>
                <w:noProof/>
                <w:webHidden/>
                <w:lang w:val="en-GB"/>
              </w:rPr>
              <w:fldChar w:fldCharType="end"/>
            </w:r>
          </w:hyperlink>
        </w:p>
        <w:p w14:paraId="3FC2ED9D" w14:textId="45E59BFE" w:rsidR="004E1ED5" w:rsidRPr="00FA54F1" w:rsidRDefault="00497677">
          <w:pPr>
            <w:pStyle w:val="TOC2"/>
            <w:tabs>
              <w:tab w:val="left" w:pos="1320"/>
              <w:tab w:val="right" w:leader="dot" w:pos="9350"/>
            </w:tabs>
            <w:rPr>
              <w:smallCaps w:val="0"/>
              <w:noProof/>
              <w:sz w:val="22"/>
              <w:szCs w:val="22"/>
              <w:lang w:val="en-GB"/>
            </w:rPr>
          </w:pPr>
          <w:hyperlink w:anchor="_Toc502558243" w:history="1">
            <w:r w:rsidR="004E1ED5" w:rsidRPr="00927E98">
              <w:rPr>
                <w:rStyle w:val="Hyperlink"/>
                <w:rFonts w:ascii="Arial" w:eastAsia="MS Mincho" w:hAnsi="Arial" w:cs="Times New Roman"/>
                <w:b/>
                <w:bCs/>
                <w:noProof/>
                <w:lang w:val="en-GB" w:eastAsia="ja-JP"/>
              </w:rPr>
              <w:t>2.2.8.1.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8211</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8</w:t>
            </w:r>
            <w:r w:rsidR="004E1ED5" w:rsidRPr="00FA54F1">
              <w:rPr>
                <w:noProof/>
                <w:webHidden/>
                <w:lang w:val="en-GB"/>
              </w:rPr>
              <w:fldChar w:fldCharType="end"/>
            </w:r>
          </w:hyperlink>
        </w:p>
        <w:p w14:paraId="34227F32" w14:textId="53241405" w:rsidR="004E1ED5" w:rsidRPr="00FA54F1" w:rsidRDefault="00497677">
          <w:pPr>
            <w:pStyle w:val="TOC2"/>
            <w:tabs>
              <w:tab w:val="left" w:pos="1320"/>
              <w:tab w:val="right" w:leader="dot" w:pos="9350"/>
            </w:tabs>
            <w:rPr>
              <w:smallCaps w:val="0"/>
              <w:noProof/>
              <w:sz w:val="22"/>
              <w:szCs w:val="22"/>
              <w:lang w:val="en-GB"/>
            </w:rPr>
          </w:pPr>
          <w:hyperlink w:anchor="_Toc502558244" w:history="1">
            <w:r w:rsidR="004E1ED5" w:rsidRPr="00927E98">
              <w:rPr>
                <w:rStyle w:val="Hyperlink"/>
                <w:rFonts w:ascii="Arial" w:eastAsia="MS Mincho" w:hAnsi="Arial" w:cs="Times New Roman"/>
                <w:b/>
                <w:bCs/>
                <w:noProof/>
                <w:lang w:val="en-GB" w:eastAsia="ja-JP"/>
              </w:rPr>
              <w:t>2.2.8.2.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GML</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9</w:t>
            </w:r>
            <w:r w:rsidR="004E1ED5" w:rsidRPr="00FA54F1">
              <w:rPr>
                <w:noProof/>
                <w:webHidden/>
                <w:lang w:val="en-GB"/>
              </w:rPr>
              <w:fldChar w:fldCharType="end"/>
            </w:r>
          </w:hyperlink>
        </w:p>
        <w:p w14:paraId="2A766EDE" w14:textId="383E8FD4" w:rsidR="004E1ED5" w:rsidRPr="00FA54F1" w:rsidRDefault="00497677">
          <w:pPr>
            <w:pStyle w:val="TOC2"/>
            <w:tabs>
              <w:tab w:val="left" w:pos="1320"/>
              <w:tab w:val="right" w:leader="dot" w:pos="9350"/>
            </w:tabs>
            <w:rPr>
              <w:smallCaps w:val="0"/>
              <w:noProof/>
              <w:sz w:val="22"/>
              <w:szCs w:val="22"/>
              <w:lang w:val="en-GB"/>
            </w:rPr>
          </w:pPr>
          <w:hyperlink w:anchor="_Toc502558245" w:history="1">
            <w:r w:rsidR="004E1ED5" w:rsidRPr="00927E98">
              <w:rPr>
                <w:rStyle w:val="Hyperlink"/>
                <w:rFonts w:ascii="Arial" w:eastAsia="MS Mincho" w:hAnsi="Arial" w:cs="Times New Roman"/>
                <w:b/>
                <w:bCs/>
                <w:noProof/>
                <w:lang w:val="en-GB" w:eastAsia="ja-JP"/>
              </w:rPr>
              <w:t>2.2.8.3.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HDF5</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10</w:t>
            </w:r>
            <w:r w:rsidR="004E1ED5" w:rsidRPr="00FA54F1">
              <w:rPr>
                <w:noProof/>
                <w:webHidden/>
                <w:lang w:val="en-GB"/>
              </w:rPr>
              <w:fldChar w:fldCharType="end"/>
            </w:r>
          </w:hyperlink>
        </w:p>
        <w:p w14:paraId="1C87FBFD" w14:textId="681DE4F1" w:rsidR="004E1ED5" w:rsidRPr="00FA54F1" w:rsidRDefault="00497677">
          <w:pPr>
            <w:pStyle w:val="TOC2"/>
            <w:tabs>
              <w:tab w:val="left" w:pos="1320"/>
              <w:tab w:val="right" w:leader="dot" w:pos="9350"/>
            </w:tabs>
            <w:rPr>
              <w:smallCaps w:val="0"/>
              <w:noProof/>
              <w:sz w:val="22"/>
              <w:szCs w:val="22"/>
              <w:lang w:val="en-GB"/>
            </w:rPr>
          </w:pPr>
          <w:hyperlink w:anchor="_Toc502558246" w:history="1">
            <w:r w:rsidR="004E1ED5" w:rsidRPr="00927E98">
              <w:rPr>
                <w:rStyle w:val="Hyperlink"/>
                <w:rFonts w:ascii="Arial" w:eastAsia="MS Mincho" w:hAnsi="Arial" w:cs="Times New Roman"/>
                <w:b/>
                <w:bCs/>
                <w:noProof/>
                <w:lang w:val="en-GB" w:eastAsia="ja-JP"/>
              </w:rPr>
              <w:t>2.2.8.4.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Other Encodings and Encoding profiles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11</w:t>
            </w:r>
            <w:r w:rsidR="004E1ED5" w:rsidRPr="00FA54F1">
              <w:rPr>
                <w:noProof/>
                <w:webHidden/>
                <w:lang w:val="en-GB"/>
              </w:rPr>
              <w:fldChar w:fldCharType="end"/>
            </w:r>
          </w:hyperlink>
        </w:p>
        <w:p w14:paraId="27DADB60" w14:textId="4AB843D0" w:rsidR="004E1ED5" w:rsidRPr="00FA54F1" w:rsidRDefault="00497677">
          <w:pPr>
            <w:pStyle w:val="TOC2"/>
            <w:tabs>
              <w:tab w:val="left" w:pos="1100"/>
              <w:tab w:val="right" w:leader="dot" w:pos="9350"/>
            </w:tabs>
            <w:rPr>
              <w:smallCaps w:val="0"/>
              <w:noProof/>
              <w:sz w:val="22"/>
              <w:szCs w:val="22"/>
              <w:lang w:val="en-GB"/>
            </w:rPr>
          </w:pPr>
          <w:hyperlink w:anchor="_Toc502558247" w:history="1">
            <w:r w:rsidR="004E1ED5" w:rsidRPr="00927E98">
              <w:rPr>
                <w:rStyle w:val="Hyperlink"/>
                <w:rFonts w:ascii="Arial" w:eastAsia="MS Mincho" w:hAnsi="Arial" w:cs="Times New Roman"/>
                <w:b/>
                <w:bCs/>
                <w:noProof/>
                <w:lang w:val="en-GB" w:eastAsia="ja-JP"/>
              </w:rPr>
              <w:t>2.2.9.</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Application Schema</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11</w:t>
            </w:r>
            <w:r w:rsidR="004E1ED5" w:rsidRPr="00FA54F1">
              <w:rPr>
                <w:noProof/>
                <w:webHidden/>
                <w:lang w:val="en-GB"/>
              </w:rPr>
              <w:fldChar w:fldCharType="end"/>
            </w:r>
          </w:hyperlink>
        </w:p>
        <w:p w14:paraId="121EA9C6" w14:textId="22900825" w:rsidR="004E1ED5" w:rsidRPr="00FA54F1" w:rsidRDefault="00497677">
          <w:pPr>
            <w:pStyle w:val="TOC2"/>
            <w:tabs>
              <w:tab w:val="left" w:pos="1320"/>
              <w:tab w:val="right" w:leader="dot" w:pos="9350"/>
            </w:tabs>
            <w:rPr>
              <w:smallCaps w:val="0"/>
              <w:noProof/>
              <w:sz w:val="22"/>
              <w:szCs w:val="22"/>
              <w:lang w:val="en-GB"/>
            </w:rPr>
          </w:pPr>
          <w:hyperlink w:anchor="_Toc502558248" w:history="1">
            <w:r w:rsidR="004E1ED5" w:rsidRPr="00927E98">
              <w:rPr>
                <w:rStyle w:val="Hyperlink"/>
                <w:rFonts w:ascii="Arial" w:eastAsia="MS Mincho" w:hAnsi="Arial" w:cs="Times New Roman"/>
                <w:b/>
                <w:bCs/>
                <w:noProof/>
                <w:lang w:val="en-GB" w:eastAsia="ja-JP"/>
              </w:rPr>
              <w:t>2.2.9.1.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Feature Catalogue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12</w:t>
            </w:r>
            <w:r w:rsidR="004E1ED5" w:rsidRPr="00FA54F1">
              <w:rPr>
                <w:noProof/>
                <w:webHidden/>
                <w:lang w:val="en-GB"/>
              </w:rPr>
              <w:fldChar w:fldCharType="end"/>
            </w:r>
          </w:hyperlink>
        </w:p>
        <w:p w14:paraId="3D63D7BD" w14:textId="12E4AF40" w:rsidR="004E1ED5" w:rsidRPr="00FA54F1" w:rsidRDefault="00497677">
          <w:pPr>
            <w:pStyle w:val="TOC2"/>
            <w:tabs>
              <w:tab w:val="left" w:pos="1320"/>
              <w:tab w:val="right" w:leader="dot" w:pos="9350"/>
            </w:tabs>
            <w:rPr>
              <w:smallCaps w:val="0"/>
              <w:noProof/>
              <w:sz w:val="22"/>
              <w:szCs w:val="22"/>
              <w:lang w:val="en-GB"/>
            </w:rPr>
          </w:pPr>
          <w:hyperlink w:anchor="_Toc502558249" w:history="1">
            <w:r w:rsidR="004E1ED5" w:rsidRPr="00927E98">
              <w:rPr>
                <w:rStyle w:val="Hyperlink"/>
                <w:rFonts w:ascii="Arial" w:eastAsia="MS Mincho" w:hAnsi="Arial" w:cs="Times New Roman"/>
                <w:b/>
                <w:bCs/>
                <w:noProof/>
                <w:lang w:val="en-GB" w:eastAsia="ja-JP"/>
              </w:rPr>
              <w:t>2.2.9.2.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Model Elements Used in a Product Specification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12</w:t>
            </w:r>
            <w:r w:rsidR="004E1ED5" w:rsidRPr="00FA54F1">
              <w:rPr>
                <w:noProof/>
                <w:webHidden/>
                <w:lang w:val="en-GB"/>
              </w:rPr>
              <w:fldChar w:fldCharType="end"/>
            </w:r>
          </w:hyperlink>
        </w:p>
        <w:p w14:paraId="3A583A16" w14:textId="6119940E" w:rsidR="004E1ED5" w:rsidRPr="00FA54F1" w:rsidRDefault="00497677">
          <w:pPr>
            <w:pStyle w:val="TOC2"/>
            <w:tabs>
              <w:tab w:val="left" w:pos="1100"/>
              <w:tab w:val="right" w:leader="dot" w:pos="9350"/>
            </w:tabs>
            <w:rPr>
              <w:smallCaps w:val="0"/>
              <w:noProof/>
              <w:sz w:val="22"/>
              <w:szCs w:val="22"/>
              <w:lang w:val="en-GB"/>
            </w:rPr>
          </w:pPr>
          <w:hyperlink w:anchor="_Toc502558250" w:history="1">
            <w:r w:rsidR="004E1ED5" w:rsidRPr="00927E98">
              <w:rPr>
                <w:rStyle w:val="Hyperlink"/>
                <w:rFonts w:ascii="Arial" w:eastAsia="MS Mincho" w:hAnsi="Arial" w:cs="Times New Roman"/>
                <w:b/>
                <w:bCs/>
                <w:noProof/>
                <w:lang w:val="en-GB" w:eastAsia="ja-JP"/>
              </w:rPr>
              <w:t>2.2.10.</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Reference systems / CRS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14</w:t>
            </w:r>
            <w:r w:rsidR="004E1ED5" w:rsidRPr="00FA54F1">
              <w:rPr>
                <w:noProof/>
                <w:webHidden/>
                <w:lang w:val="en-GB"/>
              </w:rPr>
              <w:fldChar w:fldCharType="end"/>
            </w:r>
          </w:hyperlink>
        </w:p>
        <w:p w14:paraId="65B94252" w14:textId="38A91561" w:rsidR="004E1ED5" w:rsidRPr="00FA54F1" w:rsidRDefault="00497677">
          <w:pPr>
            <w:pStyle w:val="TOC2"/>
            <w:tabs>
              <w:tab w:val="left" w:pos="1100"/>
              <w:tab w:val="right" w:leader="dot" w:pos="9350"/>
            </w:tabs>
            <w:rPr>
              <w:smallCaps w:val="0"/>
              <w:noProof/>
              <w:sz w:val="22"/>
              <w:szCs w:val="22"/>
              <w:lang w:val="en-GB"/>
            </w:rPr>
          </w:pPr>
          <w:hyperlink w:anchor="_Toc502558251" w:history="1">
            <w:r w:rsidR="004E1ED5" w:rsidRPr="00927E98">
              <w:rPr>
                <w:rStyle w:val="Hyperlink"/>
                <w:rFonts w:ascii="Arial" w:eastAsia="MS Mincho" w:hAnsi="Arial" w:cs="Times New Roman"/>
                <w:b/>
                <w:bCs/>
                <w:noProof/>
                <w:lang w:val="en-GB" w:eastAsia="ja-JP"/>
              </w:rPr>
              <w:t>2.2.11.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quality</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14</w:t>
            </w:r>
            <w:r w:rsidR="004E1ED5" w:rsidRPr="00FA54F1">
              <w:rPr>
                <w:noProof/>
                <w:webHidden/>
                <w:lang w:val="en-GB"/>
              </w:rPr>
              <w:fldChar w:fldCharType="end"/>
            </w:r>
          </w:hyperlink>
        </w:p>
        <w:p w14:paraId="0F3225F3" w14:textId="2B16CF30" w:rsidR="004E1ED5" w:rsidRPr="00FA54F1" w:rsidRDefault="00497677">
          <w:pPr>
            <w:pStyle w:val="TOC2"/>
            <w:tabs>
              <w:tab w:val="left" w:pos="1320"/>
              <w:tab w:val="right" w:leader="dot" w:pos="9350"/>
            </w:tabs>
            <w:rPr>
              <w:smallCaps w:val="0"/>
              <w:noProof/>
              <w:sz w:val="22"/>
              <w:szCs w:val="22"/>
              <w:lang w:val="en-GB"/>
            </w:rPr>
          </w:pPr>
          <w:hyperlink w:anchor="_Toc502558252" w:history="1">
            <w:r w:rsidR="004E1ED5" w:rsidRPr="00927E98">
              <w:rPr>
                <w:rStyle w:val="Hyperlink"/>
                <w:rFonts w:ascii="Arial" w:eastAsia="MS Mincho" w:hAnsi="Arial" w:cs="Times New Roman"/>
                <w:b/>
                <w:bCs/>
                <w:noProof/>
                <w:lang w:val="en-GB" w:eastAsia="ja-JP"/>
              </w:rPr>
              <w:t>2.2.11.1.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quality in the data</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15</w:t>
            </w:r>
            <w:r w:rsidR="004E1ED5" w:rsidRPr="00FA54F1">
              <w:rPr>
                <w:noProof/>
                <w:webHidden/>
                <w:lang w:val="en-GB"/>
              </w:rPr>
              <w:fldChar w:fldCharType="end"/>
            </w:r>
          </w:hyperlink>
        </w:p>
        <w:p w14:paraId="11E68CCF" w14:textId="6F0C1C21" w:rsidR="004E1ED5" w:rsidRPr="00FA54F1" w:rsidRDefault="00497677">
          <w:pPr>
            <w:pStyle w:val="TOC2"/>
            <w:tabs>
              <w:tab w:val="left" w:pos="1320"/>
              <w:tab w:val="right" w:leader="dot" w:pos="9350"/>
            </w:tabs>
            <w:rPr>
              <w:smallCaps w:val="0"/>
              <w:noProof/>
              <w:sz w:val="22"/>
              <w:szCs w:val="22"/>
              <w:lang w:val="en-GB"/>
            </w:rPr>
          </w:pPr>
          <w:hyperlink w:anchor="_Toc502558253" w:history="1">
            <w:r w:rsidR="004E1ED5" w:rsidRPr="00927E98">
              <w:rPr>
                <w:rStyle w:val="Hyperlink"/>
                <w:rFonts w:ascii="Arial" w:eastAsia="MS Mincho" w:hAnsi="Arial" w:cs="Times New Roman"/>
                <w:b/>
                <w:bCs/>
                <w:noProof/>
                <w:lang w:val="en-GB" w:eastAsia="ja-JP"/>
              </w:rPr>
              <w:t>2.2.11.2.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quality checks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16</w:t>
            </w:r>
            <w:r w:rsidR="004E1ED5" w:rsidRPr="00FA54F1">
              <w:rPr>
                <w:noProof/>
                <w:webHidden/>
                <w:lang w:val="en-GB"/>
              </w:rPr>
              <w:fldChar w:fldCharType="end"/>
            </w:r>
          </w:hyperlink>
        </w:p>
        <w:p w14:paraId="54B49726" w14:textId="39307561" w:rsidR="004E1ED5" w:rsidRPr="00FA54F1" w:rsidRDefault="00497677">
          <w:pPr>
            <w:pStyle w:val="TOC2"/>
            <w:tabs>
              <w:tab w:val="left" w:pos="1100"/>
              <w:tab w:val="right" w:leader="dot" w:pos="9350"/>
            </w:tabs>
            <w:rPr>
              <w:smallCaps w:val="0"/>
              <w:noProof/>
              <w:sz w:val="22"/>
              <w:szCs w:val="22"/>
              <w:lang w:val="en-GB"/>
            </w:rPr>
          </w:pPr>
          <w:hyperlink w:anchor="_Toc502558254" w:history="1">
            <w:r w:rsidR="004E1ED5" w:rsidRPr="00927E98">
              <w:rPr>
                <w:rStyle w:val="Hyperlink"/>
                <w:rFonts w:ascii="Arial" w:eastAsia="MS Mincho" w:hAnsi="Arial" w:cs="Times New Roman"/>
                <w:b/>
                <w:bCs/>
                <w:noProof/>
                <w:lang w:val="en-GB" w:eastAsia="ja-JP"/>
              </w:rPr>
              <w:t>2.2.12.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Capture Instructions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16</w:t>
            </w:r>
            <w:r w:rsidR="004E1ED5" w:rsidRPr="00FA54F1">
              <w:rPr>
                <w:noProof/>
                <w:webHidden/>
                <w:lang w:val="en-GB"/>
              </w:rPr>
              <w:fldChar w:fldCharType="end"/>
            </w:r>
          </w:hyperlink>
        </w:p>
        <w:p w14:paraId="2F175E41" w14:textId="08412065" w:rsidR="004E1ED5" w:rsidRPr="00FA54F1" w:rsidRDefault="00497677">
          <w:pPr>
            <w:pStyle w:val="TOC2"/>
            <w:tabs>
              <w:tab w:val="left" w:pos="1100"/>
              <w:tab w:val="right" w:leader="dot" w:pos="9350"/>
            </w:tabs>
            <w:rPr>
              <w:smallCaps w:val="0"/>
              <w:noProof/>
              <w:sz w:val="22"/>
              <w:szCs w:val="22"/>
              <w:lang w:val="en-GB"/>
            </w:rPr>
          </w:pPr>
          <w:hyperlink w:anchor="_Toc502558255" w:history="1">
            <w:r w:rsidR="004E1ED5" w:rsidRPr="00927E98">
              <w:rPr>
                <w:rStyle w:val="Hyperlink"/>
                <w:rFonts w:ascii="Arial" w:eastAsia="MS Mincho" w:hAnsi="Arial" w:cs="Times New Roman"/>
                <w:b/>
                <w:bCs/>
                <w:noProof/>
                <w:lang w:val="en-GB" w:eastAsia="ja-JP"/>
              </w:rPr>
              <w:t>2.2.13.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Maintenance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17</w:t>
            </w:r>
            <w:r w:rsidR="004E1ED5" w:rsidRPr="00FA54F1">
              <w:rPr>
                <w:noProof/>
                <w:webHidden/>
                <w:lang w:val="en-GB"/>
              </w:rPr>
              <w:fldChar w:fldCharType="end"/>
            </w:r>
          </w:hyperlink>
        </w:p>
        <w:p w14:paraId="2E87A819" w14:textId="182424C3" w:rsidR="004E1ED5" w:rsidRPr="00FA54F1" w:rsidRDefault="00497677">
          <w:pPr>
            <w:pStyle w:val="TOC2"/>
            <w:tabs>
              <w:tab w:val="left" w:pos="1320"/>
              <w:tab w:val="right" w:leader="dot" w:pos="9350"/>
            </w:tabs>
            <w:rPr>
              <w:smallCaps w:val="0"/>
              <w:noProof/>
              <w:sz w:val="22"/>
              <w:szCs w:val="22"/>
              <w:lang w:val="en-GB"/>
            </w:rPr>
          </w:pPr>
          <w:hyperlink w:anchor="_Toc502558256" w:history="1">
            <w:r w:rsidR="004E1ED5" w:rsidRPr="00927E98">
              <w:rPr>
                <w:rStyle w:val="Hyperlink"/>
                <w:rFonts w:ascii="Arial" w:eastAsia="MS Mincho" w:hAnsi="Arial" w:cs="Times New Roman"/>
                <w:b/>
                <w:bCs/>
                <w:noProof/>
                <w:lang w:val="en-GB" w:eastAsia="ja-JP"/>
              </w:rPr>
              <w:t>2.2.13.1.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Incremental update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17</w:t>
            </w:r>
            <w:r w:rsidR="004E1ED5" w:rsidRPr="00FA54F1">
              <w:rPr>
                <w:noProof/>
                <w:webHidden/>
                <w:lang w:val="en-GB"/>
              </w:rPr>
              <w:fldChar w:fldCharType="end"/>
            </w:r>
          </w:hyperlink>
        </w:p>
        <w:p w14:paraId="2548A1AC" w14:textId="67CDDB8A" w:rsidR="004E1ED5" w:rsidRPr="00FA54F1" w:rsidRDefault="00497677">
          <w:pPr>
            <w:pStyle w:val="TOC2"/>
            <w:tabs>
              <w:tab w:val="left" w:pos="1320"/>
              <w:tab w:val="right" w:leader="dot" w:pos="9350"/>
            </w:tabs>
            <w:rPr>
              <w:smallCaps w:val="0"/>
              <w:noProof/>
              <w:sz w:val="22"/>
              <w:szCs w:val="22"/>
              <w:lang w:val="en-GB"/>
            </w:rPr>
          </w:pPr>
          <w:hyperlink w:anchor="_Toc502558257" w:history="1">
            <w:r w:rsidR="004E1ED5" w:rsidRPr="00927E98">
              <w:rPr>
                <w:rStyle w:val="Hyperlink"/>
                <w:rFonts w:ascii="Arial" w:eastAsia="MS Mincho" w:hAnsi="Arial" w:cs="Times New Roman"/>
                <w:b/>
                <w:bCs/>
                <w:noProof/>
                <w:lang w:val="en-GB" w:eastAsia="ja-JP"/>
              </w:rPr>
              <w:t>2.2.13.2.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Whole dataset update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18</w:t>
            </w:r>
            <w:r w:rsidR="004E1ED5" w:rsidRPr="00FA54F1">
              <w:rPr>
                <w:noProof/>
                <w:webHidden/>
                <w:lang w:val="en-GB"/>
              </w:rPr>
              <w:fldChar w:fldCharType="end"/>
            </w:r>
          </w:hyperlink>
        </w:p>
        <w:p w14:paraId="6E6F0E1C" w14:textId="5026F6AF" w:rsidR="004E1ED5" w:rsidRPr="00FA54F1" w:rsidRDefault="00497677">
          <w:pPr>
            <w:pStyle w:val="TOC2"/>
            <w:tabs>
              <w:tab w:val="left" w:pos="1320"/>
              <w:tab w:val="right" w:leader="dot" w:pos="9350"/>
            </w:tabs>
            <w:rPr>
              <w:smallCaps w:val="0"/>
              <w:noProof/>
              <w:sz w:val="22"/>
              <w:szCs w:val="22"/>
              <w:lang w:val="en-GB"/>
            </w:rPr>
          </w:pPr>
          <w:hyperlink w:anchor="_Toc502558258" w:history="1">
            <w:r w:rsidR="004E1ED5" w:rsidRPr="00927E98">
              <w:rPr>
                <w:rStyle w:val="Hyperlink"/>
                <w:rFonts w:ascii="Arial" w:eastAsia="MS Mincho" w:hAnsi="Arial" w:cs="Times New Roman"/>
                <w:b/>
                <w:bCs/>
                <w:noProof/>
                <w:lang w:val="en-GB" w:eastAsia="ja-JP"/>
              </w:rPr>
              <w:t>2.2.13.3.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Support file maintenance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18</w:t>
            </w:r>
            <w:r w:rsidR="004E1ED5" w:rsidRPr="00FA54F1">
              <w:rPr>
                <w:noProof/>
                <w:webHidden/>
                <w:lang w:val="en-GB"/>
              </w:rPr>
              <w:fldChar w:fldCharType="end"/>
            </w:r>
          </w:hyperlink>
        </w:p>
        <w:p w14:paraId="357D4514" w14:textId="60E3073B" w:rsidR="004E1ED5" w:rsidRPr="00FA54F1" w:rsidRDefault="00497677">
          <w:pPr>
            <w:pStyle w:val="TOC2"/>
            <w:tabs>
              <w:tab w:val="left" w:pos="1100"/>
              <w:tab w:val="right" w:leader="dot" w:pos="9350"/>
            </w:tabs>
            <w:rPr>
              <w:smallCaps w:val="0"/>
              <w:noProof/>
              <w:sz w:val="22"/>
              <w:szCs w:val="22"/>
              <w:lang w:val="en-GB"/>
            </w:rPr>
          </w:pPr>
          <w:hyperlink w:anchor="_Toc502558259" w:history="1">
            <w:r w:rsidR="004E1ED5" w:rsidRPr="00927E98">
              <w:rPr>
                <w:rStyle w:val="Hyperlink"/>
                <w:rFonts w:ascii="Arial" w:eastAsia="MS Mincho" w:hAnsi="Arial" w:cs="Times New Roman"/>
                <w:b/>
                <w:bCs/>
                <w:noProof/>
                <w:lang w:val="en-GB" w:eastAsia="ja-JP"/>
              </w:rPr>
              <w:t>2.2.14.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product delivery</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18</w:t>
            </w:r>
            <w:r w:rsidR="004E1ED5" w:rsidRPr="00FA54F1">
              <w:rPr>
                <w:noProof/>
                <w:webHidden/>
                <w:lang w:val="en-GB"/>
              </w:rPr>
              <w:fldChar w:fldCharType="end"/>
            </w:r>
          </w:hyperlink>
        </w:p>
        <w:p w14:paraId="21CFE250" w14:textId="0E3B2B97" w:rsidR="004E1ED5" w:rsidRPr="00FA54F1" w:rsidRDefault="00497677">
          <w:pPr>
            <w:pStyle w:val="TOC2"/>
            <w:tabs>
              <w:tab w:val="left" w:pos="1100"/>
              <w:tab w:val="right" w:leader="dot" w:pos="9350"/>
            </w:tabs>
            <w:rPr>
              <w:smallCaps w:val="0"/>
              <w:noProof/>
              <w:sz w:val="22"/>
              <w:szCs w:val="22"/>
              <w:lang w:val="en-GB"/>
            </w:rPr>
          </w:pPr>
          <w:hyperlink w:anchor="_Toc502558260" w:history="1">
            <w:r w:rsidR="004E1ED5" w:rsidRPr="00927E98">
              <w:rPr>
                <w:rStyle w:val="Hyperlink"/>
                <w:rFonts w:ascii="Arial" w:eastAsia="MS Mincho" w:hAnsi="Arial" w:cs="Times New Roman"/>
                <w:b/>
                <w:bCs/>
                <w:noProof/>
                <w:lang w:val="en-GB" w:eastAsia="ja-JP"/>
              </w:rPr>
              <w:t>2.2.15.</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Metadata</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19</w:t>
            </w:r>
            <w:r w:rsidR="004E1ED5" w:rsidRPr="00FA54F1">
              <w:rPr>
                <w:noProof/>
                <w:webHidden/>
                <w:lang w:val="en-GB"/>
              </w:rPr>
              <w:fldChar w:fldCharType="end"/>
            </w:r>
          </w:hyperlink>
        </w:p>
        <w:p w14:paraId="3F29ECEE" w14:textId="78011925" w:rsidR="004E1ED5" w:rsidRPr="00FA54F1" w:rsidRDefault="00497677">
          <w:pPr>
            <w:pStyle w:val="TOC2"/>
            <w:tabs>
              <w:tab w:val="left" w:pos="1320"/>
              <w:tab w:val="right" w:leader="dot" w:pos="9350"/>
            </w:tabs>
            <w:rPr>
              <w:smallCaps w:val="0"/>
              <w:noProof/>
              <w:sz w:val="22"/>
              <w:szCs w:val="22"/>
              <w:lang w:val="en-GB"/>
            </w:rPr>
          </w:pPr>
          <w:hyperlink w:anchor="_Toc502558261" w:history="1">
            <w:r w:rsidR="004E1ED5" w:rsidRPr="00927E98">
              <w:rPr>
                <w:rStyle w:val="Hyperlink"/>
                <w:rFonts w:ascii="Arial" w:eastAsia="MS Mincho" w:hAnsi="Arial" w:cs="Times New Roman"/>
                <w:b/>
                <w:bCs/>
                <w:noProof/>
                <w:lang w:val="en-GB" w:eastAsia="ja-JP"/>
              </w:rPr>
              <w:t>2.2.15.1.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Discovery Metadata</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20</w:t>
            </w:r>
            <w:r w:rsidR="004E1ED5" w:rsidRPr="00FA54F1">
              <w:rPr>
                <w:noProof/>
                <w:webHidden/>
                <w:lang w:val="en-GB"/>
              </w:rPr>
              <w:fldChar w:fldCharType="end"/>
            </w:r>
          </w:hyperlink>
        </w:p>
        <w:p w14:paraId="46734672" w14:textId="1FBE3115" w:rsidR="004E1ED5" w:rsidRPr="00FA54F1" w:rsidRDefault="00497677">
          <w:pPr>
            <w:pStyle w:val="TOC2"/>
            <w:tabs>
              <w:tab w:val="left" w:pos="1540"/>
              <w:tab w:val="right" w:leader="dot" w:pos="9350"/>
            </w:tabs>
            <w:rPr>
              <w:smallCaps w:val="0"/>
              <w:noProof/>
              <w:sz w:val="22"/>
              <w:szCs w:val="22"/>
              <w:lang w:val="en-GB"/>
            </w:rPr>
          </w:pPr>
          <w:hyperlink w:anchor="_Toc502558262" w:history="1">
            <w:r w:rsidR="004E1ED5" w:rsidRPr="00927E98">
              <w:rPr>
                <w:rStyle w:val="Hyperlink"/>
                <w:rFonts w:ascii="Arial" w:eastAsia="MS Mincho" w:hAnsi="Arial" w:cs="Times New Roman"/>
                <w:b/>
                <w:bCs/>
                <w:noProof/>
                <w:lang w:val="en-GB" w:eastAsia="ja-JP"/>
              </w:rPr>
              <w:t>2.2.15.1.1.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Discovery metadata for datasets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21</w:t>
            </w:r>
            <w:r w:rsidR="004E1ED5" w:rsidRPr="00FA54F1">
              <w:rPr>
                <w:noProof/>
                <w:webHidden/>
                <w:lang w:val="en-GB"/>
              </w:rPr>
              <w:fldChar w:fldCharType="end"/>
            </w:r>
          </w:hyperlink>
        </w:p>
        <w:p w14:paraId="4F62510A" w14:textId="6906ECE0" w:rsidR="004E1ED5" w:rsidRPr="00FA54F1" w:rsidRDefault="00497677">
          <w:pPr>
            <w:pStyle w:val="TOC2"/>
            <w:tabs>
              <w:tab w:val="left" w:pos="1540"/>
              <w:tab w:val="right" w:leader="dot" w:pos="9350"/>
            </w:tabs>
            <w:rPr>
              <w:smallCaps w:val="0"/>
              <w:noProof/>
              <w:sz w:val="22"/>
              <w:szCs w:val="22"/>
              <w:lang w:val="en-GB"/>
            </w:rPr>
          </w:pPr>
          <w:hyperlink w:anchor="_Toc502558263" w:history="1">
            <w:r w:rsidR="004E1ED5" w:rsidRPr="00927E98">
              <w:rPr>
                <w:rStyle w:val="Hyperlink"/>
                <w:rFonts w:ascii="Arial" w:eastAsia="MS Mincho" w:hAnsi="Arial" w:cs="Times New Roman"/>
                <w:b/>
                <w:bCs/>
                <w:noProof/>
                <w:lang w:val="en-GB" w:eastAsia="ja-JP"/>
              </w:rPr>
              <w:t>2.2.15.1.2.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Discovery metadata for support files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21</w:t>
            </w:r>
            <w:r w:rsidR="004E1ED5" w:rsidRPr="00FA54F1">
              <w:rPr>
                <w:noProof/>
                <w:webHidden/>
                <w:lang w:val="en-GB"/>
              </w:rPr>
              <w:fldChar w:fldCharType="end"/>
            </w:r>
          </w:hyperlink>
        </w:p>
        <w:p w14:paraId="09CBCD5E" w14:textId="4A547C51" w:rsidR="004E1ED5" w:rsidRPr="00FA54F1" w:rsidRDefault="00497677">
          <w:pPr>
            <w:pStyle w:val="TOC2"/>
            <w:tabs>
              <w:tab w:val="left" w:pos="1100"/>
              <w:tab w:val="right" w:leader="dot" w:pos="9350"/>
            </w:tabs>
            <w:rPr>
              <w:smallCaps w:val="0"/>
              <w:noProof/>
              <w:sz w:val="22"/>
              <w:szCs w:val="22"/>
              <w:lang w:val="en-GB"/>
            </w:rPr>
          </w:pPr>
          <w:hyperlink w:anchor="_Toc502558264" w:history="1">
            <w:r w:rsidR="004E1ED5" w:rsidRPr="00927E98">
              <w:rPr>
                <w:rStyle w:val="Hyperlink"/>
                <w:rFonts w:ascii="Arial" w:eastAsia="MS Mincho" w:hAnsi="Arial" w:cs="Times New Roman"/>
                <w:b/>
                <w:bCs/>
                <w:noProof/>
                <w:lang w:val="en-GB" w:eastAsia="ja-JP"/>
              </w:rPr>
              <w:t>2.2.16.</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Portrayal</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21</w:t>
            </w:r>
            <w:r w:rsidR="004E1ED5" w:rsidRPr="00FA54F1">
              <w:rPr>
                <w:noProof/>
                <w:webHidden/>
                <w:lang w:val="en-GB"/>
              </w:rPr>
              <w:fldChar w:fldCharType="end"/>
            </w:r>
          </w:hyperlink>
        </w:p>
        <w:p w14:paraId="6A9255BB" w14:textId="33919E31" w:rsidR="004E1ED5" w:rsidRPr="00FA54F1" w:rsidRDefault="00497677">
          <w:pPr>
            <w:pStyle w:val="TOC2"/>
            <w:tabs>
              <w:tab w:val="left" w:pos="1100"/>
              <w:tab w:val="right" w:leader="dot" w:pos="9350"/>
            </w:tabs>
            <w:rPr>
              <w:smallCaps w:val="0"/>
              <w:noProof/>
              <w:sz w:val="22"/>
              <w:szCs w:val="22"/>
              <w:lang w:val="en-GB"/>
            </w:rPr>
          </w:pPr>
          <w:hyperlink w:anchor="_Toc502558265" w:history="1">
            <w:r w:rsidR="004E1ED5" w:rsidRPr="00927E98">
              <w:rPr>
                <w:rStyle w:val="Hyperlink"/>
                <w:rFonts w:ascii="Arial" w:eastAsia="MS Mincho" w:hAnsi="Arial" w:cs="Times New Roman"/>
                <w:b/>
                <w:bCs/>
                <w:noProof/>
                <w:lang w:val="en-GB" w:eastAsia="ja-JP"/>
              </w:rPr>
              <w:t>2.2.17.</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Additional Information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22</w:t>
            </w:r>
            <w:r w:rsidR="004E1ED5" w:rsidRPr="00FA54F1">
              <w:rPr>
                <w:noProof/>
                <w:webHidden/>
                <w:lang w:val="en-GB"/>
              </w:rPr>
              <w:fldChar w:fldCharType="end"/>
            </w:r>
          </w:hyperlink>
        </w:p>
        <w:p w14:paraId="0AEFC4D3" w14:textId="634ED54B" w:rsidR="004E1ED5" w:rsidRPr="00FA54F1" w:rsidRDefault="00497677">
          <w:pPr>
            <w:pStyle w:val="TOC2"/>
            <w:tabs>
              <w:tab w:val="left" w:pos="660"/>
              <w:tab w:val="right" w:leader="dot" w:pos="9350"/>
            </w:tabs>
            <w:rPr>
              <w:smallCaps w:val="0"/>
              <w:noProof/>
              <w:sz w:val="22"/>
              <w:szCs w:val="22"/>
              <w:lang w:val="en-GB"/>
            </w:rPr>
          </w:pPr>
          <w:hyperlink w:anchor="_Toc502558266" w:history="1">
            <w:r w:rsidR="004E1ED5" w:rsidRPr="00927E98">
              <w:rPr>
                <w:rStyle w:val="Hyperlink"/>
                <w:rFonts w:ascii="Arial" w:eastAsia="MS Mincho" w:hAnsi="Arial" w:cs="Times New Roman"/>
                <w:b/>
                <w:bCs/>
                <w:noProof/>
                <w:lang w:val="en-GB" w:eastAsia="ja-JP"/>
              </w:rPr>
              <w:t>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IHO S-100 Infrastructure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22</w:t>
            </w:r>
            <w:r w:rsidR="004E1ED5" w:rsidRPr="00FA54F1">
              <w:rPr>
                <w:noProof/>
                <w:webHidden/>
                <w:lang w:val="en-GB"/>
              </w:rPr>
              <w:fldChar w:fldCharType="end"/>
            </w:r>
          </w:hyperlink>
        </w:p>
        <w:p w14:paraId="2B5E769F" w14:textId="51EE344A" w:rsidR="004E1ED5" w:rsidRPr="00FA54F1" w:rsidRDefault="00497677">
          <w:pPr>
            <w:pStyle w:val="TOC2"/>
            <w:tabs>
              <w:tab w:val="left" w:pos="880"/>
              <w:tab w:val="right" w:leader="dot" w:pos="9350"/>
            </w:tabs>
            <w:rPr>
              <w:smallCaps w:val="0"/>
              <w:noProof/>
              <w:sz w:val="22"/>
              <w:szCs w:val="22"/>
              <w:lang w:val="en-GB"/>
            </w:rPr>
          </w:pPr>
          <w:hyperlink w:anchor="_Toc502558267" w:history="1">
            <w:r w:rsidR="004E1ED5" w:rsidRPr="00927E98">
              <w:rPr>
                <w:rStyle w:val="Hyperlink"/>
                <w:rFonts w:ascii="Arial" w:eastAsia="MS Mincho" w:hAnsi="Arial" w:cs="Times New Roman"/>
                <w:b/>
                <w:bCs/>
                <w:noProof/>
                <w:lang w:val="en-GB" w:eastAsia="ja-JP"/>
              </w:rPr>
              <w:t>3.1.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GI Registry</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22</w:t>
            </w:r>
            <w:r w:rsidR="004E1ED5" w:rsidRPr="00FA54F1">
              <w:rPr>
                <w:noProof/>
                <w:webHidden/>
                <w:lang w:val="en-GB"/>
              </w:rPr>
              <w:fldChar w:fldCharType="end"/>
            </w:r>
          </w:hyperlink>
        </w:p>
        <w:p w14:paraId="61F96C6E" w14:textId="75E57902" w:rsidR="004E1ED5" w:rsidRPr="00FA54F1" w:rsidRDefault="00497677">
          <w:pPr>
            <w:pStyle w:val="TOC2"/>
            <w:tabs>
              <w:tab w:val="left" w:pos="880"/>
              <w:tab w:val="right" w:leader="dot" w:pos="9350"/>
            </w:tabs>
            <w:rPr>
              <w:smallCaps w:val="0"/>
              <w:noProof/>
              <w:sz w:val="22"/>
              <w:szCs w:val="22"/>
              <w:lang w:val="en-GB"/>
            </w:rPr>
          </w:pPr>
          <w:hyperlink w:anchor="_Toc502558268" w:history="1">
            <w:r w:rsidR="004E1ED5" w:rsidRPr="00927E98">
              <w:rPr>
                <w:rStyle w:val="Hyperlink"/>
                <w:rFonts w:ascii="Arial" w:eastAsia="MS Mincho" w:hAnsi="Arial" w:cs="Times New Roman"/>
                <w:b/>
                <w:bCs/>
                <w:noProof/>
                <w:lang w:val="en-GB" w:eastAsia="ja-JP"/>
              </w:rPr>
              <w:t>3.2.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Feature Catalogue Builder</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23</w:t>
            </w:r>
            <w:r w:rsidR="004E1ED5" w:rsidRPr="00FA54F1">
              <w:rPr>
                <w:noProof/>
                <w:webHidden/>
                <w:lang w:val="en-GB"/>
              </w:rPr>
              <w:fldChar w:fldCharType="end"/>
            </w:r>
          </w:hyperlink>
        </w:p>
        <w:p w14:paraId="38C19A6B" w14:textId="349AF608" w:rsidR="004E1ED5" w:rsidRPr="00FA54F1" w:rsidRDefault="00497677">
          <w:pPr>
            <w:pStyle w:val="TOC2"/>
            <w:tabs>
              <w:tab w:val="left" w:pos="880"/>
              <w:tab w:val="right" w:leader="dot" w:pos="9350"/>
            </w:tabs>
            <w:rPr>
              <w:smallCaps w:val="0"/>
              <w:noProof/>
              <w:sz w:val="22"/>
              <w:szCs w:val="22"/>
              <w:lang w:val="en-GB"/>
            </w:rPr>
          </w:pPr>
          <w:hyperlink w:anchor="_Toc502558269" w:history="1">
            <w:r w:rsidR="004E1ED5" w:rsidRPr="00927E98">
              <w:rPr>
                <w:rStyle w:val="Hyperlink"/>
                <w:rFonts w:ascii="Arial" w:eastAsia="MS Mincho" w:hAnsi="Arial" w:cs="Times New Roman"/>
                <w:b/>
                <w:bCs/>
                <w:noProof/>
                <w:lang w:val="en-GB" w:eastAsia="ja-JP"/>
              </w:rPr>
              <w:t>3.3.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DCEG builder</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24</w:t>
            </w:r>
            <w:r w:rsidR="004E1ED5" w:rsidRPr="00FA54F1">
              <w:rPr>
                <w:noProof/>
                <w:webHidden/>
                <w:lang w:val="en-GB"/>
              </w:rPr>
              <w:fldChar w:fldCharType="end"/>
            </w:r>
          </w:hyperlink>
        </w:p>
        <w:p w14:paraId="764DC845" w14:textId="230FA264" w:rsidR="004E1ED5" w:rsidRPr="00FA54F1" w:rsidRDefault="00497677">
          <w:pPr>
            <w:pStyle w:val="TOC2"/>
            <w:tabs>
              <w:tab w:val="left" w:pos="880"/>
              <w:tab w:val="right" w:leader="dot" w:pos="9350"/>
            </w:tabs>
            <w:rPr>
              <w:smallCaps w:val="0"/>
              <w:noProof/>
              <w:sz w:val="22"/>
              <w:szCs w:val="22"/>
              <w:lang w:val="en-GB"/>
            </w:rPr>
          </w:pPr>
          <w:hyperlink w:anchor="_Toc502558270" w:history="1">
            <w:r w:rsidR="004E1ED5" w:rsidRPr="00927E98">
              <w:rPr>
                <w:rStyle w:val="Hyperlink"/>
                <w:rFonts w:ascii="Arial" w:eastAsia="MS Mincho" w:hAnsi="Arial" w:cs="Times New Roman"/>
                <w:b/>
                <w:bCs/>
                <w:noProof/>
                <w:lang w:val="en-GB" w:eastAsia="ja-JP"/>
              </w:rPr>
              <w:t>3.4.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Portrayal Catalogue Builder</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_Toc502558270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25</w:t>
            </w:r>
            <w:r w:rsidR="004E1ED5" w:rsidRPr="00FA54F1">
              <w:rPr>
                <w:noProof/>
                <w:webHidden/>
                <w:lang w:val="en-GB"/>
              </w:rPr>
              <w:fldChar w:fldCharType="end"/>
            </w:r>
          </w:hyperlink>
        </w:p>
        <w:p w14:paraId="0BE41F4A" w14:textId="485B0D0D" w:rsidR="0015536F" w:rsidRPr="00927E98" w:rsidRDefault="0015536F" w:rsidP="0015536F">
          <w:pPr>
            <w:spacing w:after="240" w:line="230" w:lineRule="atLeast"/>
            <w:jc w:val="both"/>
            <w:rPr>
              <w:rFonts w:ascii="Arial" w:eastAsia="MS Mincho" w:hAnsi="Arial" w:cs="Times New Roman"/>
              <w:szCs w:val="20"/>
              <w:lang w:val="en-GB" w:eastAsia="ja-JP"/>
            </w:rPr>
          </w:pPr>
          <w:r w:rsidRPr="00FA54F1">
            <w:rPr>
              <w:rFonts w:eastAsia="MS Mincho" w:cs="Times New Roman"/>
              <w:b/>
              <w:bCs/>
              <w:caps/>
              <w:szCs w:val="20"/>
              <w:lang w:val="en-GB" w:eastAsia="ja-JP"/>
            </w:rPr>
            <w:fldChar w:fldCharType="end"/>
          </w:r>
        </w:p>
      </w:sdtContent>
    </w:sdt>
    <w:p w14:paraId="49910950" w14:textId="77777777" w:rsidR="0015536F" w:rsidRPr="00927E98" w:rsidRDefault="0015536F" w:rsidP="0015536F">
      <w:pPr>
        <w:spacing w:after="240" w:line="230" w:lineRule="atLeast"/>
        <w:jc w:val="both"/>
        <w:rPr>
          <w:rFonts w:ascii="Arial" w:eastAsia="MS Mincho" w:hAnsi="Arial" w:cs="Times New Roman"/>
          <w:szCs w:val="20"/>
          <w:lang w:val="en-GB" w:eastAsia="ja-JP"/>
        </w:rPr>
      </w:pPr>
    </w:p>
    <w:p w14:paraId="142D5D47" w14:textId="77777777" w:rsidR="002A6822" w:rsidRPr="00A5518E" w:rsidRDefault="002A6822" w:rsidP="002A6822">
      <w:pPr>
        <w:rPr>
          <w:lang w:val="en-GB"/>
        </w:rPr>
        <w:sectPr w:rsidR="002A6822" w:rsidRPr="00A5518E" w:rsidSect="00565B59">
          <w:pgSz w:w="12240" w:h="15840"/>
          <w:pgMar w:top="1440" w:right="1440" w:bottom="1440" w:left="1440" w:header="708" w:footer="708" w:gutter="0"/>
          <w:pgNumType w:fmt="lowerRoman"/>
          <w:cols w:space="708"/>
          <w:docGrid w:linePitch="360"/>
        </w:sectPr>
      </w:pPr>
    </w:p>
    <w:p w14:paraId="1B91A7D9" w14:textId="0E845ABE" w:rsidR="00CD597E" w:rsidRPr="00927E98" w:rsidRDefault="0015536F" w:rsidP="00E936F6">
      <w:pPr>
        <w:pStyle w:val="Title"/>
        <w:spacing w:after="160"/>
      </w:pPr>
      <w:bookmarkStart w:id="204" w:name="_Toc502540822"/>
      <w:bookmarkStart w:id="205" w:name="_Toc502540910"/>
      <w:bookmarkStart w:id="206" w:name="_Toc502541843"/>
      <w:bookmarkStart w:id="207" w:name="_Toc502541901"/>
      <w:bookmarkStart w:id="208" w:name="_Toc502541958"/>
      <w:bookmarkStart w:id="209" w:name="_Toc502558214"/>
      <w:bookmarkEnd w:id="204"/>
      <w:bookmarkEnd w:id="205"/>
      <w:bookmarkEnd w:id="206"/>
      <w:bookmarkEnd w:id="207"/>
      <w:bookmarkEnd w:id="208"/>
      <w:r w:rsidRPr="00927E98">
        <w:lastRenderedPageBreak/>
        <w:t>Part A - Content</w:t>
      </w:r>
      <w:bookmarkEnd w:id="209"/>
    </w:p>
    <w:p w14:paraId="0D8012B7" w14:textId="11DB5021" w:rsidR="00BC6BF2" w:rsidRPr="00927E98" w:rsidRDefault="00BC6BF2" w:rsidP="009E7DC8">
      <w:pPr>
        <w:pStyle w:val="Heading1"/>
        <w:keepLines w:val="0"/>
        <w:numPr>
          <w:ilvl w:val="0"/>
          <w:numId w:val="8"/>
        </w:numPr>
        <w:tabs>
          <w:tab w:val="left" w:pos="400"/>
          <w:tab w:val="left" w:pos="560"/>
        </w:tabs>
        <w:suppressAutoHyphens/>
        <w:spacing w:before="60" w:after="240" w:line="240" w:lineRule="auto"/>
        <w:ind w:left="431" w:hanging="431"/>
        <w:jc w:val="both"/>
        <w:rPr>
          <w:rFonts w:ascii="Arial" w:eastAsia="MS Mincho" w:hAnsi="Arial" w:cs="Times New Roman"/>
          <w:b/>
          <w:bCs/>
          <w:color w:val="auto"/>
          <w:sz w:val="24"/>
          <w:szCs w:val="20"/>
          <w:lang w:val="en-GB" w:eastAsia="ja-JP"/>
        </w:rPr>
      </w:pPr>
      <w:bookmarkStart w:id="210" w:name="_Toc502540911"/>
      <w:bookmarkStart w:id="211" w:name="_Toc502558215"/>
      <w:r w:rsidRPr="00927E98">
        <w:rPr>
          <w:rFonts w:ascii="Arial" w:eastAsia="MS Mincho" w:hAnsi="Arial" w:cs="Times New Roman"/>
          <w:b/>
          <w:bCs/>
          <w:color w:val="auto"/>
          <w:sz w:val="24"/>
          <w:szCs w:val="20"/>
          <w:lang w:val="en-GB" w:eastAsia="ja-JP"/>
        </w:rPr>
        <w:t>Overview</w:t>
      </w:r>
      <w:bookmarkEnd w:id="210"/>
      <w:bookmarkEnd w:id="211"/>
    </w:p>
    <w:p w14:paraId="093C35A9" w14:textId="6B704AF9" w:rsidR="007F64A4" w:rsidRPr="00E936F6" w:rsidRDefault="007F64A4" w:rsidP="00CF467C">
      <w:pPr>
        <w:spacing w:line="240" w:lineRule="auto"/>
        <w:jc w:val="both"/>
        <w:rPr>
          <w:rFonts w:eastAsia="MS Mincho" w:cstheme="minorHAnsi"/>
          <w:lang w:val="en-GB" w:eastAsia="ja-JP"/>
        </w:rPr>
      </w:pPr>
      <w:r w:rsidRPr="00E936F6">
        <w:rPr>
          <w:rFonts w:eastAsia="MS Mincho" w:cstheme="minorHAnsi"/>
          <w:lang w:val="en-GB" w:eastAsia="ja-JP"/>
        </w:rPr>
        <w:t>This Guideline is intended for developers and maintainers of product specifications based on the IHO framework standard S-100 (Universal Hydrographic Data Model).</w:t>
      </w:r>
    </w:p>
    <w:p w14:paraId="65E33B94" w14:textId="39E4B9DB" w:rsidR="007F64A4" w:rsidRPr="00E936F6" w:rsidRDefault="007F64A4" w:rsidP="00CF467C">
      <w:pPr>
        <w:spacing w:line="240" w:lineRule="auto"/>
        <w:jc w:val="both"/>
        <w:rPr>
          <w:rFonts w:eastAsia="MS Mincho" w:cstheme="minorHAnsi"/>
          <w:lang w:val="en-GB" w:eastAsia="ja-JP"/>
        </w:rPr>
      </w:pPr>
      <w:r w:rsidRPr="00E936F6">
        <w:rPr>
          <w:rFonts w:eastAsia="MS Mincho" w:cstheme="minorHAnsi"/>
          <w:lang w:val="en-GB" w:eastAsia="ja-JP"/>
        </w:rPr>
        <w:t xml:space="preserve">Creating an S-100 based </w:t>
      </w:r>
      <w:r w:rsidR="00481F3C" w:rsidRPr="00E936F6">
        <w:rPr>
          <w:rFonts w:eastAsia="MS Mincho" w:cstheme="minorHAnsi"/>
          <w:lang w:val="en-GB" w:eastAsia="ja-JP"/>
        </w:rPr>
        <w:t xml:space="preserve">Product Specification </w:t>
      </w:r>
      <w:r w:rsidRPr="00E936F6">
        <w:rPr>
          <w:rFonts w:eastAsia="MS Mincho" w:cstheme="minorHAnsi"/>
          <w:lang w:val="en-GB" w:eastAsia="ja-JP"/>
        </w:rPr>
        <w:t xml:space="preserve">can be a big challenge for groups with little experience with S-100, especially since S-100 is a comprehensive framework with many details that may need to be considered for any particular </w:t>
      </w:r>
      <w:r w:rsidR="00481F3C" w:rsidRPr="00E936F6">
        <w:rPr>
          <w:rFonts w:eastAsia="MS Mincho" w:cstheme="minorHAnsi"/>
          <w:lang w:val="en-GB" w:eastAsia="ja-JP"/>
        </w:rPr>
        <w:t>Product Specification</w:t>
      </w:r>
      <w:r w:rsidRPr="00E936F6">
        <w:rPr>
          <w:rFonts w:eastAsia="MS Mincho" w:cstheme="minorHAnsi"/>
          <w:lang w:val="en-GB" w:eastAsia="ja-JP"/>
        </w:rPr>
        <w:t xml:space="preserve">. A guide to assist development teams through the process can help significantly and decrease the time it takes to create or extend an S-100 based </w:t>
      </w:r>
      <w:r w:rsidR="00481F3C" w:rsidRPr="00E936F6">
        <w:rPr>
          <w:rFonts w:eastAsia="MS Mincho" w:cstheme="minorHAnsi"/>
          <w:lang w:val="en-GB" w:eastAsia="ja-JP"/>
        </w:rPr>
        <w:t>Product Specification</w:t>
      </w:r>
      <w:r w:rsidRPr="00E936F6">
        <w:rPr>
          <w:rFonts w:eastAsia="MS Mincho" w:cstheme="minorHAnsi"/>
          <w:lang w:val="en-GB" w:eastAsia="ja-JP"/>
        </w:rPr>
        <w:t xml:space="preserve">. </w:t>
      </w:r>
    </w:p>
    <w:p w14:paraId="59719CE4" w14:textId="2CEDF406" w:rsidR="007F64A4" w:rsidRPr="00E936F6" w:rsidRDefault="007F64A4" w:rsidP="00CF467C">
      <w:pPr>
        <w:spacing w:line="240" w:lineRule="auto"/>
        <w:jc w:val="both"/>
        <w:rPr>
          <w:rFonts w:eastAsia="MS Mincho" w:cstheme="minorHAnsi"/>
          <w:lang w:val="en-GB" w:eastAsia="ja-JP"/>
        </w:rPr>
      </w:pPr>
      <w:r w:rsidRPr="00E936F6">
        <w:rPr>
          <w:rFonts w:eastAsia="MS Mincho" w:cstheme="minorHAnsi"/>
          <w:lang w:val="en-GB" w:eastAsia="ja-JP"/>
        </w:rPr>
        <w:t xml:space="preserve">A core aim of this guideline is to assist in creating harmonized product specifications that can be used in the e-Navigation eco-system. The term e-Navigation eco-system </w:t>
      </w:r>
      <w:del w:id="212" w:author="Teh Stand" w:date="2018-11-12T10:00:00Z">
        <w:r w:rsidRPr="00E936F6" w:rsidDel="006322CE">
          <w:rPr>
            <w:rFonts w:eastAsia="MS Mincho" w:cstheme="minorHAnsi"/>
            <w:lang w:val="en-GB" w:eastAsia="ja-JP"/>
          </w:rPr>
          <w:delText xml:space="preserve">in </w:delText>
        </w:r>
      </w:del>
      <w:ins w:id="213" w:author="Teh Stand" w:date="2018-11-12T10:00:00Z">
        <w:r w:rsidR="006322CE" w:rsidRPr="00E936F6">
          <w:rPr>
            <w:rFonts w:eastAsia="MS Mincho" w:cstheme="minorHAnsi"/>
            <w:lang w:val="en-GB" w:eastAsia="ja-JP"/>
          </w:rPr>
          <w:t xml:space="preserve">is </w:t>
        </w:r>
      </w:ins>
      <w:r w:rsidRPr="00E936F6">
        <w:rPr>
          <w:rFonts w:eastAsia="MS Mincho" w:cstheme="minorHAnsi"/>
          <w:lang w:val="en-GB" w:eastAsia="ja-JP"/>
        </w:rPr>
        <w:t>meant to encompass all product specifications created for use in IMO defined e-Navigation systems, both on shore and at sea, such as ECDIS.</w:t>
      </w:r>
    </w:p>
    <w:p w14:paraId="766009B2" w14:textId="1A1FDC27" w:rsidR="006322CE" w:rsidRPr="00E936F6" w:rsidRDefault="007F64A4" w:rsidP="00E573AA">
      <w:pPr>
        <w:spacing w:after="60" w:line="240" w:lineRule="auto"/>
        <w:jc w:val="both"/>
        <w:rPr>
          <w:ins w:id="214" w:author="Teh Stand" w:date="2018-11-12T10:01:00Z"/>
          <w:rFonts w:eastAsia="MS Mincho" w:cstheme="minorHAnsi"/>
          <w:lang w:val="en-GB" w:eastAsia="ja-JP"/>
        </w:rPr>
      </w:pPr>
      <w:r w:rsidRPr="00E936F6">
        <w:rPr>
          <w:rFonts w:eastAsia="MS Mincho" w:cstheme="minorHAnsi"/>
          <w:lang w:val="en-GB" w:eastAsia="ja-JP"/>
        </w:rPr>
        <w:t xml:space="preserve">This guideline is intended to serve as a guide for anyone planning to develop or extend an S-100 compliant </w:t>
      </w:r>
      <w:r w:rsidR="00481F3C" w:rsidRPr="00E936F6">
        <w:rPr>
          <w:rFonts w:eastAsia="MS Mincho" w:cstheme="minorHAnsi"/>
          <w:lang w:val="en-GB" w:eastAsia="ja-JP"/>
        </w:rPr>
        <w:t>Product Specification</w:t>
      </w:r>
      <w:r w:rsidRPr="00E936F6">
        <w:rPr>
          <w:rFonts w:eastAsia="MS Mincho" w:cstheme="minorHAnsi"/>
          <w:lang w:val="en-GB" w:eastAsia="ja-JP"/>
        </w:rPr>
        <w:t>. The guideline consists of three parts</w:t>
      </w:r>
      <w:ins w:id="215" w:author="Teh Stand" w:date="2018-11-12T10:01:00Z">
        <w:r w:rsidR="006322CE" w:rsidRPr="00E936F6">
          <w:rPr>
            <w:rFonts w:eastAsia="MS Mincho" w:cstheme="minorHAnsi"/>
            <w:lang w:val="en-GB" w:eastAsia="ja-JP"/>
          </w:rPr>
          <w:t>:</w:t>
        </w:r>
      </w:ins>
      <w:del w:id="216" w:author="Teh Stand" w:date="2018-11-12T10:01:00Z">
        <w:r w:rsidRPr="00E936F6" w:rsidDel="006322CE">
          <w:rPr>
            <w:rFonts w:eastAsia="MS Mincho" w:cstheme="minorHAnsi"/>
            <w:lang w:val="en-GB" w:eastAsia="ja-JP"/>
          </w:rPr>
          <w:delText>;</w:delText>
        </w:r>
      </w:del>
      <w:r w:rsidRPr="00E936F6">
        <w:rPr>
          <w:rFonts w:eastAsia="MS Mincho" w:cstheme="minorHAnsi"/>
          <w:lang w:val="en-GB" w:eastAsia="ja-JP"/>
        </w:rPr>
        <w:t xml:space="preserve"> </w:t>
      </w:r>
    </w:p>
    <w:p w14:paraId="5579D7A6" w14:textId="305F4CA3" w:rsidR="006322CE" w:rsidRPr="00E936F6" w:rsidRDefault="007F64A4" w:rsidP="00E573AA">
      <w:pPr>
        <w:pStyle w:val="ListParagraph"/>
        <w:numPr>
          <w:ilvl w:val="0"/>
          <w:numId w:val="30"/>
        </w:numPr>
        <w:spacing w:after="60" w:line="240" w:lineRule="auto"/>
        <w:jc w:val="both"/>
        <w:rPr>
          <w:ins w:id="217" w:author="Teh Stand" w:date="2018-11-12T10:01:00Z"/>
          <w:rFonts w:cstheme="minorHAnsi"/>
          <w:lang w:val="en-GB"/>
        </w:rPr>
      </w:pPr>
      <w:r w:rsidRPr="00E936F6">
        <w:rPr>
          <w:rFonts w:eastAsia="MS Mincho" w:cstheme="minorHAnsi"/>
          <w:lang w:val="en-GB" w:eastAsia="ja-JP"/>
        </w:rPr>
        <w:t xml:space="preserve">Part A </w:t>
      </w:r>
      <w:ins w:id="218" w:author="Teh Stand" w:date="2018-12-10T14:18:00Z">
        <w:r w:rsidR="00E573AA">
          <w:rPr>
            <w:rFonts w:eastAsia="MS Mincho" w:cstheme="minorHAnsi"/>
            <w:lang w:val="en-GB" w:eastAsia="ja-JP"/>
          </w:rPr>
          <w:t>(this document)</w:t>
        </w:r>
      </w:ins>
      <w:r w:rsidRPr="00E936F6">
        <w:rPr>
          <w:rFonts w:eastAsia="MS Mincho" w:cstheme="minorHAnsi"/>
          <w:lang w:val="en-GB" w:eastAsia="ja-JP"/>
        </w:rPr>
        <w:t xml:space="preserve">is an in-depth description of the various components of an S-100-based </w:t>
      </w:r>
      <w:r w:rsidR="00481F3C" w:rsidRPr="00E936F6">
        <w:rPr>
          <w:rFonts w:eastAsia="MS Mincho" w:cstheme="minorHAnsi"/>
          <w:lang w:val="en-GB" w:eastAsia="ja-JP"/>
        </w:rPr>
        <w:t>Product Specification</w:t>
      </w:r>
      <w:r w:rsidRPr="00E936F6">
        <w:rPr>
          <w:rFonts w:eastAsia="MS Mincho" w:cstheme="minorHAnsi"/>
          <w:lang w:val="en-GB" w:eastAsia="ja-JP"/>
        </w:rPr>
        <w:t xml:space="preserve">; </w:t>
      </w:r>
    </w:p>
    <w:p w14:paraId="0D9EFD66" w14:textId="273BE1BC" w:rsidR="006322CE" w:rsidRPr="00E936F6" w:rsidRDefault="007F64A4" w:rsidP="00E573AA">
      <w:pPr>
        <w:pStyle w:val="ListParagraph"/>
        <w:numPr>
          <w:ilvl w:val="0"/>
          <w:numId w:val="30"/>
        </w:numPr>
        <w:spacing w:after="60" w:line="240" w:lineRule="auto"/>
        <w:jc w:val="both"/>
        <w:rPr>
          <w:ins w:id="219" w:author="Teh Stand" w:date="2018-11-12T10:01:00Z"/>
          <w:rFonts w:cstheme="minorHAnsi"/>
          <w:lang w:val="en-GB"/>
        </w:rPr>
      </w:pPr>
      <w:r w:rsidRPr="00E936F6">
        <w:rPr>
          <w:rFonts w:eastAsia="MS Mincho" w:cstheme="minorHAnsi"/>
          <w:lang w:val="en-GB" w:eastAsia="ja-JP"/>
        </w:rPr>
        <w:t xml:space="preserve">Part B </w:t>
      </w:r>
      <w:ins w:id="220" w:author="Teh Stand" w:date="2018-12-10T14:19:00Z">
        <w:r w:rsidR="00E573AA" w:rsidRPr="0015658B">
          <w:rPr>
            <w:rFonts w:cstheme="minorHAnsi"/>
            <w:lang w:val="en-US"/>
          </w:rPr>
          <w:t xml:space="preserve">(a separate document) </w:t>
        </w:r>
      </w:ins>
      <w:r w:rsidRPr="00E936F6">
        <w:rPr>
          <w:rFonts w:eastAsia="MS Mincho" w:cstheme="minorHAnsi"/>
          <w:lang w:val="en-GB" w:eastAsia="ja-JP"/>
        </w:rPr>
        <w:t xml:space="preserve">describes the typical steps and activities involved in creating an S-100-based </w:t>
      </w:r>
      <w:r w:rsidR="00481F3C" w:rsidRPr="00E936F6">
        <w:rPr>
          <w:rFonts w:eastAsia="MS Mincho" w:cstheme="minorHAnsi"/>
          <w:lang w:val="en-GB" w:eastAsia="ja-JP"/>
        </w:rPr>
        <w:t>Product Specification</w:t>
      </w:r>
      <w:r w:rsidRPr="00E936F6">
        <w:rPr>
          <w:rFonts w:eastAsia="MS Mincho" w:cstheme="minorHAnsi"/>
          <w:lang w:val="en-GB" w:eastAsia="ja-JP"/>
        </w:rPr>
        <w:t xml:space="preserve">. Part B describes the overall process, specific activities, and tasks, and includes hints for solving specific problems while the </w:t>
      </w:r>
      <w:r w:rsidR="00481F3C" w:rsidRPr="00E936F6">
        <w:rPr>
          <w:rFonts w:eastAsia="MS Mincho" w:cstheme="minorHAnsi"/>
          <w:lang w:val="en-GB" w:eastAsia="ja-JP"/>
        </w:rPr>
        <w:t xml:space="preserve">Product Specification </w:t>
      </w:r>
      <w:r w:rsidRPr="00E936F6">
        <w:rPr>
          <w:rFonts w:eastAsia="MS Mincho" w:cstheme="minorHAnsi"/>
          <w:lang w:val="en-GB" w:eastAsia="ja-JP"/>
        </w:rPr>
        <w:t xml:space="preserve">is being developed; </w:t>
      </w:r>
    </w:p>
    <w:p w14:paraId="259DC893" w14:textId="3F4FB6EC" w:rsidR="00BC6BF2" w:rsidRPr="00E936F6" w:rsidRDefault="007F64A4">
      <w:pPr>
        <w:pStyle w:val="ListParagraph"/>
        <w:numPr>
          <w:ilvl w:val="0"/>
          <w:numId w:val="30"/>
        </w:numPr>
        <w:spacing w:line="240" w:lineRule="auto"/>
        <w:ind w:left="714" w:hanging="357"/>
        <w:jc w:val="both"/>
        <w:rPr>
          <w:rFonts w:cstheme="minorHAnsi"/>
          <w:lang w:val="en-GB"/>
        </w:rPr>
        <w:pPrChange w:id="221" w:author="Teh Stand" w:date="2018-11-21T10:36:00Z">
          <w:pPr>
            <w:spacing w:after="240"/>
            <w:jc w:val="both"/>
          </w:pPr>
        </w:pPrChange>
      </w:pPr>
      <w:r w:rsidRPr="00F05FD1">
        <w:rPr>
          <w:rFonts w:eastAsia="MS Mincho" w:cstheme="minorHAnsi"/>
          <w:lang w:val="en-GB" w:eastAsia="ja-JP"/>
        </w:rPr>
        <w:t xml:space="preserve">Part C </w:t>
      </w:r>
      <w:ins w:id="222" w:author="Teh Stand" w:date="2018-12-10T14:19:00Z">
        <w:r w:rsidR="00E573AA" w:rsidRPr="0015658B">
          <w:rPr>
            <w:rFonts w:cstheme="minorHAnsi"/>
            <w:lang w:val="en-US"/>
          </w:rPr>
          <w:t xml:space="preserve">(a separate document) </w:t>
        </w:r>
      </w:ins>
      <w:r w:rsidRPr="00F05FD1">
        <w:rPr>
          <w:rFonts w:eastAsia="MS Mincho" w:cstheme="minorHAnsi"/>
          <w:lang w:val="en-GB" w:eastAsia="ja-JP"/>
        </w:rPr>
        <w:t>describes the data quality measures deemed appropriate for use in S-100 based product specifications.</w:t>
      </w:r>
    </w:p>
    <w:p w14:paraId="01CB9B0E" w14:textId="75064B34" w:rsidR="00051882" w:rsidRPr="00927E98" w:rsidRDefault="00051882" w:rsidP="009E7DC8">
      <w:pPr>
        <w:pStyle w:val="Heading1"/>
        <w:keepLines w:val="0"/>
        <w:numPr>
          <w:ilvl w:val="0"/>
          <w:numId w:val="8"/>
        </w:numPr>
        <w:tabs>
          <w:tab w:val="left" w:pos="400"/>
          <w:tab w:val="left" w:pos="560"/>
        </w:tabs>
        <w:suppressAutoHyphens/>
        <w:spacing w:before="60" w:after="240" w:line="240" w:lineRule="auto"/>
        <w:jc w:val="both"/>
        <w:rPr>
          <w:rFonts w:ascii="Arial" w:eastAsia="MS Mincho" w:hAnsi="Arial" w:cs="Times New Roman"/>
          <w:b/>
          <w:bCs/>
          <w:color w:val="auto"/>
          <w:sz w:val="24"/>
          <w:szCs w:val="20"/>
          <w:lang w:val="en-GB" w:eastAsia="ja-JP"/>
        </w:rPr>
      </w:pPr>
      <w:bookmarkStart w:id="223" w:name="_Toc502540912"/>
      <w:bookmarkStart w:id="224" w:name="_Toc502558216"/>
      <w:r w:rsidRPr="00927E98">
        <w:rPr>
          <w:rFonts w:ascii="Arial" w:eastAsia="MS Mincho" w:hAnsi="Arial" w:cs="Times New Roman"/>
          <w:b/>
          <w:bCs/>
          <w:color w:val="auto"/>
          <w:sz w:val="24"/>
          <w:szCs w:val="20"/>
          <w:lang w:val="en-GB" w:eastAsia="ja-JP"/>
        </w:rPr>
        <w:t>Introduction</w:t>
      </w:r>
      <w:bookmarkEnd w:id="223"/>
      <w:bookmarkEnd w:id="224"/>
    </w:p>
    <w:p w14:paraId="1BD604FA" w14:textId="073F6CC1" w:rsidR="00051882" w:rsidRPr="00927E98" w:rsidRDefault="00051882" w:rsidP="009E7DC8">
      <w:pPr>
        <w:spacing w:line="240" w:lineRule="auto"/>
        <w:jc w:val="both"/>
        <w:rPr>
          <w:lang w:val="en-GB"/>
        </w:rPr>
      </w:pPr>
      <w:bookmarkStart w:id="225" w:name="_Hlk502557691"/>
      <w:r w:rsidRPr="00927E98">
        <w:rPr>
          <w:lang w:val="en-GB"/>
        </w:rPr>
        <w:t xml:space="preserve">This </w:t>
      </w:r>
      <w:r w:rsidR="002479F5" w:rsidRPr="00927E98">
        <w:rPr>
          <w:lang w:val="en-GB"/>
        </w:rPr>
        <w:t>guideline</w:t>
      </w:r>
      <w:r w:rsidRPr="00927E98">
        <w:rPr>
          <w:lang w:val="en-GB"/>
        </w:rPr>
        <w:t xml:space="preserve"> is intended to serve as a guide for anyone planning to develop an S-100 compliant </w:t>
      </w:r>
      <w:r w:rsidR="00481F3C">
        <w:rPr>
          <w:lang w:val="en-GB"/>
        </w:rPr>
        <w:t>P</w:t>
      </w:r>
      <w:r w:rsidR="00481F3C" w:rsidRPr="00927E98">
        <w:rPr>
          <w:lang w:val="en-GB"/>
        </w:rPr>
        <w:t xml:space="preserve">roduct </w:t>
      </w:r>
      <w:r w:rsidR="00481F3C">
        <w:rPr>
          <w:lang w:val="en-GB"/>
        </w:rPr>
        <w:t>S</w:t>
      </w:r>
      <w:r w:rsidR="00481F3C" w:rsidRPr="00927E98">
        <w:rPr>
          <w:lang w:val="en-GB"/>
        </w:rPr>
        <w:t>pecification</w:t>
      </w:r>
      <w:r w:rsidRPr="00927E98">
        <w:rPr>
          <w:lang w:val="en-GB"/>
        </w:rPr>
        <w:t xml:space="preserve">. The </w:t>
      </w:r>
      <w:r w:rsidR="002479F5" w:rsidRPr="00927E98">
        <w:rPr>
          <w:lang w:val="en-GB"/>
        </w:rPr>
        <w:t>guideline</w:t>
      </w:r>
      <w:r w:rsidRPr="00927E98">
        <w:rPr>
          <w:lang w:val="en-GB"/>
        </w:rPr>
        <w:t xml:space="preserve"> </w:t>
      </w:r>
      <w:r w:rsidR="00F353E7" w:rsidRPr="00927E98">
        <w:rPr>
          <w:lang w:val="en-GB"/>
        </w:rPr>
        <w:t>consists</w:t>
      </w:r>
      <w:r w:rsidRPr="00927E98">
        <w:rPr>
          <w:lang w:val="en-GB"/>
        </w:rPr>
        <w:t xml:space="preserve"> of two main parts; Part </w:t>
      </w:r>
      <w:r w:rsidR="002B5880" w:rsidRPr="00927E98">
        <w:rPr>
          <w:lang w:val="en-GB"/>
        </w:rPr>
        <w:t xml:space="preserve">A </w:t>
      </w:r>
      <w:r w:rsidR="0086255A" w:rsidRPr="00927E98">
        <w:rPr>
          <w:lang w:val="en-GB"/>
        </w:rPr>
        <w:t xml:space="preserve">(this document) </w:t>
      </w:r>
      <w:r w:rsidRPr="00927E98">
        <w:rPr>
          <w:lang w:val="en-GB"/>
        </w:rPr>
        <w:t>is an in</w:t>
      </w:r>
      <w:r w:rsidR="00F353E7" w:rsidRPr="00927E98">
        <w:rPr>
          <w:lang w:val="en-GB"/>
        </w:rPr>
        <w:t>-</w:t>
      </w:r>
      <w:r w:rsidRPr="00927E98">
        <w:rPr>
          <w:lang w:val="en-GB"/>
        </w:rPr>
        <w:t>dept</w:t>
      </w:r>
      <w:r w:rsidR="00F353E7" w:rsidRPr="00927E98">
        <w:rPr>
          <w:lang w:val="en-GB"/>
        </w:rPr>
        <w:t>h</w:t>
      </w:r>
      <w:r w:rsidRPr="00927E98">
        <w:rPr>
          <w:lang w:val="en-GB"/>
        </w:rPr>
        <w:t xml:space="preserve"> description of the various components of an S-</w:t>
      </w:r>
      <w:r w:rsidR="00F353E7" w:rsidRPr="00927E98">
        <w:rPr>
          <w:lang w:val="en-GB"/>
        </w:rPr>
        <w:t>100</w:t>
      </w:r>
      <w:r w:rsidR="00FC388D" w:rsidRPr="00927E98">
        <w:rPr>
          <w:lang w:val="en-GB"/>
        </w:rPr>
        <w:t>-based</w:t>
      </w:r>
      <w:r w:rsidR="00F353E7" w:rsidRPr="00927E98">
        <w:rPr>
          <w:lang w:val="en-GB"/>
        </w:rPr>
        <w:t xml:space="preserve"> product</w:t>
      </w:r>
      <w:r w:rsidRPr="00927E98">
        <w:rPr>
          <w:lang w:val="en-GB"/>
        </w:rPr>
        <w:t xml:space="preserve"> specification, and Part</w:t>
      </w:r>
      <w:ins w:id="226" w:author="Teh Stand" w:date="2018-11-12T11:21:00Z">
        <w:r w:rsidR="00D034DA">
          <w:rPr>
            <w:lang w:val="en-GB"/>
          </w:rPr>
          <w:t>s</w:t>
        </w:r>
      </w:ins>
      <w:r w:rsidRPr="00927E98">
        <w:rPr>
          <w:lang w:val="en-GB"/>
        </w:rPr>
        <w:t xml:space="preserve"> </w:t>
      </w:r>
      <w:r w:rsidR="002B5880" w:rsidRPr="00927E98">
        <w:rPr>
          <w:lang w:val="en-GB"/>
        </w:rPr>
        <w:t>B</w:t>
      </w:r>
      <w:ins w:id="227" w:author="Teh Stand" w:date="2018-11-12T11:21:00Z">
        <w:r w:rsidR="00D034DA">
          <w:rPr>
            <w:lang w:val="en-GB"/>
          </w:rPr>
          <w:t xml:space="preserve"> and C</w:t>
        </w:r>
      </w:ins>
      <w:r w:rsidR="0086255A" w:rsidRPr="00927E98">
        <w:rPr>
          <w:lang w:val="en-GB"/>
        </w:rPr>
        <w:t xml:space="preserve"> (</w:t>
      </w:r>
      <w:del w:id="228" w:author="Teh Stand" w:date="2018-11-12T11:21:00Z">
        <w:r w:rsidR="0086255A" w:rsidRPr="00927E98" w:rsidDel="00D034DA">
          <w:rPr>
            <w:lang w:val="en-GB"/>
          </w:rPr>
          <w:delText xml:space="preserve">a </w:delText>
        </w:r>
      </w:del>
      <w:r w:rsidR="0086255A" w:rsidRPr="00927E98">
        <w:rPr>
          <w:lang w:val="en-GB"/>
        </w:rPr>
        <w:t>separate document</w:t>
      </w:r>
      <w:ins w:id="229" w:author="Teh Stand" w:date="2018-11-12T11:21:00Z">
        <w:r w:rsidR="00D034DA">
          <w:rPr>
            <w:lang w:val="en-GB"/>
          </w:rPr>
          <w:t>s</w:t>
        </w:r>
      </w:ins>
      <w:r w:rsidR="0086255A" w:rsidRPr="00927E98">
        <w:rPr>
          <w:lang w:val="en-GB"/>
        </w:rPr>
        <w:t>)</w:t>
      </w:r>
      <w:r w:rsidR="002B5880" w:rsidRPr="00927E98">
        <w:rPr>
          <w:lang w:val="en-GB"/>
        </w:rPr>
        <w:t xml:space="preserve"> </w:t>
      </w:r>
      <w:r w:rsidR="00FC388D" w:rsidRPr="00927E98">
        <w:rPr>
          <w:lang w:val="en-GB"/>
        </w:rPr>
        <w:t>describe</w:t>
      </w:r>
      <w:del w:id="230" w:author="Teh Stand" w:date="2018-11-12T11:21:00Z">
        <w:r w:rsidR="00FC388D" w:rsidRPr="00927E98" w:rsidDel="00D034DA">
          <w:rPr>
            <w:lang w:val="en-GB"/>
          </w:rPr>
          <w:delText>s</w:delText>
        </w:r>
      </w:del>
      <w:r w:rsidR="00FC388D" w:rsidRPr="00927E98">
        <w:rPr>
          <w:lang w:val="en-GB"/>
        </w:rPr>
        <w:t xml:space="preserve"> the typical steps and activities involved in</w:t>
      </w:r>
      <w:r w:rsidRPr="00927E98">
        <w:rPr>
          <w:lang w:val="en-GB"/>
        </w:rPr>
        <w:t xml:space="preserve"> creating an S-</w:t>
      </w:r>
      <w:r w:rsidR="00F353E7" w:rsidRPr="00927E98">
        <w:rPr>
          <w:lang w:val="en-GB"/>
        </w:rPr>
        <w:t>100</w:t>
      </w:r>
      <w:r w:rsidR="00FC388D" w:rsidRPr="00927E98">
        <w:rPr>
          <w:lang w:val="en-GB"/>
        </w:rPr>
        <w:t>-based</w:t>
      </w:r>
      <w:r w:rsidR="00F353E7" w:rsidRPr="00927E98">
        <w:rPr>
          <w:lang w:val="en-GB"/>
        </w:rPr>
        <w:t xml:space="preserve"> product</w:t>
      </w:r>
      <w:r w:rsidRPr="00927E98">
        <w:rPr>
          <w:lang w:val="en-GB"/>
        </w:rPr>
        <w:t xml:space="preserve"> specification</w:t>
      </w:r>
      <w:ins w:id="231" w:author="Teh Stand" w:date="2018-11-12T11:21:00Z">
        <w:r w:rsidR="00D034DA">
          <w:rPr>
            <w:lang w:val="en-GB"/>
          </w:rPr>
          <w:t xml:space="preserve">; and data quality measures </w:t>
        </w:r>
      </w:ins>
      <w:ins w:id="232" w:author="Teh Stand" w:date="2018-11-12T11:22:00Z">
        <w:r w:rsidR="00D034DA">
          <w:rPr>
            <w:lang w:val="en-GB"/>
          </w:rPr>
          <w:t xml:space="preserve">appropriate for </w:t>
        </w:r>
      </w:ins>
      <w:ins w:id="233" w:author="Teh Stand" w:date="2018-11-12T11:26:00Z">
        <w:r w:rsidR="00672995">
          <w:rPr>
            <w:lang w:val="en-GB"/>
          </w:rPr>
          <w:t xml:space="preserve">an </w:t>
        </w:r>
      </w:ins>
      <w:ins w:id="234" w:author="Teh Stand" w:date="2018-11-12T11:22:00Z">
        <w:r w:rsidR="00D034DA">
          <w:rPr>
            <w:lang w:val="en-GB"/>
          </w:rPr>
          <w:t>S-</w:t>
        </w:r>
        <w:r w:rsidR="00672995">
          <w:rPr>
            <w:lang w:val="en-GB"/>
          </w:rPr>
          <w:t xml:space="preserve">100-based </w:t>
        </w:r>
      </w:ins>
      <w:ins w:id="235" w:author="Teh Stand" w:date="2018-11-13T07:52:00Z">
        <w:r w:rsidR="00481F3C">
          <w:rPr>
            <w:lang w:val="en-GB"/>
          </w:rPr>
          <w:t>P</w:t>
        </w:r>
      </w:ins>
      <w:ins w:id="236" w:author="Teh Stand" w:date="2018-11-12T11:22:00Z">
        <w:r w:rsidR="00672995">
          <w:rPr>
            <w:lang w:val="en-GB"/>
          </w:rPr>
          <w:t xml:space="preserve">roduct </w:t>
        </w:r>
      </w:ins>
      <w:ins w:id="237" w:author="Teh Stand" w:date="2018-11-13T07:52:00Z">
        <w:r w:rsidR="00481F3C">
          <w:rPr>
            <w:lang w:val="en-GB"/>
          </w:rPr>
          <w:t>S</w:t>
        </w:r>
      </w:ins>
      <w:ins w:id="238" w:author="Teh Stand" w:date="2018-11-12T11:22:00Z">
        <w:r w:rsidR="00672995">
          <w:rPr>
            <w:lang w:val="en-GB"/>
          </w:rPr>
          <w:t>pecification</w:t>
        </w:r>
        <w:r w:rsidR="00D034DA">
          <w:rPr>
            <w:lang w:val="en-GB"/>
          </w:rPr>
          <w:t>,  respectively</w:t>
        </w:r>
      </w:ins>
      <w:r w:rsidRPr="00927E98">
        <w:rPr>
          <w:lang w:val="en-GB"/>
        </w:rPr>
        <w:t>.</w:t>
      </w:r>
      <w:r w:rsidR="0064521E" w:rsidRPr="00927E98">
        <w:rPr>
          <w:lang w:val="en-GB"/>
        </w:rPr>
        <w:t xml:space="preserve"> </w:t>
      </w:r>
      <w:r w:rsidR="00484E9F" w:rsidRPr="00927E98">
        <w:rPr>
          <w:lang w:val="en-GB"/>
        </w:rPr>
        <w:t>A core aim of this guideline is to assist in creating harmonized product specifications that can be used in the e-Navigation Eco system. The term e-Navigation Eco system in meant to encompass all product specifications created for use in IMO defined e-Navigation systems, both on shore and at sea, such as ECDIS.</w:t>
      </w:r>
    </w:p>
    <w:p w14:paraId="372824F8" w14:textId="77777777" w:rsidR="00BC6BF2" w:rsidRPr="00927E98" w:rsidRDefault="00BC6BF2" w:rsidP="009E7DC8">
      <w:pPr>
        <w:pStyle w:val="Heading1"/>
        <w:keepLines w:val="0"/>
        <w:numPr>
          <w:ilvl w:val="0"/>
          <w:numId w:val="8"/>
        </w:numPr>
        <w:tabs>
          <w:tab w:val="left" w:pos="400"/>
          <w:tab w:val="left" w:pos="560"/>
        </w:tabs>
        <w:suppressAutoHyphens/>
        <w:spacing w:before="60" w:after="240" w:line="240" w:lineRule="auto"/>
        <w:jc w:val="both"/>
        <w:rPr>
          <w:rFonts w:ascii="Arial" w:eastAsia="MS Mincho" w:hAnsi="Arial" w:cs="Times New Roman"/>
          <w:b/>
          <w:bCs/>
          <w:color w:val="auto"/>
          <w:sz w:val="24"/>
          <w:szCs w:val="20"/>
          <w:lang w:val="en-GB" w:eastAsia="ja-JP"/>
        </w:rPr>
      </w:pPr>
      <w:bookmarkStart w:id="239" w:name="_Toc502540913"/>
      <w:bookmarkStart w:id="240" w:name="_Toc502558217"/>
      <w:bookmarkEnd w:id="225"/>
      <w:r w:rsidRPr="00927E98">
        <w:rPr>
          <w:rFonts w:ascii="Arial" w:eastAsia="MS Mincho" w:hAnsi="Arial" w:cs="Times New Roman"/>
          <w:b/>
          <w:bCs/>
          <w:color w:val="auto"/>
          <w:sz w:val="24"/>
          <w:szCs w:val="20"/>
          <w:lang w:val="en-GB" w:eastAsia="ja-JP"/>
        </w:rPr>
        <w:t>References</w:t>
      </w:r>
      <w:bookmarkEnd w:id="239"/>
      <w:bookmarkEnd w:id="240"/>
    </w:p>
    <w:p w14:paraId="460794A9" w14:textId="10D68573" w:rsidR="00233799" w:rsidRPr="00F05FD1" w:rsidRDefault="00D53EEC" w:rsidP="00F24D16">
      <w:pPr>
        <w:spacing w:after="60" w:line="240" w:lineRule="auto"/>
        <w:ind w:left="1440" w:hanging="1440"/>
        <w:jc w:val="both"/>
        <w:rPr>
          <w:rFonts w:eastAsia="MS Mincho" w:cstheme="minorHAnsi"/>
          <w:lang w:val="en-GB" w:eastAsia="ja-JP"/>
        </w:rPr>
      </w:pPr>
      <w:bookmarkStart w:id="241" w:name="_Hlk502545433"/>
      <w:r w:rsidRPr="00F05FD1">
        <w:rPr>
          <w:rFonts w:eastAsia="MS Mincho" w:cstheme="minorHAnsi"/>
          <w:lang w:val="en-GB" w:eastAsia="ja-JP"/>
        </w:rPr>
        <w:t>IHOIB</w:t>
      </w:r>
      <w:r w:rsidRPr="00F05FD1">
        <w:rPr>
          <w:rFonts w:eastAsia="MS Mincho" w:cstheme="minorHAnsi"/>
          <w:lang w:val="en-GB" w:eastAsia="ja-JP"/>
        </w:rPr>
        <w:tab/>
        <w:t>IHO S-100 Information Brochure, May 2017.</w:t>
      </w:r>
    </w:p>
    <w:p w14:paraId="5071F09A" w14:textId="72E1B2B8" w:rsidR="0072561B" w:rsidRPr="00F05FD1" w:rsidRDefault="0072561B" w:rsidP="008B0362">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8211</w:t>
      </w:r>
      <w:r w:rsidRPr="00F05FD1">
        <w:rPr>
          <w:rFonts w:eastAsia="MS Mincho" w:cstheme="minorHAnsi"/>
          <w:lang w:val="en-GB" w:eastAsia="ja-JP"/>
        </w:rPr>
        <w:tab/>
      </w:r>
      <w:r w:rsidR="008B0362" w:rsidRPr="00F05FD1">
        <w:rPr>
          <w:rFonts w:eastAsia="MS Mincho" w:cstheme="minorHAnsi"/>
          <w:lang w:val="en-GB" w:eastAsia="ja-JP"/>
        </w:rPr>
        <w:t>Specification for a data descriptive file for information interchange structure implementations. ISO/IEC 8211, 1994.</w:t>
      </w:r>
    </w:p>
    <w:p w14:paraId="26D80658" w14:textId="64CEF58C" w:rsidR="001F518F" w:rsidRPr="00F05FD1" w:rsidRDefault="00814914" w:rsidP="00892F1F">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646</w:t>
      </w:r>
      <w:r w:rsidRPr="00F05FD1">
        <w:rPr>
          <w:rFonts w:eastAsia="MS Mincho" w:cstheme="minorHAnsi"/>
          <w:lang w:val="en-GB" w:eastAsia="ja-JP"/>
        </w:rPr>
        <w:tab/>
      </w:r>
      <w:r w:rsidR="001F518F" w:rsidRPr="00F05FD1">
        <w:rPr>
          <w:rFonts w:eastAsia="MS Mincho" w:cstheme="minorHAnsi"/>
          <w:lang w:val="en-GB" w:eastAsia="ja-JP"/>
        </w:rPr>
        <w:t>Information technology -- ISO 7-bit coded character set for information interchange. ISO/IEC 646, 1991.</w:t>
      </w:r>
    </w:p>
    <w:p w14:paraId="3DE29CEB" w14:textId="7AFF1510" w:rsidR="00892F1F" w:rsidRPr="00F05FD1" w:rsidRDefault="00892F1F" w:rsidP="00892F1F">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10646</w:t>
      </w:r>
      <w:r w:rsidRPr="00F05FD1">
        <w:rPr>
          <w:rFonts w:eastAsia="MS Mincho" w:cstheme="minorHAnsi"/>
          <w:lang w:val="en-GB" w:eastAsia="ja-JP"/>
        </w:rPr>
        <w:tab/>
        <w:t>Information technology -- Universal Coded Character Set (UCS). ISO/IEC 10646</w:t>
      </w:r>
      <w:r w:rsidR="008B0362" w:rsidRPr="00F05FD1">
        <w:rPr>
          <w:rFonts w:eastAsia="MS Mincho" w:cstheme="minorHAnsi"/>
          <w:lang w:val="en-GB" w:eastAsia="ja-JP"/>
        </w:rPr>
        <w:t>, 2017.</w:t>
      </w:r>
    </w:p>
    <w:p w14:paraId="2016A6EB" w14:textId="738B1835" w:rsidR="00093520" w:rsidRPr="00F05FD1" w:rsidRDefault="00093520" w:rsidP="008B0362">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lastRenderedPageBreak/>
        <w:t>ISO 19103</w:t>
      </w:r>
      <w:r w:rsidRPr="00F05FD1">
        <w:rPr>
          <w:rFonts w:eastAsia="MS Mincho" w:cstheme="minorHAnsi"/>
          <w:lang w:val="en-GB" w:eastAsia="ja-JP"/>
        </w:rPr>
        <w:tab/>
      </w:r>
      <w:r w:rsidR="008B0362" w:rsidRPr="00F05FD1">
        <w:rPr>
          <w:rFonts w:eastAsia="MS Mincho" w:cstheme="minorHAnsi"/>
          <w:lang w:val="en-GB" w:eastAsia="ja-JP"/>
        </w:rPr>
        <w:t>Geographic information – Conceptual schema language ISO 1910</w:t>
      </w:r>
      <w:r w:rsidR="001F518F" w:rsidRPr="00F05FD1">
        <w:rPr>
          <w:rFonts w:eastAsia="MS Mincho" w:cstheme="minorHAnsi"/>
          <w:lang w:val="en-GB" w:eastAsia="ja-JP"/>
        </w:rPr>
        <w:t>3</w:t>
      </w:r>
      <w:r w:rsidR="008B0362" w:rsidRPr="00F05FD1">
        <w:rPr>
          <w:rFonts w:eastAsia="MS Mincho" w:cstheme="minorHAnsi"/>
          <w:lang w:val="en-GB" w:eastAsia="ja-JP"/>
        </w:rPr>
        <w:t>, 2005.</w:t>
      </w:r>
    </w:p>
    <w:p w14:paraId="3A58232A" w14:textId="46701A33" w:rsidR="002B4D08" w:rsidRPr="00F05FD1" w:rsidRDefault="002B4D08" w:rsidP="008B0362">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19110</w:t>
      </w:r>
      <w:r w:rsidRPr="00F05FD1">
        <w:rPr>
          <w:rFonts w:eastAsia="MS Mincho" w:cstheme="minorHAnsi"/>
          <w:lang w:val="en-GB" w:eastAsia="ja-JP"/>
        </w:rPr>
        <w:tab/>
      </w:r>
      <w:r w:rsidR="008B0362" w:rsidRPr="00F05FD1">
        <w:rPr>
          <w:rFonts w:eastAsia="MS Mincho" w:cstheme="minorHAnsi"/>
          <w:lang w:val="en-GB" w:eastAsia="ja-JP"/>
        </w:rPr>
        <w:t>Geographic Information – Methodology for feature cataloguing. ISO 19110, 2005.</w:t>
      </w:r>
    </w:p>
    <w:p w14:paraId="3EA01504" w14:textId="4CF5ABCE" w:rsidR="00BB7639" w:rsidRPr="00F05FD1" w:rsidRDefault="00BB7639" w:rsidP="00BB7639">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19115-1</w:t>
      </w:r>
      <w:r w:rsidRPr="00F05FD1">
        <w:rPr>
          <w:rFonts w:eastAsia="MS Mincho" w:cstheme="minorHAnsi"/>
          <w:lang w:val="en-GB" w:eastAsia="ja-JP"/>
        </w:rPr>
        <w:tab/>
        <w:t>Geographic information – Metadata – Part 1 – Fundamentals. ISO 19115-1, 2014, as amended by Amendment 1, 2018.</w:t>
      </w:r>
    </w:p>
    <w:p w14:paraId="7608E102" w14:textId="77777777" w:rsidR="00B832E7" w:rsidRPr="00F05FD1" w:rsidRDefault="00B832E7" w:rsidP="00B832E7">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19136</w:t>
      </w:r>
      <w:r w:rsidRPr="00F05FD1">
        <w:rPr>
          <w:rFonts w:eastAsia="MS Mincho" w:cstheme="minorHAnsi"/>
          <w:lang w:val="en-GB" w:eastAsia="ja-JP"/>
        </w:rPr>
        <w:tab/>
        <w:t>Geographic information -- Geography Markup Language (GML). ISO 19136, 2007. (Also available as  OGC 07-036 Geography Markup Language (GML) Encoding Standard. Open Geospatial Consortium Inc., 2007.)</w:t>
      </w:r>
    </w:p>
    <w:p w14:paraId="55821154" w14:textId="5C5D2536" w:rsidR="00C6179E" w:rsidRPr="00F05FD1" w:rsidRDefault="00C6179E" w:rsidP="00C6179E">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S-57</w:t>
      </w:r>
      <w:r w:rsidRPr="00F05FD1">
        <w:rPr>
          <w:rFonts w:eastAsia="MS Mincho" w:cstheme="minorHAnsi"/>
          <w:lang w:val="en-GB" w:eastAsia="ja-JP"/>
        </w:rPr>
        <w:tab/>
        <w:t>IHO Transfer Standard for Digital Hydrographic Data, Edition 3.1 - November 2000</w:t>
      </w:r>
    </w:p>
    <w:p w14:paraId="443C49FB" w14:textId="79E15B8C" w:rsidR="00F24D16" w:rsidRPr="00F05FD1" w:rsidRDefault="00F24D16" w:rsidP="00F24D16">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S-58</w:t>
      </w:r>
      <w:r w:rsidRPr="00F05FD1">
        <w:rPr>
          <w:rFonts w:eastAsia="MS Mincho" w:cstheme="minorHAnsi"/>
          <w:lang w:val="en-GB" w:eastAsia="ja-JP"/>
        </w:rPr>
        <w:tab/>
        <w:t>IHO S-58 ENC Validation Checks, Edition 6.0.0, May 2017.</w:t>
      </w:r>
    </w:p>
    <w:p w14:paraId="57EEF820" w14:textId="77777777" w:rsidR="00F24D16" w:rsidRPr="00F05FD1" w:rsidRDefault="00F24D16" w:rsidP="00F24D16">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S-99</w:t>
      </w:r>
      <w:r w:rsidRPr="00F05FD1">
        <w:rPr>
          <w:rFonts w:eastAsia="MS Mincho" w:cstheme="minorHAnsi"/>
          <w:lang w:val="en-GB" w:eastAsia="ja-JP"/>
        </w:rPr>
        <w:tab/>
        <w:t>IHO S-99 - Operational Procedures for the Organization and Management of the S-100 Geospatial Information Registry, Edition 1.1.0, November 2012.</w:t>
      </w:r>
    </w:p>
    <w:p w14:paraId="4509F5A8" w14:textId="764382BC" w:rsidR="00F24D16" w:rsidRPr="00F05FD1" w:rsidRDefault="00F24D16" w:rsidP="00F24D16">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S-100</w:t>
      </w:r>
      <w:del w:id="242" w:author="Teh Stand" w:date="2018-11-12T11:30:00Z">
        <w:r w:rsidRPr="00F05FD1" w:rsidDel="00CC5B52">
          <w:rPr>
            <w:rFonts w:eastAsia="MS Mincho" w:cstheme="minorHAnsi"/>
            <w:lang w:val="en-GB" w:eastAsia="ja-JP"/>
          </w:rPr>
          <w:delText>E4</w:delText>
        </w:r>
      </w:del>
      <w:r w:rsidRPr="00F05FD1">
        <w:rPr>
          <w:rFonts w:eastAsia="MS Mincho" w:cstheme="minorHAnsi"/>
          <w:lang w:val="en-GB" w:eastAsia="ja-JP"/>
        </w:rPr>
        <w:tab/>
        <w:t>IHO S-100 - Universal Hydrographic Data Model</w:t>
      </w:r>
      <w:ins w:id="243" w:author="Teh Stand" w:date="2018-11-12T11:31:00Z">
        <w:r w:rsidR="00CC5B52" w:rsidRPr="00F05FD1">
          <w:rPr>
            <w:rFonts w:eastAsia="MS Mincho" w:cstheme="minorHAnsi"/>
            <w:lang w:val="en-GB" w:eastAsia="ja-JP"/>
          </w:rPr>
          <w:t>,</w:t>
        </w:r>
      </w:ins>
      <w:r w:rsidRPr="00F05FD1">
        <w:rPr>
          <w:rFonts w:eastAsia="MS Mincho" w:cstheme="minorHAnsi"/>
          <w:lang w:val="en-GB" w:eastAsia="ja-JP"/>
        </w:rPr>
        <w:t xml:space="preserve"> Edition 4.0.0, December 2018.</w:t>
      </w:r>
    </w:p>
    <w:p w14:paraId="1CAD963D" w14:textId="77777777" w:rsidR="00F24D16" w:rsidRPr="00F05FD1" w:rsidRDefault="00F24D16" w:rsidP="00F24D16">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S-122</w:t>
      </w:r>
      <w:r w:rsidRPr="00F05FD1">
        <w:rPr>
          <w:rFonts w:eastAsia="MS Mincho" w:cstheme="minorHAnsi"/>
          <w:lang w:val="en-GB" w:eastAsia="ja-JP"/>
        </w:rPr>
        <w:tab/>
        <w:t>IHO S-122 - Marine Protected Areas, Edition 1.0 (draft), August 2017.</w:t>
      </w:r>
    </w:p>
    <w:p w14:paraId="45AFB283" w14:textId="0743FB94" w:rsidR="00F24D16" w:rsidRPr="00F05FD1" w:rsidRDefault="00F24D16" w:rsidP="009E7DC8">
      <w:pPr>
        <w:spacing w:line="240" w:lineRule="auto"/>
        <w:ind w:left="1440" w:hanging="1440"/>
        <w:jc w:val="both"/>
        <w:rPr>
          <w:rFonts w:eastAsia="MS Mincho" w:cstheme="minorHAnsi"/>
          <w:lang w:val="en-GB" w:eastAsia="ja-JP"/>
        </w:rPr>
      </w:pPr>
      <w:r w:rsidRPr="00F05FD1">
        <w:rPr>
          <w:rFonts w:eastAsia="MS Mincho" w:cstheme="minorHAnsi"/>
          <w:lang w:val="en-GB" w:eastAsia="ja-JP"/>
        </w:rPr>
        <w:t>S-123</w:t>
      </w:r>
      <w:r w:rsidRPr="00F05FD1">
        <w:rPr>
          <w:rFonts w:eastAsia="MS Mincho" w:cstheme="minorHAnsi"/>
          <w:lang w:val="en-GB" w:eastAsia="ja-JP"/>
        </w:rPr>
        <w:tab/>
        <w:t>IHO S-123 – Maritime Radio Services, Edition 1.0 (draft), August 2017.</w:t>
      </w:r>
    </w:p>
    <w:p w14:paraId="70D860D1" w14:textId="3B746AC7" w:rsidR="00F24D16" w:rsidRPr="00F05FD1" w:rsidDel="009E7DC8" w:rsidRDefault="00F24D16" w:rsidP="009E7DC8">
      <w:pPr>
        <w:jc w:val="both"/>
        <w:rPr>
          <w:del w:id="244" w:author="Teh Stand" w:date="2018-11-21T10:39:00Z"/>
          <w:rFonts w:eastAsia="MS Mincho" w:cstheme="minorHAnsi"/>
          <w:lang w:val="en-GB" w:eastAsia="ja-JP"/>
        </w:rPr>
      </w:pPr>
    </w:p>
    <w:p w14:paraId="40656B5A" w14:textId="77777777" w:rsidR="00022229" w:rsidRPr="00F05FD1" w:rsidRDefault="00022229" w:rsidP="009E7DC8">
      <w:pPr>
        <w:jc w:val="both"/>
        <w:rPr>
          <w:rFonts w:eastAsia="MS Mincho" w:cstheme="minorHAnsi"/>
          <w:lang w:val="en-GB" w:eastAsia="ja-JP"/>
        </w:rPr>
      </w:pPr>
      <w:r w:rsidRPr="00F05FD1">
        <w:rPr>
          <w:rFonts w:eastAsia="MS Mincho" w:cstheme="minorHAnsi"/>
          <w:lang w:val="en-GB" w:eastAsia="ja-JP"/>
        </w:rPr>
        <w:t>Note: In this document, “S-100” means S-100 Edition 4.0.0 unless a different edition is explicitly identified.</w:t>
      </w:r>
    </w:p>
    <w:p w14:paraId="6A2214BE" w14:textId="132CF34F" w:rsidR="00B631AC" w:rsidRPr="00927E98" w:rsidDel="009E7DC8" w:rsidRDefault="00B631AC">
      <w:pPr>
        <w:spacing w:after="60" w:line="240" w:lineRule="auto"/>
        <w:rPr>
          <w:del w:id="245" w:author="Teh Stand" w:date="2018-11-21T10:39:00Z"/>
          <w:lang w:val="en-GB"/>
        </w:rPr>
      </w:pPr>
    </w:p>
    <w:p w14:paraId="7BDFEBF2" w14:textId="7C698777" w:rsidR="00F353E7" w:rsidRPr="00927E98" w:rsidRDefault="00F353E7" w:rsidP="00002A58">
      <w:pPr>
        <w:pStyle w:val="Heading1"/>
        <w:keepLines w:val="0"/>
        <w:numPr>
          <w:ilvl w:val="0"/>
          <w:numId w:val="8"/>
        </w:numPr>
        <w:tabs>
          <w:tab w:val="left" w:pos="400"/>
          <w:tab w:val="left" w:pos="560"/>
        </w:tabs>
        <w:suppressAutoHyphens/>
        <w:spacing w:before="60" w:after="240" w:line="240" w:lineRule="auto"/>
        <w:jc w:val="both"/>
        <w:rPr>
          <w:rFonts w:ascii="Arial" w:eastAsia="MS Mincho" w:hAnsi="Arial" w:cs="Times New Roman"/>
          <w:b/>
          <w:bCs/>
          <w:color w:val="auto"/>
          <w:sz w:val="24"/>
          <w:szCs w:val="20"/>
          <w:lang w:val="en-GB" w:eastAsia="ja-JP"/>
        </w:rPr>
      </w:pPr>
      <w:bookmarkStart w:id="246" w:name="_Toc502540914"/>
      <w:bookmarkStart w:id="247" w:name="_Toc502558218"/>
      <w:bookmarkEnd w:id="241"/>
      <w:r w:rsidRPr="00927E98">
        <w:rPr>
          <w:rFonts w:ascii="Arial" w:eastAsia="MS Mincho" w:hAnsi="Arial" w:cs="Times New Roman"/>
          <w:b/>
          <w:bCs/>
          <w:color w:val="auto"/>
          <w:sz w:val="24"/>
          <w:szCs w:val="20"/>
          <w:lang w:val="en-GB" w:eastAsia="ja-JP"/>
        </w:rPr>
        <w:t xml:space="preserve">Terms and </w:t>
      </w:r>
      <w:r w:rsidR="007154C9" w:rsidRPr="00927E98">
        <w:rPr>
          <w:rFonts w:ascii="Arial" w:eastAsia="MS Mincho" w:hAnsi="Arial" w:cs="Times New Roman"/>
          <w:b/>
          <w:bCs/>
          <w:color w:val="auto"/>
          <w:sz w:val="24"/>
          <w:szCs w:val="20"/>
          <w:lang w:val="en-GB" w:eastAsia="ja-JP"/>
        </w:rPr>
        <w:t>a</w:t>
      </w:r>
      <w:r w:rsidRPr="00927E98">
        <w:rPr>
          <w:rFonts w:ascii="Arial" w:eastAsia="MS Mincho" w:hAnsi="Arial" w:cs="Times New Roman"/>
          <w:b/>
          <w:bCs/>
          <w:color w:val="auto"/>
          <w:sz w:val="24"/>
          <w:szCs w:val="20"/>
          <w:lang w:val="en-GB" w:eastAsia="ja-JP"/>
        </w:rPr>
        <w:t>bbreviations</w:t>
      </w:r>
      <w:bookmarkEnd w:id="246"/>
      <w:bookmarkEnd w:id="247"/>
    </w:p>
    <w:p w14:paraId="7E55E389" w14:textId="77777777" w:rsidR="007F64A4" w:rsidRPr="00E34BA1" w:rsidRDefault="007F64A4">
      <w:pPr>
        <w:pStyle w:val="Heading2"/>
        <w:numPr>
          <w:ilvl w:val="1"/>
          <w:numId w:val="8"/>
        </w:numPr>
        <w:tabs>
          <w:tab w:val="left" w:pos="567"/>
        </w:tabs>
        <w:spacing w:before="60" w:after="240" w:line="240" w:lineRule="auto"/>
        <w:ind w:left="567" w:hanging="567"/>
        <w:rPr>
          <w:rFonts w:ascii="Arial" w:hAnsi="Arial" w:cs="Arial"/>
          <w:b/>
          <w:lang w:val="en-GB" w:eastAsia="ja-JP"/>
        </w:rPr>
        <w:pPrChange w:id="248" w:author="Teh Stand" w:date="2018-11-23T14:20:00Z">
          <w:pPr>
            <w:keepNext/>
            <w:numPr>
              <w:ilvl w:val="1"/>
            </w:numPr>
            <w:tabs>
              <w:tab w:val="left" w:pos="540"/>
              <w:tab w:val="left" w:pos="700"/>
            </w:tabs>
            <w:suppressAutoHyphens/>
            <w:spacing w:before="60" w:after="240" w:line="240" w:lineRule="auto"/>
            <w:ind w:left="578" w:hanging="578"/>
            <w:jc w:val="both"/>
            <w:outlineLvl w:val="1"/>
          </w:pPr>
        </w:pPrChange>
      </w:pPr>
      <w:bookmarkStart w:id="249" w:name="_Ref522564698"/>
      <w:bookmarkStart w:id="250" w:name="_Toc522592872"/>
      <w:r w:rsidRPr="00E34BA1">
        <w:rPr>
          <w:rFonts w:ascii="Arial" w:hAnsi="Arial" w:cs="Arial"/>
          <w:b/>
          <w:color w:val="auto"/>
          <w:sz w:val="22"/>
          <w:szCs w:val="22"/>
          <w:lang w:val="en-GB" w:eastAsia="ja-JP"/>
        </w:rPr>
        <w:t>Terms</w:t>
      </w:r>
      <w:bookmarkEnd w:id="249"/>
      <w:bookmarkEnd w:id="250"/>
    </w:p>
    <w:p w14:paraId="1A55E2E8"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abstract class</w:t>
      </w:r>
    </w:p>
    <w:p w14:paraId="6BEE90B5" w14:textId="77777777" w:rsidR="00CD1DC2" w:rsidRPr="00A5518E" w:rsidRDefault="00CD1DC2" w:rsidP="00002A58">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an object class which cannot be </w:t>
      </w:r>
      <w:r w:rsidRPr="00A5518E">
        <w:rPr>
          <w:rFonts w:asciiTheme="minorHAnsi" w:hAnsiTheme="minorHAnsi" w:cstheme="minorHAnsi"/>
          <w:b/>
          <w:szCs w:val="22"/>
          <w:lang w:val="en-US"/>
        </w:rPr>
        <w:t>instantiate</w:t>
      </w:r>
      <w:r w:rsidRPr="00A5518E">
        <w:rPr>
          <w:rFonts w:asciiTheme="minorHAnsi" w:hAnsiTheme="minorHAnsi" w:cstheme="minorHAnsi"/>
          <w:szCs w:val="22"/>
          <w:lang w:val="en-US"/>
        </w:rPr>
        <w:t>d, or is designated in an information model as not allowed to be instantiated</w:t>
      </w:r>
    </w:p>
    <w:p w14:paraId="3A3252F6" w14:textId="77777777"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NOTE: Subclasses of an abstract class may be either abstract or non-abstract.</w:t>
      </w:r>
    </w:p>
    <w:p w14:paraId="37A56DBA"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aggregation</w:t>
      </w:r>
    </w:p>
    <w:p w14:paraId="606F418C" w14:textId="77777777"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special form of association that specifies a whole-part relationship between the aggregate (whole) and a component part (see </w:t>
      </w:r>
      <w:r w:rsidRPr="00A5518E">
        <w:rPr>
          <w:rFonts w:asciiTheme="minorHAnsi" w:hAnsiTheme="minorHAnsi" w:cstheme="minorHAnsi"/>
          <w:b/>
          <w:szCs w:val="22"/>
          <w:lang w:val="en-US"/>
        </w:rPr>
        <w:t>composition</w:t>
      </w:r>
      <w:r w:rsidRPr="00A5518E">
        <w:rPr>
          <w:rFonts w:asciiTheme="minorHAnsi" w:hAnsiTheme="minorHAnsi" w:cstheme="minorHAnsi"/>
          <w:szCs w:val="22"/>
          <w:lang w:val="en-US"/>
        </w:rPr>
        <w:t>) [ISO 19103]</w:t>
      </w:r>
    </w:p>
    <w:p w14:paraId="273294EB"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application</w:t>
      </w:r>
    </w:p>
    <w:p w14:paraId="5A87B4EA" w14:textId="42F7CDBA" w:rsidR="00CD1DC2" w:rsidRPr="00A5518E" w:rsidRDefault="00CD1DC2" w:rsidP="00002A58">
      <w:pPr>
        <w:pStyle w:val="dl"/>
        <w:spacing w:after="160" w:line="240" w:lineRule="auto"/>
        <w:ind w:left="806" w:hanging="403"/>
        <w:rPr>
          <w:rFonts w:asciiTheme="minorHAnsi" w:hAnsiTheme="minorHAnsi" w:cstheme="minorHAnsi"/>
          <w:szCs w:val="22"/>
          <w:lang w:val="en-US"/>
        </w:rPr>
      </w:pPr>
      <w:del w:id="251" w:author="Teh Stand" w:date="2018-11-12T11:53:00Z">
        <w:r w:rsidRPr="00A5518E" w:rsidDel="00601CFF">
          <w:rPr>
            <w:rFonts w:asciiTheme="minorHAnsi" w:hAnsiTheme="minorHAnsi" w:cstheme="minorHAnsi"/>
            <w:szCs w:val="22"/>
            <w:lang w:val="en-US"/>
          </w:rPr>
          <w:delText xml:space="preserve">Manipulation </w:delText>
        </w:r>
      </w:del>
      <w:ins w:id="252" w:author="Teh Stand" w:date="2018-11-12T11:53:00Z">
        <w:r w:rsidR="00601CFF">
          <w:rPr>
            <w:rFonts w:asciiTheme="minorHAnsi" w:hAnsiTheme="minorHAnsi" w:cstheme="minorHAnsi"/>
            <w:szCs w:val="22"/>
            <w:lang w:val="en-US"/>
          </w:rPr>
          <w:t>m</w:t>
        </w:r>
        <w:r w:rsidR="00601CFF" w:rsidRPr="00A5518E">
          <w:rPr>
            <w:rFonts w:asciiTheme="minorHAnsi" w:hAnsiTheme="minorHAnsi" w:cstheme="minorHAnsi"/>
            <w:szCs w:val="22"/>
            <w:lang w:val="en-US"/>
          </w:rPr>
          <w:t xml:space="preserve">anipulation </w:t>
        </w:r>
      </w:ins>
      <w:r w:rsidRPr="00A5518E">
        <w:rPr>
          <w:rFonts w:asciiTheme="minorHAnsi" w:hAnsiTheme="minorHAnsi" w:cstheme="minorHAnsi"/>
          <w:szCs w:val="22"/>
          <w:lang w:val="en-US"/>
        </w:rPr>
        <w:t>and processing of data in support of user requirements [ISO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23346208"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application schema</w:t>
      </w:r>
    </w:p>
    <w:p w14:paraId="2BA18B66" w14:textId="77777777"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b/>
          <w:szCs w:val="22"/>
          <w:lang w:val="en-US"/>
        </w:rPr>
        <w:t>conceptual schema</w:t>
      </w:r>
      <w:r w:rsidRPr="00A5518E">
        <w:rPr>
          <w:rFonts w:asciiTheme="minorHAnsi" w:hAnsiTheme="minorHAnsi" w:cstheme="minorHAnsi"/>
          <w:szCs w:val="22"/>
          <w:lang w:val="en-US"/>
        </w:rPr>
        <w:t xml:space="preserve"> for data required by one or more </w:t>
      </w:r>
      <w:r w:rsidRPr="00A5518E">
        <w:rPr>
          <w:rFonts w:asciiTheme="minorHAnsi" w:hAnsiTheme="minorHAnsi" w:cstheme="minorHAnsi"/>
          <w:b/>
          <w:szCs w:val="22"/>
          <w:lang w:val="en-US"/>
        </w:rPr>
        <w:t>applications</w:t>
      </w:r>
      <w:r w:rsidRPr="00A5518E">
        <w:rPr>
          <w:rFonts w:asciiTheme="minorHAnsi" w:hAnsiTheme="minorHAnsi" w:cstheme="minorHAnsi"/>
          <w:szCs w:val="22"/>
          <w:lang w:val="en-US"/>
        </w:rPr>
        <w:t xml:space="preserve"> [ISO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6F6D8E43"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association</w:t>
      </w:r>
    </w:p>
    <w:p w14:paraId="58F781BF" w14:textId="77777777"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semantic relationship between two or more classifiers that specifies connections among their instances [ISO 19103]</w:t>
      </w:r>
    </w:p>
    <w:p w14:paraId="2A395B53"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attribute</w:t>
      </w:r>
    </w:p>
    <w:p w14:paraId="757137F2" w14:textId="77777777" w:rsidR="00CD1DC2" w:rsidRPr="00A5518E" w:rsidRDefault="00CD1DC2" w:rsidP="00002A58">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(1) named property of an entity [ISO/IEC 2382-17:1999]</w:t>
      </w:r>
    </w:p>
    <w:p w14:paraId="137C32FB" w14:textId="24B30FE8"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NOTE</w:t>
      </w:r>
      <w:ins w:id="253" w:author="Teh Stand" w:date="2018-11-12T11:53:00Z">
        <w:r w:rsidR="006344EE">
          <w:rPr>
            <w:rFonts w:asciiTheme="minorHAnsi" w:hAnsiTheme="minorHAnsi" w:cstheme="minorHAnsi"/>
            <w:szCs w:val="22"/>
            <w:lang w:val="en-US"/>
          </w:rPr>
          <w:t>:</w:t>
        </w:r>
      </w:ins>
      <w:r w:rsidRPr="00A5518E">
        <w:rPr>
          <w:rFonts w:asciiTheme="minorHAnsi" w:hAnsiTheme="minorHAnsi" w:cstheme="minorHAnsi"/>
          <w:szCs w:val="22"/>
          <w:lang w:val="en-US"/>
        </w:rPr>
        <w:t xml:space="preserve"> Describes a geometrical, topological, thematic, or other characteristic of an entity.</w:t>
      </w:r>
    </w:p>
    <w:p w14:paraId="1EBC8899" w14:textId="77777777" w:rsidR="00CD1DC2" w:rsidRPr="00A5518E" w:rsidRDefault="00CD1DC2" w:rsidP="00002A58">
      <w:pPr>
        <w:pStyle w:val="dl"/>
        <w:spacing w:after="160" w:line="240" w:lineRule="auto"/>
        <w:ind w:left="806" w:hanging="403"/>
        <w:rPr>
          <w:rFonts w:asciiTheme="minorHAnsi" w:hAnsiTheme="minorHAnsi" w:cstheme="minorHAnsi"/>
          <w:szCs w:val="22"/>
        </w:rPr>
      </w:pPr>
      <w:r w:rsidRPr="00A5518E">
        <w:rPr>
          <w:rFonts w:asciiTheme="minorHAnsi" w:hAnsiTheme="minorHAnsi" w:cstheme="minorHAnsi"/>
          <w:szCs w:val="22"/>
          <w:lang w:val="en-US"/>
        </w:rPr>
        <w:t xml:space="preserve">(2) UML: </w:t>
      </w:r>
      <w:r w:rsidRPr="00A5518E">
        <w:rPr>
          <w:rFonts w:asciiTheme="minorHAnsi" w:hAnsiTheme="minorHAnsi" w:cstheme="minorHAnsi"/>
          <w:szCs w:val="22"/>
        </w:rPr>
        <w:t>feature within a classifier that describes a range of values that instances of the classifier may hold [ISO/IEC 19501:2005 (Adapted)]</w:t>
      </w:r>
    </w:p>
    <w:p w14:paraId="41D11F03" w14:textId="77777777"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(3) XML: name-value pair contained in an element [ISO 19136]</w:t>
      </w:r>
    </w:p>
    <w:p w14:paraId="0E9F903B"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lastRenderedPageBreak/>
        <w:t>base64</w:t>
      </w:r>
    </w:p>
    <w:p w14:paraId="1A6CEE9E"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an encoding designed to represent arbitrary sequences of octets in a form that allows the use of both upper- and lowercase letters but that need not be human readable [IETF RFC 4648 (restyled)]</w:t>
      </w:r>
    </w:p>
    <w:p w14:paraId="600AEC4D"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w:t>
      </w:r>
    </w:p>
    <w:p w14:paraId="1E183C10" w14:textId="77777777"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representation of a label according to a specified scheme [ISO 19118:2011]</w:t>
      </w:r>
    </w:p>
    <w:p w14:paraId="22C4EF7B"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codelist</w:t>
      </w:r>
    </w:p>
    <w:p w14:paraId="782407F7" w14:textId="77777777"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value domain including a code for a permissible value [ISO 19136]</w:t>
      </w:r>
    </w:p>
    <w:p w14:paraId="1952771C"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codespace</w:t>
      </w:r>
    </w:p>
    <w:p w14:paraId="0BB021B3" w14:textId="77777777" w:rsidR="00CD1DC2" w:rsidRPr="00A5518E" w:rsidRDefault="00CD1DC2" w:rsidP="00002A58">
      <w:pPr>
        <w:pStyle w:val="dl"/>
        <w:spacing w:after="60" w:line="240" w:lineRule="auto"/>
        <w:ind w:left="806" w:hanging="403"/>
        <w:rPr>
          <w:rFonts w:asciiTheme="minorHAnsi" w:hAnsiTheme="minorHAnsi" w:cstheme="minorHAnsi"/>
          <w:szCs w:val="22"/>
        </w:rPr>
      </w:pPr>
      <w:r w:rsidRPr="00A5518E">
        <w:rPr>
          <w:rFonts w:asciiTheme="minorHAnsi" w:hAnsiTheme="minorHAnsi" w:cstheme="minorHAnsi"/>
          <w:szCs w:val="22"/>
        </w:rPr>
        <w:t>rule or authority for a code, name, term or category [ISO 19136]</w:t>
      </w:r>
    </w:p>
    <w:p w14:paraId="7F09902A" w14:textId="77777777" w:rsidR="00CD1DC2" w:rsidRPr="00A5518E" w:rsidRDefault="00CD1DC2" w:rsidP="00002A58">
      <w:pPr>
        <w:pStyle w:val="dl"/>
        <w:spacing w:after="160" w:line="240" w:lineRule="auto"/>
        <w:ind w:left="806" w:hanging="403"/>
        <w:rPr>
          <w:rFonts w:asciiTheme="minorHAnsi" w:hAnsiTheme="minorHAnsi" w:cstheme="minorHAnsi"/>
          <w:szCs w:val="22"/>
        </w:rPr>
      </w:pPr>
      <w:r w:rsidRPr="00A5518E">
        <w:rPr>
          <w:rFonts w:asciiTheme="minorHAnsi" w:hAnsiTheme="minorHAnsi" w:cstheme="minorHAnsi"/>
          <w:szCs w:val="22"/>
        </w:rPr>
        <w:t xml:space="preserve">EXAMPLE: Examples of codespaces include dictionaries, authorities, codelists, etc.  </w:t>
      </w:r>
    </w:p>
    <w:p w14:paraId="2CEC87AE"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composition</w:t>
      </w:r>
    </w:p>
    <w:p w14:paraId="091DF1C2" w14:textId="77777777"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form of aggregation association with strong ownership and coincident lifetime as part of the whole [ISO 19103]</w:t>
      </w:r>
    </w:p>
    <w:p w14:paraId="5CD06742"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conceptual model</w:t>
      </w:r>
    </w:p>
    <w:p w14:paraId="42162944" w14:textId="77777777"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that defines concepts of a universe of discourse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6739EAD2"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conceptual schema</w:t>
      </w:r>
    </w:p>
    <w:p w14:paraId="33F26151" w14:textId="77777777"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formal description of a </w:t>
      </w:r>
      <w:r w:rsidRPr="00A5518E">
        <w:rPr>
          <w:rFonts w:asciiTheme="minorHAnsi" w:hAnsiTheme="minorHAnsi" w:cstheme="minorHAnsi"/>
          <w:b/>
          <w:szCs w:val="22"/>
          <w:lang w:val="en-US"/>
        </w:rPr>
        <w:t xml:space="preserve">conceptual model </w:t>
      </w:r>
      <w:r w:rsidRPr="00A5518E">
        <w:rPr>
          <w:rFonts w:asciiTheme="minorHAnsi" w:hAnsiTheme="minorHAnsi" w:cstheme="minorHAnsi"/>
          <w:szCs w:val="22"/>
          <w:lang w:val="en-US"/>
        </w:rPr>
        <w:t>[ISO 19101-1:2014]</w:t>
      </w:r>
    </w:p>
    <w:p w14:paraId="748C30E5" w14:textId="77777777" w:rsidR="00CD1DC2" w:rsidRPr="00A5518E" w:rsidRDefault="00CD1DC2" w:rsidP="00002A58">
      <w:pPr>
        <w:pStyle w:val="DescriptionTag"/>
        <w:rPr>
          <w:rFonts w:asciiTheme="minorHAnsi" w:hAnsiTheme="minorHAnsi" w:cstheme="minorHAnsi"/>
          <w:szCs w:val="22"/>
        </w:rPr>
      </w:pPr>
      <w:r w:rsidRPr="00A5518E">
        <w:rPr>
          <w:rFonts w:asciiTheme="minorHAnsi" w:hAnsiTheme="minorHAnsi" w:cstheme="minorHAnsi"/>
          <w:szCs w:val="22"/>
        </w:rPr>
        <w:t>data client</w:t>
      </w:r>
    </w:p>
    <w:p w14:paraId="413CC48A" w14:textId="77777777" w:rsidR="00CD1DC2" w:rsidRPr="00A5518E" w:rsidRDefault="00CD1DC2" w:rsidP="009F254B">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an end-user receiving encrypted S-100-based data. The data client will be using a software application (for example ECDIS) to perform many of the operations detailed within the S-100 protection scheme</w:t>
      </w:r>
      <w:del w:id="254" w:author="Teh Stand" w:date="2018-11-12T12:07:00Z">
        <w:r w:rsidRPr="00A5518E" w:rsidDel="00A3178F">
          <w:rPr>
            <w:rFonts w:asciiTheme="minorHAnsi" w:hAnsiTheme="minorHAnsi" w:cstheme="minorHAnsi"/>
            <w:szCs w:val="22"/>
            <w:lang w:val="en-US"/>
          </w:rPr>
          <w:delText>.</w:delText>
        </w:r>
      </w:del>
      <w:r w:rsidRPr="00A5518E">
        <w:rPr>
          <w:rFonts w:asciiTheme="minorHAnsi" w:hAnsiTheme="minorHAnsi" w:cstheme="minorHAnsi"/>
          <w:szCs w:val="22"/>
          <w:lang w:val="en-US"/>
        </w:rPr>
        <w:t xml:space="preserve"> [S-100 Part 15 (adapted)]</w:t>
      </w:r>
    </w:p>
    <w:p w14:paraId="534CCC01" w14:textId="77777777"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EXAMPLE: An ECDIS user.</w:t>
      </w:r>
    </w:p>
    <w:p w14:paraId="443B3574"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data permit</w:t>
      </w:r>
    </w:p>
    <w:p w14:paraId="2E7E7CFB" w14:textId="77777777"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file containing encrypted product keys required to decrypt the licensed products, normally created specifically for a particular </w:t>
      </w:r>
      <w:r w:rsidRPr="00A5518E">
        <w:rPr>
          <w:rFonts w:asciiTheme="minorHAnsi" w:hAnsiTheme="minorHAnsi" w:cstheme="minorHAnsi"/>
          <w:b/>
          <w:szCs w:val="22"/>
          <w:lang w:val="en-US"/>
        </w:rPr>
        <w:t>data client</w:t>
      </w:r>
      <w:r w:rsidRPr="00A5518E">
        <w:rPr>
          <w:rFonts w:asciiTheme="minorHAnsi" w:hAnsiTheme="minorHAnsi" w:cstheme="minorHAnsi"/>
          <w:szCs w:val="22"/>
          <w:lang w:val="en-US"/>
        </w:rPr>
        <w:t xml:space="preserve"> [S-100 Part 15 (adapted)]</w:t>
      </w:r>
    </w:p>
    <w:p w14:paraId="458D7ADB"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data server</w:t>
      </w:r>
    </w:p>
    <w:p w14:paraId="5FAEFCF2" w14:textId="77777777"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an organization producing encrypted data files or issuing </w:t>
      </w:r>
      <w:r w:rsidRPr="00A5518E">
        <w:rPr>
          <w:rFonts w:asciiTheme="minorHAnsi" w:hAnsiTheme="minorHAnsi" w:cstheme="minorHAnsi"/>
          <w:b/>
          <w:szCs w:val="22"/>
          <w:lang w:val="en-US"/>
        </w:rPr>
        <w:t>data permits</w:t>
      </w:r>
      <w:r w:rsidRPr="00A5518E">
        <w:rPr>
          <w:rFonts w:asciiTheme="minorHAnsi" w:hAnsiTheme="minorHAnsi" w:cstheme="minorHAnsi"/>
          <w:szCs w:val="22"/>
          <w:lang w:val="en-US"/>
        </w:rPr>
        <w:t xml:space="preserve"> to </w:t>
      </w:r>
      <w:r w:rsidRPr="00A5518E">
        <w:rPr>
          <w:rFonts w:asciiTheme="minorHAnsi" w:hAnsiTheme="minorHAnsi" w:cstheme="minorHAnsi"/>
          <w:b/>
          <w:szCs w:val="22"/>
          <w:lang w:val="en-US"/>
        </w:rPr>
        <w:t>data clients</w:t>
      </w:r>
      <w:r w:rsidRPr="00A5518E">
        <w:rPr>
          <w:rFonts w:asciiTheme="minorHAnsi" w:hAnsiTheme="minorHAnsi" w:cstheme="minorHAnsi"/>
          <w:szCs w:val="22"/>
          <w:lang w:val="en-US"/>
        </w:rPr>
        <w:t xml:space="preserve"> [S-100 Part 15, (adapted)]</w:t>
      </w:r>
    </w:p>
    <w:p w14:paraId="572AC480"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w:t>
      </w:r>
    </w:p>
    <w:p w14:paraId="1EC1549E" w14:textId="77777777" w:rsidR="00CD1DC2" w:rsidRPr="00A5518E" w:rsidRDefault="00CD1DC2" w:rsidP="009F254B">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abstraction of real world phenomena [ISO 19101:2003]</w:t>
      </w:r>
    </w:p>
    <w:p w14:paraId="79D7FD5F" w14:textId="77777777" w:rsidR="00CD1DC2" w:rsidRPr="00A5518E" w:rsidRDefault="00CD1DC2" w:rsidP="009F254B">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NOTE</w:t>
      </w:r>
      <w:del w:id="255" w:author="Teh Stand" w:date="2018-11-12T12:11:00Z">
        <w:r w:rsidRPr="00A5518E" w:rsidDel="00A3178F">
          <w:rPr>
            <w:rFonts w:asciiTheme="minorHAnsi" w:hAnsiTheme="minorHAnsi" w:cstheme="minorHAnsi"/>
            <w:szCs w:val="22"/>
            <w:lang w:val="en-US"/>
          </w:rPr>
          <w:delText xml:space="preserve"> 1</w:delText>
        </w:r>
      </w:del>
      <w:r w:rsidRPr="00A5518E">
        <w:rPr>
          <w:rFonts w:asciiTheme="minorHAnsi" w:hAnsiTheme="minorHAnsi" w:cstheme="minorHAnsi"/>
          <w:szCs w:val="22"/>
          <w:lang w:val="en-US"/>
        </w:rPr>
        <w:t xml:space="preserve">: A feature may occur as a type, class, or an instance. Feature type or feature instance should be used when only one is meant. </w:t>
      </w:r>
      <w:r w:rsidRPr="00A5518E">
        <w:rPr>
          <w:rFonts w:asciiTheme="minorHAnsi" w:hAnsiTheme="minorHAnsi" w:cstheme="minorHAnsi"/>
          <w:b/>
          <w:szCs w:val="22"/>
          <w:lang w:val="en-US"/>
        </w:rPr>
        <w:t>Feature class</w:t>
      </w:r>
      <w:r w:rsidRPr="00A5518E">
        <w:rPr>
          <w:rFonts w:asciiTheme="minorHAnsi" w:hAnsiTheme="minorHAnsi" w:cstheme="minorHAnsi"/>
          <w:szCs w:val="22"/>
          <w:lang w:val="en-US"/>
        </w:rPr>
        <w:t xml:space="preserve"> should be used in the context of a model or application schema.</w:t>
      </w:r>
    </w:p>
    <w:p w14:paraId="6E202CC1" w14:textId="756B2EBC"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EXAMPLE</w:t>
      </w:r>
      <w:ins w:id="256" w:author="Teh Stand" w:date="2018-11-12T12:07:00Z">
        <w:r w:rsidR="00A3178F">
          <w:rPr>
            <w:rFonts w:asciiTheme="minorHAnsi" w:hAnsiTheme="minorHAnsi" w:cstheme="minorHAnsi"/>
            <w:szCs w:val="22"/>
            <w:lang w:val="en-US"/>
          </w:rPr>
          <w:t>:</w:t>
        </w:r>
      </w:ins>
      <w:r w:rsidRPr="00A5518E">
        <w:rPr>
          <w:rFonts w:asciiTheme="minorHAnsi" w:hAnsiTheme="minorHAnsi" w:cstheme="minorHAnsi"/>
          <w:szCs w:val="22"/>
          <w:lang w:val="en-US"/>
        </w:rPr>
        <w:t xml:space="preserve"> The phenomenon named 'Eiffel Tower' may be classified with other phenomena into a feature type 'tower'.</w:t>
      </w:r>
    </w:p>
    <w:p w14:paraId="6361E312" w14:textId="77777777" w:rsidR="00CD1DC2" w:rsidRPr="00A5518E" w:rsidRDefault="00CD1DC2" w:rsidP="009F254B">
      <w:pPr>
        <w:pStyle w:val="DescriptionTag"/>
        <w:rPr>
          <w:rFonts w:asciiTheme="minorHAnsi" w:hAnsiTheme="minorHAnsi" w:cstheme="minorHAnsi"/>
          <w:szCs w:val="22"/>
          <w:lang w:val="en-US"/>
        </w:rPr>
      </w:pPr>
      <w:r w:rsidRPr="00A5518E">
        <w:rPr>
          <w:rFonts w:asciiTheme="minorHAnsi" w:hAnsiTheme="minorHAnsi" w:cstheme="minorHAnsi"/>
          <w:szCs w:val="22"/>
          <w:lang w:val="en-US"/>
        </w:rPr>
        <w:lastRenderedPageBreak/>
        <w:t>feature association</w:t>
      </w:r>
    </w:p>
    <w:p w14:paraId="3D51063A" w14:textId="77777777"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b/>
          <w:szCs w:val="22"/>
          <w:lang w:val="en-US"/>
        </w:rPr>
        <w:t>relationship</w:t>
      </w:r>
      <w:r w:rsidRPr="00A5518E">
        <w:rPr>
          <w:rFonts w:asciiTheme="minorHAnsi" w:hAnsiTheme="minorHAnsi" w:cstheme="minorHAnsi"/>
          <w:szCs w:val="22"/>
          <w:lang w:val="en-US"/>
        </w:rPr>
        <w:t xml:space="preserve"> that links instances of one feature type with instances of the same or a different feature type [ISO 19110]</w:t>
      </w:r>
    </w:p>
    <w:p w14:paraId="6868ACFE" w14:textId="77777777" w:rsidR="00CD1DC2" w:rsidRPr="00A5518E" w:rsidRDefault="00CD1DC2" w:rsidP="009F254B">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attribute</w:t>
      </w:r>
    </w:p>
    <w:p w14:paraId="12C188E2" w14:textId="77777777" w:rsidR="00CD1DC2" w:rsidRPr="00A5518E" w:rsidRDefault="00CD1DC2">
      <w:pPr>
        <w:pStyle w:val="dl"/>
        <w:spacing w:after="60" w:line="240" w:lineRule="auto"/>
        <w:ind w:left="806" w:hanging="403"/>
        <w:rPr>
          <w:rFonts w:asciiTheme="minorHAnsi" w:hAnsiTheme="minorHAnsi" w:cstheme="minorHAnsi"/>
          <w:szCs w:val="22"/>
          <w:lang w:val="en-US"/>
        </w:rPr>
        <w:pPrChange w:id="257" w:author="Teh Stand" w:date="2018-11-21T10:48:00Z">
          <w:pPr>
            <w:pStyle w:val="dl"/>
            <w:spacing w:after="160" w:line="240" w:lineRule="auto"/>
            <w:ind w:left="806" w:hanging="403"/>
          </w:pPr>
        </w:pPrChange>
      </w:pPr>
      <w:r w:rsidRPr="00A5518E">
        <w:rPr>
          <w:rFonts w:asciiTheme="minorHAnsi" w:hAnsiTheme="minorHAnsi" w:cstheme="minorHAnsi"/>
          <w:szCs w:val="22"/>
          <w:lang w:val="en-US"/>
        </w:rPr>
        <w:t>characteristic of a feature [ISO 19101]</w:t>
      </w:r>
    </w:p>
    <w:p w14:paraId="25ACFC34" w14:textId="2BECE131" w:rsidR="00CD1DC2" w:rsidRPr="00A5518E" w:rsidRDefault="00CD1DC2">
      <w:pPr>
        <w:pStyle w:val="dl"/>
        <w:spacing w:after="60" w:line="240" w:lineRule="auto"/>
        <w:ind w:left="806" w:hanging="403"/>
        <w:rPr>
          <w:rFonts w:asciiTheme="minorHAnsi" w:hAnsiTheme="minorHAnsi" w:cstheme="minorHAnsi"/>
          <w:szCs w:val="22"/>
          <w:lang w:val="en-US"/>
        </w:rPr>
        <w:pPrChange w:id="258" w:author="Teh Stand" w:date="2018-11-21T10:48:00Z">
          <w:pPr>
            <w:pStyle w:val="dl"/>
          </w:pPr>
        </w:pPrChange>
      </w:pPr>
      <w:r w:rsidRPr="00A5518E">
        <w:rPr>
          <w:rFonts w:asciiTheme="minorHAnsi" w:hAnsiTheme="minorHAnsi" w:cstheme="minorHAnsi"/>
          <w:szCs w:val="22"/>
          <w:lang w:val="en-US"/>
        </w:rPr>
        <w:t>NOTE</w:t>
      </w:r>
      <w:ins w:id="259" w:author="Teh Stand" w:date="2018-11-12T12:08:00Z">
        <w:r w:rsidR="00A3178F">
          <w:rPr>
            <w:rFonts w:asciiTheme="minorHAnsi" w:hAnsiTheme="minorHAnsi" w:cstheme="minorHAnsi"/>
            <w:szCs w:val="22"/>
            <w:lang w:val="en-US"/>
          </w:rPr>
          <w:t>:</w:t>
        </w:r>
      </w:ins>
      <w:r w:rsidRPr="00A5518E">
        <w:rPr>
          <w:rFonts w:asciiTheme="minorHAnsi" w:hAnsiTheme="minorHAnsi" w:cstheme="minorHAnsi"/>
          <w:szCs w:val="22"/>
          <w:lang w:val="en-US"/>
        </w:rPr>
        <w:t xml:space="preserve"> A feature attribute type has a name, a data type and a domain associated to it. A feature attribute instance has an attribute value taken from the value domain of the feature attribute type.</w:t>
      </w:r>
    </w:p>
    <w:p w14:paraId="78540FE8" w14:textId="7AACBB31" w:rsidR="00CD1DC2" w:rsidRPr="00A5518E" w:rsidRDefault="00CD1DC2">
      <w:pPr>
        <w:pStyle w:val="dl"/>
        <w:spacing w:after="60" w:line="240" w:lineRule="auto"/>
        <w:ind w:left="806" w:hanging="403"/>
        <w:rPr>
          <w:rFonts w:asciiTheme="minorHAnsi" w:hAnsiTheme="minorHAnsi" w:cstheme="minorHAnsi"/>
          <w:szCs w:val="22"/>
          <w:lang w:val="en-US"/>
        </w:rPr>
        <w:pPrChange w:id="260" w:author="Teh Stand" w:date="2018-11-21T10:48:00Z">
          <w:pPr>
            <w:pStyle w:val="dl"/>
          </w:pPr>
        </w:pPrChange>
      </w:pPr>
      <w:r w:rsidRPr="00A5518E">
        <w:rPr>
          <w:rFonts w:asciiTheme="minorHAnsi" w:hAnsiTheme="minorHAnsi" w:cstheme="minorHAnsi"/>
          <w:szCs w:val="22"/>
          <w:lang w:val="en-US"/>
        </w:rPr>
        <w:t>EXAMPLE 1: A feature attribute named ‘colour’ may have an attribute value “green” which belongs to the data type “text</w:t>
      </w:r>
      <w:del w:id="261" w:author="Teh Stand" w:date="2018-11-12T12:17:00Z">
        <w:r w:rsidRPr="00A5518E" w:rsidDel="00EA532F">
          <w:rPr>
            <w:rFonts w:asciiTheme="minorHAnsi" w:hAnsiTheme="minorHAnsi" w:cstheme="minorHAnsi"/>
            <w:szCs w:val="22"/>
            <w:lang w:val="en-US"/>
          </w:rPr>
          <w:delText>.</w:delText>
        </w:r>
      </w:del>
      <w:r w:rsidRPr="00A5518E">
        <w:rPr>
          <w:rFonts w:asciiTheme="minorHAnsi" w:hAnsiTheme="minorHAnsi" w:cstheme="minorHAnsi"/>
          <w:szCs w:val="22"/>
          <w:lang w:val="en-US"/>
        </w:rPr>
        <w:t>”</w:t>
      </w:r>
      <w:ins w:id="262" w:author="Teh Stand" w:date="2018-11-12T12:17:00Z">
        <w:r w:rsidR="00EA532F">
          <w:rPr>
            <w:rFonts w:asciiTheme="minorHAnsi" w:hAnsiTheme="minorHAnsi" w:cstheme="minorHAnsi"/>
            <w:szCs w:val="22"/>
            <w:lang w:val="en-US"/>
          </w:rPr>
          <w:t>.</w:t>
        </w:r>
      </w:ins>
    </w:p>
    <w:p w14:paraId="4BF34040" w14:textId="361C671E" w:rsidR="00CD1DC2" w:rsidRPr="00A5518E" w:rsidRDefault="00CD1DC2">
      <w:pPr>
        <w:pStyle w:val="dl"/>
        <w:spacing w:after="160" w:line="240" w:lineRule="auto"/>
        <w:ind w:left="806" w:hanging="403"/>
        <w:rPr>
          <w:rFonts w:asciiTheme="minorHAnsi" w:hAnsiTheme="minorHAnsi" w:cstheme="minorHAnsi"/>
          <w:szCs w:val="22"/>
          <w:lang w:val="en-US"/>
        </w:rPr>
        <w:pPrChange w:id="263" w:author="Teh Stand" w:date="2018-11-21T10:48:00Z">
          <w:pPr>
            <w:pStyle w:val="dl"/>
          </w:pPr>
        </w:pPrChange>
      </w:pPr>
      <w:r w:rsidRPr="00A5518E">
        <w:rPr>
          <w:rFonts w:asciiTheme="minorHAnsi" w:hAnsiTheme="minorHAnsi" w:cstheme="minorHAnsi"/>
          <w:szCs w:val="22"/>
          <w:lang w:val="en-US"/>
        </w:rPr>
        <w:t>EXAMPLE 2: A feature attribute named ‘length’ may have an attribute value “82.4” which belongs to the data type “real</w:t>
      </w:r>
      <w:del w:id="264" w:author="Teh Stand" w:date="2018-11-12T12:17:00Z">
        <w:r w:rsidRPr="00A5518E" w:rsidDel="00EA532F">
          <w:rPr>
            <w:rFonts w:asciiTheme="minorHAnsi" w:hAnsiTheme="minorHAnsi" w:cstheme="minorHAnsi"/>
            <w:szCs w:val="22"/>
            <w:lang w:val="en-US"/>
          </w:rPr>
          <w:delText>.</w:delText>
        </w:r>
      </w:del>
      <w:r w:rsidRPr="00A5518E">
        <w:rPr>
          <w:rFonts w:asciiTheme="minorHAnsi" w:hAnsiTheme="minorHAnsi" w:cstheme="minorHAnsi"/>
          <w:szCs w:val="22"/>
          <w:lang w:val="en-US"/>
        </w:rPr>
        <w:t>”</w:t>
      </w:r>
      <w:ins w:id="265" w:author="Teh Stand" w:date="2018-11-12T12:17:00Z">
        <w:r w:rsidR="00EA532F">
          <w:rPr>
            <w:rFonts w:asciiTheme="minorHAnsi" w:hAnsiTheme="minorHAnsi" w:cstheme="minorHAnsi"/>
            <w:szCs w:val="22"/>
            <w:lang w:val="en-US"/>
          </w:rPr>
          <w:t>.</w:t>
        </w:r>
      </w:ins>
    </w:p>
    <w:p w14:paraId="4DF4B296"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catalogue</w:t>
      </w:r>
    </w:p>
    <w:p w14:paraId="3F740E71"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a catalogue containing definitions and descriptions of the </w:t>
      </w:r>
      <w:r w:rsidRPr="00A5518E">
        <w:rPr>
          <w:rFonts w:asciiTheme="minorHAnsi" w:hAnsiTheme="minorHAnsi" w:cstheme="minorHAnsi"/>
          <w:b/>
          <w:szCs w:val="22"/>
          <w:lang w:val="en-US"/>
        </w:rPr>
        <w:t>feature types</w:t>
      </w:r>
      <w:r w:rsidRPr="00A5518E">
        <w:rPr>
          <w:rFonts w:asciiTheme="minorHAnsi" w:hAnsiTheme="minorHAnsi" w:cstheme="minorHAnsi"/>
          <w:szCs w:val="22"/>
          <w:lang w:val="en-US"/>
        </w:rPr>
        <w:t xml:space="preserve">, </w:t>
      </w:r>
      <w:r w:rsidRPr="00A5518E">
        <w:rPr>
          <w:rFonts w:asciiTheme="minorHAnsi" w:hAnsiTheme="minorHAnsi" w:cstheme="minorHAnsi"/>
          <w:b/>
          <w:szCs w:val="22"/>
          <w:lang w:val="en-US"/>
        </w:rPr>
        <w:t>feature attributes</w:t>
      </w:r>
      <w:r w:rsidRPr="00A5518E">
        <w:rPr>
          <w:rFonts w:asciiTheme="minorHAnsi" w:hAnsiTheme="minorHAnsi" w:cstheme="minorHAnsi"/>
          <w:szCs w:val="22"/>
          <w:lang w:val="en-US"/>
        </w:rPr>
        <w:t xml:space="preserve">, and </w:t>
      </w:r>
      <w:r w:rsidRPr="00A5518E">
        <w:rPr>
          <w:rFonts w:asciiTheme="minorHAnsi" w:hAnsiTheme="minorHAnsi" w:cstheme="minorHAnsi"/>
          <w:b/>
          <w:szCs w:val="22"/>
          <w:lang w:val="en-US"/>
        </w:rPr>
        <w:t>feature associations</w:t>
      </w:r>
      <w:r w:rsidRPr="00A5518E">
        <w:rPr>
          <w:rFonts w:asciiTheme="minorHAnsi" w:hAnsiTheme="minorHAnsi" w:cstheme="minorHAnsi"/>
          <w:szCs w:val="22"/>
          <w:lang w:val="en-US"/>
        </w:rPr>
        <w:t xml:space="preserve"> occurring in one or more sets of geographic data [ISO 19110]</w:t>
      </w:r>
    </w:p>
    <w:p w14:paraId="625AD8BE"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class</w:t>
      </w:r>
    </w:p>
    <w:p w14:paraId="5239ED1B"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a class in an </w:t>
      </w:r>
      <w:r w:rsidRPr="00A5518E">
        <w:rPr>
          <w:rFonts w:asciiTheme="minorHAnsi" w:hAnsiTheme="minorHAnsi" w:cstheme="minorHAnsi"/>
          <w:b/>
          <w:szCs w:val="22"/>
          <w:lang w:val="en-US"/>
        </w:rPr>
        <w:t>application schema</w:t>
      </w:r>
      <w:r w:rsidRPr="00A5518E">
        <w:rPr>
          <w:rFonts w:asciiTheme="minorHAnsi" w:hAnsiTheme="minorHAnsi" w:cstheme="minorHAnsi"/>
          <w:szCs w:val="22"/>
          <w:lang w:val="en-US"/>
        </w:rPr>
        <w:t xml:space="preserve"> or </w:t>
      </w: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that represents a </w:t>
      </w:r>
      <w:r w:rsidRPr="00A5518E">
        <w:rPr>
          <w:rFonts w:asciiTheme="minorHAnsi" w:hAnsiTheme="minorHAnsi" w:cstheme="minorHAnsi"/>
          <w:b/>
          <w:szCs w:val="22"/>
          <w:lang w:val="en-US"/>
        </w:rPr>
        <w:t>feature</w:t>
      </w:r>
      <w:del w:id="266" w:author="Teh Stand" w:date="2018-11-12T12:17:00Z">
        <w:r w:rsidRPr="00A5518E" w:rsidDel="00EA532F">
          <w:rPr>
            <w:rFonts w:asciiTheme="minorHAnsi" w:hAnsiTheme="minorHAnsi" w:cstheme="minorHAnsi"/>
            <w:szCs w:val="22"/>
            <w:lang w:val="en-US"/>
          </w:rPr>
          <w:delText>.</w:delText>
        </w:r>
      </w:del>
    </w:p>
    <w:p w14:paraId="00842459" w14:textId="77777777" w:rsidR="00CD1DC2" w:rsidRPr="0099675E" w:rsidRDefault="00CD1DC2" w:rsidP="00FF1EC0">
      <w:pPr>
        <w:pStyle w:val="DescriptionTag"/>
        <w:rPr>
          <w:rFonts w:asciiTheme="minorHAnsi" w:hAnsiTheme="minorHAnsi" w:cstheme="minorHAnsi"/>
          <w:szCs w:val="22"/>
        </w:rPr>
      </w:pPr>
      <w:r w:rsidRPr="0099675E">
        <w:rPr>
          <w:rFonts w:asciiTheme="minorHAnsi" w:hAnsiTheme="minorHAnsi" w:cstheme="minorHAnsi"/>
          <w:szCs w:val="22"/>
        </w:rPr>
        <w:t>feature type</w:t>
      </w:r>
    </w:p>
    <w:p w14:paraId="68731D82" w14:textId="77777777" w:rsidR="00CD1DC2" w:rsidRPr="00CD1DC2" w:rsidRDefault="00CD1DC2" w:rsidP="00FF1EC0">
      <w:pPr>
        <w:pStyle w:val="dl"/>
        <w:numPr>
          <w:ilvl w:val="0"/>
          <w:numId w:val="0"/>
        </w:numPr>
        <w:spacing w:after="60" w:line="240" w:lineRule="auto"/>
        <w:ind w:left="806"/>
        <w:rPr>
          <w:rFonts w:asciiTheme="minorHAnsi" w:hAnsiTheme="minorHAnsi" w:cstheme="minorHAnsi"/>
          <w:szCs w:val="22"/>
        </w:rPr>
      </w:pPr>
      <w:r w:rsidRPr="00CD1DC2">
        <w:rPr>
          <w:rFonts w:asciiTheme="minorHAnsi" w:hAnsiTheme="minorHAnsi" w:cstheme="minorHAnsi"/>
          <w:szCs w:val="22"/>
        </w:rPr>
        <w:t>abstraction of real world phenomena [ISO 19101:2003]</w:t>
      </w:r>
    </w:p>
    <w:p w14:paraId="233FE064" w14:textId="3987CC79" w:rsidR="00CD1DC2" w:rsidRPr="0099675E" w:rsidRDefault="00CD1DC2" w:rsidP="00FF1EC0">
      <w:pPr>
        <w:pStyle w:val="dl"/>
        <w:spacing w:after="60" w:line="240" w:lineRule="auto"/>
        <w:ind w:left="806" w:hanging="403"/>
        <w:rPr>
          <w:rFonts w:asciiTheme="minorHAnsi" w:hAnsiTheme="minorHAnsi" w:cstheme="minorHAnsi"/>
          <w:szCs w:val="22"/>
        </w:rPr>
      </w:pPr>
      <w:r w:rsidRPr="0099675E">
        <w:rPr>
          <w:rFonts w:asciiTheme="minorHAnsi" w:hAnsiTheme="minorHAnsi" w:cstheme="minorHAnsi"/>
          <w:szCs w:val="22"/>
        </w:rPr>
        <w:t>NOTE</w:t>
      </w:r>
      <w:ins w:id="267" w:author="Teh Stand" w:date="2018-11-12T12:08:00Z">
        <w:r w:rsidR="00A3178F">
          <w:rPr>
            <w:rFonts w:asciiTheme="minorHAnsi" w:hAnsiTheme="minorHAnsi" w:cstheme="minorHAnsi"/>
            <w:szCs w:val="22"/>
          </w:rPr>
          <w:t>:</w:t>
        </w:r>
      </w:ins>
      <w:r w:rsidRPr="0099675E">
        <w:rPr>
          <w:rFonts w:asciiTheme="minorHAnsi" w:hAnsiTheme="minorHAnsi" w:cstheme="minorHAnsi"/>
          <w:szCs w:val="22"/>
        </w:rPr>
        <w:t xml:space="preserve"> A feature may occur as a type or an instance. Feature type or feature instance should be used when only one is meant.</w:t>
      </w:r>
    </w:p>
    <w:p w14:paraId="64902B4D" w14:textId="29BC1639" w:rsidR="00CD1DC2" w:rsidRPr="0099675E" w:rsidRDefault="00CD1DC2" w:rsidP="00FF1EC0">
      <w:pPr>
        <w:pStyle w:val="dl"/>
        <w:spacing w:after="160" w:line="240" w:lineRule="auto"/>
        <w:ind w:left="806" w:hanging="403"/>
        <w:rPr>
          <w:rFonts w:asciiTheme="minorHAnsi" w:hAnsiTheme="minorHAnsi" w:cstheme="minorHAnsi"/>
          <w:szCs w:val="22"/>
        </w:rPr>
      </w:pPr>
      <w:r w:rsidRPr="0099675E">
        <w:rPr>
          <w:rFonts w:asciiTheme="minorHAnsi" w:hAnsiTheme="minorHAnsi" w:cstheme="minorHAnsi"/>
          <w:szCs w:val="22"/>
        </w:rPr>
        <w:t>EXAMPLE</w:t>
      </w:r>
      <w:ins w:id="268" w:author="Teh Stand" w:date="2018-11-12T12:08:00Z">
        <w:r w:rsidR="00A3178F">
          <w:rPr>
            <w:rFonts w:asciiTheme="minorHAnsi" w:hAnsiTheme="minorHAnsi" w:cstheme="minorHAnsi"/>
            <w:szCs w:val="22"/>
          </w:rPr>
          <w:t>:</w:t>
        </w:r>
      </w:ins>
      <w:r w:rsidRPr="0099675E">
        <w:rPr>
          <w:rFonts w:asciiTheme="minorHAnsi" w:hAnsiTheme="minorHAnsi" w:cstheme="minorHAnsi"/>
          <w:szCs w:val="22"/>
        </w:rPr>
        <w:t xml:space="preserve"> The phenomenon named 'Eiffel Tower' may be classified with other phenomena into a feature type 'tower'.</w:t>
      </w:r>
    </w:p>
    <w:p w14:paraId="0B2D0696" w14:textId="7A3B2929" w:rsidR="00CD1DC2" w:rsidRPr="00A5518E" w:rsidRDefault="00CD1DC2" w:rsidP="00FF1EC0">
      <w:pPr>
        <w:pStyle w:val="DescriptionTag"/>
        <w:rPr>
          <w:rFonts w:asciiTheme="minorHAnsi" w:hAnsiTheme="minorHAnsi" w:cstheme="minorHAnsi"/>
          <w:szCs w:val="22"/>
          <w:lang w:val="en-US"/>
        </w:rPr>
      </w:pPr>
      <w:del w:id="269" w:author="Teh Stand" w:date="2018-11-12T12:19:00Z">
        <w:r w:rsidDel="000A5789">
          <w:rPr>
            <w:rFonts w:asciiTheme="minorHAnsi" w:hAnsiTheme="minorHAnsi" w:cstheme="minorHAnsi"/>
            <w:szCs w:val="22"/>
            <w:lang w:val="en-US"/>
          </w:rPr>
          <w:br/>
        </w:r>
      </w:del>
      <w:r w:rsidRPr="00A5518E">
        <w:rPr>
          <w:rFonts w:asciiTheme="minorHAnsi" w:hAnsiTheme="minorHAnsi" w:cstheme="minorHAnsi"/>
          <w:szCs w:val="22"/>
          <w:lang w:val="en-US"/>
        </w:rPr>
        <w:t>identifier</w:t>
      </w:r>
    </w:p>
    <w:p w14:paraId="59624FC1"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a linguistically independent sequence of characters capable of uniquely and permanently identifying that with which it is associated [adapted from ISO/IEC 11179-3:2003]</w:t>
      </w:r>
    </w:p>
    <w:p w14:paraId="2B9A7FD9"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information type</w:t>
      </w:r>
    </w:p>
    <w:p w14:paraId="32B98C5A" w14:textId="77777777" w:rsidR="00CD1DC2" w:rsidRDefault="00CD1DC2" w:rsidP="00FF1EC0">
      <w:pPr>
        <w:pStyle w:val="dl"/>
        <w:spacing w:after="60" w:line="240" w:lineRule="auto"/>
        <w:ind w:left="806" w:hanging="403"/>
        <w:rPr>
          <w:rFonts w:asciiTheme="minorHAnsi" w:hAnsiTheme="minorHAnsi" w:cstheme="minorHAnsi"/>
          <w:szCs w:val="22"/>
        </w:rPr>
      </w:pPr>
      <w:r w:rsidRPr="00A5518E">
        <w:rPr>
          <w:rFonts w:asciiTheme="minorHAnsi" w:hAnsiTheme="minorHAnsi" w:cstheme="minorHAnsi"/>
          <w:szCs w:val="22"/>
          <w:lang w:val="en-US"/>
        </w:rPr>
        <w:t>an identifiable unit of information in a dataset with only thematic attribute properties [S-100 3-5.1.2 (adapted)]</w:t>
      </w:r>
      <w:del w:id="270" w:author="Teh Stand" w:date="2018-11-12T12:20:00Z">
        <w:r w:rsidRPr="00CD1DC2" w:rsidDel="000A5789">
          <w:rPr>
            <w:rFonts w:asciiTheme="minorHAnsi" w:hAnsiTheme="minorHAnsi" w:cstheme="minorHAnsi"/>
            <w:szCs w:val="22"/>
          </w:rPr>
          <w:delText xml:space="preserve">. </w:delText>
        </w:r>
      </w:del>
    </w:p>
    <w:p w14:paraId="4627C2C4" w14:textId="2D88E854" w:rsidR="00CD1DC2" w:rsidRDefault="00CD1DC2" w:rsidP="00FF1EC0">
      <w:pPr>
        <w:pStyle w:val="dl"/>
        <w:spacing w:after="60" w:line="240" w:lineRule="auto"/>
        <w:ind w:left="806" w:hanging="403"/>
        <w:rPr>
          <w:rFonts w:asciiTheme="minorHAnsi" w:hAnsiTheme="minorHAnsi" w:cstheme="minorHAnsi"/>
          <w:szCs w:val="22"/>
        </w:rPr>
      </w:pPr>
      <w:r>
        <w:rPr>
          <w:rFonts w:asciiTheme="minorHAnsi" w:hAnsiTheme="minorHAnsi" w:cstheme="minorHAnsi"/>
          <w:szCs w:val="22"/>
        </w:rPr>
        <w:t>EXAMPLE</w:t>
      </w:r>
      <w:ins w:id="271" w:author="Teh Stand" w:date="2018-11-12T11:52:00Z">
        <w:r w:rsidR="00601CFF">
          <w:rPr>
            <w:rFonts w:asciiTheme="minorHAnsi" w:hAnsiTheme="minorHAnsi" w:cstheme="minorHAnsi"/>
            <w:szCs w:val="22"/>
          </w:rPr>
          <w:t>:</w:t>
        </w:r>
      </w:ins>
      <w:r w:rsidRPr="00CD1DC2">
        <w:rPr>
          <w:rFonts w:asciiTheme="minorHAnsi" w:hAnsiTheme="minorHAnsi" w:cstheme="minorHAnsi"/>
          <w:szCs w:val="22"/>
        </w:rPr>
        <w:t xml:space="preserve"> </w:t>
      </w:r>
      <w:r>
        <w:rPr>
          <w:rFonts w:asciiTheme="minorHAnsi" w:hAnsiTheme="minorHAnsi" w:cstheme="minorHAnsi"/>
          <w:szCs w:val="22"/>
        </w:rPr>
        <w:t>A</w:t>
      </w:r>
      <w:r w:rsidRPr="00CD1DC2">
        <w:rPr>
          <w:rFonts w:asciiTheme="minorHAnsi" w:hAnsiTheme="minorHAnsi" w:cstheme="minorHAnsi"/>
          <w:szCs w:val="22"/>
        </w:rPr>
        <w:t xml:space="preserve">n information type might be a </w:t>
      </w:r>
      <w:r>
        <w:rPr>
          <w:rFonts w:asciiTheme="minorHAnsi" w:hAnsiTheme="minorHAnsi" w:cstheme="minorHAnsi"/>
          <w:szCs w:val="22"/>
        </w:rPr>
        <w:t xml:space="preserve">used to carry a </w:t>
      </w:r>
      <w:r w:rsidRPr="00CD1DC2">
        <w:rPr>
          <w:rFonts w:asciiTheme="minorHAnsi" w:hAnsiTheme="minorHAnsi" w:cstheme="minorHAnsi"/>
          <w:szCs w:val="22"/>
        </w:rPr>
        <w:t>Chart Note.</w:t>
      </w:r>
    </w:p>
    <w:p w14:paraId="6722C5D6" w14:textId="1030F471" w:rsidR="00CD1DC2" w:rsidRPr="00CD1DC2" w:rsidRDefault="00CD1DC2" w:rsidP="00FF1EC0">
      <w:pPr>
        <w:pStyle w:val="dl"/>
        <w:spacing w:after="160" w:line="240" w:lineRule="auto"/>
        <w:ind w:left="806" w:hanging="403"/>
        <w:rPr>
          <w:rFonts w:asciiTheme="minorHAnsi" w:hAnsiTheme="minorHAnsi" w:cstheme="minorHAnsi"/>
          <w:szCs w:val="22"/>
        </w:rPr>
      </w:pPr>
      <w:r>
        <w:rPr>
          <w:rFonts w:asciiTheme="minorHAnsi" w:hAnsiTheme="minorHAnsi" w:cstheme="minorHAnsi"/>
          <w:szCs w:val="22"/>
        </w:rPr>
        <w:t>NOTE</w:t>
      </w:r>
      <w:r w:rsidRPr="00CD1DC2">
        <w:rPr>
          <w:rFonts w:asciiTheme="minorHAnsi" w:hAnsiTheme="minorHAnsi" w:cstheme="minorHAnsi"/>
          <w:szCs w:val="22"/>
        </w:rPr>
        <w:t xml:space="preserve"> Information types can also be associated with each other. This could be done where there is further supplementary information that is relevant to the information type or where there is a need to translate the information. For example, a primary information object carrying a Chart Note may contain text in English and an associated supplementary information object may carry the same text in German</w:t>
      </w:r>
      <w:r w:rsidRPr="00CD1DC2">
        <w:rPr>
          <w:rFonts w:asciiTheme="minorHAnsi" w:hAnsiTheme="minorHAnsi" w:cstheme="minorHAnsi"/>
          <w:b/>
          <w:szCs w:val="22"/>
        </w:rPr>
        <w:t>.</w:t>
      </w:r>
    </w:p>
    <w:p w14:paraId="40C3B665"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instantiate</w:t>
      </w:r>
    </w:p>
    <w:p w14:paraId="2F390B06" w14:textId="299F44D4"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represent by a concrete instance [Merriam-Webster Online </w:t>
      </w:r>
      <w:ins w:id="272" w:author="Teh Stand" w:date="2018-11-12T12:20:00Z">
        <w:r w:rsidR="000A5789">
          <w:rPr>
            <w:rFonts w:asciiTheme="minorHAnsi" w:hAnsiTheme="minorHAnsi" w:cstheme="minorHAnsi"/>
            <w:szCs w:val="22"/>
            <w:lang w:val="en-US"/>
          </w:rPr>
          <w:fldChar w:fldCharType="begin"/>
        </w:r>
        <w:r w:rsidR="000A5789">
          <w:rPr>
            <w:rFonts w:asciiTheme="minorHAnsi" w:hAnsiTheme="minorHAnsi" w:cstheme="minorHAnsi"/>
            <w:szCs w:val="22"/>
            <w:lang w:val="en-US"/>
          </w:rPr>
          <w:instrText xml:space="preserve"> HYPERLINK "</w:instrText>
        </w:r>
      </w:ins>
      <w:r w:rsidR="000A5789" w:rsidRPr="00A5518E">
        <w:rPr>
          <w:rFonts w:asciiTheme="minorHAnsi" w:hAnsiTheme="minorHAnsi" w:cstheme="minorHAnsi"/>
          <w:szCs w:val="22"/>
          <w:lang w:val="en-US"/>
        </w:rPr>
        <w:instrText>https://www.merriam-webster.com/dictionary/instantiate</w:instrText>
      </w:r>
      <w:ins w:id="273" w:author="Teh Stand" w:date="2018-11-12T12:20:00Z">
        <w:r w:rsidR="000A5789">
          <w:rPr>
            <w:rFonts w:asciiTheme="minorHAnsi" w:hAnsiTheme="minorHAnsi" w:cstheme="minorHAnsi"/>
            <w:szCs w:val="22"/>
            <w:lang w:val="en-US"/>
          </w:rPr>
          <w:instrText xml:space="preserve">" </w:instrText>
        </w:r>
        <w:r w:rsidR="000A5789">
          <w:rPr>
            <w:rFonts w:asciiTheme="minorHAnsi" w:hAnsiTheme="minorHAnsi" w:cstheme="minorHAnsi"/>
            <w:szCs w:val="22"/>
            <w:lang w:val="en-US"/>
          </w:rPr>
          <w:fldChar w:fldCharType="separate"/>
        </w:r>
      </w:ins>
      <w:r w:rsidR="000A5789" w:rsidRPr="00287462">
        <w:rPr>
          <w:rStyle w:val="Hyperlink"/>
          <w:rFonts w:asciiTheme="minorHAnsi" w:hAnsiTheme="minorHAnsi" w:cstheme="minorHAnsi"/>
          <w:szCs w:val="22"/>
          <w:lang w:val="en-US"/>
        </w:rPr>
        <w:t>https://www.merriam-webster.com/dictionary/instantiate</w:t>
      </w:r>
      <w:ins w:id="274" w:author="Teh Stand" w:date="2018-11-12T12:20:00Z">
        <w:r w:rsidR="000A5789">
          <w:rPr>
            <w:rFonts w:asciiTheme="minorHAnsi" w:hAnsiTheme="minorHAnsi" w:cstheme="minorHAnsi"/>
            <w:szCs w:val="22"/>
            <w:lang w:val="en-US"/>
          </w:rPr>
          <w:fldChar w:fldCharType="end"/>
        </w:r>
      </w:ins>
      <w:r w:rsidRPr="00A5518E">
        <w:rPr>
          <w:rFonts w:asciiTheme="minorHAnsi" w:hAnsiTheme="minorHAnsi" w:cstheme="minorHAnsi"/>
          <w:szCs w:val="22"/>
          <w:lang w:val="en-US"/>
        </w:rPr>
        <w:t xml:space="preserve">] </w:t>
      </w:r>
    </w:p>
    <w:p w14:paraId="3A689FD9"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lastRenderedPageBreak/>
        <w:t>interface</w:t>
      </w:r>
    </w:p>
    <w:p w14:paraId="5AC92A49" w14:textId="7615DF28" w:rsidR="00CD1DC2" w:rsidRPr="00C35E65" w:rsidRDefault="00CD1DC2" w:rsidP="00FF1EC0">
      <w:pPr>
        <w:pStyle w:val="dl"/>
        <w:spacing w:after="160" w:line="240" w:lineRule="auto"/>
        <w:ind w:left="806" w:hanging="403"/>
        <w:rPr>
          <w:rFonts w:asciiTheme="minorHAnsi" w:hAnsiTheme="minorHAnsi" w:cstheme="minorHAnsi"/>
          <w:szCs w:val="22"/>
        </w:rPr>
      </w:pPr>
      <w:r w:rsidRPr="00C35E65">
        <w:rPr>
          <w:rFonts w:asciiTheme="minorHAnsi" w:hAnsiTheme="minorHAnsi" w:cstheme="minorHAnsi"/>
          <w:szCs w:val="22"/>
        </w:rPr>
        <w:t xml:space="preserve">named set of </w:t>
      </w:r>
      <w:r w:rsidRPr="00C35E65">
        <w:rPr>
          <w:rFonts w:asciiTheme="minorHAnsi" w:hAnsiTheme="minorHAnsi" w:cstheme="minorHAnsi"/>
          <w:b/>
          <w:szCs w:val="22"/>
        </w:rPr>
        <w:t>operations</w:t>
      </w:r>
      <w:r w:rsidRPr="00C35E65">
        <w:rPr>
          <w:rFonts w:asciiTheme="minorHAnsi" w:hAnsiTheme="minorHAnsi" w:cstheme="minorHAnsi"/>
          <w:szCs w:val="22"/>
        </w:rPr>
        <w:t xml:space="preserve"> that characterize the behavio</w:t>
      </w:r>
      <w:ins w:id="275" w:author="Teh Stand" w:date="2018-11-23T12:26:00Z">
        <w:r w:rsidR="00C35E65" w:rsidRPr="00C35E65">
          <w:rPr>
            <w:rFonts w:asciiTheme="minorHAnsi" w:hAnsiTheme="minorHAnsi" w:cstheme="minorHAnsi"/>
            <w:szCs w:val="22"/>
          </w:rPr>
          <w:t>u</w:t>
        </w:r>
      </w:ins>
      <w:r w:rsidRPr="00C35E65">
        <w:rPr>
          <w:rFonts w:asciiTheme="minorHAnsi" w:hAnsiTheme="minorHAnsi" w:cstheme="minorHAnsi"/>
          <w:szCs w:val="22"/>
        </w:rPr>
        <w:t>r of an entity [ISO 19119:2005]</w:t>
      </w:r>
    </w:p>
    <w:p w14:paraId="72682648"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metadata</w:t>
      </w:r>
    </w:p>
    <w:p w14:paraId="20918A59"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information about a </w:t>
      </w:r>
      <w:r w:rsidRPr="00A5518E">
        <w:rPr>
          <w:rFonts w:asciiTheme="minorHAnsi" w:hAnsiTheme="minorHAnsi" w:cstheme="minorHAnsi"/>
          <w:b/>
          <w:szCs w:val="22"/>
          <w:lang w:val="en-US"/>
        </w:rPr>
        <w:t>resource</w:t>
      </w:r>
      <w:r w:rsidRPr="00A5518E">
        <w:rPr>
          <w:rFonts w:asciiTheme="minorHAnsi" w:hAnsiTheme="minorHAnsi" w:cstheme="minorHAnsi"/>
          <w:szCs w:val="22"/>
          <w:lang w:val="en-US"/>
        </w:rPr>
        <w:t xml:space="preserve"> [ISO 19115-1]; data that defines and describes other data [ISO 11179-3:2013]</w:t>
      </w:r>
    </w:p>
    <w:p w14:paraId="0A754B48"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model</w:t>
      </w:r>
    </w:p>
    <w:p w14:paraId="50D5BF8E"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abstraction of some aspects of reality [ISO 19109-2015]</w:t>
      </w:r>
    </w:p>
    <w:p w14:paraId="33227F7B"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operation</w:t>
      </w:r>
    </w:p>
    <w:p w14:paraId="4D8163CE" w14:textId="77777777" w:rsidR="00CD1DC2" w:rsidRPr="00A5518E" w:rsidRDefault="00CD1DC2" w:rsidP="00FF1EC0">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specification of a transformation or query that an object may be called to execute [ISO 19119:2005]</w:t>
      </w:r>
    </w:p>
    <w:p w14:paraId="77DEB2AB"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NOTE: An operation has a name and a list of parameters.</w:t>
      </w:r>
    </w:p>
    <w:p w14:paraId="35794C59"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register</w:t>
      </w:r>
    </w:p>
    <w:p w14:paraId="0972C07C" w14:textId="77777777" w:rsidR="00CD1DC2" w:rsidRPr="00A5518E" w:rsidRDefault="00CD1DC2" w:rsidP="00FF1EC0">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set of files containing identifiers assigned to items with descriptions of the associated items [ISO 19135]</w:t>
      </w:r>
    </w:p>
    <w:p w14:paraId="124F19D6"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NOTE: Descriptions may consist of many types of information, including names, definitions and codes.</w:t>
      </w:r>
    </w:p>
    <w:p w14:paraId="7F9ED079"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registry</w:t>
      </w:r>
    </w:p>
    <w:p w14:paraId="0AB0B8D5"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information system on which a </w:t>
      </w:r>
      <w:r w:rsidRPr="00A5518E">
        <w:rPr>
          <w:rFonts w:asciiTheme="minorHAnsi" w:hAnsiTheme="minorHAnsi" w:cstheme="minorHAnsi"/>
          <w:b/>
          <w:szCs w:val="22"/>
          <w:lang w:val="en-US"/>
        </w:rPr>
        <w:t>register</w:t>
      </w:r>
      <w:r w:rsidRPr="00A5518E">
        <w:rPr>
          <w:rFonts w:asciiTheme="minorHAnsi" w:hAnsiTheme="minorHAnsi" w:cstheme="minorHAnsi"/>
          <w:szCs w:val="22"/>
          <w:lang w:val="en-US"/>
        </w:rPr>
        <w:t xml:space="preserve"> is maintained [ISO 19135]</w:t>
      </w:r>
    </w:p>
    <w:p w14:paraId="38AF750F"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relationship</w:t>
      </w:r>
    </w:p>
    <w:p w14:paraId="3E2A8456"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semantic connection among </w:t>
      </w: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elements [ISO 19103]</w:t>
      </w:r>
    </w:p>
    <w:p w14:paraId="0023A074"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resource</w:t>
      </w:r>
    </w:p>
    <w:p w14:paraId="71CF2102" w14:textId="77777777" w:rsidR="00CD1DC2" w:rsidRPr="00A5518E" w:rsidRDefault="00CD1DC2" w:rsidP="00FF1EC0">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identifiable asset or means that fulfils a requirement [ISO 19115-1]</w:t>
      </w:r>
    </w:p>
    <w:p w14:paraId="323243A3"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EXAMPLES: Dataset, dataset series, service, document, initiative, software, person or organization.</w:t>
      </w:r>
    </w:p>
    <w:p w14:paraId="4D599A75"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scheme administrator</w:t>
      </w:r>
    </w:p>
    <w:p w14:paraId="018756F8"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organization solely responsible for maintaining and coordinating the protection scheme specified by S-100 [S-100 Part 15 (adapted)]</w:t>
      </w:r>
    </w:p>
    <w:p w14:paraId="4020211D"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service</w:t>
      </w:r>
    </w:p>
    <w:p w14:paraId="2BA33825"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distinct part of the functionality that is provided by an entity through </w:t>
      </w:r>
      <w:r w:rsidRPr="00A5518E">
        <w:rPr>
          <w:rFonts w:asciiTheme="minorHAnsi" w:hAnsiTheme="minorHAnsi" w:cstheme="minorHAnsi"/>
          <w:b/>
          <w:szCs w:val="22"/>
          <w:lang w:val="en-US"/>
        </w:rPr>
        <w:t>interfaces</w:t>
      </w:r>
      <w:r w:rsidRPr="00A5518E">
        <w:rPr>
          <w:rFonts w:asciiTheme="minorHAnsi" w:hAnsiTheme="minorHAnsi" w:cstheme="minorHAnsi"/>
          <w:szCs w:val="22"/>
          <w:lang w:val="en-US"/>
        </w:rPr>
        <w:t xml:space="preserve"> [ISO 19119:2005]</w:t>
      </w:r>
    </w:p>
    <w:p w14:paraId="2FADA3E2"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spatial object</w:t>
      </w:r>
    </w:p>
    <w:p w14:paraId="3374D0AC"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object used for representing a spatial characteristic of a feature [ISO 19107:2003]</w:t>
      </w:r>
    </w:p>
    <w:p w14:paraId="23761979"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stream</w:t>
      </w:r>
    </w:p>
    <w:p w14:paraId="04BBF946"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in online data exchange: a continuous sequence of fragmented data to be transported by a communication system [S-100]</w:t>
      </w:r>
    </w:p>
    <w:p w14:paraId="3A569C64"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universe of discourse</w:t>
      </w:r>
    </w:p>
    <w:p w14:paraId="27BA7761" w14:textId="77777777" w:rsidR="00CD1DC2" w:rsidRPr="00A5518E" w:rsidRDefault="00CD1DC2" w:rsidP="00700B1C">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view of the real or hypothetical world that includes everything of interest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37828FEB" w14:textId="77777777" w:rsidR="00CD1DC2" w:rsidRPr="00A5518E" w:rsidRDefault="00CD1DC2" w:rsidP="00700B1C">
      <w:pPr>
        <w:pStyle w:val="DescriptionTag"/>
        <w:rPr>
          <w:rFonts w:asciiTheme="minorHAnsi" w:hAnsiTheme="minorHAnsi" w:cstheme="minorHAnsi"/>
          <w:szCs w:val="22"/>
          <w:lang w:val="en-US"/>
        </w:rPr>
      </w:pPr>
      <w:r w:rsidRPr="00A5518E">
        <w:rPr>
          <w:rFonts w:asciiTheme="minorHAnsi" w:hAnsiTheme="minorHAnsi" w:cstheme="minorHAnsi"/>
          <w:szCs w:val="22"/>
          <w:lang w:val="en-US"/>
        </w:rPr>
        <w:lastRenderedPageBreak/>
        <w:t>vocabulary</w:t>
      </w:r>
    </w:p>
    <w:p w14:paraId="26D7EF62" w14:textId="77777777" w:rsidR="00CD1DC2" w:rsidRPr="00A5518E" w:rsidRDefault="00CD1DC2" w:rsidP="00700B1C">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terminological dictionary which contains designations and definitions from one or more specific subject fields [ISO 1087-1:2000]</w:t>
      </w:r>
    </w:p>
    <w:p w14:paraId="4CA9BBE0" w14:textId="77777777" w:rsidR="00CD1DC2" w:rsidRPr="00A5518E" w:rsidRDefault="00CD1DC2" w:rsidP="00E90993">
      <w:pPr>
        <w:pStyle w:val="DescriptionTag"/>
        <w:rPr>
          <w:rFonts w:asciiTheme="minorHAnsi" w:hAnsiTheme="minorHAnsi" w:cstheme="minorHAnsi"/>
          <w:szCs w:val="22"/>
          <w:lang w:val="en-US"/>
        </w:rPr>
      </w:pPr>
    </w:p>
    <w:p w14:paraId="74E8DA79" w14:textId="6D5EC435" w:rsidR="00E34BA1" w:rsidRPr="00E34BA1" w:rsidRDefault="00E34BA1">
      <w:pPr>
        <w:pStyle w:val="Heading2"/>
        <w:numPr>
          <w:ilvl w:val="1"/>
          <w:numId w:val="8"/>
        </w:numPr>
        <w:tabs>
          <w:tab w:val="left" w:pos="567"/>
        </w:tabs>
        <w:spacing w:before="60" w:after="240" w:line="240" w:lineRule="auto"/>
        <w:ind w:left="567" w:hanging="567"/>
        <w:rPr>
          <w:ins w:id="276" w:author="Teh Stand" w:date="2018-11-23T14:19:00Z"/>
          <w:rFonts w:ascii="Arial" w:hAnsi="Arial" w:cs="Arial"/>
          <w:b/>
          <w:color w:val="auto"/>
          <w:sz w:val="22"/>
          <w:szCs w:val="22"/>
          <w:lang w:val="en-GB" w:eastAsia="ja-JP"/>
        </w:rPr>
        <w:pPrChange w:id="277" w:author="Teh Stand" w:date="2018-11-23T14:19:00Z">
          <w:pPr>
            <w:pStyle w:val="Heading2"/>
            <w:numPr>
              <w:ilvl w:val="1"/>
              <w:numId w:val="8"/>
            </w:numPr>
            <w:tabs>
              <w:tab w:val="left" w:pos="567"/>
            </w:tabs>
            <w:ind w:left="357" w:hanging="357"/>
          </w:pPr>
        </w:pPrChange>
      </w:pPr>
      <w:bookmarkStart w:id="278" w:name="_Toc522592873"/>
      <w:bookmarkStart w:id="279" w:name="_Hlk502545736"/>
      <w:r>
        <w:rPr>
          <w:rFonts w:ascii="Arial" w:hAnsi="Arial" w:cs="Arial"/>
          <w:b/>
          <w:color w:val="auto"/>
          <w:sz w:val="22"/>
          <w:szCs w:val="22"/>
          <w:lang w:val="en-GB" w:eastAsia="ja-JP"/>
        </w:rPr>
        <w:t>Abbreviations</w:t>
      </w:r>
    </w:p>
    <w:bookmarkEnd w:id="278"/>
    <w:p w14:paraId="6F70207E" w14:textId="47188BFC" w:rsidR="00285FBD" w:rsidRPr="00A5518E" w:rsidRDefault="00285FBD" w:rsidP="00285FBD">
      <w:pPr>
        <w:spacing w:after="60" w:line="240" w:lineRule="auto"/>
        <w:ind w:left="1080" w:hanging="1080"/>
        <w:rPr>
          <w:lang w:val="en-GB"/>
        </w:rPr>
      </w:pPr>
      <w:r w:rsidRPr="00A5518E">
        <w:rPr>
          <w:lang w:val="en-GB"/>
        </w:rPr>
        <w:t>AIS</w:t>
      </w:r>
      <w:r w:rsidRPr="00A5518E">
        <w:rPr>
          <w:lang w:val="en-GB"/>
        </w:rPr>
        <w:tab/>
        <w:t>Automatic Identification System</w:t>
      </w:r>
    </w:p>
    <w:p w14:paraId="5243CE88" w14:textId="77777777" w:rsidR="00285FBD" w:rsidRPr="00927E98" w:rsidRDefault="00285FBD" w:rsidP="00285FBD">
      <w:pPr>
        <w:spacing w:after="60" w:line="240" w:lineRule="auto"/>
        <w:ind w:left="1080" w:hanging="1080"/>
        <w:rPr>
          <w:lang w:val="en-GB" w:eastAsia="ko-KR"/>
        </w:rPr>
      </w:pPr>
      <w:r w:rsidRPr="00927E98">
        <w:rPr>
          <w:lang w:val="en-GB" w:eastAsia="ko-KR"/>
        </w:rPr>
        <w:t>DQWG</w:t>
      </w:r>
      <w:r w:rsidRPr="00927E98">
        <w:rPr>
          <w:lang w:val="en-GB" w:eastAsia="ko-KR"/>
        </w:rPr>
        <w:tab/>
        <w:t xml:space="preserve">Data Quality Working Group </w:t>
      </w:r>
    </w:p>
    <w:p w14:paraId="5C90576E" w14:textId="77777777" w:rsidR="00285FBD" w:rsidRPr="00927E98" w:rsidRDefault="00285FBD" w:rsidP="00285FBD">
      <w:pPr>
        <w:spacing w:after="60" w:line="240" w:lineRule="auto"/>
        <w:ind w:left="1080" w:hanging="1080"/>
        <w:rPr>
          <w:lang w:val="en-GB" w:eastAsia="ko-KR"/>
        </w:rPr>
      </w:pPr>
      <w:r w:rsidRPr="00927E98">
        <w:rPr>
          <w:lang w:val="en-GB" w:eastAsia="ko-KR"/>
        </w:rPr>
        <w:t>ECDIS</w:t>
      </w:r>
      <w:r w:rsidRPr="00927E98">
        <w:rPr>
          <w:lang w:val="en-GB" w:eastAsia="ko-KR"/>
        </w:rPr>
        <w:tab/>
        <w:t>Electronic Chart Display and Information System</w:t>
      </w:r>
    </w:p>
    <w:p w14:paraId="28770375" w14:textId="77777777" w:rsidR="00285FBD" w:rsidRPr="00927E98" w:rsidRDefault="00285FBD" w:rsidP="00285FBD">
      <w:pPr>
        <w:spacing w:after="60" w:line="240" w:lineRule="auto"/>
        <w:ind w:left="1080" w:hanging="1080"/>
        <w:rPr>
          <w:lang w:val="en-GB" w:eastAsia="ko-KR"/>
        </w:rPr>
      </w:pPr>
      <w:r w:rsidRPr="00927E98">
        <w:rPr>
          <w:lang w:val="en-GB" w:eastAsia="ko-KR"/>
        </w:rPr>
        <w:t>ENC</w:t>
      </w:r>
      <w:r w:rsidRPr="00927E98">
        <w:rPr>
          <w:lang w:val="en-GB" w:eastAsia="ko-KR"/>
        </w:rPr>
        <w:tab/>
        <w:t>Electronic Navigational Chart</w:t>
      </w:r>
    </w:p>
    <w:p w14:paraId="1F67261B" w14:textId="0FFE2020" w:rsidR="00FC388D" w:rsidRPr="00927E98" w:rsidRDefault="00FC388D" w:rsidP="00A5518E">
      <w:pPr>
        <w:spacing w:after="60" w:line="240" w:lineRule="auto"/>
        <w:ind w:left="1080" w:hanging="1080"/>
        <w:rPr>
          <w:lang w:val="en-GB"/>
        </w:rPr>
      </w:pPr>
      <w:r w:rsidRPr="00927E98">
        <w:rPr>
          <w:lang w:val="en-GB"/>
        </w:rPr>
        <w:t>GML</w:t>
      </w:r>
      <w:r w:rsidRPr="00927E98">
        <w:rPr>
          <w:lang w:val="en-GB"/>
        </w:rPr>
        <w:tab/>
        <w:t>Geography Markup Language</w:t>
      </w:r>
    </w:p>
    <w:p w14:paraId="4C0F6FFF" w14:textId="27F7A86E" w:rsidR="002B4D08" w:rsidRPr="00927E98" w:rsidRDefault="002B4D08" w:rsidP="00A5518E">
      <w:pPr>
        <w:spacing w:after="60" w:line="240" w:lineRule="auto"/>
        <w:ind w:left="1080" w:hanging="1080"/>
        <w:rPr>
          <w:lang w:val="en-GB"/>
        </w:rPr>
      </w:pPr>
      <w:r w:rsidRPr="00927E98">
        <w:rPr>
          <w:lang w:val="en-GB"/>
        </w:rPr>
        <w:t>GFM</w:t>
      </w:r>
      <w:r w:rsidRPr="00927E98">
        <w:rPr>
          <w:lang w:val="en-GB"/>
        </w:rPr>
        <w:tab/>
        <w:t>General Feature Model</w:t>
      </w:r>
    </w:p>
    <w:p w14:paraId="23EC80B9" w14:textId="462E4AC6" w:rsidR="00285FBD" w:rsidRPr="00927E98" w:rsidRDefault="00285FBD" w:rsidP="00285FBD">
      <w:pPr>
        <w:spacing w:after="60" w:line="240" w:lineRule="auto"/>
        <w:ind w:left="1080" w:hanging="1080"/>
        <w:rPr>
          <w:lang w:val="en-GB" w:eastAsia="ko-KR"/>
        </w:rPr>
      </w:pPr>
      <w:r w:rsidRPr="00927E98">
        <w:rPr>
          <w:lang w:val="en-GB" w:eastAsia="ko-KR"/>
        </w:rPr>
        <w:t>GI registry</w:t>
      </w:r>
      <w:r w:rsidRPr="00927E98">
        <w:rPr>
          <w:lang w:val="en-GB" w:eastAsia="ko-KR"/>
        </w:rPr>
        <w:tab/>
        <w:t>Geospatial Information registry</w:t>
      </w:r>
    </w:p>
    <w:p w14:paraId="59430877" w14:textId="0A8D0E91" w:rsidR="00285FBD" w:rsidRPr="00A5518E" w:rsidRDefault="00285FBD" w:rsidP="00285FBD">
      <w:pPr>
        <w:spacing w:after="60" w:line="240" w:lineRule="auto"/>
        <w:ind w:left="1080" w:hanging="1080"/>
        <w:rPr>
          <w:lang w:val="en-GB"/>
        </w:rPr>
      </w:pPr>
      <w:r w:rsidRPr="00A5518E">
        <w:rPr>
          <w:lang w:val="en-GB"/>
        </w:rPr>
        <w:t>HDF</w:t>
      </w:r>
      <w:r w:rsidRPr="00A5518E">
        <w:rPr>
          <w:lang w:val="en-GB"/>
        </w:rPr>
        <w:tab/>
        <w:t>Hierarchical Data Format</w:t>
      </w:r>
    </w:p>
    <w:p w14:paraId="7BA89F62" w14:textId="2779E175" w:rsidR="00285FBD" w:rsidRPr="00A5518E" w:rsidRDefault="00285FBD" w:rsidP="00285FBD">
      <w:pPr>
        <w:spacing w:after="60" w:line="240" w:lineRule="auto"/>
        <w:ind w:left="1080" w:hanging="1080"/>
        <w:rPr>
          <w:lang w:val="en-GB"/>
        </w:rPr>
      </w:pPr>
      <w:r w:rsidRPr="00A5518E">
        <w:rPr>
          <w:lang w:val="en-GB"/>
        </w:rPr>
        <w:t>HTTP</w:t>
      </w:r>
      <w:r w:rsidRPr="00A5518E">
        <w:rPr>
          <w:lang w:val="en-GB"/>
        </w:rPr>
        <w:tab/>
        <w:t>Hypertext Transfer Protocol</w:t>
      </w:r>
    </w:p>
    <w:p w14:paraId="5303AE3E" w14:textId="5305FE40" w:rsidR="00285FBD" w:rsidRPr="00927E98" w:rsidRDefault="00285FBD" w:rsidP="00285FBD">
      <w:pPr>
        <w:spacing w:after="60" w:line="240" w:lineRule="auto"/>
        <w:ind w:left="1080" w:hanging="1080"/>
        <w:rPr>
          <w:lang w:val="en-GB"/>
        </w:rPr>
      </w:pPr>
      <w:r w:rsidRPr="00A5518E">
        <w:rPr>
          <w:lang w:val="en-GB"/>
        </w:rPr>
        <w:t>HTTPS</w:t>
      </w:r>
      <w:r w:rsidRPr="00927E98">
        <w:rPr>
          <w:lang w:val="en-GB"/>
        </w:rPr>
        <w:tab/>
        <w:t>HTTP Secure</w:t>
      </w:r>
    </w:p>
    <w:p w14:paraId="7952CAFF" w14:textId="406DE554" w:rsidR="00A83504" w:rsidRPr="00927E98" w:rsidRDefault="00A83504" w:rsidP="00A5518E">
      <w:pPr>
        <w:spacing w:after="60" w:line="240" w:lineRule="auto"/>
        <w:ind w:left="1080" w:hanging="1080"/>
        <w:rPr>
          <w:lang w:val="en-GB"/>
        </w:rPr>
      </w:pPr>
      <w:r w:rsidRPr="00927E98">
        <w:rPr>
          <w:lang w:val="en-GB"/>
        </w:rPr>
        <w:t>IALA</w:t>
      </w:r>
      <w:r w:rsidRPr="00927E98">
        <w:rPr>
          <w:lang w:val="en-GB"/>
        </w:rPr>
        <w:tab/>
        <w:t>International Association of Lighthouse Authorities</w:t>
      </w:r>
    </w:p>
    <w:p w14:paraId="7AE72391" w14:textId="77777777" w:rsidR="00A83504" w:rsidRPr="00927E98" w:rsidRDefault="00A83504" w:rsidP="00A5518E">
      <w:pPr>
        <w:spacing w:after="60" w:line="240" w:lineRule="auto"/>
        <w:ind w:left="1080" w:hanging="1080"/>
        <w:rPr>
          <w:lang w:val="en-GB"/>
        </w:rPr>
      </w:pPr>
      <w:r w:rsidRPr="00927E98">
        <w:rPr>
          <w:lang w:val="en-GB"/>
        </w:rPr>
        <w:t>IEC</w:t>
      </w:r>
      <w:r w:rsidRPr="00927E98">
        <w:rPr>
          <w:lang w:val="en-GB"/>
        </w:rPr>
        <w:tab/>
        <w:t>International Electrotechnical Commission</w:t>
      </w:r>
    </w:p>
    <w:p w14:paraId="19B1E5FA" w14:textId="2B767805" w:rsidR="00F353E7" w:rsidRPr="00927E98" w:rsidRDefault="00F353E7" w:rsidP="00A5518E">
      <w:pPr>
        <w:spacing w:after="60" w:line="240" w:lineRule="auto"/>
        <w:ind w:left="1080" w:hanging="1080"/>
        <w:rPr>
          <w:lang w:val="en-GB"/>
        </w:rPr>
      </w:pPr>
      <w:r w:rsidRPr="00927E98">
        <w:rPr>
          <w:lang w:val="en-GB"/>
        </w:rPr>
        <w:t xml:space="preserve">IHO </w:t>
      </w:r>
      <w:r w:rsidR="00983F9E" w:rsidRPr="00927E98">
        <w:rPr>
          <w:lang w:val="en-GB"/>
        </w:rPr>
        <w:tab/>
      </w:r>
      <w:r w:rsidRPr="00927E98">
        <w:rPr>
          <w:lang w:val="en-GB"/>
        </w:rPr>
        <w:t>International Hydrographic Organization</w:t>
      </w:r>
    </w:p>
    <w:p w14:paraId="5E4EF7DA" w14:textId="4F46BEEF" w:rsidR="00FC388D" w:rsidRPr="00927E98" w:rsidRDefault="00FC388D" w:rsidP="00A5518E">
      <w:pPr>
        <w:spacing w:after="60" w:line="240" w:lineRule="auto"/>
        <w:ind w:left="1080" w:hanging="1080"/>
        <w:rPr>
          <w:lang w:val="en-GB"/>
        </w:rPr>
      </w:pPr>
      <w:r w:rsidRPr="00927E98">
        <w:rPr>
          <w:lang w:val="en-GB"/>
        </w:rPr>
        <w:t>IMO</w:t>
      </w:r>
      <w:r w:rsidRPr="00927E98">
        <w:rPr>
          <w:lang w:val="en-GB"/>
        </w:rPr>
        <w:tab/>
        <w:t>International Maritime Organization</w:t>
      </w:r>
    </w:p>
    <w:p w14:paraId="0BC8CDC2" w14:textId="717F714E" w:rsidR="00285FBD" w:rsidRPr="00A5518E" w:rsidRDefault="00285FBD" w:rsidP="00285FBD">
      <w:pPr>
        <w:spacing w:after="60" w:line="240" w:lineRule="auto"/>
        <w:ind w:left="1080" w:hanging="1080"/>
        <w:rPr>
          <w:lang w:val="en-GB"/>
        </w:rPr>
      </w:pPr>
      <w:r w:rsidRPr="00A5518E">
        <w:rPr>
          <w:lang w:val="en-GB"/>
        </w:rPr>
        <w:t>ISO</w:t>
      </w:r>
      <w:r w:rsidR="004B0E5E" w:rsidRPr="00A5518E">
        <w:rPr>
          <w:lang w:val="en-GB"/>
        </w:rPr>
        <w:tab/>
        <w:t>International Organization for Standardization</w:t>
      </w:r>
    </w:p>
    <w:p w14:paraId="218443F7" w14:textId="71D9FA40" w:rsidR="00383918" w:rsidRPr="00927E98" w:rsidRDefault="00383918" w:rsidP="00A5518E">
      <w:pPr>
        <w:spacing w:after="60" w:line="240" w:lineRule="auto"/>
        <w:ind w:left="1080" w:hanging="1080"/>
        <w:rPr>
          <w:lang w:val="en-GB"/>
        </w:rPr>
      </w:pPr>
      <w:r w:rsidRPr="00927E98">
        <w:rPr>
          <w:lang w:val="en-GB"/>
        </w:rPr>
        <w:t>RENC</w:t>
      </w:r>
      <w:r w:rsidRPr="00927E98">
        <w:rPr>
          <w:lang w:val="en-GB"/>
        </w:rPr>
        <w:tab/>
        <w:t>Regional ENC Coordinating Centre</w:t>
      </w:r>
    </w:p>
    <w:p w14:paraId="50FAEB98" w14:textId="22EE96A6" w:rsidR="00285FBD" w:rsidRPr="00A5518E" w:rsidRDefault="00285FBD" w:rsidP="00285FBD">
      <w:pPr>
        <w:spacing w:after="60" w:line="240" w:lineRule="auto"/>
        <w:ind w:left="1080" w:hanging="1080"/>
        <w:rPr>
          <w:lang w:val="en-GB"/>
        </w:rPr>
      </w:pPr>
      <w:r w:rsidRPr="00A5518E">
        <w:rPr>
          <w:lang w:val="en-GB"/>
        </w:rPr>
        <w:t>REST</w:t>
      </w:r>
      <w:r w:rsidR="004B0E5E" w:rsidRPr="00A5518E">
        <w:rPr>
          <w:lang w:val="en-GB"/>
        </w:rPr>
        <w:tab/>
        <w:t>Representational State Transfer</w:t>
      </w:r>
    </w:p>
    <w:p w14:paraId="7C3DCB86" w14:textId="1470AE03" w:rsidR="00ED74AE" w:rsidRPr="00927E98" w:rsidRDefault="00ED74AE" w:rsidP="00A5518E">
      <w:pPr>
        <w:spacing w:after="60" w:line="240" w:lineRule="auto"/>
        <w:ind w:left="1080" w:hanging="1080"/>
        <w:rPr>
          <w:lang w:val="en-GB" w:eastAsia="ko-KR"/>
        </w:rPr>
      </w:pPr>
      <w:r w:rsidRPr="00927E98">
        <w:rPr>
          <w:lang w:val="en-GB" w:eastAsia="ko-KR"/>
        </w:rPr>
        <w:t>SENC</w:t>
      </w:r>
      <w:r w:rsidRPr="00927E98">
        <w:rPr>
          <w:lang w:val="en-GB" w:eastAsia="ko-KR"/>
        </w:rPr>
        <w:tab/>
        <w:t>System Electronic Navigational Chart</w:t>
      </w:r>
    </w:p>
    <w:p w14:paraId="74676654" w14:textId="7330E1D8" w:rsidR="00285FBD" w:rsidRPr="00A5518E" w:rsidRDefault="00285FBD" w:rsidP="00285FBD">
      <w:pPr>
        <w:spacing w:after="60" w:line="240" w:lineRule="auto"/>
        <w:ind w:left="1080" w:hanging="1080"/>
        <w:rPr>
          <w:lang w:val="en-GB"/>
        </w:rPr>
      </w:pPr>
      <w:r w:rsidRPr="00A5518E">
        <w:rPr>
          <w:lang w:val="en-GB"/>
        </w:rPr>
        <w:t>SOAP</w:t>
      </w:r>
      <w:r w:rsidR="004B0E5E" w:rsidRPr="00A5518E">
        <w:rPr>
          <w:lang w:val="en-GB"/>
        </w:rPr>
        <w:tab/>
        <w:t>Simple Object Access Protocol</w:t>
      </w:r>
    </w:p>
    <w:p w14:paraId="3DCD8792" w14:textId="420EF074" w:rsidR="00285FBD" w:rsidRPr="00A5518E" w:rsidRDefault="00285FBD" w:rsidP="00285FBD">
      <w:pPr>
        <w:spacing w:after="60" w:line="240" w:lineRule="auto"/>
        <w:ind w:left="1080" w:hanging="1080"/>
        <w:rPr>
          <w:lang w:val="en-GB"/>
        </w:rPr>
      </w:pPr>
      <w:r w:rsidRPr="00A5518E">
        <w:rPr>
          <w:lang w:val="en-GB"/>
        </w:rPr>
        <w:t>SoS</w:t>
      </w:r>
      <w:r w:rsidR="004B0E5E" w:rsidRPr="00A5518E">
        <w:rPr>
          <w:lang w:val="en-GB"/>
        </w:rPr>
        <w:tab/>
        <w:t>Sensor Observation Service</w:t>
      </w:r>
    </w:p>
    <w:p w14:paraId="3FAAED3D" w14:textId="287F224A" w:rsidR="00285FBD" w:rsidRPr="00A5518E" w:rsidRDefault="00285FBD" w:rsidP="00285FBD">
      <w:pPr>
        <w:spacing w:after="60" w:line="240" w:lineRule="auto"/>
        <w:ind w:left="1080" w:hanging="1080"/>
        <w:rPr>
          <w:lang w:val="en-GB"/>
        </w:rPr>
      </w:pPr>
      <w:r w:rsidRPr="00A5518E">
        <w:rPr>
          <w:lang w:val="en-GB"/>
        </w:rPr>
        <w:t>SSL</w:t>
      </w:r>
      <w:r w:rsidR="004B0E5E" w:rsidRPr="00A5518E">
        <w:rPr>
          <w:lang w:val="en-GB"/>
        </w:rPr>
        <w:tab/>
        <w:t>Secure Sockets Layer</w:t>
      </w:r>
    </w:p>
    <w:p w14:paraId="553869BF" w14:textId="13B869A5" w:rsidR="00285FBD" w:rsidRPr="00A5518E" w:rsidRDefault="00285FBD" w:rsidP="00285FBD">
      <w:pPr>
        <w:spacing w:after="60" w:line="240" w:lineRule="auto"/>
        <w:ind w:left="1080" w:hanging="1080"/>
        <w:rPr>
          <w:lang w:val="en-GB"/>
        </w:rPr>
      </w:pPr>
      <w:r w:rsidRPr="00A5518E">
        <w:rPr>
          <w:lang w:val="en-GB"/>
        </w:rPr>
        <w:t>TCP/IP</w:t>
      </w:r>
      <w:r w:rsidR="004B0E5E" w:rsidRPr="00A5518E">
        <w:rPr>
          <w:lang w:val="en-GB"/>
        </w:rPr>
        <w:tab/>
        <w:t>Transmission Control Protocol/ Internet Protocol</w:t>
      </w:r>
    </w:p>
    <w:p w14:paraId="41D06B54" w14:textId="475CDF47" w:rsidR="00D8360F" w:rsidRPr="00927E98" w:rsidRDefault="00D8360F">
      <w:pPr>
        <w:spacing w:after="60" w:line="240" w:lineRule="auto"/>
        <w:ind w:left="1080" w:hanging="1080"/>
        <w:rPr>
          <w:lang w:val="en-GB" w:eastAsia="ko-KR"/>
        </w:rPr>
      </w:pPr>
      <w:r w:rsidRPr="00927E98">
        <w:rPr>
          <w:lang w:val="en-GB" w:eastAsia="ko-KR"/>
        </w:rPr>
        <w:t>VTS</w:t>
      </w:r>
      <w:r w:rsidRPr="00927E98">
        <w:rPr>
          <w:lang w:val="en-GB" w:eastAsia="ko-KR"/>
        </w:rPr>
        <w:tab/>
        <w:t>Vessel Traffic Service</w:t>
      </w:r>
    </w:p>
    <w:p w14:paraId="01FA0A32" w14:textId="6C8A3977" w:rsidR="00285FBD" w:rsidRPr="00A5518E" w:rsidRDefault="00285FBD">
      <w:pPr>
        <w:spacing w:after="60" w:line="240" w:lineRule="auto"/>
        <w:ind w:left="1080" w:hanging="1080"/>
        <w:rPr>
          <w:lang w:val="en-GB"/>
        </w:rPr>
      </w:pPr>
      <w:r w:rsidRPr="00A5518E">
        <w:rPr>
          <w:lang w:val="en-GB"/>
        </w:rPr>
        <w:t>WSDL</w:t>
      </w:r>
      <w:r w:rsidR="004B0E5E" w:rsidRPr="00A5518E">
        <w:rPr>
          <w:lang w:val="en-GB"/>
        </w:rPr>
        <w:tab/>
        <w:t>Web Services Description Language</w:t>
      </w:r>
    </w:p>
    <w:p w14:paraId="2BAF4463" w14:textId="15F9DE6B" w:rsidR="00285FBD" w:rsidRPr="00A5518E" w:rsidDel="00601CFF" w:rsidRDefault="00285FBD">
      <w:pPr>
        <w:spacing w:after="60" w:line="240" w:lineRule="auto"/>
        <w:ind w:left="1080" w:hanging="1080"/>
        <w:rPr>
          <w:del w:id="280" w:author="Teh Stand" w:date="2018-11-12T11:48:00Z"/>
          <w:lang w:val="en-GB"/>
        </w:rPr>
      </w:pPr>
    </w:p>
    <w:p w14:paraId="50EE74F1" w14:textId="7FDE5ACD" w:rsidR="00285FBD" w:rsidRPr="00927E98" w:rsidRDefault="00285FBD" w:rsidP="00A5518E">
      <w:pPr>
        <w:spacing w:after="60" w:line="240" w:lineRule="auto"/>
        <w:ind w:left="1080" w:hanging="1080"/>
        <w:rPr>
          <w:lang w:val="en-GB" w:eastAsia="ko-KR"/>
        </w:rPr>
      </w:pPr>
      <w:r w:rsidRPr="00A5518E">
        <w:rPr>
          <w:lang w:val="en-GB"/>
        </w:rPr>
        <w:t>WFS</w:t>
      </w:r>
      <w:r w:rsidR="004B0E5E" w:rsidRPr="00A5518E">
        <w:rPr>
          <w:lang w:val="en-GB"/>
        </w:rPr>
        <w:tab/>
        <w:t>Web Feature Service</w:t>
      </w:r>
    </w:p>
    <w:bookmarkEnd w:id="279"/>
    <w:p w14:paraId="40765307" w14:textId="353C6A2A" w:rsidR="00285FBD" w:rsidRPr="00927E98" w:rsidRDefault="00285FBD" w:rsidP="00285FBD">
      <w:pPr>
        <w:spacing w:after="60" w:line="240" w:lineRule="auto"/>
        <w:ind w:left="1080" w:hanging="1080"/>
        <w:rPr>
          <w:lang w:val="en-GB"/>
        </w:rPr>
      </w:pPr>
      <w:r w:rsidRPr="00927E98">
        <w:rPr>
          <w:lang w:val="en-GB"/>
        </w:rPr>
        <w:t xml:space="preserve">XML </w:t>
      </w:r>
      <w:r w:rsidRPr="00927E98">
        <w:rPr>
          <w:lang w:val="en-GB"/>
        </w:rPr>
        <w:tab/>
        <w:t>eXtensible Markup Language</w:t>
      </w:r>
    </w:p>
    <w:p w14:paraId="165C12EE" w14:textId="77777777" w:rsidR="00285FBD" w:rsidRPr="00927E98" w:rsidRDefault="00285FBD" w:rsidP="00700B1C">
      <w:pPr>
        <w:spacing w:line="240" w:lineRule="auto"/>
        <w:ind w:left="1077" w:hanging="1077"/>
        <w:rPr>
          <w:lang w:val="en-GB"/>
        </w:rPr>
      </w:pPr>
      <w:r w:rsidRPr="00927E98">
        <w:rPr>
          <w:lang w:val="en-GB"/>
        </w:rPr>
        <w:t>XSD</w:t>
      </w:r>
      <w:r w:rsidRPr="00927E98">
        <w:rPr>
          <w:lang w:val="en-GB"/>
        </w:rPr>
        <w:tab/>
        <w:t>XML Schema Definition</w:t>
      </w:r>
    </w:p>
    <w:p w14:paraId="1449935F" w14:textId="1644765F" w:rsidR="00F353E7" w:rsidRPr="00927E98" w:rsidDel="00700B1C" w:rsidRDefault="00F353E7" w:rsidP="00700B1C">
      <w:pPr>
        <w:spacing w:line="240" w:lineRule="auto"/>
        <w:ind w:left="431" w:hanging="431"/>
        <w:rPr>
          <w:del w:id="281" w:author="Teh Stand" w:date="2018-11-21T11:17:00Z"/>
          <w:lang w:val="en-GB"/>
        </w:rPr>
      </w:pPr>
    </w:p>
    <w:p w14:paraId="0CE38B5C" w14:textId="37FD3D1F" w:rsidR="009F0A09" w:rsidRPr="00481F3C" w:rsidRDefault="009F0A09" w:rsidP="00700B1C">
      <w:pPr>
        <w:pStyle w:val="Heading1"/>
        <w:keepLines w:val="0"/>
        <w:numPr>
          <w:ilvl w:val="0"/>
          <w:numId w:val="8"/>
        </w:numPr>
        <w:tabs>
          <w:tab w:val="left" w:pos="400"/>
          <w:tab w:val="left" w:pos="560"/>
        </w:tabs>
        <w:suppressAutoHyphens/>
        <w:spacing w:before="60" w:after="240" w:line="240" w:lineRule="auto"/>
        <w:ind w:left="431" w:hanging="431"/>
        <w:jc w:val="both"/>
        <w:rPr>
          <w:rFonts w:ascii="Arial" w:eastAsia="MS Mincho" w:hAnsi="Arial" w:cs="Times New Roman"/>
          <w:b/>
          <w:bCs/>
          <w:color w:val="auto"/>
          <w:sz w:val="24"/>
          <w:szCs w:val="20"/>
          <w:lang w:val="en-GB" w:eastAsia="ja-JP"/>
        </w:rPr>
      </w:pPr>
      <w:bookmarkStart w:id="282" w:name="_Toc502540915"/>
      <w:bookmarkStart w:id="283" w:name="_Toc502558219"/>
      <w:r w:rsidRPr="00481F3C">
        <w:rPr>
          <w:rFonts w:ascii="Arial" w:eastAsia="MS Mincho" w:hAnsi="Arial" w:cs="Times New Roman"/>
          <w:b/>
          <w:bCs/>
          <w:color w:val="auto"/>
          <w:sz w:val="24"/>
          <w:szCs w:val="20"/>
          <w:lang w:val="en-GB" w:eastAsia="ja-JP"/>
        </w:rPr>
        <w:t xml:space="preserve">S-100 </w:t>
      </w:r>
      <w:r w:rsidR="00F559AF" w:rsidRPr="00481F3C">
        <w:rPr>
          <w:rFonts w:ascii="Arial" w:eastAsia="MS Mincho" w:hAnsi="Arial" w:cs="Times New Roman"/>
          <w:b/>
          <w:bCs/>
          <w:color w:val="auto"/>
          <w:sz w:val="24"/>
          <w:szCs w:val="20"/>
          <w:lang w:val="en-GB" w:eastAsia="ja-JP"/>
        </w:rPr>
        <w:t xml:space="preserve">product specification template </w:t>
      </w:r>
      <w:r w:rsidR="00383918" w:rsidRPr="00481F3C">
        <w:rPr>
          <w:rFonts w:ascii="Arial" w:eastAsia="MS Mincho" w:hAnsi="Arial" w:cs="Times New Roman"/>
          <w:b/>
          <w:bCs/>
          <w:color w:val="auto"/>
          <w:sz w:val="24"/>
          <w:szCs w:val="20"/>
          <w:lang w:val="en-GB" w:eastAsia="ja-JP"/>
        </w:rPr>
        <w:t>and</w:t>
      </w:r>
      <w:r w:rsidR="00D15E5F" w:rsidRPr="00481F3C">
        <w:rPr>
          <w:rFonts w:ascii="Arial" w:eastAsia="MS Mincho" w:hAnsi="Arial" w:cs="Times New Roman"/>
          <w:b/>
          <w:bCs/>
          <w:color w:val="auto"/>
          <w:sz w:val="24"/>
          <w:szCs w:val="20"/>
          <w:lang w:val="en-GB" w:eastAsia="ja-JP"/>
        </w:rPr>
        <w:t xml:space="preserve"> </w:t>
      </w:r>
      <w:r w:rsidR="00F559AF" w:rsidRPr="00481F3C">
        <w:rPr>
          <w:rFonts w:ascii="Arial" w:eastAsia="MS Mincho" w:hAnsi="Arial" w:cs="Times New Roman"/>
          <w:b/>
          <w:bCs/>
          <w:color w:val="auto"/>
          <w:sz w:val="24"/>
          <w:szCs w:val="20"/>
          <w:lang w:val="en-GB" w:eastAsia="ja-JP"/>
        </w:rPr>
        <w:t xml:space="preserve">its </w:t>
      </w:r>
      <w:bookmarkEnd w:id="282"/>
      <w:bookmarkEnd w:id="283"/>
      <w:r w:rsidR="00F559AF" w:rsidRPr="00481F3C">
        <w:rPr>
          <w:rFonts w:ascii="Arial" w:eastAsia="MS Mincho" w:hAnsi="Arial" w:cs="Times New Roman"/>
          <w:b/>
          <w:bCs/>
          <w:color w:val="auto"/>
          <w:sz w:val="24"/>
          <w:szCs w:val="20"/>
          <w:lang w:val="en-GB" w:eastAsia="ja-JP"/>
        </w:rPr>
        <w:t>components</w:t>
      </w:r>
    </w:p>
    <w:p w14:paraId="255D7B0A" w14:textId="7528E54B" w:rsidR="00F85507" w:rsidRPr="00927E98" w:rsidRDefault="00F85507" w:rsidP="00700B1C">
      <w:pPr>
        <w:autoSpaceDE w:val="0"/>
        <w:autoSpaceDN w:val="0"/>
        <w:adjustRightInd w:val="0"/>
        <w:spacing w:line="240" w:lineRule="auto"/>
        <w:jc w:val="both"/>
        <w:rPr>
          <w:lang w:val="en-GB"/>
        </w:rPr>
      </w:pPr>
      <w:r w:rsidRPr="00927E98">
        <w:rPr>
          <w:lang w:val="en-GB"/>
        </w:rPr>
        <w:t xml:space="preserve">A data </w:t>
      </w:r>
      <w:del w:id="284" w:author="Teh Stand" w:date="2018-11-13T07:51:00Z">
        <w:r w:rsidRPr="00927E98" w:rsidDel="00481F3C">
          <w:rPr>
            <w:lang w:val="en-GB"/>
          </w:rPr>
          <w:delText xml:space="preserve">product </w:delText>
        </w:r>
      </w:del>
      <w:ins w:id="285" w:author="Teh Stand" w:date="2018-11-13T07:51:00Z">
        <w:r w:rsidR="00481F3C">
          <w:rPr>
            <w:lang w:val="en-GB"/>
          </w:rPr>
          <w:t>P</w:t>
        </w:r>
        <w:r w:rsidR="00481F3C" w:rsidRPr="00927E98">
          <w:rPr>
            <w:lang w:val="en-GB"/>
          </w:rPr>
          <w:t xml:space="preserve">roduct </w:t>
        </w:r>
      </w:ins>
      <w:del w:id="286" w:author="Teh Stand" w:date="2018-11-13T07:51:00Z">
        <w:r w:rsidRPr="00927E98" w:rsidDel="00481F3C">
          <w:rPr>
            <w:lang w:val="en-GB"/>
          </w:rPr>
          <w:delText xml:space="preserve">specification </w:delText>
        </w:r>
      </w:del>
      <w:ins w:id="287" w:author="Teh Stand" w:date="2018-11-13T07:51:00Z">
        <w:r w:rsidR="00481F3C">
          <w:rPr>
            <w:lang w:val="en-GB"/>
          </w:rPr>
          <w:t>S</w:t>
        </w:r>
        <w:r w:rsidR="00481F3C" w:rsidRPr="00927E98">
          <w:rPr>
            <w:lang w:val="en-GB"/>
          </w:rPr>
          <w:t xml:space="preserve">pecification </w:t>
        </w:r>
      </w:ins>
      <w:r w:rsidRPr="00927E98">
        <w:rPr>
          <w:lang w:val="en-GB"/>
        </w:rPr>
        <w:t xml:space="preserve">is a precise technical description which defines a geospatial data product. It describes all the features, attributes and relationships of a given application and their mapping to a dataset. It includes general information for data identification as well as information for data content and structure, reference system, data quality aspects, data capture, </w:t>
      </w:r>
      <w:r w:rsidR="00E74E55" w:rsidRPr="00927E98">
        <w:rPr>
          <w:lang w:val="en-GB" w:eastAsia="ko-KR"/>
        </w:rPr>
        <w:t xml:space="preserve">portrayal, </w:t>
      </w:r>
      <w:r w:rsidRPr="00927E98">
        <w:rPr>
          <w:lang w:val="en-GB"/>
        </w:rPr>
        <w:t xml:space="preserve">maintenance, delivery and metadata. It may be created and used on different occasions, by </w:t>
      </w:r>
      <w:r w:rsidR="00E74E55" w:rsidRPr="00927E98">
        <w:rPr>
          <w:lang w:val="en-GB" w:eastAsia="ko-KR"/>
        </w:rPr>
        <w:t xml:space="preserve">various </w:t>
      </w:r>
      <w:r w:rsidRPr="00927E98">
        <w:rPr>
          <w:lang w:val="en-GB"/>
        </w:rPr>
        <w:t xml:space="preserve">parties and for </w:t>
      </w:r>
      <w:r w:rsidR="00E74E55" w:rsidRPr="00927E98">
        <w:rPr>
          <w:lang w:val="en-GB" w:eastAsia="ko-KR"/>
        </w:rPr>
        <w:t>various purposes</w:t>
      </w:r>
      <w:r w:rsidRPr="00927E98">
        <w:rPr>
          <w:lang w:val="en-GB"/>
        </w:rPr>
        <w:t>.</w:t>
      </w:r>
    </w:p>
    <w:p w14:paraId="14464A4D" w14:textId="73652C72" w:rsidR="00F85507" w:rsidRPr="00927E98" w:rsidDel="00700B1C" w:rsidRDefault="00F85507" w:rsidP="00700B1C">
      <w:pPr>
        <w:autoSpaceDE w:val="0"/>
        <w:autoSpaceDN w:val="0"/>
        <w:adjustRightInd w:val="0"/>
        <w:spacing w:line="240" w:lineRule="auto"/>
        <w:rPr>
          <w:del w:id="288" w:author="Teh Stand" w:date="2018-11-21T11:17:00Z"/>
          <w:lang w:val="en-GB"/>
        </w:rPr>
      </w:pPr>
    </w:p>
    <w:p w14:paraId="11F76E83" w14:textId="5CC1429C" w:rsidR="00F85507" w:rsidRPr="00927E98" w:rsidRDefault="00F85507" w:rsidP="00700B1C">
      <w:pPr>
        <w:autoSpaceDE w:val="0"/>
        <w:autoSpaceDN w:val="0"/>
        <w:adjustRightInd w:val="0"/>
        <w:spacing w:line="240" w:lineRule="auto"/>
        <w:jc w:val="both"/>
        <w:rPr>
          <w:lang w:val="en-GB"/>
        </w:rPr>
      </w:pPr>
      <w:r w:rsidRPr="00927E98">
        <w:rPr>
          <w:lang w:val="en-GB"/>
        </w:rPr>
        <w:t xml:space="preserve">Part </w:t>
      </w:r>
      <w:r w:rsidR="00C17FCB" w:rsidRPr="00927E98">
        <w:rPr>
          <w:lang w:val="en-GB"/>
        </w:rPr>
        <w:t xml:space="preserve">11 </w:t>
      </w:r>
      <w:r w:rsidRPr="00927E98">
        <w:rPr>
          <w:lang w:val="en-GB"/>
        </w:rPr>
        <w:t>of S-100 describes data product specifications for geographic</w:t>
      </w:r>
      <w:r w:rsidR="00C17FCB" w:rsidRPr="00927E98">
        <w:rPr>
          <w:lang w:val="en-GB"/>
        </w:rPr>
        <w:t xml:space="preserve"> </w:t>
      </w:r>
      <w:r w:rsidRPr="00927E98">
        <w:rPr>
          <w:lang w:val="en-GB"/>
        </w:rPr>
        <w:t>data products. Its aim is to provide a clear and similar structure for any data product specification to be</w:t>
      </w:r>
      <w:r w:rsidR="00C17FCB" w:rsidRPr="00927E98">
        <w:rPr>
          <w:lang w:val="en-GB"/>
        </w:rPr>
        <w:t xml:space="preserve"> </w:t>
      </w:r>
      <w:r w:rsidRPr="00927E98">
        <w:rPr>
          <w:lang w:val="en-GB"/>
        </w:rPr>
        <w:t xml:space="preserve">written. </w:t>
      </w:r>
      <w:r w:rsidR="00C17FCB" w:rsidRPr="00927E98">
        <w:rPr>
          <w:lang w:val="en-GB"/>
        </w:rPr>
        <w:t>A</w:t>
      </w:r>
      <w:r w:rsidRPr="00927E98">
        <w:rPr>
          <w:lang w:val="en-GB"/>
        </w:rPr>
        <w:t xml:space="preserve"> </w:t>
      </w:r>
      <w:del w:id="289" w:author="Teh Stand" w:date="2018-11-13T07:50:00Z">
        <w:r w:rsidRPr="00927E98" w:rsidDel="00CE2989">
          <w:rPr>
            <w:lang w:val="en-GB"/>
          </w:rPr>
          <w:delText xml:space="preserve">product </w:delText>
        </w:r>
      </w:del>
      <w:ins w:id="290" w:author="Teh Stand" w:date="2018-11-13T07:50:00Z">
        <w:r w:rsidR="00CE2989">
          <w:rPr>
            <w:lang w:val="en-GB"/>
          </w:rPr>
          <w:t>P</w:t>
        </w:r>
        <w:r w:rsidR="00CE2989" w:rsidRPr="00927E98">
          <w:rPr>
            <w:lang w:val="en-GB"/>
          </w:rPr>
          <w:t xml:space="preserve">roduct </w:t>
        </w:r>
      </w:ins>
      <w:del w:id="291" w:author="Teh Stand" w:date="2018-11-13T07:50:00Z">
        <w:r w:rsidRPr="00927E98" w:rsidDel="00CE2989">
          <w:rPr>
            <w:lang w:val="en-GB"/>
          </w:rPr>
          <w:delText xml:space="preserve">specification </w:delText>
        </w:r>
      </w:del>
      <w:ins w:id="292" w:author="Teh Stand" w:date="2018-11-13T07:50:00Z">
        <w:r w:rsidR="00CE2989">
          <w:rPr>
            <w:lang w:val="en-GB"/>
          </w:rPr>
          <w:t>S</w:t>
        </w:r>
        <w:r w:rsidR="00CE2989" w:rsidRPr="00927E98">
          <w:rPr>
            <w:lang w:val="en-GB"/>
          </w:rPr>
          <w:t xml:space="preserve">pecification </w:t>
        </w:r>
      </w:ins>
      <w:r w:rsidRPr="00927E98">
        <w:rPr>
          <w:lang w:val="en-GB"/>
        </w:rPr>
        <w:t>shall constitute a set of human readable documentation. Generally, it should</w:t>
      </w:r>
      <w:r w:rsidR="00C17FCB" w:rsidRPr="00927E98">
        <w:rPr>
          <w:lang w:val="en-GB"/>
        </w:rPr>
        <w:t xml:space="preserve"> </w:t>
      </w:r>
      <w:r w:rsidRPr="00927E98">
        <w:rPr>
          <w:lang w:val="en-GB"/>
        </w:rPr>
        <w:t xml:space="preserve">also include machine readable files for information such as the </w:t>
      </w:r>
      <w:del w:id="293" w:author="Teh Stand" w:date="2018-11-13T07:50:00Z">
        <w:r w:rsidRPr="00927E98" w:rsidDel="00CE2989">
          <w:rPr>
            <w:lang w:val="en-GB"/>
          </w:rPr>
          <w:delText xml:space="preserve">feature </w:delText>
        </w:r>
      </w:del>
      <w:ins w:id="294" w:author="Teh Stand" w:date="2018-11-13T07:50:00Z">
        <w:r w:rsidR="00CE2989">
          <w:rPr>
            <w:lang w:val="en-GB"/>
          </w:rPr>
          <w:t>F</w:t>
        </w:r>
        <w:r w:rsidR="00CE2989" w:rsidRPr="00927E98">
          <w:rPr>
            <w:lang w:val="en-GB"/>
          </w:rPr>
          <w:t xml:space="preserve">eature </w:t>
        </w:r>
      </w:ins>
      <w:del w:id="295" w:author="Teh Stand" w:date="2018-11-13T07:50:00Z">
        <w:r w:rsidRPr="00927E98" w:rsidDel="00CE2989">
          <w:rPr>
            <w:lang w:val="en-GB"/>
          </w:rPr>
          <w:delText>catalogue</w:delText>
        </w:r>
      </w:del>
      <w:ins w:id="296" w:author="Teh Stand" w:date="2018-11-13T07:50:00Z">
        <w:r w:rsidR="00CE2989">
          <w:rPr>
            <w:lang w:val="en-GB"/>
          </w:rPr>
          <w:t>C</w:t>
        </w:r>
        <w:r w:rsidR="00CE2989" w:rsidRPr="00927E98">
          <w:rPr>
            <w:lang w:val="en-GB"/>
          </w:rPr>
          <w:t>atalogue</w:t>
        </w:r>
      </w:ins>
      <w:r w:rsidRPr="00927E98">
        <w:rPr>
          <w:lang w:val="en-GB"/>
        </w:rPr>
        <w:t xml:space="preserve">, the </w:t>
      </w:r>
      <w:del w:id="297" w:author="Teh Stand" w:date="2018-11-13T07:50:00Z">
        <w:r w:rsidRPr="00927E98" w:rsidDel="00CE2989">
          <w:rPr>
            <w:lang w:val="en-GB"/>
          </w:rPr>
          <w:delText>application</w:delText>
        </w:r>
        <w:r w:rsidR="00C17FCB" w:rsidRPr="00927E98" w:rsidDel="00CE2989">
          <w:rPr>
            <w:lang w:val="en-GB"/>
          </w:rPr>
          <w:delText xml:space="preserve"> </w:delText>
        </w:r>
      </w:del>
      <w:ins w:id="298" w:author="Teh Stand" w:date="2018-11-13T07:50:00Z">
        <w:r w:rsidR="00CE2989">
          <w:rPr>
            <w:lang w:val="en-GB"/>
          </w:rPr>
          <w:t>A</w:t>
        </w:r>
        <w:r w:rsidR="00CE2989" w:rsidRPr="00927E98">
          <w:rPr>
            <w:lang w:val="en-GB"/>
          </w:rPr>
          <w:t xml:space="preserve">pplication </w:t>
        </w:r>
      </w:ins>
      <w:del w:id="299" w:author="Teh Stand" w:date="2018-11-13T07:50:00Z">
        <w:r w:rsidRPr="00927E98" w:rsidDel="00CE2989">
          <w:rPr>
            <w:lang w:val="en-GB"/>
          </w:rPr>
          <w:delText xml:space="preserve">schema </w:delText>
        </w:r>
      </w:del>
      <w:ins w:id="300" w:author="Teh Stand" w:date="2018-11-13T07:50:00Z">
        <w:r w:rsidR="00CE2989">
          <w:rPr>
            <w:lang w:val="en-GB"/>
          </w:rPr>
          <w:t>S</w:t>
        </w:r>
        <w:r w:rsidR="00CE2989" w:rsidRPr="00927E98">
          <w:rPr>
            <w:lang w:val="en-GB"/>
          </w:rPr>
          <w:t xml:space="preserve">chema </w:t>
        </w:r>
      </w:ins>
      <w:r w:rsidRPr="00927E98">
        <w:rPr>
          <w:lang w:val="en-GB"/>
        </w:rPr>
        <w:t xml:space="preserve">and the CRS parameters. An example of a compliant </w:t>
      </w:r>
      <w:del w:id="301" w:author="Teh Stand" w:date="2018-11-13T07:51:00Z">
        <w:r w:rsidRPr="00927E98" w:rsidDel="00CE2989">
          <w:rPr>
            <w:lang w:val="en-GB"/>
          </w:rPr>
          <w:delText xml:space="preserve">product </w:delText>
        </w:r>
      </w:del>
      <w:ins w:id="302" w:author="Teh Stand" w:date="2018-11-13T07:51:00Z">
        <w:r w:rsidR="00CE2989">
          <w:rPr>
            <w:lang w:val="en-GB"/>
          </w:rPr>
          <w:t>P</w:t>
        </w:r>
        <w:r w:rsidR="00CE2989" w:rsidRPr="00927E98">
          <w:rPr>
            <w:lang w:val="en-GB"/>
          </w:rPr>
          <w:t xml:space="preserve">roduct </w:t>
        </w:r>
      </w:ins>
      <w:del w:id="303" w:author="Teh Stand" w:date="2018-11-13T07:51:00Z">
        <w:r w:rsidRPr="00927E98" w:rsidDel="00CE2989">
          <w:rPr>
            <w:lang w:val="en-GB"/>
          </w:rPr>
          <w:delText xml:space="preserve">specification </w:delText>
        </w:r>
      </w:del>
      <w:ins w:id="304" w:author="Teh Stand" w:date="2018-11-13T07:51:00Z">
        <w:r w:rsidR="00CE2989">
          <w:rPr>
            <w:lang w:val="en-GB"/>
          </w:rPr>
          <w:t>S</w:t>
        </w:r>
        <w:r w:rsidR="00CE2989" w:rsidRPr="00927E98">
          <w:rPr>
            <w:lang w:val="en-GB"/>
          </w:rPr>
          <w:t xml:space="preserve">pecification </w:t>
        </w:r>
      </w:ins>
      <w:r w:rsidRPr="00927E98">
        <w:rPr>
          <w:lang w:val="en-GB"/>
        </w:rPr>
        <w:t>is shown in</w:t>
      </w:r>
      <w:r w:rsidR="00C17FCB" w:rsidRPr="00927E98">
        <w:rPr>
          <w:lang w:val="en-GB"/>
        </w:rPr>
        <w:t xml:space="preserve"> </w:t>
      </w:r>
      <w:r w:rsidRPr="00927E98">
        <w:rPr>
          <w:lang w:val="en-GB"/>
        </w:rPr>
        <w:t>Appendix 11-B</w:t>
      </w:r>
      <w:r w:rsidR="00C17FCB" w:rsidRPr="00927E98">
        <w:rPr>
          <w:lang w:val="en-GB"/>
        </w:rPr>
        <w:t xml:space="preserve"> of S-100</w:t>
      </w:r>
      <w:r w:rsidRPr="00927E98">
        <w:rPr>
          <w:lang w:val="en-GB"/>
        </w:rPr>
        <w:t>.</w:t>
      </w:r>
      <w:r w:rsidR="00C17FCB" w:rsidRPr="00927E98">
        <w:rPr>
          <w:lang w:val="en-GB"/>
        </w:rPr>
        <w:t xml:space="preserve"> </w:t>
      </w:r>
      <w:r w:rsidRPr="00927E98">
        <w:rPr>
          <w:lang w:val="en-GB"/>
        </w:rPr>
        <w:t>In addition to a ‘human readable’ document, it is possible to create a machine readable (</w:t>
      </w:r>
      <w:del w:id="305" w:author="Teh Stand" w:date="2018-11-12T11:52:00Z">
        <w:r w:rsidRPr="00927E98" w:rsidDel="00601CFF">
          <w:rPr>
            <w:lang w:val="en-GB"/>
          </w:rPr>
          <w:delText>e.g.</w:delText>
        </w:r>
      </w:del>
      <w:ins w:id="306" w:author="Teh Stand" w:date="2018-11-12T11:52:00Z">
        <w:r w:rsidR="00601CFF">
          <w:rPr>
            <w:lang w:val="en-GB"/>
          </w:rPr>
          <w:t>for example</w:t>
        </w:r>
      </w:ins>
      <w:r w:rsidRPr="00927E98">
        <w:rPr>
          <w:lang w:val="en-GB"/>
        </w:rPr>
        <w:t xml:space="preserve"> XML)</w:t>
      </w:r>
      <w:r w:rsidR="00C17FCB" w:rsidRPr="00927E98">
        <w:rPr>
          <w:lang w:val="en-GB"/>
        </w:rPr>
        <w:t xml:space="preserve"> </w:t>
      </w:r>
      <w:r w:rsidRPr="00927E98">
        <w:rPr>
          <w:lang w:val="en-GB"/>
        </w:rPr>
        <w:t>summary of the Product Specification</w:t>
      </w:r>
      <w:r w:rsidR="009C04C7" w:rsidRPr="00927E98">
        <w:rPr>
          <w:lang w:val="en-GB"/>
        </w:rPr>
        <w:t>, which can be an XML document of the tables found in Part 11 of S-100.</w:t>
      </w:r>
    </w:p>
    <w:p w14:paraId="1E1263E4" w14:textId="674C80FB" w:rsidR="00F85507" w:rsidRPr="00927E98" w:rsidDel="00700B1C" w:rsidRDefault="00F85507">
      <w:pPr>
        <w:autoSpaceDE w:val="0"/>
        <w:autoSpaceDN w:val="0"/>
        <w:adjustRightInd w:val="0"/>
        <w:spacing w:after="0" w:line="240" w:lineRule="auto"/>
        <w:rPr>
          <w:del w:id="307" w:author="Teh Stand" w:date="2018-11-21T11:17:00Z"/>
          <w:rFonts w:ascii="Arial" w:hAnsi="Arial" w:cs="Arial"/>
          <w:sz w:val="20"/>
          <w:szCs w:val="20"/>
          <w:lang w:val="en-GB"/>
        </w:rPr>
      </w:pPr>
    </w:p>
    <w:p w14:paraId="617E16EC" w14:textId="27D80165" w:rsidR="007348B5" w:rsidRPr="00927E98" w:rsidRDefault="007348B5" w:rsidP="00700B1C">
      <w:pPr>
        <w:pStyle w:val="Heading2"/>
        <w:keepLines w:val="0"/>
        <w:numPr>
          <w:ilvl w:val="1"/>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308" w:name="_Toc502540916"/>
      <w:bookmarkStart w:id="309" w:name="_Toc502558220"/>
      <w:r w:rsidRPr="00927E98">
        <w:rPr>
          <w:rFonts w:ascii="Arial" w:eastAsia="MS Mincho" w:hAnsi="Arial" w:cs="Times New Roman"/>
          <w:b/>
          <w:bCs/>
          <w:color w:val="auto"/>
          <w:sz w:val="22"/>
          <w:szCs w:val="20"/>
          <w:lang w:val="en-GB" w:eastAsia="ja-JP"/>
        </w:rPr>
        <w:t xml:space="preserve">General S-100 </w:t>
      </w:r>
      <w:r w:rsidR="00F559AF" w:rsidRPr="00927E98">
        <w:rPr>
          <w:rFonts w:ascii="Arial" w:eastAsia="MS Mincho" w:hAnsi="Arial" w:cs="Times New Roman"/>
          <w:b/>
          <w:bCs/>
          <w:color w:val="auto"/>
          <w:sz w:val="22"/>
          <w:szCs w:val="20"/>
          <w:lang w:val="en-GB" w:eastAsia="ja-JP"/>
        </w:rPr>
        <w:t xml:space="preserve">concepts important </w:t>
      </w:r>
      <w:r w:rsidR="00383918" w:rsidRPr="00927E98">
        <w:rPr>
          <w:rFonts w:ascii="Arial" w:eastAsia="MS Mincho" w:hAnsi="Arial" w:cs="Times New Roman"/>
          <w:b/>
          <w:bCs/>
          <w:color w:val="auto"/>
          <w:sz w:val="22"/>
          <w:szCs w:val="20"/>
          <w:lang w:val="en-GB" w:eastAsia="ja-JP"/>
        </w:rPr>
        <w:t>to</w:t>
      </w:r>
      <w:r w:rsidR="00D15E5F" w:rsidRPr="00927E98">
        <w:rPr>
          <w:rFonts w:ascii="Arial" w:eastAsia="MS Mincho" w:hAnsi="Arial" w:cs="Times New Roman"/>
          <w:b/>
          <w:bCs/>
          <w:color w:val="auto"/>
          <w:sz w:val="22"/>
          <w:szCs w:val="20"/>
          <w:lang w:val="en-GB" w:eastAsia="ja-JP"/>
        </w:rPr>
        <w:t xml:space="preserve"> </w:t>
      </w:r>
      <w:r w:rsidR="00F559AF" w:rsidRPr="00927E98">
        <w:rPr>
          <w:rFonts w:ascii="Arial" w:eastAsia="MS Mincho" w:hAnsi="Arial" w:cs="Times New Roman"/>
          <w:b/>
          <w:bCs/>
          <w:color w:val="auto"/>
          <w:sz w:val="22"/>
          <w:szCs w:val="20"/>
          <w:lang w:val="en-GB" w:eastAsia="ja-JP"/>
        </w:rPr>
        <w:t xml:space="preserve">the readability </w:t>
      </w:r>
      <w:r w:rsidR="00383918" w:rsidRPr="00927E98">
        <w:rPr>
          <w:rFonts w:ascii="Arial" w:eastAsia="MS Mincho" w:hAnsi="Arial" w:cs="Times New Roman"/>
          <w:b/>
          <w:bCs/>
          <w:color w:val="auto"/>
          <w:sz w:val="22"/>
          <w:szCs w:val="20"/>
          <w:lang w:val="en-GB" w:eastAsia="ja-JP"/>
        </w:rPr>
        <w:t>of</w:t>
      </w:r>
      <w:r w:rsidR="00D15E5F" w:rsidRPr="00927E98">
        <w:rPr>
          <w:rFonts w:ascii="Arial" w:eastAsia="MS Mincho" w:hAnsi="Arial" w:cs="Times New Roman"/>
          <w:b/>
          <w:bCs/>
          <w:color w:val="auto"/>
          <w:sz w:val="22"/>
          <w:szCs w:val="20"/>
          <w:lang w:val="en-GB" w:eastAsia="ja-JP"/>
        </w:rPr>
        <w:t xml:space="preserve"> </w:t>
      </w:r>
      <w:r w:rsidR="00F559AF" w:rsidRPr="00927E98">
        <w:rPr>
          <w:rFonts w:ascii="Arial" w:eastAsia="MS Mincho" w:hAnsi="Arial" w:cs="Times New Roman"/>
          <w:b/>
          <w:bCs/>
          <w:color w:val="auto"/>
          <w:sz w:val="22"/>
          <w:szCs w:val="20"/>
          <w:lang w:val="en-GB" w:eastAsia="ja-JP"/>
        </w:rPr>
        <w:t xml:space="preserve">the product </w:t>
      </w:r>
      <w:bookmarkEnd w:id="308"/>
      <w:bookmarkEnd w:id="309"/>
      <w:r w:rsidR="00F559AF" w:rsidRPr="00927E98">
        <w:rPr>
          <w:rFonts w:ascii="Arial" w:eastAsia="MS Mincho" w:hAnsi="Arial" w:cs="Times New Roman"/>
          <w:b/>
          <w:bCs/>
          <w:color w:val="auto"/>
          <w:sz w:val="22"/>
          <w:szCs w:val="20"/>
          <w:lang w:val="en-GB" w:eastAsia="ja-JP"/>
        </w:rPr>
        <w:t>specification</w:t>
      </w:r>
    </w:p>
    <w:p w14:paraId="026A01BD" w14:textId="513BB992" w:rsidR="007348B5" w:rsidRPr="00927E98" w:rsidRDefault="007348B5"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310" w:name="_Toc502540917"/>
      <w:bookmarkStart w:id="311" w:name="_Toc502558221"/>
      <w:r w:rsidRPr="00927E98">
        <w:rPr>
          <w:rFonts w:ascii="Arial" w:eastAsia="MS Mincho" w:hAnsi="Arial" w:cs="Times New Roman"/>
          <w:b/>
          <w:bCs/>
          <w:color w:val="auto"/>
          <w:sz w:val="22"/>
          <w:szCs w:val="20"/>
          <w:lang w:val="en-GB" w:eastAsia="ja-JP"/>
        </w:rPr>
        <w:t xml:space="preserve">Mandatory </w:t>
      </w:r>
      <w:r w:rsidR="00F559AF" w:rsidRPr="00927E98">
        <w:rPr>
          <w:rFonts w:ascii="Arial" w:eastAsia="MS Mincho" w:hAnsi="Arial" w:cs="Times New Roman"/>
          <w:b/>
          <w:bCs/>
          <w:color w:val="auto"/>
          <w:sz w:val="22"/>
          <w:szCs w:val="20"/>
          <w:lang w:val="en-GB" w:eastAsia="ja-JP"/>
        </w:rPr>
        <w:t xml:space="preserve">versus optional </w:t>
      </w:r>
      <w:bookmarkEnd w:id="310"/>
      <w:bookmarkEnd w:id="311"/>
      <w:r w:rsidR="00F559AF" w:rsidRPr="00927E98">
        <w:rPr>
          <w:rFonts w:ascii="Arial" w:eastAsia="MS Mincho" w:hAnsi="Arial" w:cs="Times New Roman"/>
          <w:b/>
          <w:bCs/>
          <w:color w:val="auto"/>
          <w:sz w:val="22"/>
          <w:szCs w:val="20"/>
          <w:lang w:val="en-GB" w:eastAsia="ja-JP"/>
        </w:rPr>
        <w:t>requirements</w:t>
      </w:r>
    </w:p>
    <w:p w14:paraId="1A13C00E" w14:textId="06D1B5BD" w:rsidR="009C04C7" w:rsidRPr="00927E98" w:rsidRDefault="00C9762A" w:rsidP="00700B1C">
      <w:pPr>
        <w:pStyle w:val="ListParagraph"/>
        <w:spacing w:line="240" w:lineRule="auto"/>
        <w:ind w:left="0"/>
        <w:contextualSpacing w:val="0"/>
        <w:jc w:val="both"/>
        <w:rPr>
          <w:lang w:val="en-GB"/>
        </w:rPr>
      </w:pPr>
      <w:r w:rsidRPr="00927E98">
        <w:rPr>
          <w:lang w:val="en-GB"/>
        </w:rPr>
        <w:t xml:space="preserve">For a product specification to claim compliance with S-100, some specific parts are required. For example, it is required to include a </w:t>
      </w:r>
      <w:del w:id="312" w:author="Teh Stand" w:date="2018-11-13T07:49:00Z">
        <w:r w:rsidRPr="00927E98" w:rsidDel="00CE2989">
          <w:rPr>
            <w:lang w:val="en-GB"/>
          </w:rPr>
          <w:delText xml:space="preserve">feature </w:delText>
        </w:r>
      </w:del>
      <w:ins w:id="313" w:author="Teh Stand" w:date="2018-11-13T07:49:00Z">
        <w:r w:rsidR="00CE2989">
          <w:rPr>
            <w:lang w:val="en-GB"/>
          </w:rPr>
          <w:t>F</w:t>
        </w:r>
        <w:r w:rsidR="00CE2989" w:rsidRPr="00927E98">
          <w:rPr>
            <w:lang w:val="en-GB"/>
          </w:rPr>
          <w:t xml:space="preserve">eature </w:t>
        </w:r>
      </w:ins>
      <w:del w:id="314" w:author="Teh Stand" w:date="2018-11-13T07:49:00Z">
        <w:r w:rsidRPr="00927E98" w:rsidDel="00CE2989">
          <w:rPr>
            <w:lang w:val="en-GB"/>
          </w:rPr>
          <w:delText>catalogue</w:delText>
        </w:r>
      </w:del>
      <w:ins w:id="315" w:author="Teh Stand" w:date="2018-11-13T07:49:00Z">
        <w:r w:rsidR="00CE2989">
          <w:rPr>
            <w:lang w:val="en-GB"/>
          </w:rPr>
          <w:t>C</w:t>
        </w:r>
        <w:r w:rsidR="00CE2989" w:rsidRPr="00927E98">
          <w:rPr>
            <w:lang w:val="en-GB"/>
          </w:rPr>
          <w:t>atalogue</w:t>
        </w:r>
      </w:ins>
      <w:r w:rsidRPr="00927E98">
        <w:rPr>
          <w:lang w:val="en-GB"/>
        </w:rPr>
        <w:t xml:space="preserve">, while a </w:t>
      </w:r>
      <w:del w:id="316" w:author="Teh Stand" w:date="2018-11-13T07:49:00Z">
        <w:r w:rsidRPr="00927E98" w:rsidDel="00CE2989">
          <w:rPr>
            <w:lang w:val="en-GB"/>
          </w:rPr>
          <w:delText xml:space="preserve">portrayal </w:delText>
        </w:r>
      </w:del>
      <w:ins w:id="317" w:author="Teh Stand" w:date="2018-11-13T07:49:00Z">
        <w:r w:rsidR="00CE2989">
          <w:rPr>
            <w:lang w:val="en-GB"/>
          </w:rPr>
          <w:t>P</w:t>
        </w:r>
        <w:r w:rsidR="00CE2989" w:rsidRPr="00927E98">
          <w:rPr>
            <w:lang w:val="en-GB"/>
          </w:rPr>
          <w:t xml:space="preserve">ortrayal </w:t>
        </w:r>
      </w:ins>
      <w:del w:id="318" w:author="Teh Stand" w:date="2018-11-13T07:49:00Z">
        <w:r w:rsidRPr="00927E98" w:rsidDel="00CE2989">
          <w:rPr>
            <w:lang w:val="en-GB"/>
          </w:rPr>
          <w:delText xml:space="preserve">catalogue </w:delText>
        </w:r>
      </w:del>
      <w:ins w:id="319" w:author="Teh Stand" w:date="2018-11-13T07:49:00Z">
        <w:r w:rsidR="00CE2989">
          <w:rPr>
            <w:lang w:val="en-GB"/>
          </w:rPr>
          <w:t>C</w:t>
        </w:r>
        <w:r w:rsidR="00CE2989" w:rsidRPr="00927E98">
          <w:rPr>
            <w:lang w:val="en-GB"/>
          </w:rPr>
          <w:t xml:space="preserve">atalogue </w:t>
        </w:r>
      </w:ins>
      <w:r w:rsidRPr="00927E98">
        <w:rPr>
          <w:lang w:val="en-GB"/>
        </w:rPr>
        <w:t>is optional. T</w:t>
      </w:r>
      <w:r w:rsidR="00247070" w:rsidRPr="00927E98">
        <w:rPr>
          <w:lang w:val="en-GB"/>
        </w:rPr>
        <w:t xml:space="preserve">ables in </w:t>
      </w:r>
      <w:ins w:id="320" w:author="Teh Stand" w:date="2018-11-13T07:44:00Z">
        <w:r w:rsidR="00CE2989">
          <w:rPr>
            <w:lang w:val="en-GB"/>
          </w:rPr>
          <w:t xml:space="preserve">S-100 </w:t>
        </w:r>
      </w:ins>
      <w:del w:id="321" w:author="Teh Stand" w:date="2018-11-13T07:44:00Z">
        <w:r w:rsidR="00247070" w:rsidRPr="00927E98" w:rsidDel="00CE2989">
          <w:rPr>
            <w:lang w:val="en-GB"/>
          </w:rPr>
          <w:delText>p</w:delText>
        </w:r>
      </w:del>
      <w:ins w:id="322" w:author="Teh Stand" w:date="2018-11-13T07:44:00Z">
        <w:r w:rsidR="00CE2989">
          <w:rPr>
            <w:lang w:val="en-GB"/>
          </w:rPr>
          <w:t>P</w:t>
        </w:r>
      </w:ins>
      <w:r w:rsidR="00247070" w:rsidRPr="00927E98">
        <w:rPr>
          <w:lang w:val="en-GB"/>
        </w:rPr>
        <w:t xml:space="preserve">art 11 </w:t>
      </w:r>
      <w:r w:rsidR="00297C35" w:rsidRPr="00927E98">
        <w:rPr>
          <w:lang w:val="en-GB"/>
        </w:rPr>
        <w:t>indicate what is mandatory and what is optional by the multiplicity column</w:t>
      </w:r>
      <w:r w:rsidR="00F30046" w:rsidRPr="00927E98">
        <w:rPr>
          <w:lang w:val="en-GB"/>
        </w:rPr>
        <w:t xml:space="preserve"> in each table. </w:t>
      </w:r>
      <w:r w:rsidR="00FD3C3D" w:rsidRPr="00FA54F1">
        <w:rPr>
          <w:lang w:val="en-GB"/>
        </w:rPr>
        <w:fldChar w:fldCharType="begin"/>
      </w:r>
      <w:r w:rsidR="00FD3C3D" w:rsidRPr="00927E98">
        <w:rPr>
          <w:lang w:val="en-GB"/>
        </w:rPr>
        <w:instrText xml:space="preserve"> REF _Ref523496012 \h </w:instrText>
      </w:r>
      <w:r w:rsidR="00FD3C3D" w:rsidRPr="00FA54F1">
        <w:rPr>
          <w:lang w:val="en-GB"/>
        </w:rPr>
      </w:r>
      <w:r w:rsidR="00FD3C3D" w:rsidRPr="00FA54F1">
        <w:rPr>
          <w:lang w:val="en-GB"/>
        </w:rPr>
        <w:fldChar w:fldCharType="separate"/>
      </w:r>
      <w:r w:rsidR="00FD3C3D" w:rsidRPr="00A5518E">
        <w:rPr>
          <w:lang w:val="en-GB"/>
        </w:rPr>
        <w:t>Table 5</w:t>
      </w:r>
      <w:r w:rsidR="00FD3C3D" w:rsidRPr="00A5518E">
        <w:rPr>
          <w:lang w:val="en-GB"/>
        </w:rPr>
        <w:noBreakHyphen/>
      </w:r>
      <w:r w:rsidR="00FD3C3D" w:rsidRPr="00A5518E">
        <w:rPr>
          <w:noProof/>
          <w:lang w:val="en-GB"/>
        </w:rPr>
        <w:t>1</w:t>
      </w:r>
      <w:r w:rsidR="00FD3C3D" w:rsidRPr="00FA54F1">
        <w:rPr>
          <w:lang w:val="en-GB"/>
        </w:rPr>
        <w:fldChar w:fldCharType="end"/>
      </w:r>
      <w:r w:rsidR="00FD3C3D" w:rsidRPr="00927E98">
        <w:rPr>
          <w:lang w:val="en-GB"/>
        </w:rPr>
        <w:t xml:space="preserve"> b</w:t>
      </w:r>
      <w:r w:rsidR="00F30046" w:rsidRPr="00927E98">
        <w:rPr>
          <w:lang w:val="en-GB"/>
        </w:rPr>
        <w:t xml:space="preserve">elow </w:t>
      </w:r>
      <w:del w:id="323" w:author="Teh Stand" w:date="2018-11-13T07:46:00Z">
        <w:r w:rsidR="00F30046" w:rsidRPr="00927E98" w:rsidDel="00CE2989">
          <w:rPr>
            <w:lang w:val="en-GB"/>
          </w:rPr>
          <w:delText xml:space="preserve">in </w:delText>
        </w:r>
      </w:del>
      <w:ins w:id="324" w:author="Teh Stand" w:date="2018-11-13T07:46:00Z">
        <w:r w:rsidR="00CE2989" w:rsidRPr="00927E98">
          <w:rPr>
            <w:lang w:val="en-GB"/>
          </w:rPr>
          <w:t>i</w:t>
        </w:r>
        <w:r w:rsidR="00CE2989">
          <w:rPr>
            <w:lang w:val="en-GB"/>
          </w:rPr>
          <w:t>s</w:t>
        </w:r>
        <w:r w:rsidR="00CE2989" w:rsidRPr="00927E98">
          <w:rPr>
            <w:lang w:val="en-GB"/>
          </w:rPr>
          <w:t xml:space="preserve"> </w:t>
        </w:r>
      </w:ins>
      <w:r w:rsidR="00F30046" w:rsidRPr="00927E98">
        <w:rPr>
          <w:lang w:val="en-GB"/>
        </w:rPr>
        <w:t>an example of such a table.</w:t>
      </w:r>
    </w:p>
    <w:p w14:paraId="155EA9F3" w14:textId="50D846C7" w:rsidR="00297C35" w:rsidRPr="00927E98" w:rsidDel="00700B1C" w:rsidRDefault="00297C35" w:rsidP="009C04C7">
      <w:pPr>
        <w:pStyle w:val="ListParagraph"/>
        <w:ind w:left="0"/>
        <w:rPr>
          <w:del w:id="325" w:author="Teh Stand" w:date="2018-11-21T11:19:00Z"/>
          <w:lang w:val="en-GB"/>
        </w:rPr>
      </w:pPr>
    </w:p>
    <w:tbl>
      <w:tblPr>
        <w:tblStyle w:val="TableGrid"/>
        <w:tblW w:w="0" w:type="auto"/>
        <w:tblLook w:val="04A0" w:firstRow="1" w:lastRow="0" w:firstColumn="1" w:lastColumn="0" w:noHBand="0" w:noVBand="1"/>
      </w:tblPr>
      <w:tblGrid>
        <w:gridCol w:w="1635"/>
        <w:gridCol w:w="4692"/>
        <w:gridCol w:w="711"/>
        <w:gridCol w:w="2312"/>
      </w:tblGrid>
      <w:tr w:rsidR="00E56CD2" w:rsidRPr="00927E98" w14:paraId="1A4D852C" w14:textId="77777777" w:rsidTr="003507AF">
        <w:tc>
          <w:tcPr>
            <w:tcW w:w="1555" w:type="dxa"/>
          </w:tcPr>
          <w:p w14:paraId="795DAA53" w14:textId="213A0BE3" w:rsidR="00E56CD2" w:rsidRPr="00927E98" w:rsidRDefault="00E56CD2" w:rsidP="009C04C7">
            <w:pPr>
              <w:pStyle w:val="ListParagraph"/>
              <w:ind w:left="0"/>
              <w:rPr>
                <w:b/>
                <w:lang w:val="en-GB"/>
              </w:rPr>
            </w:pPr>
            <w:r w:rsidRPr="00927E98">
              <w:rPr>
                <w:b/>
                <w:lang w:val="en-GB"/>
              </w:rPr>
              <w:t>Name</w:t>
            </w:r>
          </w:p>
        </w:tc>
        <w:tc>
          <w:tcPr>
            <w:tcW w:w="4819" w:type="dxa"/>
          </w:tcPr>
          <w:p w14:paraId="195C2D30" w14:textId="51786C21" w:rsidR="00E56CD2" w:rsidRPr="00927E98" w:rsidRDefault="00E56CD2" w:rsidP="009C04C7">
            <w:pPr>
              <w:pStyle w:val="ListParagraph"/>
              <w:ind w:left="0"/>
              <w:rPr>
                <w:b/>
                <w:lang w:val="en-GB"/>
              </w:rPr>
            </w:pPr>
            <w:r w:rsidRPr="00927E98">
              <w:rPr>
                <w:b/>
                <w:lang w:val="en-GB"/>
              </w:rPr>
              <w:t>Description</w:t>
            </w:r>
          </w:p>
        </w:tc>
        <w:tc>
          <w:tcPr>
            <w:tcW w:w="638" w:type="dxa"/>
          </w:tcPr>
          <w:p w14:paraId="003E47CF" w14:textId="01FE1FAE" w:rsidR="00E56CD2" w:rsidRPr="00927E98" w:rsidRDefault="00E56CD2" w:rsidP="009C04C7">
            <w:pPr>
              <w:pStyle w:val="ListParagraph"/>
              <w:ind w:left="0"/>
              <w:rPr>
                <w:b/>
                <w:lang w:val="en-GB"/>
              </w:rPr>
            </w:pPr>
            <w:r w:rsidRPr="00927E98">
              <w:rPr>
                <w:b/>
                <w:lang w:val="en-GB"/>
              </w:rPr>
              <w:t>Multi</w:t>
            </w:r>
          </w:p>
        </w:tc>
        <w:tc>
          <w:tcPr>
            <w:tcW w:w="2338" w:type="dxa"/>
          </w:tcPr>
          <w:p w14:paraId="70557A9B" w14:textId="3D2CA40B" w:rsidR="00E56CD2" w:rsidRPr="00927E98" w:rsidRDefault="00E56CD2" w:rsidP="009C04C7">
            <w:pPr>
              <w:pStyle w:val="ListParagraph"/>
              <w:ind w:left="0"/>
              <w:rPr>
                <w:b/>
                <w:lang w:val="en-GB"/>
              </w:rPr>
            </w:pPr>
            <w:r w:rsidRPr="00927E98">
              <w:rPr>
                <w:b/>
                <w:lang w:val="en-GB"/>
              </w:rPr>
              <w:t>Type</w:t>
            </w:r>
          </w:p>
        </w:tc>
      </w:tr>
      <w:tr w:rsidR="002D6E76" w:rsidRPr="00927E98" w14:paraId="3680DF8A" w14:textId="77777777" w:rsidTr="002D6E76">
        <w:tc>
          <w:tcPr>
            <w:tcW w:w="1555" w:type="dxa"/>
          </w:tcPr>
          <w:p w14:paraId="2AFAAA66" w14:textId="03BF7B57" w:rsidR="00E56CD2" w:rsidRPr="00927E98" w:rsidRDefault="00E56CD2" w:rsidP="009C04C7">
            <w:pPr>
              <w:pStyle w:val="ListParagraph"/>
              <w:ind w:left="0"/>
              <w:rPr>
                <w:lang w:val="en-GB"/>
              </w:rPr>
            </w:pPr>
            <w:r w:rsidRPr="00927E98">
              <w:rPr>
                <w:lang w:val="en-GB"/>
              </w:rPr>
              <w:t xml:space="preserve">title </w:t>
            </w:r>
          </w:p>
        </w:tc>
        <w:tc>
          <w:tcPr>
            <w:tcW w:w="4819" w:type="dxa"/>
          </w:tcPr>
          <w:p w14:paraId="6D67D47B" w14:textId="63EB785E" w:rsidR="00E56CD2" w:rsidRPr="00927E98" w:rsidRDefault="00E56CD2" w:rsidP="009C04C7">
            <w:pPr>
              <w:pStyle w:val="ListParagraph"/>
              <w:ind w:left="0"/>
              <w:rPr>
                <w:lang w:val="en-GB"/>
              </w:rPr>
            </w:pPr>
            <w:r w:rsidRPr="00927E98">
              <w:rPr>
                <w:lang w:val="en-GB"/>
              </w:rPr>
              <w:t>Official designation of the data product</w:t>
            </w:r>
          </w:p>
        </w:tc>
        <w:tc>
          <w:tcPr>
            <w:tcW w:w="638" w:type="dxa"/>
          </w:tcPr>
          <w:p w14:paraId="434F7330" w14:textId="504D7D03" w:rsidR="00E56CD2" w:rsidRPr="00927E98" w:rsidRDefault="00E56CD2" w:rsidP="009C04C7">
            <w:pPr>
              <w:pStyle w:val="ListParagraph"/>
              <w:ind w:left="0"/>
              <w:rPr>
                <w:lang w:val="en-GB"/>
              </w:rPr>
            </w:pPr>
            <w:r w:rsidRPr="00927E98">
              <w:rPr>
                <w:lang w:val="en-GB"/>
              </w:rPr>
              <w:t>1</w:t>
            </w:r>
          </w:p>
        </w:tc>
        <w:tc>
          <w:tcPr>
            <w:tcW w:w="2338" w:type="dxa"/>
          </w:tcPr>
          <w:p w14:paraId="5A02BFB1" w14:textId="60629CE3" w:rsidR="00E56CD2" w:rsidRPr="00927E98" w:rsidRDefault="00E56CD2" w:rsidP="009C04C7">
            <w:pPr>
              <w:pStyle w:val="ListParagraph"/>
              <w:ind w:left="0"/>
              <w:rPr>
                <w:lang w:val="en-GB"/>
              </w:rPr>
            </w:pPr>
            <w:r w:rsidRPr="00927E98">
              <w:rPr>
                <w:lang w:val="en-GB"/>
              </w:rPr>
              <w:t>CharacterString</w:t>
            </w:r>
          </w:p>
        </w:tc>
      </w:tr>
      <w:tr w:rsidR="00E56CD2" w:rsidRPr="00927E98" w14:paraId="57BC1ADF" w14:textId="77777777" w:rsidTr="003507AF">
        <w:tc>
          <w:tcPr>
            <w:tcW w:w="1555" w:type="dxa"/>
          </w:tcPr>
          <w:p w14:paraId="090C7CBD" w14:textId="732A235C" w:rsidR="00E56CD2" w:rsidRPr="00927E98" w:rsidRDefault="002D6E76" w:rsidP="009C04C7">
            <w:pPr>
              <w:pStyle w:val="ListParagraph"/>
              <w:ind w:left="0"/>
              <w:rPr>
                <w:lang w:val="en-GB"/>
              </w:rPr>
            </w:pPr>
            <w:r w:rsidRPr="00927E98">
              <w:rPr>
                <w:lang w:val="en-GB"/>
              </w:rPr>
              <w:t xml:space="preserve">abstract </w:t>
            </w:r>
          </w:p>
        </w:tc>
        <w:tc>
          <w:tcPr>
            <w:tcW w:w="4819" w:type="dxa"/>
          </w:tcPr>
          <w:p w14:paraId="3F1A1CB3" w14:textId="329B7D54" w:rsidR="00E56CD2" w:rsidRPr="00927E98" w:rsidRDefault="002D6E76" w:rsidP="009C04C7">
            <w:pPr>
              <w:pStyle w:val="ListParagraph"/>
              <w:ind w:left="0"/>
              <w:rPr>
                <w:lang w:val="en-GB"/>
              </w:rPr>
            </w:pPr>
            <w:r w:rsidRPr="00927E98">
              <w:rPr>
                <w:lang w:val="en-GB"/>
              </w:rPr>
              <w:t>Informal description of the data product</w:t>
            </w:r>
          </w:p>
        </w:tc>
        <w:tc>
          <w:tcPr>
            <w:tcW w:w="638" w:type="dxa"/>
          </w:tcPr>
          <w:p w14:paraId="67CBE826" w14:textId="1329394F" w:rsidR="00E56CD2" w:rsidRPr="00927E98" w:rsidRDefault="002D6E76" w:rsidP="009C04C7">
            <w:pPr>
              <w:pStyle w:val="ListParagraph"/>
              <w:ind w:left="0"/>
              <w:rPr>
                <w:lang w:val="en-GB"/>
              </w:rPr>
            </w:pPr>
            <w:r w:rsidRPr="00927E98">
              <w:rPr>
                <w:lang w:val="en-GB"/>
              </w:rPr>
              <w:t>1</w:t>
            </w:r>
          </w:p>
        </w:tc>
        <w:tc>
          <w:tcPr>
            <w:tcW w:w="2338" w:type="dxa"/>
          </w:tcPr>
          <w:p w14:paraId="1495F3F1" w14:textId="44BF00E3" w:rsidR="00E56CD2" w:rsidRPr="00927E98" w:rsidRDefault="002D6E76" w:rsidP="009C04C7">
            <w:pPr>
              <w:pStyle w:val="ListParagraph"/>
              <w:ind w:left="0"/>
              <w:rPr>
                <w:lang w:val="en-GB"/>
              </w:rPr>
            </w:pPr>
            <w:r w:rsidRPr="00927E98">
              <w:rPr>
                <w:lang w:val="en-GB"/>
              </w:rPr>
              <w:t>CharacterString</w:t>
            </w:r>
          </w:p>
        </w:tc>
      </w:tr>
      <w:tr w:rsidR="00E56CD2" w:rsidRPr="00927E98" w14:paraId="131345EF" w14:textId="77777777" w:rsidTr="003507AF">
        <w:tc>
          <w:tcPr>
            <w:tcW w:w="1555" w:type="dxa"/>
          </w:tcPr>
          <w:p w14:paraId="665FD14C" w14:textId="0E3DC870" w:rsidR="00E56CD2" w:rsidRPr="00927E98" w:rsidRDefault="002D6E76" w:rsidP="009C04C7">
            <w:pPr>
              <w:pStyle w:val="ListParagraph"/>
              <w:ind w:left="0"/>
              <w:rPr>
                <w:lang w:val="en-GB"/>
              </w:rPr>
            </w:pPr>
            <w:r w:rsidRPr="00927E98">
              <w:rPr>
                <w:lang w:val="en-GB"/>
              </w:rPr>
              <w:t xml:space="preserve">acronym </w:t>
            </w:r>
          </w:p>
        </w:tc>
        <w:tc>
          <w:tcPr>
            <w:tcW w:w="4819" w:type="dxa"/>
          </w:tcPr>
          <w:p w14:paraId="04ED4D38" w14:textId="733F2B34" w:rsidR="00E56CD2" w:rsidRPr="00927E98" w:rsidRDefault="002D6E76" w:rsidP="009C04C7">
            <w:pPr>
              <w:pStyle w:val="ListParagraph"/>
              <w:ind w:left="0"/>
              <w:rPr>
                <w:lang w:val="en-GB"/>
              </w:rPr>
            </w:pPr>
            <w:r w:rsidRPr="00927E98">
              <w:rPr>
                <w:lang w:val="en-GB"/>
              </w:rPr>
              <w:t>Any acronyms for the title of the data product</w:t>
            </w:r>
          </w:p>
        </w:tc>
        <w:tc>
          <w:tcPr>
            <w:tcW w:w="638" w:type="dxa"/>
          </w:tcPr>
          <w:p w14:paraId="1EB81372" w14:textId="4A869A70" w:rsidR="00E56CD2" w:rsidRPr="00927E98" w:rsidRDefault="002D6E76" w:rsidP="009C04C7">
            <w:pPr>
              <w:pStyle w:val="ListParagraph"/>
              <w:ind w:left="0"/>
              <w:rPr>
                <w:lang w:val="en-GB"/>
              </w:rPr>
            </w:pPr>
            <w:r w:rsidRPr="00927E98">
              <w:rPr>
                <w:lang w:val="en-GB"/>
              </w:rPr>
              <w:t>0..*</w:t>
            </w:r>
          </w:p>
        </w:tc>
        <w:tc>
          <w:tcPr>
            <w:tcW w:w="2338" w:type="dxa"/>
          </w:tcPr>
          <w:p w14:paraId="16CEB570" w14:textId="23BDC09E" w:rsidR="00E56CD2" w:rsidRPr="00927E98" w:rsidRDefault="002D6E76" w:rsidP="009C04C7">
            <w:pPr>
              <w:pStyle w:val="ListParagraph"/>
              <w:ind w:left="0"/>
              <w:rPr>
                <w:lang w:val="en-GB"/>
              </w:rPr>
            </w:pPr>
            <w:r w:rsidRPr="00927E98">
              <w:rPr>
                <w:lang w:val="en-GB"/>
              </w:rPr>
              <w:t>CharacterString</w:t>
            </w:r>
          </w:p>
        </w:tc>
      </w:tr>
      <w:tr w:rsidR="00E56CD2" w:rsidRPr="00927E98" w14:paraId="7A5F00F0" w14:textId="77777777" w:rsidTr="003507AF">
        <w:tc>
          <w:tcPr>
            <w:tcW w:w="1555" w:type="dxa"/>
          </w:tcPr>
          <w:p w14:paraId="656E96CC" w14:textId="22B50733" w:rsidR="00E56CD2" w:rsidRPr="00927E98" w:rsidRDefault="007D58BE" w:rsidP="009C04C7">
            <w:pPr>
              <w:pStyle w:val="ListParagraph"/>
              <w:ind w:left="0"/>
              <w:rPr>
                <w:lang w:val="en-GB"/>
              </w:rPr>
            </w:pPr>
            <w:del w:id="326" w:author="Teh Stand" w:date="2018-11-13T07:45:00Z">
              <w:r w:rsidRPr="00927E98" w:rsidDel="00CE2989">
                <w:rPr>
                  <w:lang w:val="en-GB"/>
                </w:rPr>
                <w:delText>C</w:delText>
              </w:r>
              <w:r w:rsidR="002D6E76" w:rsidRPr="00927E98" w:rsidDel="00CE2989">
                <w:rPr>
                  <w:lang w:val="en-GB"/>
                </w:rPr>
                <w:delText>ontent</w:delText>
              </w:r>
            </w:del>
            <w:ins w:id="327" w:author="Teh Stand" w:date="2018-11-13T07:45:00Z">
              <w:r w:rsidR="00CE2989">
                <w:rPr>
                  <w:lang w:val="en-GB"/>
                </w:rPr>
                <w:t>c</w:t>
              </w:r>
              <w:r w:rsidR="00CE2989" w:rsidRPr="00927E98">
                <w:rPr>
                  <w:lang w:val="en-GB"/>
                </w:rPr>
                <w:t>ontent</w:t>
              </w:r>
            </w:ins>
          </w:p>
        </w:tc>
        <w:tc>
          <w:tcPr>
            <w:tcW w:w="4819" w:type="dxa"/>
          </w:tcPr>
          <w:p w14:paraId="5E9BFA0E" w14:textId="40249739" w:rsidR="00E56CD2" w:rsidRPr="00927E98" w:rsidRDefault="002D6E76" w:rsidP="002D6E76">
            <w:pPr>
              <w:pStyle w:val="ListParagraph"/>
              <w:ind w:left="0"/>
              <w:rPr>
                <w:lang w:val="en-GB"/>
              </w:rPr>
            </w:pPr>
            <w:r w:rsidRPr="00927E98">
              <w:rPr>
                <w:lang w:val="en-GB"/>
              </w:rPr>
              <w:t>Textual description of the content of any dataset which conform to the specification</w:t>
            </w:r>
          </w:p>
        </w:tc>
        <w:tc>
          <w:tcPr>
            <w:tcW w:w="638" w:type="dxa"/>
          </w:tcPr>
          <w:p w14:paraId="20D4E525" w14:textId="473E7A3B" w:rsidR="00E56CD2" w:rsidRPr="00927E98" w:rsidRDefault="002D6E76" w:rsidP="009C04C7">
            <w:pPr>
              <w:pStyle w:val="ListParagraph"/>
              <w:ind w:left="0"/>
              <w:rPr>
                <w:lang w:val="en-GB"/>
              </w:rPr>
            </w:pPr>
            <w:r w:rsidRPr="00927E98">
              <w:rPr>
                <w:lang w:val="en-GB"/>
              </w:rPr>
              <w:t>1</w:t>
            </w:r>
          </w:p>
        </w:tc>
        <w:tc>
          <w:tcPr>
            <w:tcW w:w="2338" w:type="dxa"/>
          </w:tcPr>
          <w:p w14:paraId="22679229" w14:textId="5230AF0D" w:rsidR="00E56CD2" w:rsidRPr="00927E98" w:rsidRDefault="002D6E76" w:rsidP="009C04C7">
            <w:pPr>
              <w:pStyle w:val="ListParagraph"/>
              <w:ind w:left="0"/>
              <w:rPr>
                <w:lang w:val="en-GB"/>
              </w:rPr>
            </w:pPr>
            <w:r w:rsidRPr="00927E98">
              <w:rPr>
                <w:lang w:val="en-GB"/>
              </w:rPr>
              <w:t>CharacterString</w:t>
            </w:r>
          </w:p>
        </w:tc>
      </w:tr>
      <w:tr w:rsidR="00E56CD2" w:rsidRPr="00927E98" w14:paraId="3A9C4CEE" w14:textId="77777777" w:rsidTr="003507AF">
        <w:tc>
          <w:tcPr>
            <w:tcW w:w="1555" w:type="dxa"/>
          </w:tcPr>
          <w:p w14:paraId="29B3F36C" w14:textId="0B918A2A" w:rsidR="00E56CD2" w:rsidRPr="00927E98" w:rsidRDefault="002D6E76" w:rsidP="009C04C7">
            <w:pPr>
              <w:pStyle w:val="ListParagraph"/>
              <w:ind w:left="0"/>
              <w:rPr>
                <w:lang w:val="en-GB"/>
              </w:rPr>
            </w:pPr>
            <w:r w:rsidRPr="00927E98">
              <w:rPr>
                <w:lang w:val="en-GB"/>
              </w:rPr>
              <w:t>spatialExtent</w:t>
            </w:r>
          </w:p>
        </w:tc>
        <w:tc>
          <w:tcPr>
            <w:tcW w:w="4819" w:type="dxa"/>
          </w:tcPr>
          <w:p w14:paraId="778E3000" w14:textId="168F1E7E" w:rsidR="00E56CD2" w:rsidRPr="00927E98" w:rsidRDefault="002D6E76">
            <w:pPr>
              <w:pStyle w:val="ListParagraph"/>
              <w:ind w:left="0"/>
              <w:rPr>
                <w:lang w:val="en-GB"/>
              </w:rPr>
            </w:pPr>
            <w:r w:rsidRPr="00927E98">
              <w:rPr>
                <w:lang w:val="en-GB"/>
              </w:rPr>
              <w:t>Description of the spatial extent covered by the data product</w:t>
            </w:r>
          </w:p>
        </w:tc>
        <w:tc>
          <w:tcPr>
            <w:tcW w:w="638" w:type="dxa"/>
          </w:tcPr>
          <w:p w14:paraId="24D471ED" w14:textId="3DAA3A30" w:rsidR="00E56CD2" w:rsidRPr="00927E98" w:rsidRDefault="002D6E76" w:rsidP="009C04C7">
            <w:pPr>
              <w:pStyle w:val="ListParagraph"/>
              <w:ind w:left="0"/>
              <w:rPr>
                <w:lang w:val="en-GB"/>
              </w:rPr>
            </w:pPr>
            <w:r w:rsidRPr="00927E98">
              <w:rPr>
                <w:lang w:val="en-GB"/>
              </w:rPr>
              <w:t>1</w:t>
            </w:r>
          </w:p>
        </w:tc>
        <w:tc>
          <w:tcPr>
            <w:tcW w:w="2338" w:type="dxa"/>
          </w:tcPr>
          <w:p w14:paraId="052369BE" w14:textId="12E97F6E" w:rsidR="00E56CD2" w:rsidRPr="00927E98" w:rsidRDefault="002D6E76" w:rsidP="009C04C7">
            <w:pPr>
              <w:pStyle w:val="ListParagraph"/>
              <w:ind w:left="0"/>
              <w:rPr>
                <w:lang w:val="en-GB"/>
              </w:rPr>
            </w:pPr>
            <w:r w:rsidRPr="00927E98">
              <w:rPr>
                <w:lang w:val="en-GB"/>
              </w:rPr>
              <w:t>EX_Extent (ISO 19115</w:t>
            </w:r>
            <w:r w:rsidR="009428A5" w:rsidRPr="00927E98">
              <w:rPr>
                <w:lang w:val="en-GB"/>
              </w:rPr>
              <w:t>-1</w:t>
            </w:r>
            <w:r w:rsidRPr="00927E98">
              <w:rPr>
                <w:lang w:val="en-GB"/>
              </w:rPr>
              <w:t>)</w:t>
            </w:r>
          </w:p>
        </w:tc>
      </w:tr>
      <w:tr w:rsidR="00E56CD2" w:rsidRPr="00927E98" w14:paraId="108F775D" w14:textId="77777777" w:rsidTr="003507AF">
        <w:tc>
          <w:tcPr>
            <w:tcW w:w="1555" w:type="dxa"/>
          </w:tcPr>
          <w:p w14:paraId="19401510" w14:textId="178C3175" w:rsidR="00E56CD2" w:rsidRPr="00927E98" w:rsidRDefault="002D6E76" w:rsidP="009C04C7">
            <w:pPr>
              <w:pStyle w:val="ListParagraph"/>
              <w:ind w:left="0"/>
              <w:rPr>
                <w:lang w:val="en-GB"/>
              </w:rPr>
            </w:pPr>
            <w:r w:rsidRPr="00927E98">
              <w:rPr>
                <w:lang w:val="en-GB"/>
              </w:rPr>
              <w:t>temporalExtent</w:t>
            </w:r>
          </w:p>
        </w:tc>
        <w:tc>
          <w:tcPr>
            <w:tcW w:w="4819" w:type="dxa"/>
          </w:tcPr>
          <w:p w14:paraId="4A74CF0B" w14:textId="268A7A45" w:rsidR="00E56CD2" w:rsidRPr="00927E98" w:rsidRDefault="002D6E76" w:rsidP="002D6E76">
            <w:pPr>
              <w:pStyle w:val="ListParagraph"/>
              <w:ind w:left="0"/>
              <w:rPr>
                <w:lang w:val="en-GB"/>
              </w:rPr>
            </w:pPr>
            <w:r w:rsidRPr="00927E98">
              <w:rPr>
                <w:lang w:val="en-GB"/>
              </w:rPr>
              <w:t>Description of the temporal extent covered by the data product</w:t>
            </w:r>
          </w:p>
        </w:tc>
        <w:tc>
          <w:tcPr>
            <w:tcW w:w="638" w:type="dxa"/>
          </w:tcPr>
          <w:p w14:paraId="7E37B6BA" w14:textId="17B16157" w:rsidR="00E56CD2" w:rsidRPr="00927E98" w:rsidRDefault="002D6E76" w:rsidP="009C04C7">
            <w:pPr>
              <w:pStyle w:val="ListParagraph"/>
              <w:ind w:left="0"/>
              <w:rPr>
                <w:lang w:val="en-GB"/>
              </w:rPr>
            </w:pPr>
            <w:r w:rsidRPr="00927E98">
              <w:rPr>
                <w:lang w:val="en-GB"/>
              </w:rPr>
              <w:t>0..1</w:t>
            </w:r>
          </w:p>
        </w:tc>
        <w:tc>
          <w:tcPr>
            <w:tcW w:w="2338" w:type="dxa"/>
          </w:tcPr>
          <w:p w14:paraId="3A6A06B1" w14:textId="4A94F8A6" w:rsidR="00E56CD2" w:rsidRPr="00927E98" w:rsidRDefault="002D6E76" w:rsidP="009C04C7">
            <w:pPr>
              <w:pStyle w:val="ListParagraph"/>
              <w:ind w:left="0"/>
              <w:rPr>
                <w:lang w:val="en-GB"/>
              </w:rPr>
            </w:pPr>
            <w:r w:rsidRPr="00927E98">
              <w:rPr>
                <w:lang w:val="en-GB"/>
              </w:rPr>
              <w:t>EX_Extent (ISO 19115</w:t>
            </w:r>
            <w:r w:rsidR="009428A5" w:rsidRPr="00927E98">
              <w:rPr>
                <w:lang w:val="en-GB"/>
              </w:rPr>
              <w:t>-1</w:t>
            </w:r>
            <w:r w:rsidRPr="00927E98">
              <w:rPr>
                <w:lang w:val="en-GB"/>
              </w:rPr>
              <w:t>)</w:t>
            </w:r>
          </w:p>
        </w:tc>
      </w:tr>
      <w:tr w:rsidR="00E56CD2" w:rsidRPr="00927E98" w14:paraId="53F3F2AA" w14:textId="77777777" w:rsidTr="003507AF">
        <w:tc>
          <w:tcPr>
            <w:tcW w:w="1555" w:type="dxa"/>
          </w:tcPr>
          <w:p w14:paraId="6AE2F410" w14:textId="6E7F2287" w:rsidR="00E56CD2" w:rsidRPr="00927E98" w:rsidRDefault="002D6E76" w:rsidP="009C04C7">
            <w:pPr>
              <w:pStyle w:val="ListParagraph"/>
              <w:ind w:left="0"/>
              <w:rPr>
                <w:lang w:val="en-GB"/>
              </w:rPr>
            </w:pPr>
            <w:r w:rsidRPr="00927E98">
              <w:rPr>
                <w:lang w:val="en-GB"/>
              </w:rPr>
              <w:t>specificPurpose</w:t>
            </w:r>
          </w:p>
        </w:tc>
        <w:tc>
          <w:tcPr>
            <w:tcW w:w="4819" w:type="dxa"/>
          </w:tcPr>
          <w:p w14:paraId="1FB9FC61" w14:textId="1A4EAE93" w:rsidR="00E56CD2" w:rsidRPr="00927E98" w:rsidRDefault="002D6E76">
            <w:pPr>
              <w:pStyle w:val="ListParagraph"/>
              <w:ind w:left="0"/>
              <w:rPr>
                <w:lang w:val="en-GB"/>
              </w:rPr>
            </w:pPr>
            <w:r w:rsidRPr="00927E98">
              <w:rPr>
                <w:lang w:val="en-GB"/>
              </w:rPr>
              <w:t>Specific purpose for which the data shall be or has been collected</w:t>
            </w:r>
          </w:p>
        </w:tc>
        <w:tc>
          <w:tcPr>
            <w:tcW w:w="638" w:type="dxa"/>
          </w:tcPr>
          <w:p w14:paraId="3D13E4BD" w14:textId="1F70E9D1" w:rsidR="00E56CD2" w:rsidRPr="00927E98" w:rsidRDefault="002D6E76" w:rsidP="009C04C7">
            <w:pPr>
              <w:pStyle w:val="ListParagraph"/>
              <w:ind w:left="0"/>
              <w:rPr>
                <w:lang w:val="en-GB"/>
              </w:rPr>
            </w:pPr>
            <w:r w:rsidRPr="00927E98">
              <w:rPr>
                <w:lang w:val="en-GB"/>
              </w:rPr>
              <w:t>1</w:t>
            </w:r>
          </w:p>
        </w:tc>
        <w:tc>
          <w:tcPr>
            <w:tcW w:w="2338" w:type="dxa"/>
          </w:tcPr>
          <w:p w14:paraId="3F3AF5C9" w14:textId="74E6E92E" w:rsidR="00E56CD2" w:rsidRPr="00927E98" w:rsidRDefault="002D6E76" w:rsidP="00C920BF">
            <w:pPr>
              <w:pStyle w:val="ListParagraph"/>
              <w:keepNext/>
              <w:ind w:left="0"/>
              <w:rPr>
                <w:lang w:val="en-GB"/>
              </w:rPr>
            </w:pPr>
            <w:r w:rsidRPr="00927E98">
              <w:rPr>
                <w:lang w:val="en-GB"/>
              </w:rPr>
              <w:t>CharacterString</w:t>
            </w:r>
          </w:p>
        </w:tc>
      </w:tr>
    </w:tbl>
    <w:p w14:paraId="32A9CB1D" w14:textId="56B168D2" w:rsidR="002D6E76" w:rsidRPr="00927E98" w:rsidRDefault="00764DA2" w:rsidP="00700B1C">
      <w:pPr>
        <w:pStyle w:val="Caption"/>
        <w:spacing w:before="60"/>
        <w:jc w:val="center"/>
        <w:rPr>
          <w:lang w:val="en-GB"/>
        </w:rPr>
      </w:pPr>
      <w:bookmarkStart w:id="328" w:name="_Ref523496012"/>
      <w:r w:rsidRPr="00A5518E">
        <w:rPr>
          <w:lang w:val="en-GB"/>
        </w:rPr>
        <w:t xml:space="preserve">Table </w:t>
      </w:r>
      <w:r w:rsidR="00FD3C3D" w:rsidRPr="00A5518E">
        <w:rPr>
          <w:lang w:val="en-GB"/>
        </w:rPr>
        <w:t>5</w:t>
      </w:r>
      <w:r w:rsidR="00BA293A" w:rsidRPr="00A5518E">
        <w:rPr>
          <w:lang w:val="en-GB"/>
        </w:rPr>
        <w:noBreakHyphen/>
      </w:r>
      <w:r w:rsidR="00BA293A" w:rsidRPr="00A5518E">
        <w:rPr>
          <w:lang w:val="en-GB"/>
        </w:rPr>
        <w:fldChar w:fldCharType="begin"/>
      </w:r>
      <w:r w:rsidR="00BA293A" w:rsidRPr="00A5518E">
        <w:rPr>
          <w:lang w:val="en-GB"/>
        </w:rPr>
        <w:instrText xml:space="preserve"> SEQ Table \* ARABIC \s 1 </w:instrText>
      </w:r>
      <w:r w:rsidR="00BA293A" w:rsidRPr="00A5518E">
        <w:rPr>
          <w:lang w:val="en-GB"/>
        </w:rPr>
        <w:fldChar w:fldCharType="separate"/>
      </w:r>
      <w:r w:rsidR="00BA293A" w:rsidRPr="00A5518E">
        <w:rPr>
          <w:noProof/>
          <w:lang w:val="en-GB"/>
        </w:rPr>
        <w:t>1</w:t>
      </w:r>
      <w:r w:rsidR="00BA293A" w:rsidRPr="00A5518E">
        <w:rPr>
          <w:lang w:val="en-GB"/>
        </w:rPr>
        <w:fldChar w:fldCharType="end"/>
      </w:r>
      <w:r w:rsidRPr="00A5518E">
        <w:rPr>
          <w:lang w:val="en-GB"/>
        </w:rPr>
        <w:t xml:space="preserve"> </w:t>
      </w:r>
      <w:ins w:id="329" w:author="Teh Stand" w:date="2018-11-22T09:54:00Z">
        <w:r w:rsidR="00103345">
          <w:rPr>
            <w:lang w:val="en-GB"/>
          </w:rPr>
          <w:t xml:space="preserve">- </w:t>
        </w:r>
      </w:ins>
      <w:r w:rsidRPr="00A5518E">
        <w:rPr>
          <w:lang w:val="en-GB"/>
        </w:rPr>
        <w:t>Example of S-100 table (Informal Description of the Data Product, S-100 Table 11-1)</w:t>
      </w:r>
      <w:bookmarkEnd w:id="328"/>
    </w:p>
    <w:p w14:paraId="6EEA0FAF" w14:textId="45698D14" w:rsidR="00311AE4" w:rsidRPr="00927E98" w:rsidRDefault="002D6E76" w:rsidP="00700B1C">
      <w:pPr>
        <w:pStyle w:val="ListParagraph"/>
        <w:spacing w:line="240" w:lineRule="auto"/>
        <w:ind w:left="0"/>
        <w:contextualSpacing w:val="0"/>
        <w:jc w:val="both"/>
        <w:rPr>
          <w:lang w:val="en-GB"/>
        </w:rPr>
      </w:pPr>
      <w:r w:rsidRPr="00927E98">
        <w:rPr>
          <w:lang w:val="en-GB"/>
        </w:rPr>
        <w:t xml:space="preserve">In the above example, the Multi </w:t>
      </w:r>
      <w:ins w:id="330" w:author="Teh Stand" w:date="2018-11-13T07:47:00Z">
        <w:r w:rsidR="00CE2989">
          <w:rPr>
            <w:lang w:val="en-GB"/>
          </w:rPr>
          <w:t xml:space="preserve">(short for “Multiplicity”) </w:t>
        </w:r>
      </w:ins>
      <w:r w:rsidRPr="00927E98">
        <w:rPr>
          <w:lang w:val="en-GB"/>
        </w:rPr>
        <w:t>column indicates which elements are mandatory and which are optional. The rows</w:t>
      </w:r>
      <w:del w:id="331" w:author="Teh Stand" w:date="2018-11-13T07:47:00Z">
        <w:r w:rsidRPr="00927E98" w:rsidDel="00CE2989">
          <w:rPr>
            <w:lang w:val="en-GB"/>
          </w:rPr>
          <w:delText>,</w:delText>
        </w:r>
      </w:del>
      <w:r w:rsidRPr="00927E98">
        <w:rPr>
          <w:lang w:val="en-GB"/>
        </w:rPr>
        <w:t xml:space="preserve"> title, abstract, content, spatial extent and specific purpose are all mandatory, as indicated by the multiplicity of 1, while the rows acronym and temporal extent are optional</w:t>
      </w:r>
      <w:r w:rsidR="002E2940" w:rsidRPr="00927E98">
        <w:rPr>
          <w:lang w:val="en-GB"/>
        </w:rPr>
        <w:t xml:space="preserve">, as indicated by the </w:t>
      </w:r>
      <w:r w:rsidR="00F7025A" w:rsidRPr="00927E98">
        <w:rPr>
          <w:lang w:val="en-GB"/>
        </w:rPr>
        <w:t>multiplicities</w:t>
      </w:r>
      <w:r w:rsidR="002E2940" w:rsidRPr="00927E98">
        <w:rPr>
          <w:lang w:val="en-GB"/>
        </w:rPr>
        <w:t xml:space="preserve"> of 0..* and 0..1.</w:t>
      </w:r>
    </w:p>
    <w:p w14:paraId="5CA837D6" w14:textId="4D5CB217" w:rsidR="00311AE4" w:rsidRPr="00927E98" w:rsidDel="00360076" w:rsidRDefault="00311AE4" w:rsidP="00700B1C">
      <w:pPr>
        <w:pStyle w:val="ListParagraph"/>
        <w:spacing w:line="240" w:lineRule="auto"/>
        <w:ind w:left="0"/>
        <w:rPr>
          <w:del w:id="332" w:author="Teh Stand" w:date="2018-11-14T14:23:00Z"/>
          <w:highlight w:val="yellow"/>
          <w:lang w:val="en-GB"/>
        </w:rPr>
      </w:pPr>
    </w:p>
    <w:p w14:paraId="31A4868A" w14:textId="199C5D00" w:rsidR="00F30046" w:rsidRPr="00927E98" w:rsidRDefault="00311AE4" w:rsidP="00700B1C">
      <w:pPr>
        <w:pStyle w:val="Heading2"/>
        <w:keepLines w:val="0"/>
        <w:numPr>
          <w:ilvl w:val="2"/>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333" w:name="_Toc502540918"/>
      <w:bookmarkStart w:id="334" w:name="_Toc502558222"/>
      <w:r w:rsidRPr="00927E98">
        <w:rPr>
          <w:rFonts w:ascii="Arial" w:eastAsia="MS Mincho" w:hAnsi="Arial" w:cs="Times New Roman"/>
          <w:b/>
          <w:bCs/>
          <w:color w:val="auto"/>
          <w:sz w:val="22"/>
          <w:szCs w:val="20"/>
          <w:lang w:val="en-GB" w:eastAsia="ja-JP"/>
        </w:rPr>
        <w:t>C</w:t>
      </w:r>
      <w:r w:rsidR="002D6E76" w:rsidRPr="00927E98">
        <w:rPr>
          <w:rFonts w:ascii="Arial" w:eastAsia="MS Mincho" w:hAnsi="Arial" w:cs="Times New Roman"/>
          <w:b/>
          <w:bCs/>
          <w:color w:val="auto"/>
          <w:sz w:val="22"/>
          <w:szCs w:val="20"/>
          <w:lang w:val="en-GB" w:eastAsia="ja-JP"/>
        </w:rPr>
        <w:t>amel</w:t>
      </w:r>
      <w:r w:rsidRPr="00927E98">
        <w:rPr>
          <w:rFonts w:ascii="Arial" w:eastAsia="MS Mincho" w:hAnsi="Arial" w:cs="Times New Roman"/>
          <w:b/>
          <w:bCs/>
          <w:color w:val="auto"/>
          <w:sz w:val="22"/>
          <w:szCs w:val="20"/>
          <w:lang w:val="en-GB" w:eastAsia="ja-JP"/>
        </w:rPr>
        <w:t>C</w:t>
      </w:r>
      <w:r w:rsidR="002D6E76" w:rsidRPr="00927E98">
        <w:rPr>
          <w:rFonts w:ascii="Arial" w:eastAsia="MS Mincho" w:hAnsi="Arial" w:cs="Times New Roman"/>
          <w:b/>
          <w:bCs/>
          <w:color w:val="auto"/>
          <w:sz w:val="22"/>
          <w:szCs w:val="20"/>
          <w:lang w:val="en-GB" w:eastAsia="ja-JP"/>
        </w:rPr>
        <w:t>ase</w:t>
      </w:r>
      <w:r w:rsidRPr="00927E98">
        <w:rPr>
          <w:rFonts w:ascii="Arial" w:eastAsia="MS Mincho" w:hAnsi="Arial" w:cs="Times New Roman"/>
          <w:b/>
          <w:bCs/>
          <w:color w:val="auto"/>
          <w:sz w:val="22"/>
          <w:szCs w:val="20"/>
          <w:lang w:val="en-GB" w:eastAsia="ja-JP"/>
        </w:rPr>
        <w:t xml:space="preserve"> </w:t>
      </w:r>
      <w:r w:rsidR="00383918" w:rsidRPr="00927E98">
        <w:rPr>
          <w:rFonts w:ascii="Arial" w:eastAsia="MS Mincho" w:hAnsi="Arial" w:cs="Times New Roman"/>
          <w:b/>
          <w:bCs/>
          <w:color w:val="auto"/>
          <w:sz w:val="22"/>
          <w:szCs w:val="20"/>
          <w:lang w:val="en-GB" w:eastAsia="ja-JP"/>
        </w:rPr>
        <w:t xml:space="preserve">and </w:t>
      </w:r>
      <w:r w:rsidR="00F559AF" w:rsidRPr="00927E98">
        <w:rPr>
          <w:rFonts w:ascii="Arial" w:eastAsia="MS Mincho" w:hAnsi="Arial" w:cs="Times New Roman"/>
          <w:b/>
          <w:bCs/>
          <w:color w:val="auto"/>
          <w:sz w:val="22"/>
          <w:szCs w:val="20"/>
          <w:lang w:val="en-GB" w:eastAsia="ja-JP"/>
        </w:rPr>
        <w:t xml:space="preserve">its use in </w:t>
      </w:r>
      <w:r w:rsidRPr="00927E98">
        <w:rPr>
          <w:rFonts w:ascii="Arial" w:eastAsia="MS Mincho" w:hAnsi="Arial" w:cs="Times New Roman"/>
          <w:b/>
          <w:bCs/>
          <w:color w:val="auto"/>
          <w:sz w:val="22"/>
          <w:szCs w:val="20"/>
          <w:lang w:val="en-GB" w:eastAsia="ja-JP"/>
        </w:rPr>
        <w:t>S-100</w:t>
      </w:r>
      <w:bookmarkEnd w:id="333"/>
      <w:bookmarkEnd w:id="334"/>
    </w:p>
    <w:p w14:paraId="52348FB0" w14:textId="18F0CDE7" w:rsidR="00F30046" w:rsidRPr="00927E98" w:rsidRDefault="00F30046" w:rsidP="00700B1C">
      <w:pPr>
        <w:pStyle w:val="ListParagraph"/>
        <w:spacing w:line="240" w:lineRule="auto"/>
        <w:ind w:left="0"/>
        <w:jc w:val="both"/>
        <w:rPr>
          <w:lang w:val="en-GB"/>
        </w:rPr>
      </w:pPr>
      <w:r w:rsidRPr="00927E98">
        <w:rPr>
          <w:lang w:val="en-GB"/>
        </w:rPr>
        <w:t xml:space="preserve">S-100 uses camelCase </w:t>
      </w:r>
      <w:r w:rsidR="00F7025A" w:rsidRPr="00927E98">
        <w:rPr>
          <w:lang w:val="en-GB"/>
        </w:rPr>
        <w:t>extensively</w:t>
      </w:r>
      <w:r w:rsidR="00905088" w:rsidRPr="00927E98">
        <w:rPr>
          <w:lang w:val="en-GB"/>
        </w:rPr>
        <w:t xml:space="preserve">, and the use is based on principles </w:t>
      </w:r>
      <w:r w:rsidR="007407C8" w:rsidRPr="00927E98">
        <w:rPr>
          <w:lang w:val="en-GB"/>
        </w:rPr>
        <w:t>inherited from ISO 19103</w:t>
      </w:r>
      <w:r w:rsidRPr="00927E98">
        <w:rPr>
          <w:lang w:val="en-GB"/>
        </w:rPr>
        <w:t>. Camel case (stylized as camelCase or CamelCase; also known as camel caps or more formally as medial capitals) is the practice of writing compound words or phrases such that each word or abbreviation in the middle of the phrase begins with a capital letter, with no intervening spaces or punctuation. Common examples include "iPhone ", "eBay", "FedEx", "DreamWorks", "HarperCollins", "iCarly", "WordWorld", and "WordGirl". It is also sometimes used in online usernames such as "JohnSmith", and to make multi-word domain names more legible, for example in advertisements</w:t>
      </w:r>
      <w:del w:id="335" w:author="Teh Stand" w:date="2018-11-13T07:49:00Z">
        <w:r w:rsidRPr="00927E98" w:rsidDel="00CE2989">
          <w:rPr>
            <w:lang w:val="en-GB"/>
          </w:rPr>
          <w:delText>.</w:delText>
        </w:r>
      </w:del>
      <w:r w:rsidRPr="00927E98">
        <w:rPr>
          <w:lang w:val="en-GB"/>
        </w:rPr>
        <w:t xml:space="preserve"> [Wikipedia, 2017].</w:t>
      </w:r>
      <w:r w:rsidR="00C9762A" w:rsidRPr="00927E98">
        <w:rPr>
          <w:lang w:val="en-GB"/>
        </w:rPr>
        <w:t xml:space="preserve"> </w:t>
      </w:r>
      <w:r w:rsidRPr="00927E98">
        <w:rPr>
          <w:lang w:val="en-GB"/>
        </w:rPr>
        <w:t xml:space="preserve">S-100 makes use of camelCase as a method to construct distinct identifiers or names of elements used within S-100 itself, within the GI Registry, Feature Catalogues, etc. </w:t>
      </w:r>
    </w:p>
    <w:p w14:paraId="27CD1AB1" w14:textId="3E06820A" w:rsidR="00F30046" w:rsidRPr="00927E98" w:rsidRDefault="00F30046" w:rsidP="00F30046">
      <w:pPr>
        <w:autoSpaceDE w:val="0"/>
        <w:autoSpaceDN w:val="0"/>
        <w:adjustRightInd w:val="0"/>
        <w:spacing w:after="0" w:line="240" w:lineRule="auto"/>
        <w:rPr>
          <w:lang w:val="en-GB"/>
        </w:rPr>
      </w:pPr>
      <w:r w:rsidRPr="00927E98">
        <w:rPr>
          <w:lang w:val="en-GB"/>
        </w:rPr>
        <w:t>The camelCaseIdentifier must</w:t>
      </w:r>
      <w:r w:rsidR="00D53EEC" w:rsidRPr="00927E98">
        <w:rPr>
          <w:lang w:val="en-GB"/>
        </w:rPr>
        <w:t xml:space="preserve"> according to S-100 </w:t>
      </w:r>
      <w:ins w:id="336" w:author="Teh Stand" w:date="2018-11-13T07:55:00Z">
        <w:r w:rsidR="00481F3C">
          <w:rPr>
            <w:lang w:val="en-GB"/>
          </w:rPr>
          <w:t xml:space="preserve">clause </w:t>
        </w:r>
      </w:ins>
      <w:r w:rsidR="00D53EEC" w:rsidRPr="00A5518E">
        <w:rPr>
          <w:lang w:val="en-GB"/>
        </w:rPr>
        <w:t>2a-4.2.3</w:t>
      </w:r>
      <w:r w:rsidRPr="00927E98">
        <w:rPr>
          <w:lang w:val="en-GB"/>
        </w:rPr>
        <w:t>:</w:t>
      </w:r>
    </w:p>
    <w:p w14:paraId="0285C4A8" w14:textId="410AA71B"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lastRenderedPageBreak/>
        <w:t>Be compound words in which the words are joined without spaces and are capitalized within the compound.</w:t>
      </w:r>
    </w:p>
    <w:p w14:paraId="60D61807" w14:textId="6D0C7081"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t>Be unique within the registry.</w:t>
      </w:r>
    </w:p>
    <w:p w14:paraId="1064AAD3" w14:textId="377ADE9B"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t xml:space="preserve">Conform to ISO </w:t>
      </w:r>
      <w:r w:rsidR="00FD3C3D" w:rsidRPr="00927E98">
        <w:rPr>
          <w:lang w:val="en-GB"/>
        </w:rPr>
        <w:t>10</w:t>
      </w:r>
      <w:r w:rsidRPr="00927E98">
        <w:rPr>
          <w:lang w:val="en-GB"/>
        </w:rPr>
        <w:t>646</w:t>
      </w:r>
      <w:r w:rsidR="00FD3C3D" w:rsidRPr="00A5518E">
        <w:rPr>
          <w:rStyle w:val="FootnoteReference"/>
          <w:lang w:val="en-GB"/>
        </w:rPr>
        <w:footnoteReference w:id="1"/>
      </w:r>
      <w:r w:rsidRPr="00927E98">
        <w:rPr>
          <w:lang w:val="en-GB"/>
        </w:rPr>
        <w:t xml:space="preserve"> with uppercase characters A-Z, 0-9,</w:t>
      </w:r>
      <w:r w:rsidR="00E71AB4" w:rsidRPr="00927E98">
        <w:rPr>
          <w:lang w:val="en-GB"/>
        </w:rPr>
        <w:t xml:space="preserve"> </w:t>
      </w:r>
      <w:r w:rsidRPr="00927E98">
        <w:rPr>
          <w:lang w:val="en-GB"/>
        </w:rPr>
        <w:t>”_”</w:t>
      </w:r>
      <w:r w:rsidR="00E71AB4" w:rsidRPr="00927E98">
        <w:rPr>
          <w:lang w:val="en-GB"/>
        </w:rPr>
        <w:t>,</w:t>
      </w:r>
      <w:r w:rsidRPr="00927E98">
        <w:rPr>
          <w:lang w:val="en-GB"/>
        </w:rPr>
        <w:t xml:space="preserve"> and lowercase characters a-z.</w:t>
      </w:r>
    </w:p>
    <w:p w14:paraId="00FA28D0" w14:textId="019CCA45" w:rsidR="00F30046" w:rsidRPr="00927E98" w:rsidRDefault="00F30046" w:rsidP="006E0B5A">
      <w:pPr>
        <w:pStyle w:val="ListParagraph"/>
        <w:numPr>
          <w:ilvl w:val="0"/>
          <w:numId w:val="9"/>
        </w:numPr>
        <w:autoSpaceDE w:val="0"/>
        <w:autoSpaceDN w:val="0"/>
        <w:adjustRightInd w:val="0"/>
        <w:spacing w:after="0" w:line="240" w:lineRule="auto"/>
        <w:rPr>
          <w:lang w:val="en-GB"/>
        </w:rPr>
      </w:pPr>
      <w:commentRangeStart w:id="337"/>
      <w:commentRangeStart w:id="338"/>
      <w:r w:rsidRPr="00927E98">
        <w:rPr>
          <w:lang w:val="en-GB"/>
        </w:rPr>
        <w:t>Features and Information types must begin with uppercase A-Z.</w:t>
      </w:r>
      <w:commentRangeEnd w:id="337"/>
      <w:r w:rsidR="00076398" w:rsidRPr="00A5518E">
        <w:rPr>
          <w:rStyle w:val="CommentReference"/>
          <w:lang w:val="en-GB"/>
        </w:rPr>
        <w:commentReference w:id="337"/>
      </w:r>
      <w:commentRangeEnd w:id="338"/>
      <w:r w:rsidR="00635D81" w:rsidRPr="00A5518E">
        <w:rPr>
          <w:rStyle w:val="CommentReference"/>
          <w:lang w:val="en-GB"/>
        </w:rPr>
        <w:commentReference w:id="338"/>
      </w:r>
    </w:p>
    <w:p w14:paraId="17FC63F8" w14:textId="4034AFA4" w:rsidR="00F30046" w:rsidRPr="00927E98" w:rsidRDefault="00F30046" w:rsidP="007B3D3A">
      <w:pPr>
        <w:pStyle w:val="ListParagraph"/>
        <w:numPr>
          <w:ilvl w:val="0"/>
          <w:numId w:val="9"/>
        </w:numPr>
        <w:autoSpaceDE w:val="0"/>
        <w:autoSpaceDN w:val="0"/>
        <w:adjustRightInd w:val="0"/>
        <w:spacing w:line="240" w:lineRule="auto"/>
        <w:ind w:left="714" w:hanging="357"/>
        <w:contextualSpacing w:val="0"/>
        <w:rPr>
          <w:lang w:val="en-GB"/>
        </w:rPr>
      </w:pPr>
      <w:r w:rsidRPr="00927E98">
        <w:rPr>
          <w:lang w:val="en-GB"/>
        </w:rPr>
        <w:t xml:space="preserve">Attributes and </w:t>
      </w:r>
      <w:commentRangeStart w:id="339"/>
      <w:r w:rsidRPr="00927E98">
        <w:rPr>
          <w:lang w:val="en-GB"/>
        </w:rPr>
        <w:t>enumerated values</w:t>
      </w:r>
      <w:commentRangeEnd w:id="339"/>
      <w:r w:rsidR="006A04BF">
        <w:rPr>
          <w:rStyle w:val="CommentReference"/>
        </w:rPr>
        <w:commentReference w:id="339"/>
      </w:r>
      <w:r w:rsidRPr="00927E98">
        <w:rPr>
          <w:lang w:val="en-GB"/>
        </w:rPr>
        <w:t xml:space="preserve"> must begin with lowercase a-z.</w:t>
      </w:r>
    </w:p>
    <w:p w14:paraId="5ED8852B" w14:textId="62B45FEB" w:rsidR="00370D58" w:rsidRPr="00927E98" w:rsidDel="007B3D3A" w:rsidRDefault="00370D58" w:rsidP="007B3D3A">
      <w:pPr>
        <w:autoSpaceDE w:val="0"/>
        <w:autoSpaceDN w:val="0"/>
        <w:adjustRightInd w:val="0"/>
        <w:spacing w:after="60" w:line="240" w:lineRule="auto"/>
        <w:rPr>
          <w:del w:id="340" w:author="Teh Stand" w:date="2018-11-21T11:27:00Z"/>
          <w:lang w:val="en-GB"/>
        </w:rPr>
      </w:pPr>
    </w:p>
    <w:p w14:paraId="4893E19C" w14:textId="7FBAC04A" w:rsidR="00F30046" w:rsidRPr="00927E98" w:rsidRDefault="00370D58" w:rsidP="007B3D3A">
      <w:pPr>
        <w:autoSpaceDE w:val="0"/>
        <w:autoSpaceDN w:val="0"/>
        <w:adjustRightInd w:val="0"/>
        <w:spacing w:after="60" w:line="240" w:lineRule="auto"/>
        <w:rPr>
          <w:lang w:val="en-GB"/>
        </w:rPr>
      </w:pPr>
      <w:r w:rsidRPr="00927E98">
        <w:rPr>
          <w:lang w:val="en-GB"/>
        </w:rPr>
        <w:t xml:space="preserve">EXAMPLE </w:t>
      </w:r>
      <w:r w:rsidR="00F30046" w:rsidRPr="00927E98">
        <w:rPr>
          <w:lang w:val="en-GB"/>
        </w:rPr>
        <w:t>1</w:t>
      </w:r>
      <w:r w:rsidRPr="00927E98">
        <w:rPr>
          <w:lang w:val="en-GB"/>
        </w:rPr>
        <w:t>:</w:t>
      </w:r>
      <w:r w:rsidR="00F30046" w:rsidRPr="00927E98">
        <w:rPr>
          <w:lang w:val="en-GB"/>
        </w:rPr>
        <w:t xml:space="preserve"> BeaconCardinal is the Camel Case identifier for the feature Beacon Cardinal</w:t>
      </w:r>
    </w:p>
    <w:p w14:paraId="592F7E07" w14:textId="3A6FCADF" w:rsidR="00F30046" w:rsidRPr="00927E98" w:rsidRDefault="00370D58" w:rsidP="007B3D3A">
      <w:pPr>
        <w:pStyle w:val="ListParagraph"/>
        <w:spacing w:line="240" w:lineRule="auto"/>
        <w:ind w:left="0"/>
        <w:contextualSpacing w:val="0"/>
        <w:rPr>
          <w:lang w:val="en-GB"/>
        </w:rPr>
      </w:pPr>
      <w:r w:rsidRPr="00927E98">
        <w:rPr>
          <w:lang w:val="en-GB"/>
        </w:rPr>
        <w:t xml:space="preserve">EXAMPLE </w:t>
      </w:r>
      <w:r w:rsidR="00F30046" w:rsidRPr="00927E98">
        <w:rPr>
          <w:lang w:val="en-GB"/>
        </w:rPr>
        <w:t>2</w:t>
      </w:r>
      <w:r w:rsidRPr="00927E98">
        <w:rPr>
          <w:lang w:val="en-GB"/>
        </w:rPr>
        <w:t>:</w:t>
      </w:r>
      <w:r w:rsidR="00F30046" w:rsidRPr="00927E98">
        <w:rPr>
          <w:lang w:val="en-GB"/>
        </w:rPr>
        <w:t xml:space="preserve"> categoryOfLandmark is the Camel Case identifier for the attribute Category of Landmark</w:t>
      </w:r>
    </w:p>
    <w:p w14:paraId="5A5A0B73" w14:textId="120C2E5C" w:rsidR="00311AE4" w:rsidRPr="00927E98" w:rsidDel="00360076" w:rsidRDefault="00311AE4" w:rsidP="007B3D3A">
      <w:pPr>
        <w:pStyle w:val="ListParagraph"/>
        <w:spacing w:line="240" w:lineRule="auto"/>
        <w:ind w:left="0"/>
        <w:rPr>
          <w:del w:id="341" w:author="Teh Stand" w:date="2018-11-14T14:24:00Z"/>
          <w:lang w:val="en-GB"/>
        </w:rPr>
      </w:pPr>
    </w:p>
    <w:p w14:paraId="6EA95B0E" w14:textId="1C979A84" w:rsidR="00596443" w:rsidRPr="00927E98" w:rsidRDefault="00311AE4" w:rsidP="007B3D3A">
      <w:pPr>
        <w:pStyle w:val="Heading2"/>
        <w:keepLines w:val="0"/>
        <w:numPr>
          <w:ilvl w:val="2"/>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342" w:name="_Toc502540919"/>
      <w:bookmarkStart w:id="343" w:name="_Toc502558223"/>
      <w:r w:rsidRPr="00927E98">
        <w:rPr>
          <w:rFonts w:ascii="Arial" w:eastAsia="MS Mincho" w:hAnsi="Arial" w:cs="Times New Roman"/>
          <w:b/>
          <w:bCs/>
          <w:color w:val="auto"/>
          <w:sz w:val="22"/>
          <w:szCs w:val="20"/>
          <w:lang w:val="en-GB" w:eastAsia="ja-JP"/>
        </w:rPr>
        <w:t xml:space="preserve">What are </w:t>
      </w:r>
      <w:r w:rsidR="00F559AF" w:rsidRPr="00927E98">
        <w:rPr>
          <w:rFonts w:ascii="Arial" w:eastAsia="MS Mincho" w:hAnsi="Arial" w:cs="Times New Roman"/>
          <w:b/>
          <w:bCs/>
          <w:color w:val="auto"/>
          <w:sz w:val="22"/>
          <w:szCs w:val="20"/>
          <w:lang w:val="en-GB" w:eastAsia="ja-JP"/>
        </w:rPr>
        <w:t xml:space="preserve">multiplicities </w:t>
      </w:r>
      <w:r w:rsidR="002D6E76" w:rsidRPr="00927E98">
        <w:rPr>
          <w:rFonts w:ascii="Arial" w:eastAsia="MS Mincho" w:hAnsi="Arial" w:cs="Times New Roman"/>
          <w:b/>
          <w:bCs/>
          <w:color w:val="auto"/>
          <w:sz w:val="22"/>
          <w:szCs w:val="20"/>
          <w:lang w:val="en-GB" w:eastAsia="ja-JP"/>
        </w:rPr>
        <w:t xml:space="preserve">and </w:t>
      </w:r>
      <w:r w:rsidR="00F559AF" w:rsidRPr="00927E98">
        <w:rPr>
          <w:rFonts w:ascii="Arial" w:eastAsia="MS Mincho" w:hAnsi="Arial" w:cs="Times New Roman"/>
          <w:b/>
          <w:bCs/>
          <w:color w:val="auto"/>
          <w:sz w:val="22"/>
          <w:szCs w:val="20"/>
          <w:lang w:val="en-GB" w:eastAsia="ja-JP"/>
        </w:rPr>
        <w:t xml:space="preserve">how are they used </w:t>
      </w:r>
      <w:r w:rsidRPr="00927E98">
        <w:rPr>
          <w:rFonts w:ascii="Arial" w:eastAsia="MS Mincho" w:hAnsi="Arial" w:cs="Times New Roman"/>
          <w:b/>
          <w:bCs/>
          <w:color w:val="auto"/>
          <w:sz w:val="22"/>
          <w:szCs w:val="20"/>
          <w:lang w:val="en-GB" w:eastAsia="ja-JP"/>
        </w:rPr>
        <w:t>in S-100</w:t>
      </w:r>
      <w:bookmarkEnd w:id="342"/>
      <w:bookmarkEnd w:id="343"/>
    </w:p>
    <w:p w14:paraId="66271D38" w14:textId="2CFA7097" w:rsidR="00596443" w:rsidRPr="00927E98" w:rsidRDefault="00596443" w:rsidP="007B3D3A">
      <w:pPr>
        <w:spacing w:line="240" w:lineRule="auto"/>
        <w:jc w:val="both"/>
        <w:rPr>
          <w:lang w:val="en-GB"/>
        </w:rPr>
      </w:pPr>
      <w:r w:rsidRPr="00927E98">
        <w:rPr>
          <w:lang w:val="en-GB"/>
        </w:rPr>
        <w:t xml:space="preserve">Within the tables, models and other parts of S-100, the concept of multiplicity is used to give the </w:t>
      </w:r>
      <w:r w:rsidR="00A17242" w:rsidRPr="00927E98">
        <w:rPr>
          <w:lang w:val="en-GB"/>
        </w:rPr>
        <w:t xml:space="preserve">number of repetitions </w:t>
      </w:r>
      <w:r w:rsidRPr="00927E98">
        <w:rPr>
          <w:lang w:val="en-GB"/>
        </w:rPr>
        <w:t xml:space="preserve">of a </w:t>
      </w:r>
      <w:r w:rsidR="00A9555C" w:rsidRPr="00927E98">
        <w:rPr>
          <w:lang w:val="en-GB"/>
        </w:rPr>
        <w:t>particular</w:t>
      </w:r>
      <w:r w:rsidRPr="00927E98">
        <w:rPr>
          <w:lang w:val="en-GB"/>
        </w:rPr>
        <w:t xml:space="preserve"> entity in the given context</w:t>
      </w:r>
      <w:r w:rsidR="00A17242" w:rsidRPr="00927E98">
        <w:rPr>
          <w:lang w:val="en-GB"/>
        </w:rPr>
        <w:t>, such</w:t>
      </w:r>
      <w:r w:rsidRPr="00927E98">
        <w:rPr>
          <w:lang w:val="en-GB"/>
        </w:rPr>
        <w:t xml:space="preserve"> as how many times an attribute </w:t>
      </w:r>
      <w:r w:rsidR="00A17242" w:rsidRPr="00927E98">
        <w:rPr>
          <w:lang w:val="en-GB"/>
        </w:rPr>
        <w:t xml:space="preserve">can </w:t>
      </w:r>
      <w:r w:rsidRPr="00927E98">
        <w:rPr>
          <w:lang w:val="en-GB"/>
        </w:rPr>
        <w:t xml:space="preserve">be used within a class. </w:t>
      </w:r>
      <w:r w:rsidR="005878C0" w:rsidRPr="00927E98">
        <w:rPr>
          <w:lang w:val="en-GB"/>
        </w:rPr>
        <w:t xml:space="preserve">More details can be found in S-100 </w:t>
      </w:r>
      <w:r w:rsidR="009B2DA4" w:rsidRPr="00927E98">
        <w:rPr>
          <w:lang w:val="en-GB"/>
        </w:rPr>
        <w:t xml:space="preserve">Part </w:t>
      </w:r>
      <w:r w:rsidR="005878C0" w:rsidRPr="00927E98">
        <w:rPr>
          <w:lang w:val="en-GB"/>
        </w:rPr>
        <w:t>1-4.5.3.3</w:t>
      </w:r>
      <w:ins w:id="344" w:author="Teh Stand" w:date="2018-11-14T14:21:00Z">
        <w:r w:rsidR="00360076">
          <w:rPr>
            <w:lang w:val="en-GB"/>
          </w:rPr>
          <w:t xml:space="preserve"> –</w:t>
        </w:r>
      </w:ins>
      <w:r w:rsidR="005878C0" w:rsidRPr="00927E98">
        <w:rPr>
          <w:lang w:val="en-GB"/>
        </w:rPr>
        <w:t xml:space="preserve"> S100_Multiplicity</w:t>
      </w:r>
      <w:ins w:id="345" w:author="Teh Stand" w:date="2018-11-14T14:21:00Z">
        <w:r w:rsidR="00360076">
          <w:rPr>
            <w:lang w:val="en-GB"/>
          </w:rPr>
          <w:t>,</w:t>
        </w:r>
      </w:ins>
      <w:r w:rsidR="005878C0" w:rsidRPr="00927E98">
        <w:rPr>
          <w:lang w:val="en-GB"/>
        </w:rPr>
        <w:t xml:space="preserve"> and subsequent </w:t>
      </w:r>
      <w:r w:rsidR="00991901" w:rsidRPr="00927E98">
        <w:rPr>
          <w:lang w:val="en-GB"/>
        </w:rPr>
        <w:t>paragraphs</w:t>
      </w:r>
      <w:r w:rsidR="005878C0" w:rsidRPr="00927E98">
        <w:rPr>
          <w:lang w:val="en-GB"/>
        </w:rPr>
        <w:t>.</w:t>
      </w:r>
    </w:p>
    <w:p w14:paraId="4788451E" w14:textId="7D3A4067" w:rsidR="00FE561E" w:rsidRPr="00927E98" w:rsidRDefault="00FE561E" w:rsidP="007B3D3A">
      <w:pPr>
        <w:pStyle w:val="Heading2"/>
        <w:keepLines w:val="0"/>
        <w:numPr>
          <w:ilvl w:val="1"/>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346" w:name="_Toc502540920"/>
      <w:bookmarkStart w:id="347" w:name="_Toc502558224"/>
      <w:r w:rsidRPr="00927E98">
        <w:rPr>
          <w:rFonts w:ascii="Arial" w:eastAsia="MS Mincho" w:hAnsi="Arial" w:cs="Times New Roman"/>
          <w:b/>
          <w:bCs/>
          <w:color w:val="auto"/>
          <w:sz w:val="22"/>
          <w:szCs w:val="20"/>
          <w:lang w:val="en-GB" w:eastAsia="ja-JP"/>
        </w:rPr>
        <w:t xml:space="preserve">Main </w:t>
      </w:r>
      <w:r w:rsidR="00F559AF" w:rsidRPr="00927E98">
        <w:rPr>
          <w:rFonts w:ascii="Arial" w:eastAsia="MS Mincho" w:hAnsi="Arial" w:cs="Times New Roman"/>
          <w:b/>
          <w:bCs/>
          <w:color w:val="auto"/>
          <w:sz w:val="22"/>
          <w:szCs w:val="20"/>
          <w:lang w:val="en-GB" w:eastAsia="ja-JP"/>
        </w:rPr>
        <w:t xml:space="preserve">parts </w:t>
      </w:r>
      <w:r w:rsidR="00EE2FA8" w:rsidRPr="00927E98">
        <w:rPr>
          <w:rFonts w:ascii="Arial" w:eastAsia="MS Mincho" w:hAnsi="Arial" w:cs="Times New Roman"/>
          <w:b/>
          <w:bCs/>
          <w:color w:val="auto"/>
          <w:sz w:val="22"/>
          <w:szCs w:val="20"/>
          <w:lang w:val="en-GB" w:eastAsia="ja-JP"/>
        </w:rPr>
        <w:t xml:space="preserve">of </w:t>
      </w:r>
      <w:r w:rsidRPr="00927E98">
        <w:rPr>
          <w:rFonts w:ascii="Arial" w:eastAsia="MS Mincho" w:hAnsi="Arial" w:cs="Times New Roman"/>
          <w:b/>
          <w:bCs/>
          <w:color w:val="auto"/>
          <w:sz w:val="22"/>
          <w:szCs w:val="20"/>
          <w:lang w:val="en-GB" w:eastAsia="ja-JP"/>
        </w:rPr>
        <w:t>a</w:t>
      </w:r>
      <w:r w:rsidR="00EE2FA8" w:rsidRPr="00927E98">
        <w:rPr>
          <w:rFonts w:ascii="Arial" w:eastAsia="MS Mincho" w:hAnsi="Arial" w:cs="Times New Roman"/>
          <w:b/>
          <w:bCs/>
          <w:color w:val="auto"/>
          <w:sz w:val="22"/>
          <w:szCs w:val="20"/>
          <w:lang w:val="en-GB" w:eastAsia="ja-JP"/>
        </w:rPr>
        <w:t>n</w:t>
      </w:r>
      <w:r w:rsidRPr="00927E98">
        <w:rPr>
          <w:rFonts w:ascii="Arial" w:eastAsia="MS Mincho" w:hAnsi="Arial" w:cs="Times New Roman"/>
          <w:b/>
          <w:bCs/>
          <w:color w:val="auto"/>
          <w:sz w:val="22"/>
          <w:szCs w:val="20"/>
          <w:lang w:val="en-GB" w:eastAsia="ja-JP"/>
        </w:rPr>
        <w:t xml:space="preserve"> S-100 </w:t>
      </w:r>
      <w:bookmarkEnd w:id="346"/>
      <w:bookmarkEnd w:id="347"/>
      <w:r w:rsidR="00360076">
        <w:rPr>
          <w:rFonts w:ascii="Arial" w:eastAsia="MS Mincho" w:hAnsi="Arial" w:cs="Times New Roman"/>
          <w:b/>
          <w:bCs/>
          <w:color w:val="auto"/>
          <w:sz w:val="22"/>
          <w:szCs w:val="20"/>
          <w:lang w:val="en-GB" w:eastAsia="ja-JP"/>
        </w:rPr>
        <w:t>P</w:t>
      </w:r>
      <w:r w:rsidR="00360076" w:rsidRPr="00927E98">
        <w:rPr>
          <w:rFonts w:ascii="Arial" w:eastAsia="MS Mincho" w:hAnsi="Arial" w:cs="Times New Roman"/>
          <w:b/>
          <w:bCs/>
          <w:color w:val="auto"/>
          <w:sz w:val="22"/>
          <w:szCs w:val="20"/>
          <w:lang w:val="en-GB" w:eastAsia="ja-JP"/>
        </w:rPr>
        <w:t xml:space="preserve">roduct </w:t>
      </w:r>
      <w:r w:rsidR="00360076">
        <w:rPr>
          <w:rFonts w:ascii="Arial" w:eastAsia="MS Mincho" w:hAnsi="Arial" w:cs="Times New Roman"/>
          <w:b/>
          <w:bCs/>
          <w:color w:val="auto"/>
          <w:sz w:val="22"/>
          <w:szCs w:val="20"/>
          <w:lang w:val="en-GB" w:eastAsia="ja-JP"/>
        </w:rPr>
        <w:t>S</w:t>
      </w:r>
      <w:r w:rsidR="00360076" w:rsidRPr="00927E98">
        <w:rPr>
          <w:rFonts w:ascii="Arial" w:eastAsia="MS Mincho" w:hAnsi="Arial" w:cs="Times New Roman"/>
          <w:b/>
          <w:bCs/>
          <w:color w:val="auto"/>
          <w:sz w:val="22"/>
          <w:szCs w:val="20"/>
          <w:lang w:val="en-GB" w:eastAsia="ja-JP"/>
        </w:rPr>
        <w:t>pecification</w:t>
      </w:r>
    </w:p>
    <w:p w14:paraId="4E308631" w14:textId="41FD6C5A" w:rsidR="00A9555C" w:rsidRPr="00927E98" w:rsidRDefault="00A9555C" w:rsidP="007B3D3A">
      <w:pPr>
        <w:spacing w:line="240" w:lineRule="auto"/>
        <w:jc w:val="both"/>
        <w:rPr>
          <w:lang w:val="en-GB" w:eastAsia="ja-JP"/>
        </w:rPr>
      </w:pPr>
      <w:r w:rsidRPr="00927E98">
        <w:rPr>
          <w:lang w:val="en-GB" w:eastAsia="ja-JP"/>
        </w:rPr>
        <w:t xml:space="preserve">This section gives a highlight of the parts that make up an S-100 </w:t>
      </w:r>
      <w:r w:rsidR="00360076">
        <w:rPr>
          <w:lang w:val="en-GB" w:eastAsia="ja-JP"/>
        </w:rPr>
        <w:t>P</w:t>
      </w:r>
      <w:r w:rsidR="00360076" w:rsidRPr="00927E98">
        <w:rPr>
          <w:lang w:val="en-GB" w:eastAsia="ja-JP"/>
        </w:rPr>
        <w:t xml:space="preserve">roduct </w:t>
      </w:r>
      <w:r w:rsidR="00360076">
        <w:rPr>
          <w:lang w:val="en-GB" w:eastAsia="ja-JP"/>
        </w:rPr>
        <w:t>S</w:t>
      </w:r>
      <w:r w:rsidR="00360076" w:rsidRPr="00927E98">
        <w:rPr>
          <w:lang w:val="en-GB" w:eastAsia="ja-JP"/>
        </w:rPr>
        <w:t>pecification</w:t>
      </w:r>
      <w:r w:rsidRPr="00927E98">
        <w:rPr>
          <w:lang w:val="en-GB" w:eastAsia="ja-JP"/>
        </w:rPr>
        <w:t>, and elaborates on why these parts are needed.</w:t>
      </w:r>
    </w:p>
    <w:p w14:paraId="3D3EB0A0" w14:textId="5F2F4EFA" w:rsidR="00BF21B5" w:rsidRPr="00927E98" w:rsidRDefault="00BF21B5" w:rsidP="007B3D3A">
      <w:pPr>
        <w:pStyle w:val="Heading2"/>
        <w:keepLines w:val="0"/>
        <w:numPr>
          <w:ilvl w:val="2"/>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348" w:name="_Toc502540921"/>
      <w:bookmarkStart w:id="349" w:name="_Toc502558225"/>
      <w:commentRangeStart w:id="350"/>
      <w:r w:rsidRPr="00927E98">
        <w:rPr>
          <w:rFonts w:ascii="Arial" w:eastAsia="MS Mincho" w:hAnsi="Arial" w:cs="Times New Roman"/>
          <w:b/>
          <w:bCs/>
          <w:color w:val="auto"/>
          <w:sz w:val="22"/>
          <w:szCs w:val="20"/>
          <w:lang w:val="en-GB" w:eastAsia="ja-JP"/>
        </w:rPr>
        <w:t xml:space="preserve">The </w:t>
      </w:r>
      <w:r w:rsidR="00F559AF" w:rsidRPr="00927E98">
        <w:rPr>
          <w:rFonts w:ascii="Arial" w:eastAsia="MS Mincho" w:hAnsi="Arial" w:cs="Times New Roman"/>
          <w:b/>
          <w:bCs/>
          <w:color w:val="auto"/>
          <w:sz w:val="22"/>
          <w:szCs w:val="20"/>
          <w:lang w:val="en-GB" w:eastAsia="ja-JP"/>
        </w:rPr>
        <w:t xml:space="preserve">overview section </w:t>
      </w:r>
      <w:r w:rsidRPr="00927E98">
        <w:rPr>
          <w:rFonts w:ascii="Arial" w:eastAsia="MS Mincho" w:hAnsi="Arial" w:cs="Times New Roman"/>
          <w:b/>
          <w:bCs/>
          <w:color w:val="auto"/>
          <w:sz w:val="22"/>
          <w:szCs w:val="20"/>
          <w:lang w:val="en-GB" w:eastAsia="ja-JP"/>
        </w:rPr>
        <w:t xml:space="preserve">and its </w:t>
      </w:r>
      <w:r w:rsidR="00F559AF" w:rsidRPr="00927E98">
        <w:rPr>
          <w:rFonts w:ascii="Arial" w:eastAsia="MS Mincho" w:hAnsi="Arial" w:cs="Times New Roman"/>
          <w:b/>
          <w:bCs/>
          <w:color w:val="auto"/>
          <w:sz w:val="22"/>
          <w:szCs w:val="20"/>
          <w:lang w:val="en-GB" w:eastAsia="ja-JP"/>
        </w:rPr>
        <w:t>sub</w:t>
      </w:r>
      <w:r w:rsidRPr="00927E98">
        <w:rPr>
          <w:rFonts w:ascii="Arial" w:eastAsia="MS Mincho" w:hAnsi="Arial" w:cs="Times New Roman"/>
          <w:b/>
          <w:bCs/>
          <w:color w:val="auto"/>
          <w:sz w:val="22"/>
          <w:szCs w:val="20"/>
          <w:lang w:val="en-GB" w:eastAsia="ja-JP"/>
        </w:rPr>
        <w:t>-elements.</w:t>
      </w:r>
      <w:bookmarkEnd w:id="348"/>
      <w:bookmarkEnd w:id="349"/>
      <w:commentRangeEnd w:id="350"/>
      <w:r w:rsidR="00C664F5">
        <w:rPr>
          <w:rStyle w:val="CommentReference"/>
          <w:rFonts w:asciiTheme="minorHAnsi" w:eastAsiaTheme="minorEastAsia" w:hAnsiTheme="minorHAnsi" w:cstheme="minorBidi"/>
          <w:color w:val="auto"/>
        </w:rPr>
        <w:commentReference w:id="350"/>
      </w:r>
    </w:p>
    <w:p w14:paraId="5D0BE2C9" w14:textId="0097B7C8" w:rsidR="009B2DA4" w:rsidRPr="00927E98" w:rsidRDefault="00A07052" w:rsidP="007B3D3A">
      <w:pPr>
        <w:pStyle w:val="ListParagraph"/>
        <w:spacing w:line="240" w:lineRule="auto"/>
        <w:ind w:left="0"/>
        <w:jc w:val="both"/>
        <w:rPr>
          <w:lang w:val="en-GB"/>
        </w:rPr>
      </w:pPr>
      <w:r w:rsidRPr="00927E98">
        <w:rPr>
          <w:lang w:val="en-GB"/>
        </w:rPr>
        <w:t xml:space="preserve">The </w:t>
      </w:r>
      <w:bookmarkStart w:id="351" w:name="_Hlk501993586"/>
      <w:del w:id="352" w:author="Teh Stand" w:date="2018-11-14T14:25:00Z">
        <w:r w:rsidRPr="00927E98" w:rsidDel="00360076">
          <w:rPr>
            <w:lang w:val="en-GB"/>
          </w:rPr>
          <w:delText xml:space="preserve">overview </w:delText>
        </w:r>
      </w:del>
      <w:bookmarkEnd w:id="351"/>
      <w:ins w:id="353" w:author="Teh Stand" w:date="2018-11-14T14:25:00Z">
        <w:r w:rsidR="00360076">
          <w:rPr>
            <w:lang w:val="en-GB"/>
          </w:rPr>
          <w:t>O</w:t>
        </w:r>
        <w:r w:rsidR="00360076" w:rsidRPr="00927E98">
          <w:rPr>
            <w:lang w:val="en-GB"/>
          </w:rPr>
          <w:t xml:space="preserve">verview </w:t>
        </w:r>
      </w:ins>
      <w:r w:rsidRPr="00927E98">
        <w:rPr>
          <w:lang w:val="en-GB"/>
        </w:rPr>
        <w:t xml:space="preserve">section of a </w:t>
      </w:r>
      <w:r w:rsidR="00360076">
        <w:rPr>
          <w:lang w:val="en-GB"/>
        </w:rPr>
        <w:t>P</w:t>
      </w:r>
      <w:r w:rsidR="00360076" w:rsidRPr="00927E98">
        <w:rPr>
          <w:lang w:val="en-GB"/>
        </w:rPr>
        <w:t xml:space="preserve">roduct </w:t>
      </w:r>
      <w:r w:rsidR="00360076">
        <w:rPr>
          <w:lang w:val="en-GB"/>
        </w:rPr>
        <w:t>S</w:t>
      </w:r>
      <w:r w:rsidR="00360076" w:rsidRPr="00927E98">
        <w:rPr>
          <w:lang w:val="en-GB"/>
        </w:rPr>
        <w:t xml:space="preserve">pecification </w:t>
      </w:r>
      <w:r w:rsidRPr="00927E98">
        <w:rPr>
          <w:lang w:val="en-GB"/>
        </w:rPr>
        <w:t xml:space="preserve">provides a reader with general introductory information about the data product together with </w:t>
      </w:r>
      <w:r w:rsidR="00360076">
        <w:rPr>
          <w:lang w:val="en-GB"/>
        </w:rPr>
        <w:t>P</w:t>
      </w:r>
      <w:r w:rsidR="00360076" w:rsidRPr="00927E98">
        <w:rPr>
          <w:lang w:val="en-GB"/>
        </w:rPr>
        <w:t xml:space="preserve">roduct </w:t>
      </w:r>
      <w:r w:rsidR="00360076">
        <w:rPr>
          <w:lang w:val="en-GB"/>
        </w:rPr>
        <w:t>S</w:t>
      </w:r>
      <w:r w:rsidR="00360076" w:rsidRPr="00927E98">
        <w:rPr>
          <w:lang w:val="en-GB"/>
        </w:rPr>
        <w:t xml:space="preserve">pecification </w:t>
      </w:r>
      <w:r w:rsidRPr="00927E98">
        <w:rPr>
          <w:lang w:val="en-GB"/>
        </w:rPr>
        <w:t>metadata. S-100 states that the Overview shall include the following parts:</w:t>
      </w:r>
    </w:p>
    <w:p w14:paraId="5CB10EAE" w14:textId="41F7B5EC" w:rsidR="0039725B" w:rsidRPr="00927E98" w:rsidRDefault="0039725B" w:rsidP="007B3D3A">
      <w:pPr>
        <w:pStyle w:val="ListParagraph"/>
        <w:numPr>
          <w:ilvl w:val="0"/>
          <w:numId w:val="24"/>
        </w:numPr>
        <w:spacing w:line="240" w:lineRule="auto"/>
        <w:rPr>
          <w:lang w:val="en-GB"/>
        </w:rPr>
      </w:pPr>
      <w:r w:rsidRPr="00927E98">
        <w:rPr>
          <w:lang w:val="en-GB"/>
        </w:rPr>
        <w:t>Introduction</w:t>
      </w:r>
    </w:p>
    <w:p w14:paraId="0F8D151C" w14:textId="570AF9D9" w:rsidR="0039725B" w:rsidRPr="00927E98" w:rsidRDefault="0039725B" w:rsidP="007B3D3A">
      <w:pPr>
        <w:pStyle w:val="ListParagraph"/>
        <w:numPr>
          <w:ilvl w:val="0"/>
          <w:numId w:val="24"/>
        </w:numPr>
        <w:spacing w:line="240" w:lineRule="auto"/>
        <w:rPr>
          <w:lang w:val="en-GB"/>
        </w:rPr>
      </w:pPr>
      <w:r w:rsidRPr="00927E98">
        <w:rPr>
          <w:lang w:val="en-GB"/>
        </w:rPr>
        <w:t>References</w:t>
      </w:r>
    </w:p>
    <w:p w14:paraId="326F9C3A" w14:textId="5B1FCEE0" w:rsidR="0039725B" w:rsidRPr="00927E98" w:rsidRDefault="0039725B" w:rsidP="007B3D3A">
      <w:pPr>
        <w:pStyle w:val="ListParagraph"/>
        <w:numPr>
          <w:ilvl w:val="0"/>
          <w:numId w:val="24"/>
        </w:numPr>
        <w:spacing w:line="240" w:lineRule="auto"/>
        <w:rPr>
          <w:lang w:val="en-GB"/>
        </w:rPr>
      </w:pPr>
      <w:r w:rsidRPr="00927E98">
        <w:rPr>
          <w:lang w:val="en-GB"/>
        </w:rPr>
        <w:t>Terms, definitions and abbreviations</w:t>
      </w:r>
    </w:p>
    <w:p w14:paraId="7EC93ABA" w14:textId="6E50476E" w:rsidR="0039725B" w:rsidRPr="00927E98" w:rsidRDefault="0039725B" w:rsidP="007B3D3A">
      <w:pPr>
        <w:pStyle w:val="ListParagraph"/>
        <w:numPr>
          <w:ilvl w:val="1"/>
          <w:numId w:val="24"/>
        </w:numPr>
        <w:spacing w:line="240" w:lineRule="auto"/>
        <w:rPr>
          <w:lang w:val="en-GB"/>
        </w:rPr>
      </w:pPr>
      <w:r w:rsidRPr="00927E98">
        <w:rPr>
          <w:lang w:val="en-GB"/>
        </w:rPr>
        <w:t>Use of Language</w:t>
      </w:r>
    </w:p>
    <w:p w14:paraId="08DEF3B9" w14:textId="18D141EC" w:rsidR="0039725B" w:rsidRPr="00927E98" w:rsidRDefault="0039725B" w:rsidP="007B3D3A">
      <w:pPr>
        <w:pStyle w:val="ListParagraph"/>
        <w:numPr>
          <w:ilvl w:val="1"/>
          <w:numId w:val="24"/>
        </w:numPr>
        <w:spacing w:line="240" w:lineRule="auto"/>
        <w:rPr>
          <w:lang w:val="en-GB"/>
        </w:rPr>
      </w:pPr>
      <w:r w:rsidRPr="00927E98">
        <w:rPr>
          <w:lang w:val="en-GB"/>
        </w:rPr>
        <w:t>Terms and Definitions</w:t>
      </w:r>
    </w:p>
    <w:p w14:paraId="6C38C750" w14:textId="2EDAB10F" w:rsidR="0039725B" w:rsidRPr="00927E98" w:rsidRDefault="0039725B" w:rsidP="007B3D3A">
      <w:pPr>
        <w:pStyle w:val="ListParagraph"/>
        <w:numPr>
          <w:ilvl w:val="1"/>
          <w:numId w:val="24"/>
        </w:numPr>
        <w:spacing w:line="240" w:lineRule="auto"/>
        <w:rPr>
          <w:lang w:val="en-GB"/>
        </w:rPr>
      </w:pPr>
      <w:r w:rsidRPr="00927E98">
        <w:rPr>
          <w:lang w:val="en-GB"/>
        </w:rPr>
        <w:t>Abbreviations</w:t>
      </w:r>
    </w:p>
    <w:p w14:paraId="5943305D" w14:textId="16C75A61" w:rsidR="0039725B" w:rsidRPr="00927E98" w:rsidRDefault="0039725B" w:rsidP="007B3D3A">
      <w:pPr>
        <w:pStyle w:val="ListParagraph"/>
        <w:numPr>
          <w:ilvl w:val="0"/>
          <w:numId w:val="24"/>
        </w:numPr>
        <w:spacing w:line="240" w:lineRule="auto"/>
        <w:rPr>
          <w:lang w:val="en-GB"/>
        </w:rPr>
      </w:pPr>
      <w:r w:rsidRPr="00927E98">
        <w:rPr>
          <w:lang w:val="en-GB"/>
        </w:rPr>
        <w:t>General Data Product Description</w:t>
      </w:r>
    </w:p>
    <w:p w14:paraId="01A333A2" w14:textId="78E2EB1D" w:rsidR="0039725B" w:rsidRPr="00927E98" w:rsidRDefault="0039725B" w:rsidP="007B3D3A">
      <w:pPr>
        <w:pStyle w:val="ListParagraph"/>
        <w:numPr>
          <w:ilvl w:val="0"/>
          <w:numId w:val="24"/>
        </w:numPr>
        <w:spacing w:line="240" w:lineRule="auto"/>
        <w:rPr>
          <w:lang w:val="en-GB"/>
        </w:rPr>
      </w:pPr>
      <w:r w:rsidRPr="00927E98">
        <w:rPr>
          <w:lang w:val="en-GB"/>
        </w:rPr>
        <w:t>Data product specification metadata</w:t>
      </w:r>
    </w:p>
    <w:p w14:paraId="096060AF" w14:textId="2315B6CA" w:rsidR="0062658A" w:rsidRPr="00927E98" w:rsidRDefault="0039725B" w:rsidP="007B3D3A">
      <w:pPr>
        <w:pStyle w:val="ListParagraph"/>
        <w:numPr>
          <w:ilvl w:val="0"/>
          <w:numId w:val="24"/>
        </w:numPr>
        <w:spacing w:line="240" w:lineRule="auto"/>
        <w:ind w:left="714" w:hanging="357"/>
        <w:contextualSpacing w:val="0"/>
        <w:rPr>
          <w:lang w:val="en-GB"/>
        </w:rPr>
      </w:pPr>
      <w:del w:id="354" w:author="Teh Stand" w:date="2018-11-14T14:36:00Z">
        <w:r w:rsidRPr="00927E98" w:rsidDel="00882EAA">
          <w:rPr>
            <w:lang w:val="en-GB"/>
          </w:rPr>
          <w:delText xml:space="preserve">IHO </w:delText>
        </w:r>
      </w:del>
      <w:r w:rsidRPr="00927E98">
        <w:rPr>
          <w:lang w:val="en-GB"/>
        </w:rPr>
        <w:t>Product Specification Maintenance</w:t>
      </w:r>
    </w:p>
    <w:p w14:paraId="223A9D97" w14:textId="3AA99835" w:rsidR="0039725B" w:rsidRPr="00927E98" w:rsidDel="007B3D3A" w:rsidRDefault="0039725B" w:rsidP="007B3D3A">
      <w:pPr>
        <w:pStyle w:val="ListParagraph"/>
        <w:spacing w:line="240" w:lineRule="auto"/>
        <w:ind w:left="0"/>
        <w:rPr>
          <w:del w:id="355" w:author="Teh Stand" w:date="2018-11-21T11:30:00Z"/>
          <w:lang w:val="en-GB"/>
        </w:rPr>
      </w:pPr>
    </w:p>
    <w:p w14:paraId="749454EB" w14:textId="0BD8F68D" w:rsidR="0039725B" w:rsidRPr="00927E98" w:rsidRDefault="0039725B" w:rsidP="007B3D3A">
      <w:pPr>
        <w:pStyle w:val="ListParagraph"/>
        <w:spacing w:line="240" w:lineRule="auto"/>
        <w:ind w:left="0"/>
        <w:rPr>
          <w:lang w:val="en-GB"/>
        </w:rPr>
      </w:pPr>
      <w:r w:rsidRPr="00927E98">
        <w:rPr>
          <w:lang w:val="en-GB"/>
        </w:rPr>
        <w:t>The next paragraphs elaborate on each of these parts and their intended use.</w:t>
      </w:r>
    </w:p>
    <w:p w14:paraId="4B518B96" w14:textId="42F048FB" w:rsidR="009816C4" w:rsidRPr="00927E98" w:rsidRDefault="009816C4" w:rsidP="007B3D3A">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356" w:name="_Toc502540922"/>
      <w:bookmarkStart w:id="357" w:name="_Toc502558226"/>
      <w:del w:id="358" w:author="Teh Stand" w:date="2018-11-14T14:56:00Z">
        <w:r w:rsidRPr="00927E98" w:rsidDel="00F217A1">
          <w:rPr>
            <w:rFonts w:ascii="Arial" w:eastAsia="MS Mincho" w:hAnsi="Arial" w:cs="Times New Roman"/>
            <w:b/>
            <w:bCs/>
            <w:color w:val="auto"/>
            <w:sz w:val="22"/>
            <w:szCs w:val="20"/>
            <w:lang w:val="en-GB" w:eastAsia="ja-JP"/>
          </w:rPr>
          <w:delText xml:space="preserve">Creation of the </w:delText>
        </w:r>
        <w:r w:rsidR="00F559AF" w:rsidRPr="00927E98" w:rsidDel="00F217A1">
          <w:rPr>
            <w:rFonts w:ascii="Arial" w:eastAsia="MS Mincho" w:hAnsi="Arial" w:cs="Times New Roman"/>
            <w:b/>
            <w:bCs/>
            <w:color w:val="auto"/>
            <w:sz w:val="22"/>
            <w:szCs w:val="20"/>
            <w:lang w:val="en-GB" w:eastAsia="ja-JP"/>
          </w:rPr>
          <w:delText xml:space="preserve">data product </w:delText>
        </w:r>
        <w:bookmarkEnd w:id="356"/>
        <w:bookmarkEnd w:id="357"/>
        <w:r w:rsidR="00F559AF" w:rsidRPr="00927E98" w:rsidDel="00F217A1">
          <w:rPr>
            <w:rFonts w:ascii="Arial" w:eastAsia="MS Mincho" w:hAnsi="Arial" w:cs="Times New Roman"/>
            <w:b/>
            <w:bCs/>
            <w:color w:val="auto"/>
            <w:sz w:val="22"/>
            <w:szCs w:val="20"/>
            <w:lang w:val="en-GB" w:eastAsia="ja-JP"/>
          </w:rPr>
          <w:delText>specification</w:delText>
        </w:r>
      </w:del>
      <w:ins w:id="359" w:author="Teh Stand" w:date="2018-11-14T14:56:00Z">
        <w:r w:rsidR="00F217A1">
          <w:rPr>
            <w:rFonts w:ascii="Arial" w:eastAsia="MS Mincho" w:hAnsi="Arial" w:cs="Times New Roman"/>
            <w:b/>
            <w:bCs/>
            <w:color w:val="auto"/>
            <w:sz w:val="22"/>
            <w:szCs w:val="20"/>
            <w:lang w:val="en-GB" w:eastAsia="ja-JP"/>
          </w:rPr>
          <w:t>Introduction</w:t>
        </w:r>
      </w:ins>
    </w:p>
    <w:p w14:paraId="3A6DCE36" w14:textId="119CE1B8" w:rsidR="00A07052" w:rsidRPr="00927E98" w:rsidRDefault="002E5325" w:rsidP="007B3D3A">
      <w:pPr>
        <w:pStyle w:val="ListParagraph"/>
        <w:autoSpaceDE w:val="0"/>
        <w:autoSpaceDN w:val="0"/>
        <w:adjustRightInd w:val="0"/>
        <w:spacing w:after="0" w:line="240" w:lineRule="auto"/>
        <w:ind w:left="0"/>
        <w:contextualSpacing w:val="0"/>
        <w:jc w:val="both"/>
        <w:rPr>
          <w:lang w:val="en-GB"/>
        </w:rPr>
      </w:pPr>
      <w:r w:rsidRPr="00927E98">
        <w:rPr>
          <w:lang w:val="en-GB"/>
        </w:rPr>
        <w:t xml:space="preserve">This section </w:t>
      </w:r>
      <w:del w:id="360" w:author="Teh Stand" w:date="2018-11-14T14:57:00Z">
        <w:r w:rsidRPr="00927E98" w:rsidDel="00F217A1">
          <w:rPr>
            <w:lang w:val="en-GB"/>
          </w:rPr>
          <w:delText>is a</w:delText>
        </w:r>
        <w:r w:rsidR="000A2DB7" w:rsidRPr="00927E98" w:rsidDel="00F217A1">
          <w:rPr>
            <w:lang w:val="en-GB"/>
          </w:rPr>
          <w:delText>n introduction</w:delText>
        </w:r>
        <w:r w:rsidR="005D2087" w:rsidRPr="00927E98" w:rsidDel="00F217A1">
          <w:rPr>
            <w:lang w:val="en-GB"/>
          </w:rPr>
          <w:delText xml:space="preserve"> that </w:delText>
        </w:r>
      </w:del>
      <w:r w:rsidR="005D2087" w:rsidRPr="00927E98">
        <w:rPr>
          <w:lang w:val="en-GB"/>
        </w:rPr>
        <w:t xml:space="preserve">gives </w:t>
      </w:r>
      <w:r w:rsidR="00A07052" w:rsidRPr="00927E98">
        <w:rPr>
          <w:lang w:val="en-GB"/>
        </w:rPr>
        <w:t xml:space="preserve">information about the </w:t>
      </w:r>
      <w:bookmarkStart w:id="361" w:name="_Hlk502267413"/>
      <w:r w:rsidR="00A07052" w:rsidRPr="00927E98">
        <w:rPr>
          <w:lang w:val="en-GB"/>
        </w:rPr>
        <w:t xml:space="preserve">creation of the </w:t>
      </w:r>
      <w:r w:rsidR="00F217A1">
        <w:rPr>
          <w:lang w:val="en-GB"/>
        </w:rPr>
        <w:t>P</w:t>
      </w:r>
      <w:r w:rsidR="00A07052" w:rsidRPr="00927E98">
        <w:rPr>
          <w:lang w:val="en-GB"/>
        </w:rPr>
        <w:t xml:space="preserve">roduct </w:t>
      </w:r>
      <w:bookmarkEnd w:id="361"/>
      <w:r w:rsidR="00F217A1">
        <w:rPr>
          <w:lang w:val="en-GB"/>
        </w:rPr>
        <w:t>S</w:t>
      </w:r>
      <w:r w:rsidR="00F217A1" w:rsidRPr="00927E98">
        <w:rPr>
          <w:lang w:val="en-GB"/>
        </w:rPr>
        <w:t>pecification</w:t>
      </w:r>
      <w:r w:rsidR="009B2DA4" w:rsidRPr="00927E98">
        <w:rPr>
          <w:lang w:val="en-GB"/>
        </w:rPr>
        <w:t xml:space="preserve">, which </w:t>
      </w:r>
      <w:r w:rsidR="00A07052" w:rsidRPr="00927E98">
        <w:rPr>
          <w:lang w:val="en-GB"/>
        </w:rPr>
        <w:t>shall include the title, a reference date, the responsible party and the language</w:t>
      </w:r>
      <w:r w:rsidR="009B2DA4" w:rsidRPr="00927E98">
        <w:rPr>
          <w:lang w:val="en-GB"/>
        </w:rPr>
        <w:t xml:space="preserve"> of the document</w:t>
      </w:r>
      <w:r w:rsidR="003F6B77" w:rsidRPr="00927E98">
        <w:rPr>
          <w:lang w:val="en-GB"/>
        </w:rPr>
        <w:t>, normally English</w:t>
      </w:r>
      <w:r w:rsidR="00A07052" w:rsidRPr="00927E98">
        <w:rPr>
          <w:lang w:val="en-GB"/>
        </w:rPr>
        <w:t>.</w:t>
      </w:r>
      <w:r w:rsidR="009B2DA4" w:rsidRPr="00927E98">
        <w:rPr>
          <w:lang w:val="en-GB"/>
        </w:rPr>
        <w:t xml:space="preserve"> Additionally, i</w:t>
      </w:r>
      <w:r w:rsidR="00A07052" w:rsidRPr="00927E98">
        <w:rPr>
          <w:lang w:val="en-GB"/>
        </w:rPr>
        <w:t xml:space="preserve">nformation about the maintenance regime for the </w:t>
      </w:r>
      <w:r w:rsidR="00810981">
        <w:rPr>
          <w:lang w:val="en-GB"/>
        </w:rPr>
        <w:t>P</w:t>
      </w:r>
      <w:r w:rsidR="00810981" w:rsidRPr="00927E98">
        <w:rPr>
          <w:lang w:val="en-GB"/>
        </w:rPr>
        <w:t xml:space="preserve">roduct </w:t>
      </w:r>
      <w:r w:rsidR="00810981">
        <w:rPr>
          <w:lang w:val="en-GB"/>
        </w:rPr>
        <w:t>S</w:t>
      </w:r>
      <w:r w:rsidR="00810981" w:rsidRPr="00927E98">
        <w:rPr>
          <w:lang w:val="en-GB"/>
        </w:rPr>
        <w:t xml:space="preserve">pecification </w:t>
      </w:r>
      <w:r w:rsidR="00A07052" w:rsidRPr="00927E98">
        <w:rPr>
          <w:lang w:val="en-GB"/>
        </w:rPr>
        <w:t>should also be included</w:t>
      </w:r>
      <w:r w:rsidR="009B2DA4" w:rsidRPr="00927E98">
        <w:rPr>
          <w:lang w:val="en-GB"/>
        </w:rPr>
        <w:t xml:space="preserve">. This can be a statement about a </w:t>
      </w:r>
      <w:r w:rsidR="00676430" w:rsidRPr="00927E98">
        <w:rPr>
          <w:lang w:val="en-GB"/>
        </w:rPr>
        <w:t xml:space="preserve">periodic </w:t>
      </w:r>
      <w:r w:rsidR="009B2DA4" w:rsidRPr="00927E98">
        <w:rPr>
          <w:lang w:val="en-GB"/>
        </w:rPr>
        <w:t xml:space="preserve">review </w:t>
      </w:r>
      <w:r w:rsidR="00676430" w:rsidRPr="00927E98">
        <w:rPr>
          <w:lang w:val="en-GB"/>
        </w:rPr>
        <w:t xml:space="preserve">and update </w:t>
      </w:r>
      <w:r w:rsidR="009B2DA4" w:rsidRPr="00927E98">
        <w:rPr>
          <w:lang w:val="en-GB"/>
        </w:rPr>
        <w:t xml:space="preserve">of the specification, or that it will be updated on </w:t>
      </w:r>
      <w:del w:id="362" w:author="Teh Stand" w:date="2018-11-14T15:11:00Z">
        <w:r w:rsidR="009B2DA4" w:rsidRPr="00927E98" w:rsidDel="00810981">
          <w:rPr>
            <w:lang w:val="en-GB"/>
          </w:rPr>
          <w:delText>a</w:delText>
        </w:r>
      </w:del>
      <w:ins w:id="363" w:author="Teh Stand" w:date="2018-11-14T15:11:00Z">
        <w:r w:rsidR="00810981" w:rsidRPr="00927E98">
          <w:rPr>
            <w:lang w:val="en-GB"/>
          </w:rPr>
          <w:t>an</w:t>
        </w:r>
      </w:ins>
      <w:r w:rsidR="009B2DA4" w:rsidRPr="00927E98">
        <w:rPr>
          <w:lang w:val="en-GB"/>
        </w:rPr>
        <w:t xml:space="preserve"> as needed bases, </w:t>
      </w:r>
      <w:r w:rsidRPr="00927E98">
        <w:rPr>
          <w:lang w:val="en-GB"/>
        </w:rPr>
        <w:t>and so forth.</w:t>
      </w:r>
      <w:del w:id="364" w:author="Teh Stand" w:date="2018-11-14T14:57:00Z">
        <w:r w:rsidR="009B2DA4" w:rsidRPr="00927E98" w:rsidDel="00F217A1">
          <w:rPr>
            <w:lang w:val="en-GB"/>
          </w:rPr>
          <w:delText>.</w:delText>
        </w:r>
      </w:del>
    </w:p>
    <w:p w14:paraId="62DD54E0" w14:textId="77777777" w:rsidR="009816C4" w:rsidRPr="00927E98" w:rsidRDefault="009816C4" w:rsidP="007B3D3A">
      <w:pPr>
        <w:pStyle w:val="ListParagraph"/>
        <w:autoSpaceDE w:val="0"/>
        <w:autoSpaceDN w:val="0"/>
        <w:adjustRightInd w:val="0"/>
        <w:spacing w:after="0" w:line="240" w:lineRule="auto"/>
        <w:ind w:left="0"/>
        <w:rPr>
          <w:lang w:val="en-GB"/>
        </w:rPr>
      </w:pPr>
    </w:p>
    <w:p w14:paraId="6B16C82A" w14:textId="1554839D" w:rsidR="009816C4" w:rsidRPr="00927E98" w:rsidRDefault="009816C4" w:rsidP="00DC0123">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365" w:name="_Toc502540923"/>
      <w:bookmarkStart w:id="366" w:name="_Toc502558227"/>
      <w:r w:rsidRPr="00927E98">
        <w:rPr>
          <w:rFonts w:ascii="Arial" w:eastAsia="MS Mincho" w:hAnsi="Arial" w:cs="Times New Roman"/>
          <w:b/>
          <w:bCs/>
          <w:color w:val="auto"/>
          <w:sz w:val="22"/>
          <w:szCs w:val="20"/>
          <w:lang w:val="en-GB" w:eastAsia="ja-JP"/>
        </w:rPr>
        <w:lastRenderedPageBreak/>
        <w:t xml:space="preserve">Terms and </w:t>
      </w:r>
      <w:bookmarkEnd w:id="365"/>
      <w:bookmarkEnd w:id="366"/>
      <w:r w:rsidR="00F559AF" w:rsidRPr="00927E98">
        <w:rPr>
          <w:rFonts w:ascii="Arial" w:eastAsia="MS Mincho" w:hAnsi="Arial" w:cs="Times New Roman"/>
          <w:b/>
          <w:bCs/>
          <w:color w:val="auto"/>
          <w:sz w:val="22"/>
          <w:szCs w:val="20"/>
          <w:lang w:val="en-GB" w:eastAsia="ja-JP"/>
        </w:rPr>
        <w:t>definitions</w:t>
      </w:r>
    </w:p>
    <w:p w14:paraId="230BF4D0" w14:textId="77E6D847" w:rsidR="00EB6925" w:rsidRPr="00927E98" w:rsidRDefault="00EB6925" w:rsidP="00DC0123">
      <w:pPr>
        <w:pStyle w:val="ListParagraph"/>
        <w:autoSpaceDE w:val="0"/>
        <w:autoSpaceDN w:val="0"/>
        <w:adjustRightInd w:val="0"/>
        <w:spacing w:line="240" w:lineRule="auto"/>
        <w:ind w:left="0"/>
        <w:contextualSpacing w:val="0"/>
        <w:jc w:val="both"/>
        <w:rPr>
          <w:lang w:val="en-GB"/>
        </w:rPr>
      </w:pPr>
      <w:r w:rsidRPr="00927E98">
        <w:rPr>
          <w:lang w:val="en-GB"/>
        </w:rPr>
        <w:t xml:space="preserve">A section of </w:t>
      </w:r>
      <w:r w:rsidR="00A07052" w:rsidRPr="00927E98">
        <w:rPr>
          <w:lang w:val="en-GB"/>
        </w:rPr>
        <w:t>terms and definitions</w:t>
      </w:r>
      <w:r w:rsidR="004246C4" w:rsidRPr="00927E98">
        <w:rPr>
          <w:lang w:val="en-GB"/>
        </w:rPr>
        <w:t>, which are</w:t>
      </w:r>
      <w:r w:rsidRPr="00927E98">
        <w:rPr>
          <w:lang w:val="en-GB"/>
        </w:rPr>
        <w:t xml:space="preserve"> used within </w:t>
      </w:r>
      <w:r w:rsidR="004246C4" w:rsidRPr="00927E98">
        <w:rPr>
          <w:lang w:val="en-GB"/>
        </w:rPr>
        <w:t xml:space="preserve">a </w:t>
      </w:r>
      <w:r w:rsidR="00810981">
        <w:rPr>
          <w:lang w:val="en-GB"/>
        </w:rPr>
        <w:t>P</w:t>
      </w:r>
      <w:r w:rsidR="00810981" w:rsidRPr="00927E98">
        <w:rPr>
          <w:lang w:val="en-GB"/>
        </w:rPr>
        <w:t xml:space="preserve">roduct </w:t>
      </w:r>
      <w:r w:rsidR="00810981">
        <w:rPr>
          <w:lang w:val="en-GB"/>
        </w:rPr>
        <w:t>S</w:t>
      </w:r>
      <w:r w:rsidR="00810981" w:rsidRPr="00927E98">
        <w:rPr>
          <w:lang w:val="en-GB"/>
        </w:rPr>
        <w:t>pecification</w:t>
      </w:r>
      <w:r w:rsidRPr="00927E98">
        <w:rPr>
          <w:lang w:val="en-GB"/>
        </w:rPr>
        <w:t>. These are often useful reference</w:t>
      </w:r>
      <w:r w:rsidR="004246C4" w:rsidRPr="00927E98">
        <w:rPr>
          <w:lang w:val="en-GB"/>
        </w:rPr>
        <w:t>s</w:t>
      </w:r>
      <w:r w:rsidRPr="00927E98">
        <w:rPr>
          <w:lang w:val="en-GB"/>
        </w:rPr>
        <w:t xml:space="preserve"> for the reader, and should reflect the content of the specification as well as the context it is </w:t>
      </w:r>
      <w:ins w:id="367" w:author="Teh Stand" w:date="2018-11-14T15:12:00Z">
        <w:r w:rsidR="00810981">
          <w:rPr>
            <w:lang w:val="en-GB"/>
          </w:rPr>
          <w:t>in</w:t>
        </w:r>
      </w:ins>
      <w:r w:rsidRPr="00927E98">
        <w:rPr>
          <w:lang w:val="en-GB"/>
        </w:rPr>
        <w:t>tended to be used in.</w:t>
      </w:r>
    </w:p>
    <w:p w14:paraId="608E13E8" w14:textId="5ADA9A61" w:rsidR="009816C4" w:rsidRPr="00927E98" w:rsidDel="00DC0123" w:rsidRDefault="009816C4" w:rsidP="007B3D3A">
      <w:pPr>
        <w:pStyle w:val="ListParagraph"/>
        <w:autoSpaceDE w:val="0"/>
        <w:autoSpaceDN w:val="0"/>
        <w:adjustRightInd w:val="0"/>
        <w:spacing w:after="0" w:line="240" w:lineRule="auto"/>
        <w:ind w:left="0"/>
        <w:contextualSpacing w:val="0"/>
        <w:rPr>
          <w:del w:id="368" w:author="Teh Stand" w:date="2018-11-21T12:27:00Z"/>
          <w:lang w:val="en-GB"/>
        </w:rPr>
      </w:pPr>
    </w:p>
    <w:p w14:paraId="74035D07" w14:textId="41CABC95" w:rsidR="009816C4" w:rsidRPr="00927E98" w:rsidRDefault="009816C4" w:rsidP="00DC0123">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369" w:name="_Toc502540924"/>
      <w:bookmarkStart w:id="370" w:name="_Toc502558228"/>
      <w:r w:rsidRPr="00927E98">
        <w:rPr>
          <w:rFonts w:ascii="Arial" w:eastAsia="MS Mincho" w:hAnsi="Arial" w:cs="Times New Roman"/>
          <w:b/>
          <w:bCs/>
          <w:color w:val="auto"/>
          <w:sz w:val="22"/>
          <w:szCs w:val="20"/>
          <w:lang w:val="en-GB" w:eastAsia="ja-JP"/>
        </w:rPr>
        <w:t>Abbreviations</w:t>
      </w:r>
      <w:bookmarkEnd w:id="369"/>
      <w:bookmarkEnd w:id="370"/>
    </w:p>
    <w:p w14:paraId="58511A33" w14:textId="1E53EBA5" w:rsidR="00EB6925" w:rsidRPr="00927E98" w:rsidRDefault="00EB6925" w:rsidP="00103345">
      <w:pPr>
        <w:pStyle w:val="ListParagraph"/>
        <w:autoSpaceDE w:val="0"/>
        <w:autoSpaceDN w:val="0"/>
        <w:adjustRightInd w:val="0"/>
        <w:spacing w:line="240" w:lineRule="auto"/>
        <w:ind w:left="0"/>
        <w:contextualSpacing w:val="0"/>
        <w:jc w:val="both"/>
        <w:rPr>
          <w:lang w:val="en-GB"/>
        </w:rPr>
      </w:pPr>
      <w:r w:rsidRPr="00927E98">
        <w:rPr>
          <w:lang w:val="en-GB"/>
        </w:rPr>
        <w:t xml:space="preserve">Any </w:t>
      </w:r>
      <w:r w:rsidR="00A07052" w:rsidRPr="00927E98">
        <w:rPr>
          <w:lang w:val="en-GB"/>
        </w:rPr>
        <w:t>abbreviations</w:t>
      </w:r>
      <w:r w:rsidRPr="00927E98">
        <w:rPr>
          <w:lang w:val="en-GB"/>
        </w:rPr>
        <w:t xml:space="preserve"> used in the specification should be listed with their full meaning in a separate </w:t>
      </w:r>
      <w:r w:rsidR="00753E82" w:rsidRPr="00927E98">
        <w:rPr>
          <w:lang w:val="en-GB"/>
        </w:rPr>
        <w:t xml:space="preserve">abbreviations </w:t>
      </w:r>
      <w:r w:rsidRPr="00927E98">
        <w:rPr>
          <w:lang w:val="en-GB"/>
        </w:rPr>
        <w:t xml:space="preserve">section within the introductory parts of the </w:t>
      </w:r>
      <w:del w:id="371" w:author="Teh Stand" w:date="2018-11-14T15:12:00Z">
        <w:r w:rsidRPr="00927E98" w:rsidDel="00810981">
          <w:rPr>
            <w:lang w:val="en-GB"/>
          </w:rPr>
          <w:delText xml:space="preserve">product </w:delText>
        </w:r>
      </w:del>
      <w:ins w:id="372" w:author="Teh Stand" w:date="2018-11-14T15:12:00Z">
        <w:r w:rsidR="00810981">
          <w:rPr>
            <w:lang w:val="en-GB"/>
          </w:rPr>
          <w:t>P</w:t>
        </w:r>
        <w:r w:rsidR="00810981" w:rsidRPr="00927E98">
          <w:rPr>
            <w:lang w:val="en-GB"/>
          </w:rPr>
          <w:t xml:space="preserve">roduct </w:t>
        </w:r>
      </w:ins>
      <w:del w:id="373" w:author="Teh Stand" w:date="2018-11-14T15:12:00Z">
        <w:r w:rsidRPr="00927E98" w:rsidDel="00810981">
          <w:rPr>
            <w:lang w:val="en-GB"/>
          </w:rPr>
          <w:delText>specification</w:delText>
        </w:r>
      </w:del>
      <w:ins w:id="374" w:author="Teh Stand" w:date="2018-11-14T15:12:00Z">
        <w:r w:rsidR="00810981">
          <w:rPr>
            <w:lang w:val="en-GB"/>
          </w:rPr>
          <w:t>S</w:t>
        </w:r>
        <w:r w:rsidR="00810981" w:rsidRPr="00927E98">
          <w:rPr>
            <w:lang w:val="en-GB"/>
          </w:rPr>
          <w:t>pecification</w:t>
        </w:r>
      </w:ins>
      <w:r w:rsidRPr="00927E98">
        <w:rPr>
          <w:lang w:val="en-GB"/>
        </w:rPr>
        <w:t>.</w:t>
      </w:r>
    </w:p>
    <w:p w14:paraId="2D5E54A1" w14:textId="1E6F30D3" w:rsidR="009816C4" w:rsidRPr="00927E98" w:rsidDel="00DC0123" w:rsidRDefault="009816C4" w:rsidP="007B3D3A">
      <w:pPr>
        <w:pStyle w:val="ListParagraph"/>
        <w:autoSpaceDE w:val="0"/>
        <w:autoSpaceDN w:val="0"/>
        <w:adjustRightInd w:val="0"/>
        <w:spacing w:after="0" w:line="240" w:lineRule="auto"/>
        <w:ind w:left="0"/>
        <w:contextualSpacing w:val="0"/>
        <w:rPr>
          <w:del w:id="375" w:author="Teh Stand" w:date="2018-11-21T12:28:00Z"/>
          <w:lang w:val="en-GB"/>
        </w:rPr>
      </w:pPr>
    </w:p>
    <w:p w14:paraId="6294A8D1" w14:textId="2AB0D191" w:rsidR="009816C4" w:rsidRPr="00927E98" w:rsidRDefault="009816C4" w:rsidP="00DC0123">
      <w:pPr>
        <w:pStyle w:val="Heading2"/>
        <w:keepLines w:val="0"/>
        <w:numPr>
          <w:ilvl w:val="4"/>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del w:id="376" w:author="Teh Stand" w:date="2018-11-21T12:28:00Z">
        <w:r w:rsidRPr="00927E98" w:rsidDel="00DC0123">
          <w:rPr>
            <w:rFonts w:ascii="Arial" w:eastAsia="MS Mincho" w:hAnsi="Arial" w:cs="Times New Roman"/>
            <w:b/>
            <w:bCs/>
            <w:color w:val="auto"/>
            <w:sz w:val="22"/>
            <w:szCs w:val="20"/>
            <w:lang w:val="en-GB" w:eastAsia="ja-JP"/>
          </w:rPr>
          <w:delText xml:space="preserve"> </w:delText>
        </w:r>
      </w:del>
      <w:bookmarkStart w:id="377" w:name="_Toc502540925"/>
      <w:bookmarkStart w:id="378" w:name="_Toc502558229"/>
      <w:r w:rsidRPr="00927E98">
        <w:rPr>
          <w:rFonts w:ascii="Arial" w:eastAsia="MS Mincho" w:hAnsi="Arial" w:cs="Times New Roman"/>
          <w:b/>
          <w:bCs/>
          <w:color w:val="auto"/>
          <w:sz w:val="22"/>
          <w:szCs w:val="20"/>
          <w:lang w:val="en-GB" w:eastAsia="ja-JP"/>
        </w:rPr>
        <w:t>Acronyms</w:t>
      </w:r>
      <w:bookmarkEnd w:id="377"/>
      <w:bookmarkEnd w:id="378"/>
    </w:p>
    <w:p w14:paraId="5F4749A8" w14:textId="136C9E59" w:rsidR="00A07052" w:rsidRPr="00927E98" w:rsidRDefault="007D4A49" w:rsidP="00DC0123">
      <w:pPr>
        <w:pStyle w:val="ListParagraph"/>
        <w:autoSpaceDE w:val="0"/>
        <w:autoSpaceDN w:val="0"/>
        <w:adjustRightInd w:val="0"/>
        <w:spacing w:line="240" w:lineRule="auto"/>
        <w:ind w:left="0"/>
        <w:contextualSpacing w:val="0"/>
        <w:jc w:val="both"/>
        <w:rPr>
          <w:lang w:val="en-GB"/>
        </w:rPr>
      </w:pPr>
      <w:r w:rsidRPr="00927E98">
        <w:rPr>
          <w:lang w:val="en-GB"/>
        </w:rPr>
        <w:t xml:space="preserve">It is customary to give an </w:t>
      </w:r>
      <w:r w:rsidR="00EB6925" w:rsidRPr="00927E98">
        <w:rPr>
          <w:lang w:val="en-GB"/>
        </w:rPr>
        <w:t>a</w:t>
      </w:r>
      <w:r w:rsidR="00A07052" w:rsidRPr="00927E98">
        <w:rPr>
          <w:lang w:val="en-GB"/>
        </w:rPr>
        <w:t>cronym for the name of the data product</w:t>
      </w:r>
      <w:r w:rsidR="00EB6925" w:rsidRPr="00927E98">
        <w:rPr>
          <w:lang w:val="en-GB"/>
        </w:rPr>
        <w:t>, for example</w:t>
      </w:r>
      <w:r w:rsidR="00A07052" w:rsidRPr="00927E98">
        <w:rPr>
          <w:lang w:val="en-GB"/>
        </w:rPr>
        <w:t xml:space="preserve"> AML </w:t>
      </w:r>
      <w:r w:rsidR="004246C4" w:rsidRPr="00927E98">
        <w:rPr>
          <w:lang w:val="en-GB"/>
        </w:rPr>
        <w:t>(</w:t>
      </w:r>
      <w:r w:rsidR="00A07052" w:rsidRPr="00927E98">
        <w:rPr>
          <w:lang w:val="en-GB"/>
        </w:rPr>
        <w:t>Additional Military Layer</w:t>
      </w:r>
      <w:r w:rsidR="004246C4" w:rsidRPr="00927E98">
        <w:rPr>
          <w:lang w:val="en-GB"/>
        </w:rPr>
        <w:t>)</w:t>
      </w:r>
      <w:r w:rsidR="00EB6925" w:rsidRPr="00927E98">
        <w:rPr>
          <w:lang w:val="en-GB"/>
        </w:rPr>
        <w:t xml:space="preserve">, or ENC </w:t>
      </w:r>
      <w:r w:rsidR="004246C4" w:rsidRPr="00927E98">
        <w:rPr>
          <w:lang w:val="en-GB"/>
        </w:rPr>
        <w:t>(</w:t>
      </w:r>
      <w:r w:rsidR="00EB6925" w:rsidRPr="00927E98">
        <w:rPr>
          <w:lang w:val="en-GB"/>
        </w:rPr>
        <w:t>Electronic Navigational Chart</w:t>
      </w:r>
      <w:r w:rsidR="004246C4" w:rsidRPr="00927E98">
        <w:rPr>
          <w:lang w:val="en-GB"/>
        </w:rPr>
        <w:t>)</w:t>
      </w:r>
      <w:r w:rsidRPr="00927E98">
        <w:rPr>
          <w:lang w:val="en-GB"/>
        </w:rPr>
        <w:t xml:space="preserve">, these can be stated in the data </w:t>
      </w:r>
      <w:r w:rsidR="007034A5" w:rsidRPr="00927E98">
        <w:rPr>
          <w:lang w:val="en-GB"/>
        </w:rPr>
        <w:t>product identification</w:t>
      </w:r>
      <w:r w:rsidRPr="00927E98">
        <w:rPr>
          <w:lang w:val="en-GB"/>
        </w:rPr>
        <w:t xml:space="preserve"> section of the </w:t>
      </w:r>
      <w:r w:rsidR="00DF6C93">
        <w:rPr>
          <w:lang w:val="en-GB"/>
        </w:rPr>
        <w:t>P</w:t>
      </w:r>
      <w:r w:rsidR="00DF6C93" w:rsidRPr="00927E98">
        <w:rPr>
          <w:lang w:val="en-GB"/>
        </w:rPr>
        <w:t xml:space="preserve">roduct </w:t>
      </w:r>
      <w:r w:rsidR="00DF6C93">
        <w:rPr>
          <w:lang w:val="en-GB"/>
        </w:rPr>
        <w:t>S</w:t>
      </w:r>
      <w:r w:rsidR="00DF6C93" w:rsidRPr="00927E98">
        <w:rPr>
          <w:lang w:val="en-GB"/>
        </w:rPr>
        <w:t>pecification</w:t>
      </w:r>
      <w:r w:rsidR="00EB6925" w:rsidRPr="00927E98">
        <w:rPr>
          <w:lang w:val="en-GB"/>
        </w:rPr>
        <w:t>.</w:t>
      </w:r>
      <w:r w:rsidRPr="00927E98">
        <w:rPr>
          <w:lang w:val="en-GB"/>
        </w:rPr>
        <w:t xml:space="preserve"> Acronyms may also be used throughout the specification for a variety of reasons, these should be collected in an acronym paragraph at the beginning of the document to serve as a quick reference for the reader.</w:t>
      </w:r>
    </w:p>
    <w:p w14:paraId="63F63CE7" w14:textId="2D74D4D0" w:rsidR="00707613" w:rsidRPr="00927E98" w:rsidDel="00DC0123" w:rsidRDefault="00707613" w:rsidP="007B3D3A">
      <w:pPr>
        <w:pStyle w:val="ListParagraph"/>
        <w:autoSpaceDE w:val="0"/>
        <w:autoSpaceDN w:val="0"/>
        <w:adjustRightInd w:val="0"/>
        <w:spacing w:after="0" w:line="240" w:lineRule="auto"/>
        <w:ind w:left="0"/>
        <w:contextualSpacing w:val="0"/>
        <w:rPr>
          <w:del w:id="379" w:author="Teh Stand" w:date="2018-11-21T12:28:00Z"/>
          <w:lang w:val="en-GB"/>
        </w:rPr>
      </w:pPr>
    </w:p>
    <w:p w14:paraId="05AB9BBA" w14:textId="11B13AC6" w:rsidR="009816C4" w:rsidRPr="00927E98" w:rsidRDefault="009816C4" w:rsidP="00DC0123">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380" w:name="_Toc502540926"/>
      <w:bookmarkStart w:id="381" w:name="_Toc502558230"/>
      <w:bookmarkStart w:id="382" w:name="_Ref502067736"/>
      <w:del w:id="383" w:author="Teh Stand" w:date="2018-11-14T14:53:00Z">
        <w:r w:rsidRPr="00927E98" w:rsidDel="00F6305E">
          <w:rPr>
            <w:rFonts w:ascii="Arial" w:eastAsia="MS Mincho" w:hAnsi="Arial" w:cs="Times New Roman"/>
            <w:b/>
            <w:bCs/>
            <w:color w:val="auto"/>
            <w:sz w:val="22"/>
            <w:szCs w:val="20"/>
            <w:lang w:val="en-GB" w:eastAsia="ja-JP"/>
          </w:rPr>
          <w:delText xml:space="preserve">Informal </w:delText>
        </w:r>
      </w:del>
      <w:ins w:id="384" w:author="Teh Stand" w:date="2018-11-14T14:53:00Z">
        <w:r w:rsidR="00F6305E">
          <w:rPr>
            <w:rFonts w:ascii="Arial" w:eastAsia="MS Mincho" w:hAnsi="Arial" w:cs="Times New Roman"/>
            <w:b/>
            <w:bCs/>
            <w:color w:val="auto"/>
            <w:sz w:val="22"/>
            <w:szCs w:val="20"/>
            <w:lang w:val="en-GB" w:eastAsia="ja-JP"/>
          </w:rPr>
          <w:t>General</w:t>
        </w:r>
        <w:r w:rsidR="00F6305E" w:rsidRPr="00927E98">
          <w:rPr>
            <w:rFonts w:ascii="Arial" w:eastAsia="MS Mincho" w:hAnsi="Arial" w:cs="Times New Roman"/>
            <w:b/>
            <w:bCs/>
            <w:color w:val="auto"/>
            <w:sz w:val="22"/>
            <w:szCs w:val="20"/>
            <w:lang w:val="en-GB" w:eastAsia="ja-JP"/>
          </w:rPr>
          <w:t xml:space="preserve"> </w:t>
        </w:r>
      </w:ins>
      <w:r w:rsidR="00F559AF" w:rsidRPr="00927E98">
        <w:rPr>
          <w:rFonts w:ascii="Arial" w:eastAsia="MS Mincho" w:hAnsi="Arial" w:cs="Times New Roman"/>
          <w:b/>
          <w:bCs/>
          <w:color w:val="auto"/>
          <w:sz w:val="22"/>
          <w:szCs w:val="20"/>
          <w:lang w:val="en-GB" w:eastAsia="ja-JP"/>
        </w:rPr>
        <w:t xml:space="preserve">data product </w:t>
      </w:r>
      <w:bookmarkEnd w:id="380"/>
      <w:bookmarkEnd w:id="381"/>
      <w:r w:rsidR="00F559AF" w:rsidRPr="00927E98">
        <w:rPr>
          <w:rFonts w:ascii="Arial" w:eastAsia="MS Mincho" w:hAnsi="Arial" w:cs="Times New Roman"/>
          <w:b/>
          <w:bCs/>
          <w:color w:val="auto"/>
          <w:sz w:val="22"/>
          <w:szCs w:val="20"/>
          <w:lang w:val="en-GB" w:eastAsia="ja-JP"/>
        </w:rPr>
        <w:t xml:space="preserve">description </w:t>
      </w:r>
    </w:p>
    <w:p w14:paraId="054CE90A" w14:textId="289EE7AF" w:rsidR="00A07052" w:rsidRPr="00927E98" w:rsidRDefault="00EB6925" w:rsidP="00DC0123">
      <w:pPr>
        <w:pStyle w:val="ListParagraph"/>
        <w:autoSpaceDE w:val="0"/>
        <w:autoSpaceDN w:val="0"/>
        <w:adjustRightInd w:val="0"/>
        <w:spacing w:line="240" w:lineRule="auto"/>
        <w:ind w:left="0"/>
        <w:contextualSpacing w:val="0"/>
        <w:jc w:val="both"/>
        <w:rPr>
          <w:lang w:val="en-GB"/>
        </w:rPr>
      </w:pPr>
      <w:r w:rsidRPr="00927E98">
        <w:rPr>
          <w:lang w:val="en-GB"/>
        </w:rPr>
        <w:t>A</w:t>
      </w:r>
      <w:r w:rsidR="00A07052" w:rsidRPr="00927E98">
        <w:rPr>
          <w:lang w:val="en-GB"/>
        </w:rPr>
        <w:t>n informal description of the data product</w:t>
      </w:r>
      <w:r w:rsidRPr="00927E98">
        <w:rPr>
          <w:lang w:val="en-GB"/>
        </w:rPr>
        <w:t>, which can read like an abstract of the specification, its purpose and intended use context.</w:t>
      </w:r>
      <w:r w:rsidR="009F78B0" w:rsidRPr="00927E98">
        <w:rPr>
          <w:lang w:val="en-GB"/>
        </w:rPr>
        <w:t xml:space="preserve"> See also</w:t>
      </w:r>
      <w:r w:rsidR="00093520" w:rsidRPr="00927E98">
        <w:rPr>
          <w:lang w:val="en-GB"/>
        </w:rPr>
        <w:t xml:space="preserve"> section</w:t>
      </w:r>
      <w:r w:rsidR="009F78B0" w:rsidRPr="00927E98">
        <w:rPr>
          <w:lang w:val="en-GB"/>
        </w:rPr>
        <w:t xml:space="preserve"> </w:t>
      </w:r>
      <w:r w:rsidR="009F78B0" w:rsidRPr="00FA54F1">
        <w:rPr>
          <w:lang w:val="en-GB"/>
        </w:rPr>
        <w:fldChar w:fldCharType="begin"/>
      </w:r>
      <w:r w:rsidR="009F78B0" w:rsidRPr="00927E98">
        <w:rPr>
          <w:lang w:val="en-GB"/>
        </w:rPr>
        <w:instrText xml:space="preserve"> REF _Ref502067619 \r \h </w:instrText>
      </w:r>
      <w:r w:rsidR="009F78B0" w:rsidRPr="00FA54F1">
        <w:rPr>
          <w:lang w:val="en-GB"/>
        </w:rPr>
      </w:r>
      <w:r w:rsidR="009F78B0" w:rsidRPr="00FA54F1">
        <w:rPr>
          <w:lang w:val="en-GB"/>
        </w:rPr>
        <w:fldChar w:fldCharType="separate"/>
      </w:r>
      <w:r w:rsidR="009F78B0" w:rsidRPr="00927E98">
        <w:rPr>
          <w:lang w:val="en-GB"/>
        </w:rPr>
        <w:t>2.2.6</w:t>
      </w:r>
      <w:r w:rsidR="009F78B0" w:rsidRPr="00FA54F1">
        <w:rPr>
          <w:lang w:val="en-GB"/>
        </w:rPr>
        <w:fldChar w:fldCharType="end"/>
      </w:r>
      <w:r w:rsidR="009F78B0" w:rsidRPr="00927E98">
        <w:rPr>
          <w:lang w:val="en-GB"/>
        </w:rPr>
        <w:t>.</w:t>
      </w:r>
      <w:bookmarkEnd w:id="382"/>
    </w:p>
    <w:p w14:paraId="409544A6" w14:textId="7B28821D" w:rsidR="008A2556" w:rsidRPr="00927E98" w:rsidDel="00DC0123" w:rsidRDefault="008A2556" w:rsidP="007B3D3A">
      <w:pPr>
        <w:autoSpaceDE w:val="0"/>
        <w:autoSpaceDN w:val="0"/>
        <w:adjustRightInd w:val="0"/>
        <w:spacing w:after="0" w:line="240" w:lineRule="auto"/>
        <w:rPr>
          <w:del w:id="385" w:author="Teh Stand" w:date="2018-11-21T12:28:00Z"/>
          <w:lang w:val="en-GB"/>
        </w:rPr>
      </w:pPr>
    </w:p>
    <w:p w14:paraId="412EFF26" w14:textId="6832CC4F" w:rsidR="00B73E44" w:rsidRPr="00927E98" w:rsidRDefault="00B73E44" w:rsidP="00DC0123">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386" w:name="_Toc502540927"/>
      <w:bookmarkStart w:id="387" w:name="_Toc502558231"/>
      <w:r w:rsidRPr="00927E98">
        <w:rPr>
          <w:rFonts w:ascii="Arial" w:eastAsia="MS Mincho" w:hAnsi="Arial" w:cs="Times New Roman"/>
          <w:b/>
          <w:bCs/>
          <w:color w:val="auto"/>
          <w:sz w:val="22"/>
          <w:szCs w:val="20"/>
          <w:lang w:val="en-GB" w:eastAsia="ja-JP"/>
        </w:rPr>
        <w:t xml:space="preserve">Use of </w:t>
      </w:r>
      <w:bookmarkEnd w:id="386"/>
      <w:bookmarkEnd w:id="387"/>
      <w:r w:rsidR="00F559AF" w:rsidRPr="00927E98">
        <w:rPr>
          <w:rFonts w:ascii="Arial" w:eastAsia="MS Mincho" w:hAnsi="Arial" w:cs="Times New Roman"/>
          <w:b/>
          <w:bCs/>
          <w:color w:val="auto"/>
          <w:sz w:val="22"/>
          <w:szCs w:val="20"/>
          <w:lang w:val="en-GB" w:eastAsia="ja-JP"/>
        </w:rPr>
        <w:t>language</w:t>
      </w:r>
    </w:p>
    <w:p w14:paraId="6C3F45CC" w14:textId="1BD695A3" w:rsidR="008A2556" w:rsidRPr="00927E98" w:rsidRDefault="00462F1A" w:rsidP="00DC0123">
      <w:pPr>
        <w:spacing w:after="60" w:line="240" w:lineRule="auto"/>
        <w:jc w:val="both"/>
        <w:rPr>
          <w:lang w:val="en-GB"/>
        </w:rPr>
      </w:pPr>
      <w:r w:rsidRPr="00927E98">
        <w:rPr>
          <w:lang w:val="en-GB"/>
        </w:rPr>
        <w:t>Although optional, i</w:t>
      </w:r>
      <w:r w:rsidR="00996F51" w:rsidRPr="00927E98">
        <w:rPr>
          <w:lang w:val="en-GB"/>
        </w:rPr>
        <w:t xml:space="preserve">t </w:t>
      </w:r>
      <w:r w:rsidR="00FB6670" w:rsidRPr="00927E98">
        <w:rPr>
          <w:lang w:val="en-GB"/>
        </w:rPr>
        <w:t xml:space="preserve">can be beneficial </w:t>
      </w:r>
      <w:r w:rsidR="00996F51" w:rsidRPr="00927E98">
        <w:rPr>
          <w:lang w:val="en-GB"/>
        </w:rPr>
        <w:t xml:space="preserve">to add a </w:t>
      </w:r>
      <w:r w:rsidR="008A2556" w:rsidRPr="00927E98">
        <w:rPr>
          <w:lang w:val="en-GB"/>
        </w:rPr>
        <w:t xml:space="preserve">Use of </w:t>
      </w:r>
      <w:r w:rsidR="008D0869" w:rsidRPr="00927E98">
        <w:rPr>
          <w:lang w:val="en-GB"/>
        </w:rPr>
        <w:t xml:space="preserve">Language </w:t>
      </w:r>
      <w:r w:rsidR="00FB6670" w:rsidRPr="00927E98">
        <w:rPr>
          <w:lang w:val="en-GB"/>
        </w:rPr>
        <w:t>section</w:t>
      </w:r>
      <w:r w:rsidR="008A2556" w:rsidRPr="00927E98">
        <w:rPr>
          <w:lang w:val="en-GB"/>
        </w:rPr>
        <w:t xml:space="preserve"> </w:t>
      </w:r>
      <w:r w:rsidR="0004495C" w:rsidRPr="00927E98">
        <w:rPr>
          <w:lang w:val="en-GB"/>
        </w:rPr>
        <w:t>to elaborate</w:t>
      </w:r>
      <w:r w:rsidR="008A2556" w:rsidRPr="00927E98">
        <w:rPr>
          <w:lang w:val="en-GB"/>
        </w:rPr>
        <w:t xml:space="preserve"> the </w:t>
      </w:r>
      <w:r w:rsidR="0004495C" w:rsidRPr="00927E98">
        <w:rPr>
          <w:lang w:val="en-GB"/>
        </w:rPr>
        <w:t xml:space="preserve">intended </w:t>
      </w:r>
      <w:r w:rsidR="008A2556" w:rsidRPr="00927E98">
        <w:rPr>
          <w:lang w:val="en-GB"/>
        </w:rPr>
        <w:t xml:space="preserve">meaning of specific words used within </w:t>
      </w:r>
      <w:r w:rsidR="0004495C" w:rsidRPr="00927E98">
        <w:rPr>
          <w:lang w:val="en-GB"/>
        </w:rPr>
        <w:t>the</w:t>
      </w:r>
      <w:r w:rsidR="008A2556" w:rsidRPr="00927E98">
        <w:rPr>
          <w:lang w:val="en-GB"/>
        </w:rPr>
        <w:t xml:space="preserve"> </w:t>
      </w:r>
      <w:r w:rsidR="007F3F92">
        <w:rPr>
          <w:lang w:val="en-GB"/>
        </w:rPr>
        <w:t>P</w:t>
      </w:r>
      <w:r w:rsidR="007F3F92" w:rsidRPr="00927E98">
        <w:rPr>
          <w:lang w:val="en-GB"/>
        </w:rPr>
        <w:t xml:space="preserve">roduct </w:t>
      </w:r>
      <w:r w:rsidR="007F3F92">
        <w:rPr>
          <w:lang w:val="en-GB"/>
        </w:rPr>
        <w:t>S</w:t>
      </w:r>
      <w:r w:rsidR="007F3F92" w:rsidRPr="00927E98">
        <w:rPr>
          <w:lang w:val="en-GB"/>
        </w:rPr>
        <w:t xml:space="preserve">pecification </w:t>
      </w:r>
      <w:r w:rsidR="008A2556" w:rsidRPr="00927E98">
        <w:rPr>
          <w:lang w:val="en-GB"/>
        </w:rPr>
        <w:t>document</w:t>
      </w:r>
      <w:ins w:id="388" w:author="Teh Stand" w:date="2018-11-14T15:34:00Z">
        <w:r w:rsidR="007F3F92">
          <w:rPr>
            <w:lang w:val="en-GB"/>
          </w:rPr>
          <w:t>ation</w:t>
        </w:r>
      </w:ins>
      <w:r w:rsidR="008A2556" w:rsidRPr="00927E98">
        <w:rPr>
          <w:lang w:val="en-GB"/>
        </w:rPr>
        <w:t xml:space="preserve">, including appendices and annexes. The purpose is to remove as much ambiguity as possible regarding these words so that the specification is clear regarding what is a </w:t>
      </w:r>
      <w:ins w:id="389" w:author="Teh Stand" w:date="2018-11-14T15:34:00Z">
        <w:r w:rsidR="007F3F92">
          <w:rPr>
            <w:lang w:val="en-GB"/>
          </w:rPr>
          <w:t xml:space="preserve">mandatory </w:t>
        </w:r>
      </w:ins>
      <w:r w:rsidR="008A2556" w:rsidRPr="00927E98">
        <w:rPr>
          <w:lang w:val="en-GB"/>
        </w:rPr>
        <w:t>requirement, what is highly recommend</w:t>
      </w:r>
      <w:ins w:id="390" w:author="Teh Stand" w:date="2018-11-14T15:34:00Z">
        <w:r w:rsidR="007F3F92">
          <w:rPr>
            <w:lang w:val="en-GB"/>
          </w:rPr>
          <w:t>ed</w:t>
        </w:r>
      </w:ins>
      <w:r w:rsidR="008A2556" w:rsidRPr="00927E98">
        <w:rPr>
          <w:lang w:val="en-GB"/>
        </w:rPr>
        <w:t xml:space="preserve"> and what is optional. In this regard, the following statements </w:t>
      </w:r>
      <w:r w:rsidR="00FB6670" w:rsidRPr="00927E98">
        <w:rPr>
          <w:lang w:val="en-GB"/>
        </w:rPr>
        <w:t>have been used frequently</w:t>
      </w:r>
      <w:r w:rsidR="008A2556" w:rsidRPr="00927E98">
        <w:rPr>
          <w:lang w:val="en-GB"/>
        </w:rPr>
        <w:t xml:space="preserve"> within IHO specifications</w:t>
      </w:r>
      <w:ins w:id="391" w:author="Teh Stand" w:date="2018-11-14T15:34:00Z">
        <w:r w:rsidR="007F3F92">
          <w:rPr>
            <w:lang w:val="en-GB"/>
          </w:rPr>
          <w:t>:</w:t>
        </w:r>
      </w:ins>
      <w:del w:id="392" w:author="Teh Stand" w:date="2018-11-14T15:34:00Z">
        <w:r w:rsidR="008A2556" w:rsidRPr="00927E98" w:rsidDel="007F3F92">
          <w:rPr>
            <w:lang w:val="en-GB"/>
          </w:rPr>
          <w:delText>.</w:delText>
        </w:r>
      </w:del>
    </w:p>
    <w:p w14:paraId="5265899C" w14:textId="77777777" w:rsidR="008A2556" w:rsidRPr="00927E98" w:rsidRDefault="008A2556" w:rsidP="00DC0123">
      <w:pPr>
        <w:pStyle w:val="ListParagraph"/>
        <w:numPr>
          <w:ilvl w:val="0"/>
          <w:numId w:val="3"/>
        </w:numPr>
        <w:suppressAutoHyphens/>
        <w:spacing w:after="0" w:line="240" w:lineRule="auto"/>
        <w:contextualSpacing w:val="0"/>
        <w:jc w:val="both"/>
        <w:rPr>
          <w:lang w:val="en-GB"/>
        </w:rPr>
      </w:pPr>
      <w:r w:rsidRPr="00927E98">
        <w:rPr>
          <w:lang w:val="en-GB"/>
        </w:rPr>
        <w:t>“Must” indicates a mandatory requirement.</w:t>
      </w:r>
    </w:p>
    <w:p w14:paraId="1C5D1218" w14:textId="77777777" w:rsidR="008A2556" w:rsidRPr="00927E98" w:rsidRDefault="008A2556" w:rsidP="00DC0123">
      <w:pPr>
        <w:pStyle w:val="ListParagraph"/>
        <w:numPr>
          <w:ilvl w:val="0"/>
          <w:numId w:val="3"/>
        </w:numPr>
        <w:suppressAutoHyphens/>
        <w:spacing w:after="0" w:line="240" w:lineRule="auto"/>
        <w:contextualSpacing w:val="0"/>
        <w:jc w:val="both"/>
        <w:rPr>
          <w:lang w:val="en-GB"/>
        </w:rPr>
      </w:pPr>
      <w:r w:rsidRPr="00927E98">
        <w:rPr>
          <w:lang w:val="en-GB"/>
        </w:rPr>
        <w:t>“Should” indicates an optional requirement, that is the recommended process to be followed, but is not mandatory.</w:t>
      </w:r>
    </w:p>
    <w:p w14:paraId="398BF631" w14:textId="77777777" w:rsidR="008A2556" w:rsidRPr="00927E98" w:rsidRDefault="008A2556" w:rsidP="00DC0123">
      <w:pPr>
        <w:pStyle w:val="ListParagraph"/>
        <w:numPr>
          <w:ilvl w:val="0"/>
          <w:numId w:val="3"/>
        </w:numPr>
        <w:suppressAutoHyphens/>
        <w:spacing w:line="240" w:lineRule="auto"/>
        <w:ind w:left="1077"/>
        <w:contextualSpacing w:val="0"/>
        <w:jc w:val="both"/>
        <w:rPr>
          <w:lang w:val="en-GB"/>
        </w:rPr>
      </w:pPr>
      <w:r w:rsidRPr="00927E98">
        <w:rPr>
          <w:lang w:val="en-GB"/>
        </w:rPr>
        <w:t>“May” means “allowed to” or “could possibly”, and is not mandatory.</w:t>
      </w:r>
    </w:p>
    <w:p w14:paraId="559BAFD7" w14:textId="0A2F574E" w:rsidR="00F82246" w:rsidRPr="00927E98" w:rsidDel="00DC0123" w:rsidRDefault="00F82246" w:rsidP="007B3D3A">
      <w:pPr>
        <w:autoSpaceDE w:val="0"/>
        <w:autoSpaceDN w:val="0"/>
        <w:adjustRightInd w:val="0"/>
        <w:spacing w:after="0" w:line="240" w:lineRule="auto"/>
        <w:rPr>
          <w:del w:id="393" w:author="Teh Stand" w:date="2018-11-21T12:28:00Z"/>
          <w:lang w:val="en-GB"/>
        </w:rPr>
      </w:pPr>
    </w:p>
    <w:p w14:paraId="00E3A43C" w14:textId="33EA0629" w:rsidR="00F82246" w:rsidRPr="00927E98" w:rsidRDefault="00F82246" w:rsidP="00DC0123">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394" w:name="_Toc502540928"/>
      <w:bookmarkStart w:id="395" w:name="_Toc502558232"/>
      <w:r w:rsidRPr="00927E98">
        <w:rPr>
          <w:rFonts w:ascii="Arial" w:eastAsia="MS Mincho" w:hAnsi="Arial" w:cs="Times New Roman"/>
          <w:b/>
          <w:bCs/>
          <w:color w:val="auto"/>
          <w:sz w:val="22"/>
          <w:szCs w:val="20"/>
          <w:lang w:val="en-GB" w:eastAsia="ja-JP"/>
        </w:rPr>
        <w:t xml:space="preserve">Product </w:t>
      </w:r>
      <w:r w:rsidR="00F559AF" w:rsidRPr="00927E98">
        <w:rPr>
          <w:rFonts w:ascii="Arial" w:eastAsia="MS Mincho" w:hAnsi="Arial" w:cs="Times New Roman"/>
          <w:b/>
          <w:bCs/>
          <w:color w:val="auto"/>
          <w:sz w:val="22"/>
          <w:szCs w:val="20"/>
          <w:lang w:val="en-GB" w:eastAsia="ja-JP"/>
        </w:rPr>
        <w:t xml:space="preserve">specification </w:t>
      </w:r>
      <w:bookmarkEnd w:id="394"/>
      <w:bookmarkEnd w:id="395"/>
      <w:r w:rsidR="00F559AF" w:rsidRPr="00927E98">
        <w:rPr>
          <w:rFonts w:ascii="Arial" w:eastAsia="MS Mincho" w:hAnsi="Arial" w:cs="Times New Roman"/>
          <w:b/>
          <w:bCs/>
          <w:color w:val="auto"/>
          <w:sz w:val="22"/>
          <w:szCs w:val="20"/>
          <w:lang w:val="en-GB" w:eastAsia="ja-JP"/>
        </w:rPr>
        <w:t>maintenance</w:t>
      </w:r>
    </w:p>
    <w:p w14:paraId="5F304AE7" w14:textId="6DAEEBA9" w:rsidR="00F82246" w:rsidRPr="00927E98" w:rsidRDefault="00F82246" w:rsidP="00DC0123">
      <w:pPr>
        <w:autoSpaceDE w:val="0"/>
        <w:autoSpaceDN w:val="0"/>
        <w:adjustRightInd w:val="0"/>
        <w:spacing w:line="240" w:lineRule="auto"/>
        <w:jc w:val="both"/>
        <w:rPr>
          <w:lang w:val="en-GB"/>
        </w:rPr>
      </w:pPr>
      <w:r w:rsidRPr="00927E98">
        <w:rPr>
          <w:lang w:val="en-GB"/>
        </w:rPr>
        <w:t xml:space="preserve">Changes to a </w:t>
      </w:r>
      <w:r w:rsidR="007F3F92">
        <w:rPr>
          <w:lang w:val="en-GB"/>
        </w:rPr>
        <w:t>P</w:t>
      </w:r>
      <w:r w:rsidR="007F3F92" w:rsidRPr="00927E98">
        <w:rPr>
          <w:lang w:val="en-GB"/>
        </w:rPr>
        <w:t xml:space="preserve">roduct </w:t>
      </w:r>
      <w:r w:rsidR="007F3F92">
        <w:rPr>
          <w:lang w:val="en-GB"/>
        </w:rPr>
        <w:t>S</w:t>
      </w:r>
      <w:r w:rsidR="007F3F92" w:rsidRPr="00927E98">
        <w:rPr>
          <w:lang w:val="en-GB"/>
        </w:rPr>
        <w:t xml:space="preserve">pecification </w:t>
      </w:r>
      <w:r w:rsidR="00FB6670" w:rsidRPr="00927E98">
        <w:rPr>
          <w:lang w:val="en-GB"/>
        </w:rPr>
        <w:t xml:space="preserve">issued by </w:t>
      </w:r>
      <w:ins w:id="396" w:author="Teh Stand" w:date="2018-11-14T15:35:00Z">
        <w:r w:rsidR="007F3F92">
          <w:rPr>
            <w:lang w:val="en-GB"/>
          </w:rPr>
          <w:t xml:space="preserve">the </w:t>
        </w:r>
      </w:ins>
      <w:r w:rsidR="00FB6670" w:rsidRPr="00927E98">
        <w:rPr>
          <w:lang w:val="en-GB"/>
        </w:rPr>
        <w:t xml:space="preserve">IHO </w:t>
      </w:r>
      <w:r w:rsidRPr="00927E98">
        <w:rPr>
          <w:lang w:val="en-GB"/>
        </w:rPr>
        <w:t xml:space="preserve">will be released as a </w:t>
      </w:r>
      <w:del w:id="397" w:author="Teh Stand" w:date="2018-11-14T15:35:00Z">
        <w:r w:rsidRPr="00927E98" w:rsidDel="007F3F92">
          <w:rPr>
            <w:lang w:val="en-GB"/>
          </w:rPr>
          <w:delText xml:space="preserve">new </w:delText>
        </w:r>
      </w:del>
      <w:ins w:id="398" w:author="Teh Stand" w:date="2018-11-14T15:35:00Z">
        <w:r w:rsidR="007F3F92">
          <w:rPr>
            <w:lang w:val="en-GB"/>
          </w:rPr>
          <w:t>N</w:t>
        </w:r>
        <w:r w:rsidR="007F3F92" w:rsidRPr="00927E98">
          <w:rPr>
            <w:lang w:val="en-GB"/>
          </w:rPr>
          <w:t xml:space="preserve">ew </w:t>
        </w:r>
      </w:ins>
      <w:del w:id="399" w:author="Teh Stand" w:date="2018-11-14T15:36:00Z">
        <w:r w:rsidRPr="00927E98" w:rsidDel="007F3F92">
          <w:rPr>
            <w:lang w:val="en-GB"/>
          </w:rPr>
          <w:delText>edition</w:delText>
        </w:r>
      </w:del>
      <w:ins w:id="400" w:author="Teh Stand" w:date="2018-11-14T15:36:00Z">
        <w:r w:rsidR="007F3F92">
          <w:rPr>
            <w:lang w:val="en-GB"/>
          </w:rPr>
          <w:t>E</w:t>
        </w:r>
        <w:r w:rsidR="007F3F92" w:rsidRPr="00927E98">
          <w:rPr>
            <w:lang w:val="en-GB"/>
          </w:rPr>
          <w:t>dition</w:t>
        </w:r>
      </w:ins>
      <w:r w:rsidRPr="00927E98">
        <w:rPr>
          <w:lang w:val="en-GB"/>
        </w:rPr>
        <w:t xml:space="preserve">, a </w:t>
      </w:r>
      <w:del w:id="401" w:author="Teh Stand" w:date="2018-11-14T15:36:00Z">
        <w:r w:rsidRPr="00927E98" w:rsidDel="007F3F92">
          <w:rPr>
            <w:lang w:val="en-GB"/>
          </w:rPr>
          <w:delText>revision</w:delText>
        </w:r>
      </w:del>
      <w:ins w:id="402" w:author="Teh Stand" w:date="2018-11-14T15:36:00Z">
        <w:r w:rsidR="007F3F92">
          <w:rPr>
            <w:lang w:val="en-GB"/>
          </w:rPr>
          <w:t>R</w:t>
        </w:r>
        <w:r w:rsidR="007F3F92" w:rsidRPr="00927E98">
          <w:rPr>
            <w:lang w:val="en-GB"/>
          </w:rPr>
          <w:t>evision</w:t>
        </w:r>
      </w:ins>
      <w:r w:rsidRPr="00927E98">
        <w:rPr>
          <w:lang w:val="en-GB"/>
        </w:rPr>
        <w:t xml:space="preserve">, or as a document that includes </w:t>
      </w:r>
      <w:del w:id="403" w:author="Teh Stand" w:date="2018-11-14T15:36:00Z">
        <w:r w:rsidRPr="00927E98" w:rsidDel="007F3F92">
          <w:rPr>
            <w:lang w:val="en-GB"/>
          </w:rPr>
          <w:delText>clarification</w:delText>
        </w:r>
      </w:del>
      <w:ins w:id="404" w:author="Teh Stand" w:date="2018-11-14T15:36:00Z">
        <w:r w:rsidR="007F3F92">
          <w:rPr>
            <w:lang w:val="en-GB"/>
          </w:rPr>
          <w:t>C</w:t>
        </w:r>
        <w:r w:rsidR="007F3F92" w:rsidRPr="00927E98">
          <w:rPr>
            <w:lang w:val="en-GB"/>
          </w:rPr>
          <w:t>larification</w:t>
        </w:r>
        <w:r w:rsidR="007F3F92">
          <w:rPr>
            <w:lang w:val="en-GB"/>
          </w:rPr>
          <w:t>s</w:t>
        </w:r>
      </w:ins>
      <w:r w:rsidRPr="00927E98">
        <w:rPr>
          <w:lang w:val="en-GB"/>
        </w:rPr>
        <w:t xml:space="preserve">. </w:t>
      </w:r>
      <w:r w:rsidR="0060138A" w:rsidRPr="00927E98">
        <w:rPr>
          <w:lang w:val="en-GB"/>
        </w:rPr>
        <w:t xml:space="preserve">Which level </w:t>
      </w:r>
      <w:r w:rsidR="00093520" w:rsidRPr="00927E98">
        <w:rPr>
          <w:lang w:val="en-GB"/>
        </w:rPr>
        <w:t>is</w:t>
      </w:r>
      <w:r w:rsidR="0060138A" w:rsidRPr="00927E98">
        <w:rPr>
          <w:lang w:val="en-GB"/>
        </w:rPr>
        <w:t xml:space="preserve"> used depends on the nature of the change.</w:t>
      </w:r>
      <w:r w:rsidRPr="00927E98">
        <w:rPr>
          <w:lang w:val="en-GB"/>
        </w:rPr>
        <w:t xml:space="preserve"> </w:t>
      </w:r>
      <w:r w:rsidR="00980C25" w:rsidRPr="00927E98">
        <w:rPr>
          <w:lang w:val="en-GB"/>
        </w:rPr>
        <w:t xml:space="preserve">It is likely that other issuing authorities will follow IHO’s example. </w:t>
      </w:r>
      <w:r w:rsidR="00102324" w:rsidRPr="00927E98">
        <w:rPr>
          <w:lang w:val="en-GB"/>
        </w:rPr>
        <w:t>Generally,</w:t>
      </w:r>
      <w:r w:rsidRPr="00927E98">
        <w:rPr>
          <w:lang w:val="en-GB"/>
        </w:rPr>
        <w:t xml:space="preserve"> this text </w:t>
      </w:r>
      <w:r w:rsidR="00102324" w:rsidRPr="00927E98">
        <w:rPr>
          <w:lang w:val="en-GB"/>
        </w:rPr>
        <w:t>follows</w:t>
      </w:r>
      <w:r w:rsidRPr="00927E98">
        <w:rPr>
          <w:lang w:val="en-GB"/>
        </w:rPr>
        <w:t xml:space="preserve"> the guidance given in S-100 Part 12, where three types of change are described; </w:t>
      </w:r>
      <w:del w:id="405" w:author="Teh Stand" w:date="2018-11-14T15:36:00Z">
        <w:r w:rsidRPr="00927E98" w:rsidDel="007F3F92">
          <w:rPr>
            <w:lang w:val="en-GB"/>
          </w:rPr>
          <w:delText xml:space="preserve">new </w:delText>
        </w:r>
      </w:del>
      <w:ins w:id="406" w:author="Teh Stand" w:date="2018-11-14T15:36:00Z">
        <w:r w:rsidR="007F3F92">
          <w:rPr>
            <w:lang w:val="en-GB"/>
          </w:rPr>
          <w:t>N</w:t>
        </w:r>
        <w:r w:rsidR="007F3F92" w:rsidRPr="00927E98">
          <w:rPr>
            <w:lang w:val="en-GB"/>
          </w:rPr>
          <w:t xml:space="preserve">ew </w:t>
        </w:r>
      </w:ins>
      <w:del w:id="407" w:author="Teh Stand" w:date="2018-11-14T15:36:00Z">
        <w:r w:rsidRPr="00927E98" w:rsidDel="007F3F92">
          <w:rPr>
            <w:lang w:val="en-GB"/>
          </w:rPr>
          <w:delText>edition</w:delText>
        </w:r>
      </w:del>
      <w:ins w:id="408" w:author="Teh Stand" w:date="2018-11-14T15:36:00Z">
        <w:r w:rsidR="007F3F92">
          <w:rPr>
            <w:lang w:val="en-GB"/>
          </w:rPr>
          <w:t>E</w:t>
        </w:r>
        <w:r w:rsidR="007F3F92" w:rsidRPr="00927E98">
          <w:rPr>
            <w:lang w:val="en-GB"/>
          </w:rPr>
          <w:t>dition</w:t>
        </w:r>
      </w:ins>
      <w:r w:rsidRPr="00927E98">
        <w:rPr>
          <w:lang w:val="en-GB"/>
        </w:rPr>
        <w:t xml:space="preserve">, </w:t>
      </w:r>
      <w:del w:id="409" w:author="Teh Stand" w:date="2018-11-14T15:36:00Z">
        <w:r w:rsidRPr="00927E98" w:rsidDel="007F3F92">
          <w:rPr>
            <w:lang w:val="en-GB"/>
          </w:rPr>
          <w:delText xml:space="preserve">revision </w:delText>
        </w:r>
      </w:del>
      <w:ins w:id="410" w:author="Teh Stand" w:date="2018-11-14T15:36:00Z">
        <w:r w:rsidR="007F3F92">
          <w:rPr>
            <w:lang w:val="en-GB"/>
          </w:rPr>
          <w:t>R</w:t>
        </w:r>
        <w:r w:rsidR="007F3F92" w:rsidRPr="00927E98">
          <w:rPr>
            <w:lang w:val="en-GB"/>
          </w:rPr>
          <w:t xml:space="preserve">evision </w:t>
        </w:r>
      </w:ins>
      <w:r w:rsidRPr="00927E98">
        <w:rPr>
          <w:lang w:val="en-GB"/>
        </w:rPr>
        <w:t xml:space="preserve">and </w:t>
      </w:r>
      <w:del w:id="411" w:author="Teh Stand" w:date="2018-11-14T15:36:00Z">
        <w:r w:rsidRPr="00927E98" w:rsidDel="007F3F92">
          <w:rPr>
            <w:lang w:val="en-GB"/>
          </w:rPr>
          <w:delText>clarification</w:delText>
        </w:r>
      </w:del>
      <w:ins w:id="412" w:author="Teh Stand" w:date="2018-11-14T15:36:00Z">
        <w:r w:rsidR="007F3F92">
          <w:rPr>
            <w:lang w:val="en-GB"/>
          </w:rPr>
          <w:t>C</w:t>
        </w:r>
        <w:r w:rsidR="007F3F92" w:rsidRPr="00927E98">
          <w:rPr>
            <w:lang w:val="en-GB"/>
          </w:rPr>
          <w:t>larification</w:t>
        </w:r>
      </w:ins>
      <w:r w:rsidRPr="00927E98">
        <w:rPr>
          <w:lang w:val="en-GB"/>
        </w:rPr>
        <w:t xml:space="preserve">. These </w:t>
      </w:r>
      <w:r w:rsidR="00260008" w:rsidRPr="00927E98">
        <w:rPr>
          <w:lang w:val="en-GB"/>
        </w:rPr>
        <w:t xml:space="preserve">change types </w:t>
      </w:r>
      <w:r w:rsidRPr="00927E98">
        <w:rPr>
          <w:lang w:val="en-GB"/>
        </w:rPr>
        <w:t xml:space="preserve">are </w:t>
      </w:r>
      <w:r w:rsidR="00980C25" w:rsidRPr="00927E98">
        <w:rPr>
          <w:lang w:val="en-GB"/>
        </w:rPr>
        <w:t>elaborated in a general manner</w:t>
      </w:r>
      <w:r w:rsidRPr="00927E98">
        <w:rPr>
          <w:lang w:val="en-GB"/>
        </w:rPr>
        <w:t xml:space="preserve"> below.</w:t>
      </w:r>
      <w:r w:rsidR="00980C25" w:rsidRPr="00927E98">
        <w:rPr>
          <w:lang w:val="en-GB"/>
        </w:rPr>
        <w:t xml:space="preserve"> Minor variations to these can be ex</w:t>
      </w:r>
      <w:r w:rsidR="008D0869" w:rsidRPr="00927E98">
        <w:rPr>
          <w:lang w:val="en-GB"/>
        </w:rPr>
        <w:t>pec</w:t>
      </w:r>
      <w:r w:rsidR="00980C25" w:rsidRPr="00927E98">
        <w:rPr>
          <w:lang w:val="en-GB"/>
        </w:rPr>
        <w:t xml:space="preserve">ted depending on </w:t>
      </w:r>
      <w:r w:rsidR="00383918" w:rsidRPr="00927E98">
        <w:rPr>
          <w:lang w:val="en-GB"/>
        </w:rPr>
        <w:t>the</w:t>
      </w:r>
      <w:r w:rsidR="00980C25" w:rsidRPr="00927E98">
        <w:rPr>
          <w:lang w:val="en-GB"/>
        </w:rPr>
        <w:t xml:space="preserve"> type of product specification.</w:t>
      </w:r>
    </w:p>
    <w:p w14:paraId="5AB672C8" w14:textId="78055B1E" w:rsidR="00F82246" w:rsidRPr="00927E98" w:rsidDel="00DC0123" w:rsidRDefault="00F82246">
      <w:pPr>
        <w:autoSpaceDE w:val="0"/>
        <w:autoSpaceDN w:val="0"/>
        <w:adjustRightInd w:val="0"/>
        <w:spacing w:after="0" w:line="240" w:lineRule="auto"/>
        <w:rPr>
          <w:del w:id="413" w:author="Teh Stand" w:date="2018-11-21T12:29:00Z"/>
          <w:lang w:val="en-GB"/>
        </w:rPr>
      </w:pPr>
    </w:p>
    <w:p w14:paraId="245E4DF5" w14:textId="7CFD6805" w:rsidR="00F82246" w:rsidRPr="00927E98" w:rsidRDefault="00F82246" w:rsidP="00DC0123">
      <w:pPr>
        <w:pStyle w:val="Heading2"/>
        <w:keepLines w:val="0"/>
        <w:numPr>
          <w:ilvl w:val="4"/>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414" w:name="_Toc502540929"/>
      <w:bookmarkStart w:id="415" w:name="_Toc502558233"/>
      <w:r w:rsidRPr="00927E98">
        <w:rPr>
          <w:rFonts w:ascii="Arial" w:eastAsia="MS Mincho" w:hAnsi="Arial" w:cs="Times New Roman"/>
          <w:b/>
          <w:bCs/>
          <w:color w:val="auto"/>
          <w:sz w:val="22"/>
          <w:szCs w:val="20"/>
          <w:lang w:val="en-GB" w:eastAsia="ja-JP"/>
        </w:rPr>
        <w:t xml:space="preserve">New </w:t>
      </w:r>
      <w:bookmarkEnd w:id="414"/>
      <w:bookmarkEnd w:id="415"/>
      <w:del w:id="416" w:author="Teh Stand" w:date="2018-11-21T12:29:00Z">
        <w:r w:rsidR="00F559AF" w:rsidRPr="00927E98" w:rsidDel="00DC0123">
          <w:rPr>
            <w:rFonts w:ascii="Arial" w:eastAsia="MS Mincho" w:hAnsi="Arial" w:cs="Times New Roman"/>
            <w:b/>
            <w:bCs/>
            <w:color w:val="auto"/>
            <w:sz w:val="22"/>
            <w:szCs w:val="20"/>
            <w:lang w:val="en-GB" w:eastAsia="ja-JP"/>
          </w:rPr>
          <w:delText>edition</w:delText>
        </w:r>
      </w:del>
      <w:ins w:id="417" w:author="Teh Stand" w:date="2018-11-21T12:29:00Z">
        <w:r w:rsidR="00DC0123">
          <w:rPr>
            <w:rFonts w:ascii="Arial" w:eastAsia="MS Mincho" w:hAnsi="Arial" w:cs="Times New Roman"/>
            <w:b/>
            <w:bCs/>
            <w:color w:val="auto"/>
            <w:sz w:val="22"/>
            <w:szCs w:val="20"/>
            <w:lang w:val="en-GB" w:eastAsia="ja-JP"/>
          </w:rPr>
          <w:t>E</w:t>
        </w:r>
        <w:r w:rsidR="00DC0123" w:rsidRPr="00927E98">
          <w:rPr>
            <w:rFonts w:ascii="Arial" w:eastAsia="MS Mincho" w:hAnsi="Arial" w:cs="Times New Roman"/>
            <w:b/>
            <w:bCs/>
            <w:color w:val="auto"/>
            <w:sz w:val="22"/>
            <w:szCs w:val="20"/>
            <w:lang w:val="en-GB" w:eastAsia="ja-JP"/>
          </w:rPr>
          <w:t>dition</w:t>
        </w:r>
        <w:r w:rsidR="00DC0123">
          <w:rPr>
            <w:rFonts w:ascii="Arial" w:eastAsia="MS Mincho" w:hAnsi="Arial" w:cs="Times New Roman"/>
            <w:b/>
            <w:bCs/>
            <w:color w:val="auto"/>
            <w:sz w:val="22"/>
            <w:szCs w:val="20"/>
            <w:lang w:val="en-GB" w:eastAsia="ja-JP"/>
          </w:rPr>
          <w:t>s</w:t>
        </w:r>
      </w:ins>
    </w:p>
    <w:p w14:paraId="50E167AD" w14:textId="32B629DF" w:rsidR="00F82246" w:rsidRPr="00927E98" w:rsidRDefault="00F82246" w:rsidP="00DC0123">
      <w:pPr>
        <w:autoSpaceDE w:val="0"/>
        <w:autoSpaceDN w:val="0"/>
        <w:adjustRightInd w:val="0"/>
        <w:spacing w:line="240" w:lineRule="auto"/>
        <w:jc w:val="both"/>
        <w:rPr>
          <w:lang w:val="en-GB"/>
        </w:rPr>
      </w:pPr>
      <w:r w:rsidRPr="00927E98">
        <w:rPr>
          <w:lang w:val="en-GB"/>
        </w:rPr>
        <w:t xml:space="preserve">New Editions introduce significant changes. New Editions enable new concepts, such as the ability to support new functions or applications, or the introduction of new constructs or data types. New Editions are likely to have a significant impact on either existing users or future users of a </w:t>
      </w:r>
      <w:r w:rsidR="007F3F92">
        <w:rPr>
          <w:lang w:val="en-GB"/>
        </w:rPr>
        <w:t>P</w:t>
      </w:r>
      <w:r w:rsidR="007F3F92" w:rsidRPr="00927E98">
        <w:rPr>
          <w:lang w:val="en-GB"/>
        </w:rPr>
        <w:t xml:space="preserve">roduct </w:t>
      </w:r>
      <w:r w:rsidR="007F3F92">
        <w:rPr>
          <w:lang w:val="en-GB"/>
        </w:rPr>
        <w:t>S</w:t>
      </w:r>
      <w:r w:rsidR="007F3F92" w:rsidRPr="00927E98">
        <w:rPr>
          <w:lang w:val="en-GB"/>
        </w:rPr>
        <w:t>pecification</w:t>
      </w:r>
      <w:r w:rsidRPr="00927E98">
        <w:rPr>
          <w:lang w:val="en-GB"/>
        </w:rPr>
        <w:t>.</w:t>
      </w:r>
    </w:p>
    <w:p w14:paraId="7253301C" w14:textId="5743D994" w:rsidR="00F82246" w:rsidRPr="00927E98" w:rsidDel="00DC0123" w:rsidRDefault="00F82246">
      <w:pPr>
        <w:autoSpaceDE w:val="0"/>
        <w:autoSpaceDN w:val="0"/>
        <w:adjustRightInd w:val="0"/>
        <w:spacing w:after="0" w:line="240" w:lineRule="auto"/>
        <w:rPr>
          <w:del w:id="418" w:author="Teh Stand" w:date="2018-11-21T12:30:00Z"/>
          <w:lang w:val="en-GB"/>
        </w:rPr>
      </w:pPr>
    </w:p>
    <w:p w14:paraId="7C69A152" w14:textId="3C7A1CC6" w:rsidR="00F82246" w:rsidRPr="00927E98" w:rsidRDefault="00F82246" w:rsidP="00A038CB">
      <w:pPr>
        <w:pStyle w:val="Heading2"/>
        <w:keepLines w:val="0"/>
        <w:numPr>
          <w:ilvl w:val="4"/>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419" w:name="_Toc502540930"/>
      <w:bookmarkStart w:id="420" w:name="_Toc502558234"/>
      <w:r w:rsidRPr="00927E98">
        <w:rPr>
          <w:rFonts w:ascii="Arial" w:eastAsia="MS Mincho" w:hAnsi="Arial" w:cs="Times New Roman"/>
          <w:b/>
          <w:bCs/>
          <w:color w:val="auto"/>
          <w:sz w:val="22"/>
          <w:szCs w:val="20"/>
          <w:lang w:val="en-GB" w:eastAsia="ja-JP"/>
        </w:rPr>
        <w:t>Revisions</w:t>
      </w:r>
      <w:bookmarkEnd w:id="419"/>
      <w:bookmarkEnd w:id="420"/>
    </w:p>
    <w:p w14:paraId="7B5ED06E" w14:textId="104BC5C4" w:rsidR="00F82246" w:rsidRPr="00927E98" w:rsidRDefault="00F82246" w:rsidP="00A038CB">
      <w:pPr>
        <w:autoSpaceDE w:val="0"/>
        <w:autoSpaceDN w:val="0"/>
        <w:adjustRightInd w:val="0"/>
        <w:spacing w:line="240" w:lineRule="auto"/>
        <w:jc w:val="both"/>
        <w:rPr>
          <w:lang w:val="en-GB"/>
        </w:rPr>
      </w:pPr>
      <w:r w:rsidRPr="00927E98">
        <w:rPr>
          <w:lang w:val="en-GB"/>
        </w:rPr>
        <w:t xml:space="preserve">Revisions are defined as substantive semantic changes. Typically, </w:t>
      </w:r>
      <w:del w:id="421" w:author="Teh Stand" w:date="2018-11-14T15:38:00Z">
        <w:r w:rsidRPr="00927E98" w:rsidDel="0074442B">
          <w:rPr>
            <w:lang w:val="en-GB"/>
          </w:rPr>
          <w:delText xml:space="preserve">revisions </w:delText>
        </w:r>
      </w:del>
      <w:ins w:id="422" w:author="Teh Stand" w:date="2018-11-14T15:38:00Z">
        <w:r w:rsidR="0074442B">
          <w:rPr>
            <w:lang w:val="en-GB"/>
          </w:rPr>
          <w:t>R</w:t>
        </w:r>
        <w:r w:rsidR="0074442B" w:rsidRPr="00927E98">
          <w:rPr>
            <w:lang w:val="en-GB"/>
          </w:rPr>
          <w:t xml:space="preserve">evisions </w:t>
        </w:r>
      </w:ins>
      <w:r w:rsidRPr="00927E98">
        <w:rPr>
          <w:lang w:val="en-GB"/>
        </w:rPr>
        <w:t>will introduce change</w:t>
      </w:r>
      <w:r w:rsidR="00660DD8" w:rsidRPr="00927E98">
        <w:rPr>
          <w:lang w:val="en-GB"/>
        </w:rPr>
        <w:t>s</w:t>
      </w:r>
      <w:r w:rsidRPr="00927E98">
        <w:rPr>
          <w:lang w:val="en-GB"/>
        </w:rPr>
        <w:t xml:space="preserve"> to correct factual errors</w:t>
      </w:r>
      <w:r w:rsidR="00CD5830" w:rsidRPr="00927E98">
        <w:rPr>
          <w:lang w:val="en-GB"/>
        </w:rPr>
        <w:t xml:space="preserve"> or</w:t>
      </w:r>
      <w:r w:rsidRPr="00927E98">
        <w:rPr>
          <w:lang w:val="en-GB"/>
        </w:rPr>
        <w:t xml:space="preserve"> introduce necessary changes that have become evident as a result of practical experience or changing circumstances. A </w:t>
      </w:r>
      <w:del w:id="423" w:author="Teh Stand" w:date="2018-11-14T15:38:00Z">
        <w:r w:rsidRPr="00927E98" w:rsidDel="0074442B">
          <w:rPr>
            <w:lang w:val="en-GB"/>
          </w:rPr>
          <w:delText xml:space="preserve">revision </w:delText>
        </w:r>
      </w:del>
      <w:ins w:id="424" w:author="Teh Stand" w:date="2018-11-14T15:38:00Z">
        <w:r w:rsidR="0074442B">
          <w:rPr>
            <w:lang w:val="en-GB"/>
          </w:rPr>
          <w:t>R</w:t>
        </w:r>
        <w:r w:rsidR="0074442B" w:rsidRPr="00927E98">
          <w:rPr>
            <w:lang w:val="en-GB"/>
          </w:rPr>
          <w:t xml:space="preserve">evision </w:t>
        </w:r>
      </w:ins>
      <w:r w:rsidRPr="00927E98">
        <w:rPr>
          <w:lang w:val="en-GB"/>
        </w:rPr>
        <w:t xml:space="preserve">must not </w:t>
      </w:r>
      <w:ins w:id="425" w:author="Teh Stand" w:date="2018-11-14T15:38:00Z">
        <w:r w:rsidR="0074442B">
          <w:rPr>
            <w:lang w:val="en-GB"/>
          </w:rPr>
          <w:t xml:space="preserve">also </w:t>
        </w:r>
      </w:ins>
      <w:r w:rsidRPr="00927E98">
        <w:rPr>
          <w:lang w:val="en-GB"/>
        </w:rPr>
        <w:t xml:space="preserve">be classified as a </w:t>
      </w:r>
      <w:del w:id="426" w:author="Teh Stand" w:date="2018-11-14T15:38:00Z">
        <w:r w:rsidRPr="00927E98" w:rsidDel="0074442B">
          <w:rPr>
            <w:lang w:val="en-GB"/>
          </w:rPr>
          <w:delText>clarification</w:delText>
        </w:r>
      </w:del>
      <w:ins w:id="427" w:author="Teh Stand" w:date="2018-11-14T15:38:00Z">
        <w:r w:rsidR="0074442B">
          <w:rPr>
            <w:lang w:val="en-GB"/>
          </w:rPr>
          <w:t>C</w:t>
        </w:r>
        <w:r w:rsidR="0074442B" w:rsidRPr="00927E98">
          <w:rPr>
            <w:lang w:val="en-GB"/>
          </w:rPr>
          <w:t>larification</w:t>
        </w:r>
      </w:ins>
      <w:r w:rsidRPr="00927E98">
        <w:rPr>
          <w:lang w:val="en-GB"/>
        </w:rPr>
        <w:t xml:space="preserve">. Revisions could have an impact on either existing users or future users of </w:t>
      </w:r>
      <w:r w:rsidR="00660DD8" w:rsidRPr="00927E98">
        <w:rPr>
          <w:lang w:val="en-GB"/>
        </w:rPr>
        <w:t xml:space="preserve">the </w:t>
      </w:r>
      <w:r w:rsidRPr="00927E98">
        <w:rPr>
          <w:lang w:val="en-GB"/>
        </w:rPr>
        <w:t xml:space="preserve">specification. All </w:t>
      </w:r>
      <w:r w:rsidR="0051723E" w:rsidRPr="00927E98">
        <w:rPr>
          <w:lang w:val="en-GB"/>
        </w:rPr>
        <w:t xml:space="preserve">accumulated </w:t>
      </w:r>
      <w:del w:id="428" w:author="Teh Stand" w:date="2018-11-14T15:39:00Z">
        <w:r w:rsidRPr="00927E98" w:rsidDel="0074442B">
          <w:rPr>
            <w:lang w:val="en-GB"/>
          </w:rPr>
          <w:delText xml:space="preserve">clarifications </w:delText>
        </w:r>
      </w:del>
      <w:ins w:id="429" w:author="Teh Stand" w:date="2018-11-14T15:39:00Z">
        <w:r w:rsidR="0074442B">
          <w:rPr>
            <w:lang w:val="en-GB"/>
          </w:rPr>
          <w:t>C</w:t>
        </w:r>
        <w:r w:rsidR="0074442B" w:rsidRPr="00927E98">
          <w:rPr>
            <w:lang w:val="en-GB"/>
          </w:rPr>
          <w:t xml:space="preserve">larifications </w:t>
        </w:r>
      </w:ins>
      <w:del w:id="430" w:author="Teh Stand" w:date="2018-11-14T15:41:00Z">
        <w:r w:rsidR="003E2392" w:rsidRPr="00927E98" w:rsidDel="0074442B">
          <w:rPr>
            <w:lang w:val="en-GB"/>
          </w:rPr>
          <w:delText xml:space="preserve">and corrections </w:delText>
        </w:r>
      </w:del>
      <w:r w:rsidRPr="00927E98">
        <w:rPr>
          <w:lang w:val="en-GB"/>
        </w:rPr>
        <w:t xml:space="preserve">will be included with the release of approved </w:t>
      </w:r>
      <w:del w:id="431" w:author="Teh Stand" w:date="2018-11-14T15:39:00Z">
        <w:r w:rsidRPr="00927E98" w:rsidDel="0074442B">
          <w:rPr>
            <w:lang w:val="en-GB"/>
          </w:rPr>
          <w:delText>revisions</w:delText>
        </w:r>
      </w:del>
      <w:ins w:id="432" w:author="Teh Stand" w:date="2018-11-14T15:39:00Z">
        <w:r w:rsidR="0074442B">
          <w:rPr>
            <w:lang w:val="en-GB"/>
          </w:rPr>
          <w:t>R</w:t>
        </w:r>
        <w:r w:rsidR="0074442B" w:rsidRPr="00927E98">
          <w:rPr>
            <w:lang w:val="en-GB"/>
          </w:rPr>
          <w:t>evisions</w:t>
        </w:r>
      </w:ins>
      <w:r w:rsidRPr="00927E98">
        <w:rPr>
          <w:lang w:val="en-GB"/>
        </w:rPr>
        <w:t xml:space="preserve">. </w:t>
      </w:r>
    </w:p>
    <w:p w14:paraId="7F6EFFB9" w14:textId="1CF3820D" w:rsidR="00F82246" w:rsidRPr="00927E98" w:rsidDel="00A038CB" w:rsidRDefault="00F82246" w:rsidP="00A038CB">
      <w:pPr>
        <w:autoSpaceDE w:val="0"/>
        <w:autoSpaceDN w:val="0"/>
        <w:adjustRightInd w:val="0"/>
        <w:spacing w:line="240" w:lineRule="auto"/>
        <w:rPr>
          <w:del w:id="433" w:author="Teh Stand" w:date="2018-11-21T12:38:00Z"/>
          <w:lang w:val="en-GB"/>
        </w:rPr>
      </w:pPr>
    </w:p>
    <w:p w14:paraId="60554E79" w14:textId="172CDDA7" w:rsidR="00F82246" w:rsidRPr="00927E98" w:rsidRDefault="00F82246" w:rsidP="00A038CB">
      <w:pPr>
        <w:autoSpaceDE w:val="0"/>
        <w:autoSpaceDN w:val="0"/>
        <w:adjustRightInd w:val="0"/>
        <w:spacing w:line="240" w:lineRule="auto"/>
        <w:jc w:val="both"/>
        <w:rPr>
          <w:lang w:val="en-GB"/>
        </w:rPr>
      </w:pPr>
      <w:r w:rsidRPr="00927E98">
        <w:rPr>
          <w:lang w:val="en-GB"/>
        </w:rPr>
        <w:t xml:space="preserve">Changes in a </w:t>
      </w:r>
      <w:del w:id="434" w:author="Teh Stand" w:date="2018-11-14T15:43:00Z">
        <w:r w:rsidRPr="00927E98" w:rsidDel="0074442B">
          <w:rPr>
            <w:lang w:val="en-GB"/>
          </w:rPr>
          <w:delText xml:space="preserve">revision </w:delText>
        </w:r>
      </w:del>
      <w:ins w:id="435" w:author="Teh Stand" w:date="2018-11-14T15:43:00Z">
        <w:r w:rsidR="0074442B">
          <w:rPr>
            <w:lang w:val="en-GB"/>
          </w:rPr>
          <w:t>R</w:t>
        </w:r>
        <w:r w:rsidR="0074442B" w:rsidRPr="00927E98">
          <w:rPr>
            <w:lang w:val="en-GB"/>
          </w:rPr>
          <w:t xml:space="preserve">evision </w:t>
        </w:r>
      </w:ins>
      <w:del w:id="436" w:author="Teh Stand" w:date="2018-11-14T15:46:00Z">
        <w:r w:rsidRPr="00927E98" w:rsidDel="002E0197">
          <w:rPr>
            <w:lang w:val="en-GB"/>
          </w:rPr>
          <w:delText xml:space="preserve">are minor and </w:delText>
        </w:r>
      </w:del>
      <w:r w:rsidRPr="00927E98">
        <w:rPr>
          <w:lang w:val="en-GB"/>
        </w:rPr>
        <w:t xml:space="preserve">ensure backward compatibility with the previous versions within the same Edition. Newer </w:t>
      </w:r>
      <w:del w:id="437" w:author="Teh Stand" w:date="2018-11-14T15:43:00Z">
        <w:r w:rsidRPr="00927E98" w:rsidDel="002E0197">
          <w:rPr>
            <w:lang w:val="en-GB"/>
          </w:rPr>
          <w:delText>revisions</w:delText>
        </w:r>
      </w:del>
      <w:ins w:id="438" w:author="Teh Stand" w:date="2018-11-14T15:43:00Z">
        <w:r w:rsidR="002E0197">
          <w:rPr>
            <w:lang w:val="en-GB"/>
          </w:rPr>
          <w:t>R</w:t>
        </w:r>
        <w:r w:rsidR="002E0197" w:rsidRPr="00927E98">
          <w:rPr>
            <w:lang w:val="en-GB"/>
          </w:rPr>
          <w:t>evisions</w:t>
        </w:r>
      </w:ins>
      <w:r w:rsidRPr="00927E98">
        <w:rPr>
          <w:lang w:val="en-GB"/>
        </w:rPr>
        <w:t xml:space="preserve">, for example, introduce new features and attributes. Within the same Edition, a dataset of one version could always be processed with a later version of the feature and portrayal catalogues. In most cases a new feature or portrayal catalogue will result in a </w:t>
      </w:r>
      <w:del w:id="439" w:author="Teh Stand" w:date="2018-11-14T15:43:00Z">
        <w:r w:rsidRPr="00927E98" w:rsidDel="002E0197">
          <w:rPr>
            <w:lang w:val="en-GB"/>
          </w:rPr>
          <w:delText xml:space="preserve">revision </w:delText>
        </w:r>
      </w:del>
      <w:ins w:id="440" w:author="Teh Stand" w:date="2018-11-14T15:43:00Z">
        <w:r w:rsidR="002E0197">
          <w:rPr>
            <w:lang w:val="en-GB"/>
          </w:rPr>
          <w:t>R</w:t>
        </w:r>
        <w:r w:rsidR="002E0197" w:rsidRPr="00927E98">
          <w:rPr>
            <w:lang w:val="en-GB"/>
          </w:rPr>
          <w:t xml:space="preserve">evision </w:t>
        </w:r>
      </w:ins>
      <w:r w:rsidRPr="00927E98">
        <w:rPr>
          <w:lang w:val="en-GB"/>
        </w:rPr>
        <w:t>of this specification.</w:t>
      </w:r>
    </w:p>
    <w:p w14:paraId="43B051F2" w14:textId="20BCB925" w:rsidR="00F82246" w:rsidRPr="00927E98" w:rsidDel="00A038CB" w:rsidRDefault="00F82246">
      <w:pPr>
        <w:autoSpaceDE w:val="0"/>
        <w:autoSpaceDN w:val="0"/>
        <w:adjustRightInd w:val="0"/>
        <w:spacing w:line="240" w:lineRule="auto"/>
        <w:rPr>
          <w:del w:id="441" w:author="Teh Stand" w:date="2018-11-21T12:38:00Z"/>
          <w:lang w:val="en-GB"/>
        </w:rPr>
        <w:pPrChange w:id="442" w:author="Teh Stand" w:date="2018-11-21T12:39:00Z">
          <w:pPr>
            <w:autoSpaceDE w:val="0"/>
            <w:autoSpaceDN w:val="0"/>
            <w:adjustRightInd w:val="0"/>
            <w:spacing w:after="0" w:line="240" w:lineRule="auto"/>
          </w:pPr>
        </w:pPrChange>
      </w:pPr>
    </w:p>
    <w:p w14:paraId="5E449085" w14:textId="1D5A6497" w:rsidR="00F82246" w:rsidRPr="00927E98" w:rsidRDefault="00F82246" w:rsidP="00A038CB">
      <w:pPr>
        <w:pStyle w:val="Heading2"/>
        <w:keepLines w:val="0"/>
        <w:numPr>
          <w:ilvl w:val="4"/>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443" w:name="_Toc502540931"/>
      <w:bookmarkStart w:id="444" w:name="_Toc502558235"/>
      <w:r w:rsidRPr="00927E98">
        <w:rPr>
          <w:rFonts w:ascii="Arial" w:eastAsia="MS Mincho" w:hAnsi="Arial" w:cs="Times New Roman"/>
          <w:b/>
          <w:bCs/>
          <w:color w:val="auto"/>
          <w:sz w:val="22"/>
          <w:szCs w:val="20"/>
          <w:lang w:val="en-GB" w:eastAsia="ja-JP"/>
        </w:rPr>
        <w:t>Clarification</w:t>
      </w:r>
      <w:bookmarkEnd w:id="443"/>
      <w:bookmarkEnd w:id="444"/>
      <w:ins w:id="445" w:author="Teh Stand" w:date="2018-11-21T12:29:00Z">
        <w:r w:rsidR="00DC0123">
          <w:rPr>
            <w:rFonts w:ascii="Arial" w:eastAsia="MS Mincho" w:hAnsi="Arial" w:cs="Times New Roman"/>
            <w:b/>
            <w:bCs/>
            <w:color w:val="auto"/>
            <w:sz w:val="22"/>
            <w:szCs w:val="20"/>
            <w:lang w:val="en-GB" w:eastAsia="ja-JP"/>
          </w:rPr>
          <w:t>s</w:t>
        </w:r>
      </w:ins>
    </w:p>
    <w:p w14:paraId="076935D5" w14:textId="755ACFCD" w:rsidR="00F82246" w:rsidRPr="00927E98" w:rsidRDefault="00F82246" w:rsidP="00A038CB">
      <w:pPr>
        <w:autoSpaceDE w:val="0"/>
        <w:autoSpaceDN w:val="0"/>
        <w:adjustRightInd w:val="0"/>
        <w:spacing w:line="240" w:lineRule="auto"/>
        <w:jc w:val="both"/>
        <w:rPr>
          <w:lang w:val="en-GB"/>
        </w:rPr>
      </w:pPr>
      <w:r w:rsidRPr="00927E98">
        <w:rPr>
          <w:lang w:val="en-GB"/>
        </w:rPr>
        <w:t xml:space="preserve">Clarifications are non-substantive changes. </w:t>
      </w:r>
      <w:r w:rsidR="003E2392" w:rsidRPr="00927E98">
        <w:rPr>
          <w:lang w:val="en-GB"/>
        </w:rPr>
        <w:t xml:space="preserve">Typically, </w:t>
      </w:r>
      <w:del w:id="446" w:author="Teh Stand" w:date="2018-11-16T07:52:00Z">
        <w:r w:rsidR="003E2392" w:rsidRPr="00927E98" w:rsidDel="00BB741A">
          <w:rPr>
            <w:lang w:val="en-GB"/>
          </w:rPr>
          <w:delText>clarifications</w:delText>
        </w:r>
      </w:del>
      <w:ins w:id="447" w:author="Teh Stand" w:date="2018-11-16T07:52:00Z">
        <w:r w:rsidR="00BB741A">
          <w:rPr>
            <w:lang w:val="en-GB"/>
          </w:rPr>
          <w:t>C</w:t>
        </w:r>
        <w:r w:rsidR="00BB741A" w:rsidRPr="00927E98">
          <w:rPr>
            <w:lang w:val="en-GB"/>
          </w:rPr>
          <w:t>larifications</w:t>
        </w:r>
      </w:ins>
      <w:r w:rsidR="003E2392" w:rsidRPr="00927E98">
        <w:rPr>
          <w:lang w:val="en-GB"/>
        </w:rPr>
        <w:t>: remove ambiguity; correct grammatical and spelling errors; amend or update cross references; insert improved graphics, spelling, punctuation and grammar.</w:t>
      </w:r>
      <w:r w:rsidRPr="00927E98">
        <w:rPr>
          <w:lang w:val="en-GB"/>
        </w:rPr>
        <w:t xml:space="preserve"> Clarification</w:t>
      </w:r>
      <w:r w:rsidR="003E2392" w:rsidRPr="00927E98">
        <w:rPr>
          <w:lang w:val="en-GB"/>
        </w:rPr>
        <w:t>s</w:t>
      </w:r>
      <w:r w:rsidRPr="00927E98">
        <w:rPr>
          <w:lang w:val="en-GB"/>
        </w:rPr>
        <w:t xml:space="preserve"> must not cause any substantive semantic changes. </w:t>
      </w:r>
    </w:p>
    <w:p w14:paraId="6A42D4FD" w14:textId="65F88E5F" w:rsidR="00F82246" w:rsidRPr="00927E98" w:rsidDel="00A038CB" w:rsidRDefault="00F82246" w:rsidP="00A038CB">
      <w:pPr>
        <w:autoSpaceDE w:val="0"/>
        <w:autoSpaceDN w:val="0"/>
        <w:adjustRightInd w:val="0"/>
        <w:spacing w:line="240" w:lineRule="auto"/>
        <w:rPr>
          <w:del w:id="448" w:author="Teh Stand" w:date="2018-11-21T12:38:00Z"/>
          <w:lang w:val="en-GB"/>
        </w:rPr>
      </w:pPr>
    </w:p>
    <w:p w14:paraId="20F1D8FC" w14:textId="094CB0F5" w:rsidR="00F82246" w:rsidRPr="00927E98" w:rsidRDefault="00F82246" w:rsidP="00A038CB">
      <w:pPr>
        <w:autoSpaceDE w:val="0"/>
        <w:autoSpaceDN w:val="0"/>
        <w:adjustRightInd w:val="0"/>
        <w:spacing w:line="240" w:lineRule="auto"/>
        <w:jc w:val="both"/>
        <w:rPr>
          <w:lang w:val="en-GB"/>
        </w:rPr>
      </w:pPr>
      <w:r w:rsidRPr="00927E98">
        <w:rPr>
          <w:lang w:val="en-GB"/>
        </w:rPr>
        <w:t xml:space="preserve">Changes in a </w:t>
      </w:r>
      <w:del w:id="449" w:author="Teh Stand" w:date="2018-11-16T07:52:00Z">
        <w:r w:rsidRPr="00927E98" w:rsidDel="00BB741A">
          <w:rPr>
            <w:lang w:val="en-GB"/>
          </w:rPr>
          <w:delText xml:space="preserve">clarification </w:delText>
        </w:r>
      </w:del>
      <w:ins w:id="450" w:author="Teh Stand" w:date="2018-11-16T07:52:00Z">
        <w:r w:rsidR="00BB741A">
          <w:rPr>
            <w:lang w:val="en-GB"/>
          </w:rPr>
          <w:t>C</w:t>
        </w:r>
        <w:r w:rsidR="00BB741A" w:rsidRPr="00927E98">
          <w:rPr>
            <w:lang w:val="en-GB"/>
          </w:rPr>
          <w:t xml:space="preserve">larification </w:t>
        </w:r>
      </w:ins>
      <w:r w:rsidRPr="00927E98">
        <w:rPr>
          <w:lang w:val="en-GB"/>
        </w:rPr>
        <w:t xml:space="preserve">are minor and ensure backward compatibility with the previous versions within the same Edition. Within the same Edition, a dataset of one </w:t>
      </w:r>
      <w:del w:id="451" w:author="Teh Stand" w:date="2018-11-16T07:52:00Z">
        <w:r w:rsidRPr="00927E98" w:rsidDel="00315FD5">
          <w:rPr>
            <w:lang w:val="en-GB"/>
          </w:rPr>
          <w:delText xml:space="preserve">clarification </w:delText>
        </w:r>
      </w:del>
      <w:ins w:id="452" w:author="Teh Stand" w:date="2018-11-16T07:52:00Z">
        <w:r w:rsidR="00315FD5">
          <w:rPr>
            <w:lang w:val="en-GB"/>
          </w:rPr>
          <w:t>C</w:t>
        </w:r>
        <w:r w:rsidR="00315FD5" w:rsidRPr="00927E98">
          <w:rPr>
            <w:lang w:val="en-GB"/>
          </w:rPr>
          <w:t xml:space="preserve">larification </w:t>
        </w:r>
      </w:ins>
      <w:r w:rsidRPr="00927E98">
        <w:rPr>
          <w:lang w:val="en-GB"/>
        </w:rPr>
        <w:t xml:space="preserve">version could always be processed with a later version of the feature and portrayal catalogues, and a </w:t>
      </w:r>
      <w:r w:rsidR="00315FD5">
        <w:rPr>
          <w:lang w:val="en-GB"/>
        </w:rPr>
        <w:t>P</w:t>
      </w:r>
      <w:r w:rsidR="00315FD5" w:rsidRPr="00927E98">
        <w:rPr>
          <w:lang w:val="en-GB"/>
        </w:rPr>
        <w:t xml:space="preserve">ortrayal </w:t>
      </w:r>
      <w:r w:rsidR="00315FD5">
        <w:rPr>
          <w:lang w:val="en-GB"/>
        </w:rPr>
        <w:t>C</w:t>
      </w:r>
      <w:r w:rsidR="00315FD5" w:rsidRPr="00927E98">
        <w:rPr>
          <w:lang w:val="en-GB"/>
        </w:rPr>
        <w:t xml:space="preserve">atalogue </w:t>
      </w:r>
      <w:r w:rsidRPr="00927E98">
        <w:rPr>
          <w:lang w:val="en-GB"/>
        </w:rPr>
        <w:t xml:space="preserve">can always rely on earlier versions of the </w:t>
      </w:r>
      <w:r w:rsidR="00315FD5">
        <w:rPr>
          <w:lang w:val="en-GB"/>
        </w:rPr>
        <w:t>F</w:t>
      </w:r>
      <w:r w:rsidR="00315FD5" w:rsidRPr="00927E98">
        <w:rPr>
          <w:lang w:val="en-GB"/>
        </w:rPr>
        <w:t xml:space="preserve">eature </w:t>
      </w:r>
      <w:r w:rsidR="00315FD5">
        <w:rPr>
          <w:lang w:val="en-GB"/>
        </w:rPr>
        <w:t>C</w:t>
      </w:r>
      <w:r w:rsidR="00315FD5" w:rsidRPr="00927E98">
        <w:rPr>
          <w:lang w:val="en-GB"/>
        </w:rPr>
        <w:t>atalogues</w:t>
      </w:r>
      <w:r w:rsidRPr="00927E98">
        <w:rPr>
          <w:lang w:val="en-GB"/>
        </w:rPr>
        <w:t xml:space="preserve">. </w:t>
      </w:r>
    </w:p>
    <w:p w14:paraId="791E04AC" w14:textId="04188A6A" w:rsidR="00F82246" w:rsidRPr="00927E98" w:rsidDel="00A038CB" w:rsidRDefault="00F82246">
      <w:pPr>
        <w:autoSpaceDE w:val="0"/>
        <w:autoSpaceDN w:val="0"/>
        <w:adjustRightInd w:val="0"/>
        <w:spacing w:line="240" w:lineRule="auto"/>
        <w:rPr>
          <w:del w:id="453" w:author="Teh Stand" w:date="2018-11-21T12:38:00Z"/>
          <w:lang w:val="en-GB"/>
        </w:rPr>
        <w:pPrChange w:id="454" w:author="Teh Stand" w:date="2018-11-21T12:39:00Z">
          <w:pPr>
            <w:autoSpaceDE w:val="0"/>
            <w:autoSpaceDN w:val="0"/>
            <w:adjustRightInd w:val="0"/>
            <w:spacing w:after="0" w:line="240" w:lineRule="auto"/>
          </w:pPr>
        </w:pPrChange>
      </w:pPr>
    </w:p>
    <w:p w14:paraId="78C4310F" w14:textId="3C82B583" w:rsidR="00F82246" w:rsidRPr="00927E98" w:rsidDel="00A038CB" w:rsidRDefault="00F82246">
      <w:pPr>
        <w:autoSpaceDE w:val="0"/>
        <w:autoSpaceDN w:val="0"/>
        <w:adjustRightInd w:val="0"/>
        <w:spacing w:line="240" w:lineRule="auto"/>
        <w:rPr>
          <w:del w:id="455" w:author="Teh Stand" w:date="2018-11-21T12:38:00Z"/>
          <w:lang w:val="en-GB"/>
        </w:rPr>
        <w:pPrChange w:id="456" w:author="Teh Stand" w:date="2018-11-21T12:39:00Z">
          <w:pPr>
            <w:autoSpaceDE w:val="0"/>
            <w:autoSpaceDN w:val="0"/>
            <w:adjustRightInd w:val="0"/>
            <w:spacing w:after="0" w:line="240" w:lineRule="auto"/>
          </w:pPr>
        </w:pPrChange>
      </w:pPr>
    </w:p>
    <w:p w14:paraId="199B0131" w14:textId="158CE9EC" w:rsidR="00F82246" w:rsidRPr="00927E98" w:rsidRDefault="00F82246" w:rsidP="00A038CB">
      <w:pPr>
        <w:pStyle w:val="Heading2"/>
        <w:keepLines w:val="0"/>
        <w:numPr>
          <w:ilvl w:val="2"/>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457" w:name="_Toc502540932"/>
      <w:bookmarkStart w:id="458" w:name="_Toc502558236"/>
      <w:r w:rsidRPr="00927E98">
        <w:rPr>
          <w:rFonts w:ascii="Arial" w:eastAsia="MS Mincho" w:hAnsi="Arial" w:cs="Times New Roman"/>
          <w:b/>
          <w:bCs/>
          <w:color w:val="auto"/>
          <w:sz w:val="22"/>
          <w:szCs w:val="20"/>
          <w:lang w:val="en-GB" w:eastAsia="ja-JP"/>
        </w:rPr>
        <w:t xml:space="preserve">Version </w:t>
      </w:r>
      <w:bookmarkEnd w:id="457"/>
      <w:bookmarkEnd w:id="458"/>
      <w:r w:rsidR="00F559AF" w:rsidRPr="00927E98">
        <w:rPr>
          <w:rFonts w:ascii="Arial" w:eastAsia="MS Mincho" w:hAnsi="Arial" w:cs="Times New Roman"/>
          <w:b/>
          <w:bCs/>
          <w:color w:val="auto"/>
          <w:sz w:val="22"/>
          <w:szCs w:val="20"/>
          <w:lang w:val="en-GB" w:eastAsia="ja-JP"/>
        </w:rPr>
        <w:t>numbers</w:t>
      </w:r>
    </w:p>
    <w:p w14:paraId="6A896846" w14:textId="2270863A" w:rsidR="00F82246" w:rsidRPr="00927E98" w:rsidRDefault="00F82246" w:rsidP="00A038CB">
      <w:pPr>
        <w:autoSpaceDE w:val="0"/>
        <w:autoSpaceDN w:val="0"/>
        <w:adjustRightInd w:val="0"/>
        <w:spacing w:line="240" w:lineRule="auto"/>
        <w:jc w:val="both"/>
        <w:rPr>
          <w:lang w:val="en-GB"/>
        </w:rPr>
      </w:pPr>
      <w:r w:rsidRPr="00927E98">
        <w:rPr>
          <w:lang w:val="en-GB"/>
        </w:rPr>
        <w:t xml:space="preserve">The associated version control numbering to identify changes (n) </w:t>
      </w:r>
      <w:r w:rsidR="00697D52" w:rsidRPr="00927E98">
        <w:rPr>
          <w:lang w:val="en-GB"/>
        </w:rPr>
        <w:t>in S-100 and derived specifications generally follow this format</w:t>
      </w:r>
      <w:r w:rsidRPr="00927E98">
        <w:rPr>
          <w:lang w:val="en-GB"/>
        </w:rPr>
        <w:t>:</w:t>
      </w:r>
    </w:p>
    <w:p w14:paraId="34723D77" w14:textId="3887357E" w:rsidR="00F82246" w:rsidRPr="00927E98" w:rsidDel="00A038CB" w:rsidRDefault="00F82246">
      <w:pPr>
        <w:autoSpaceDE w:val="0"/>
        <w:autoSpaceDN w:val="0"/>
        <w:adjustRightInd w:val="0"/>
        <w:spacing w:line="240" w:lineRule="auto"/>
        <w:ind w:left="720"/>
        <w:rPr>
          <w:del w:id="459" w:author="Teh Stand" w:date="2018-11-21T12:40:00Z"/>
          <w:lang w:val="en-GB"/>
        </w:rPr>
        <w:pPrChange w:id="460" w:author="Teh Stand" w:date="2018-11-21T12:40:00Z">
          <w:pPr>
            <w:autoSpaceDE w:val="0"/>
            <w:autoSpaceDN w:val="0"/>
            <w:adjustRightInd w:val="0"/>
            <w:spacing w:after="0" w:line="240" w:lineRule="auto"/>
          </w:pPr>
        </w:pPrChange>
      </w:pPr>
    </w:p>
    <w:p w14:paraId="1DACD79F" w14:textId="77777777" w:rsidR="00F82246" w:rsidRPr="00927E98" w:rsidRDefault="00F82246" w:rsidP="00A038CB">
      <w:pPr>
        <w:autoSpaceDE w:val="0"/>
        <w:autoSpaceDN w:val="0"/>
        <w:adjustRightInd w:val="0"/>
        <w:spacing w:after="0" w:line="240" w:lineRule="auto"/>
        <w:ind w:left="720"/>
        <w:jc w:val="both"/>
        <w:rPr>
          <w:lang w:val="en-GB"/>
        </w:rPr>
      </w:pPr>
      <w:r w:rsidRPr="00927E98">
        <w:rPr>
          <w:lang w:val="en-GB"/>
        </w:rPr>
        <w:t>New Editions denoted as n.0.0</w:t>
      </w:r>
    </w:p>
    <w:p w14:paraId="0AD8BCFE" w14:textId="77777777" w:rsidR="00F82246" w:rsidRPr="00927E98" w:rsidRDefault="00F82246" w:rsidP="00A038CB">
      <w:pPr>
        <w:autoSpaceDE w:val="0"/>
        <w:autoSpaceDN w:val="0"/>
        <w:adjustRightInd w:val="0"/>
        <w:spacing w:after="0" w:line="240" w:lineRule="auto"/>
        <w:ind w:left="720"/>
        <w:jc w:val="both"/>
        <w:rPr>
          <w:lang w:val="en-GB"/>
        </w:rPr>
      </w:pPr>
      <w:r w:rsidRPr="00927E98">
        <w:rPr>
          <w:lang w:val="en-GB"/>
        </w:rPr>
        <w:t>Revisions denoted as n.n.0</w:t>
      </w:r>
    </w:p>
    <w:p w14:paraId="1E718054" w14:textId="51DA3131" w:rsidR="00F82246" w:rsidRPr="00927E98" w:rsidRDefault="00F82246" w:rsidP="00A038CB">
      <w:pPr>
        <w:autoSpaceDE w:val="0"/>
        <w:autoSpaceDN w:val="0"/>
        <w:adjustRightInd w:val="0"/>
        <w:spacing w:line="240" w:lineRule="auto"/>
        <w:ind w:left="720"/>
        <w:jc w:val="both"/>
        <w:rPr>
          <w:lang w:val="en-GB"/>
        </w:rPr>
      </w:pPr>
      <w:r w:rsidRPr="00927E98">
        <w:rPr>
          <w:lang w:val="en-GB"/>
        </w:rPr>
        <w:t>Clarifications denoted as n.n.n</w:t>
      </w:r>
    </w:p>
    <w:p w14:paraId="3A9E01A3" w14:textId="10251A17" w:rsidR="00697D52" w:rsidRPr="00927E98" w:rsidDel="00A038CB" w:rsidRDefault="00697D52" w:rsidP="00A038CB">
      <w:pPr>
        <w:autoSpaceDE w:val="0"/>
        <w:autoSpaceDN w:val="0"/>
        <w:adjustRightInd w:val="0"/>
        <w:spacing w:line="240" w:lineRule="auto"/>
        <w:jc w:val="both"/>
        <w:rPr>
          <w:del w:id="461" w:author="Teh Stand" w:date="2018-11-21T12:40:00Z"/>
          <w:lang w:val="en-GB"/>
        </w:rPr>
      </w:pPr>
    </w:p>
    <w:p w14:paraId="6C3D1B43" w14:textId="5E2D6F15" w:rsidR="00697D52" w:rsidRPr="00927E98" w:rsidRDefault="00697D52" w:rsidP="00A038CB">
      <w:pPr>
        <w:autoSpaceDE w:val="0"/>
        <w:autoSpaceDN w:val="0"/>
        <w:adjustRightInd w:val="0"/>
        <w:spacing w:line="240" w:lineRule="auto"/>
        <w:jc w:val="both"/>
        <w:rPr>
          <w:lang w:val="en-GB"/>
        </w:rPr>
      </w:pPr>
      <w:r w:rsidRPr="00927E98">
        <w:rPr>
          <w:lang w:val="en-GB"/>
        </w:rPr>
        <w:t xml:space="preserve">The same format for versioning </w:t>
      </w:r>
      <w:del w:id="462" w:author="Teh Stand" w:date="2018-11-16T07:53:00Z">
        <w:r w:rsidRPr="00927E98" w:rsidDel="00315FD5">
          <w:rPr>
            <w:lang w:val="en-GB"/>
          </w:rPr>
          <w:delText xml:space="preserve">is </w:delText>
        </w:r>
      </w:del>
      <w:ins w:id="463" w:author="Teh Stand" w:date="2018-11-16T07:54:00Z">
        <w:r w:rsidR="00315FD5">
          <w:rPr>
            <w:lang w:val="en-GB"/>
          </w:rPr>
          <w:t>ha</w:t>
        </w:r>
      </w:ins>
      <w:ins w:id="464" w:author="Teh Stand" w:date="2018-11-16T07:53:00Z">
        <w:r w:rsidR="00315FD5" w:rsidRPr="00927E98">
          <w:rPr>
            <w:lang w:val="en-GB"/>
          </w:rPr>
          <w:t xml:space="preserve">s </w:t>
        </w:r>
      </w:ins>
      <w:r w:rsidRPr="00927E98">
        <w:rPr>
          <w:lang w:val="en-GB"/>
        </w:rPr>
        <w:t xml:space="preserve">also being adopted </w:t>
      </w:r>
      <w:del w:id="465" w:author="Teh Stand" w:date="2018-11-16T07:54:00Z">
        <w:r w:rsidRPr="00927E98" w:rsidDel="00315FD5">
          <w:rPr>
            <w:lang w:val="en-GB"/>
          </w:rPr>
          <w:delText>in several</w:delText>
        </w:r>
      </w:del>
      <w:ins w:id="466" w:author="Teh Stand" w:date="2018-11-16T07:54:00Z">
        <w:r w:rsidR="00315FD5">
          <w:rPr>
            <w:lang w:val="en-GB"/>
          </w:rPr>
          <w:t>for most</w:t>
        </w:r>
      </w:ins>
      <w:r w:rsidRPr="00927E98">
        <w:rPr>
          <w:lang w:val="en-GB"/>
        </w:rPr>
        <w:t xml:space="preserve"> of IHO’s other </w:t>
      </w:r>
      <w:r w:rsidR="00315FD5">
        <w:rPr>
          <w:lang w:val="en-GB"/>
        </w:rPr>
        <w:t>S</w:t>
      </w:r>
      <w:r w:rsidR="00315FD5" w:rsidRPr="00927E98">
        <w:rPr>
          <w:lang w:val="en-GB"/>
        </w:rPr>
        <w:t>tandards</w:t>
      </w:r>
      <w:r w:rsidRPr="00927E98">
        <w:rPr>
          <w:lang w:val="en-GB"/>
        </w:rPr>
        <w:t>.</w:t>
      </w:r>
    </w:p>
    <w:p w14:paraId="5247C673" w14:textId="3F570AC3" w:rsidR="00A07052" w:rsidRPr="00927E98" w:rsidDel="00A038CB" w:rsidRDefault="00A07052">
      <w:pPr>
        <w:pStyle w:val="ListParagraph"/>
        <w:spacing w:line="240" w:lineRule="auto"/>
        <w:ind w:left="0"/>
        <w:contextualSpacing w:val="0"/>
        <w:rPr>
          <w:del w:id="467" w:author="Teh Stand" w:date="2018-11-21T12:40:00Z"/>
          <w:lang w:val="en-GB"/>
        </w:rPr>
        <w:pPrChange w:id="468" w:author="Teh Stand" w:date="2018-11-21T12:39:00Z">
          <w:pPr>
            <w:pStyle w:val="ListParagraph"/>
            <w:ind w:left="0"/>
          </w:pPr>
        </w:pPrChange>
      </w:pPr>
    </w:p>
    <w:p w14:paraId="78C72276" w14:textId="085250DF" w:rsidR="00EA4079" w:rsidRPr="00927E98" w:rsidRDefault="00705EB7" w:rsidP="00A038CB">
      <w:pPr>
        <w:pStyle w:val="Heading2"/>
        <w:keepLines w:val="0"/>
        <w:numPr>
          <w:ilvl w:val="2"/>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469" w:name="_Toc502540933"/>
      <w:bookmarkStart w:id="470" w:name="_Toc502558237"/>
      <w:r w:rsidRPr="00927E98">
        <w:rPr>
          <w:rFonts w:ascii="Arial" w:eastAsia="MS Mincho" w:hAnsi="Arial" w:cs="Times New Roman"/>
          <w:b/>
          <w:bCs/>
          <w:color w:val="auto"/>
          <w:sz w:val="22"/>
          <w:szCs w:val="20"/>
          <w:lang w:val="en-GB" w:eastAsia="ja-JP"/>
        </w:rPr>
        <w:t xml:space="preserve">Specification </w:t>
      </w:r>
      <w:bookmarkEnd w:id="469"/>
      <w:bookmarkEnd w:id="470"/>
      <w:r w:rsidR="00F559AF" w:rsidRPr="00927E98">
        <w:rPr>
          <w:rFonts w:ascii="Arial" w:eastAsia="MS Mincho" w:hAnsi="Arial" w:cs="Times New Roman"/>
          <w:b/>
          <w:bCs/>
          <w:color w:val="auto"/>
          <w:sz w:val="22"/>
          <w:szCs w:val="20"/>
          <w:lang w:val="en-GB" w:eastAsia="ja-JP"/>
        </w:rPr>
        <w:t xml:space="preserve">scopes </w:t>
      </w:r>
    </w:p>
    <w:p w14:paraId="75C852FD" w14:textId="5035F028" w:rsidR="00FD6B68" w:rsidRPr="00927E98" w:rsidRDefault="00D777F6" w:rsidP="00A038CB">
      <w:pPr>
        <w:pStyle w:val="ListParagraph"/>
        <w:spacing w:line="240" w:lineRule="auto"/>
        <w:ind w:left="0"/>
        <w:contextualSpacing w:val="0"/>
        <w:jc w:val="both"/>
        <w:rPr>
          <w:lang w:val="en-GB"/>
        </w:rPr>
      </w:pPr>
      <w:r w:rsidRPr="00927E98">
        <w:rPr>
          <w:lang w:val="en-GB"/>
        </w:rPr>
        <w:t xml:space="preserve">Some parts of a </w:t>
      </w:r>
      <w:r w:rsidR="00315FD5">
        <w:rPr>
          <w:lang w:val="en-GB"/>
        </w:rPr>
        <w:t>P</w:t>
      </w:r>
      <w:r w:rsidR="00315FD5" w:rsidRPr="00927E98">
        <w:rPr>
          <w:lang w:val="en-GB"/>
        </w:rPr>
        <w:t xml:space="preserve">roduct </w:t>
      </w:r>
      <w:r w:rsidR="00315FD5">
        <w:rPr>
          <w:lang w:val="en-GB"/>
        </w:rPr>
        <w:t>S</w:t>
      </w:r>
      <w:r w:rsidR="00315FD5" w:rsidRPr="00927E98">
        <w:rPr>
          <w:lang w:val="en-GB"/>
        </w:rPr>
        <w:t xml:space="preserve">pecification </w:t>
      </w:r>
      <w:r w:rsidRPr="00927E98">
        <w:rPr>
          <w:lang w:val="en-GB"/>
        </w:rPr>
        <w:t>may apply to the whole product whereas other parts of</w:t>
      </w:r>
      <w:r w:rsidR="008D0869" w:rsidRPr="00927E98">
        <w:rPr>
          <w:lang w:val="en-GB"/>
        </w:rPr>
        <w:t xml:space="preserve"> </w:t>
      </w:r>
      <w:r w:rsidRPr="00927E98">
        <w:rPr>
          <w:lang w:val="en-GB"/>
        </w:rPr>
        <w:t xml:space="preserve">the </w:t>
      </w:r>
      <w:r w:rsidR="00315FD5">
        <w:rPr>
          <w:lang w:val="en-GB"/>
        </w:rPr>
        <w:t>P</w:t>
      </w:r>
      <w:r w:rsidR="00315FD5" w:rsidRPr="00927E98">
        <w:rPr>
          <w:lang w:val="en-GB"/>
        </w:rPr>
        <w:t xml:space="preserve">roduct </w:t>
      </w:r>
      <w:r w:rsidR="00315FD5">
        <w:rPr>
          <w:lang w:val="en-GB"/>
        </w:rPr>
        <w:t>S</w:t>
      </w:r>
      <w:r w:rsidR="00315FD5" w:rsidRPr="00927E98">
        <w:rPr>
          <w:lang w:val="en-GB"/>
        </w:rPr>
        <w:t xml:space="preserve">pecification </w:t>
      </w:r>
      <w:r w:rsidRPr="00927E98">
        <w:rPr>
          <w:lang w:val="en-GB"/>
        </w:rPr>
        <w:t xml:space="preserve">may apply to parts of the product. </w:t>
      </w:r>
      <w:r w:rsidR="00F82282" w:rsidRPr="00927E98">
        <w:rPr>
          <w:lang w:val="en-GB"/>
        </w:rPr>
        <w:t xml:space="preserve">For </w:t>
      </w:r>
      <w:r w:rsidR="00EB32D1" w:rsidRPr="00927E98">
        <w:rPr>
          <w:lang w:val="en-GB"/>
        </w:rPr>
        <w:t>example,</w:t>
      </w:r>
      <w:r w:rsidR="00F82282" w:rsidRPr="00927E98">
        <w:rPr>
          <w:lang w:val="en-GB"/>
        </w:rPr>
        <w:t xml:space="preserve"> a c</w:t>
      </w:r>
      <w:r w:rsidRPr="00927E98">
        <w:rPr>
          <w:lang w:val="en-GB"/>
        </w:rPr>
        <w:t>oordinate reference system will</w:t>
      </w:r>
      <w:r w:rsidR="00F82282" w:rsidRPr="00927E98">
        <w:rPr>
          <w:lang w:val="en-GB"/>
        </w:rPr>
        <w:t xml:space="preserve"> </w:t>
      </w:r>
      <w:r w:rsidRPr="00927E98">
        <w:rPr>
          <w:lang w:val="en-GB"/>
        </w:rPr>
        <w:t>generally apply to the complete product</w:t>
      </w:r>
      <w:r w:rsidR="00F82282" w:rsidRPr="00927E98">
        <w:rPr>
          <w:lang w:val="en-GB"/>
        </w:rPr>
        <w:t xml:space="preserve">, while </w:t>
      </w:r>
      <w:r w:rsidRPr="00927E98">
        <w:rPr>
          <w:lang w:val="en-GB"/>
        </w:rPr>
        <w:t>maintenance regimes may be different for</w:t>
      </w:r>
      <w:r w:rsidR="00715127" w:rsidRPr="00927E98">
        <w:rPr>
          <w:lang w:val="en-GB"/>
        </w:rPr>
        <w:t xml:space="preserve"> </w:t>
      </w:r>
      <w:r w:rsidRPr="00927E98">
        <w:rPr>
          <w:lang w:val="en-GB"/>
        </w:rPr>
        <w:t xml:space="preserve">navigational features </w:t>
      </w:r>
      <w:r w:rsidR="00715127" w:rsidRPr="00927E98">
        <w:rPr>
          <w:lang w:val="en-GB"/>
        </w:rPr>
        <w:t>versus</w:t>
      </w:r>
      <w:r w:rsidRPr="00927E98">
        <w:rPr>
          <w:lang w:val="en-GB"/>
        </w:rPr>
        <w:t xml:space="preserve"> contextual features.</w:t>
      </w:r>
      <w:r w:rsidR="00715127" w:rsidRPr="00927E98">
        <w:rPr>
          <w:lang w:val="en-GB"/>
        </w:rPr>
        <w:t xml:space="preserve"> This difference would be described using scopes which state what parts of a specification </w:t>
      </w:r>
      <w:r w:rsidR="00FE2288" w:rsidRPr="00927E98">
        <w:rPr>
          <w:lang w:val="en-GB"/>
        </w:rPr>
        <w:t>are</w:t>
      </w:r>
      <w:r w:rsidR="00715127" w:rsidRPr="00927E98">
        <w:rPr>
          <w:lang w:val="en-GB"/>
        </w:rPr>
        <w:t xml:space="preserve"> global and which parts </w:t>
      </w:r>
      <w:r w:rsidR="00FE2288" w:rsidRPr="00927E98">
        <w:rPr>
          <w:lang w:val="en-GB"/>
        </w:rPr>
        <w:t>are</w:t>
      </w:r>
      <w:r w:rsidR="00715127" w:rsidRPr="00927E98">
        <w:rPr>
          <w:lang w:val="en-GB"/>
        </w:rPr>
        <w:t xml:space="preserve"> specific to a portion of the specification</w:t>
      </w:r>
      <w:r w:rsidR="00F843E6" w:rsidRPr="00927E98">
        <w:rPr>
          <w:lang w:val="en-GB"/>
        </w:rPr>
        <w:t xml:space="preserve">. </w:t>
      </w:r>
      <w:r w:rsidR="00FE2288" w:rsidRPr="00927E98">
        <w:rPr>
          <w:lang w:val="en-GB"/>
        </w:rPr>
        <w:t>When</w:t>
      </w:r>
      <w:r w:rsidR="00F843E6" w:rsidRPr="00927E98">
        <w:rPr>
          <w:lang w:val="en-GB"/>
        </w:rPr>
        <w:t xml:space="preserve"> this is the case for </w:t>
      </w:r>
      <w:r w:rsidR="00FE2288" w:rsidRPr="00927E98">
        <w:rPr>
          <w:lang w:val="en-GB"/>
        </w:rPr>
        <w:t>a</w:t>
      </w:r>
      <w:r w:rsidR="00F843E6" w:rsidRPr="00927E98">
        <w:rPr>
          <w:lang w:val="en-GB"/>
        </w:rPr>
        <w:t xml:space="preserve"> product being specified, th</w:t>
      </w:r>
      <w:r w:rsidR="00FE2288" w:rsidRPr="00927E98">
        <w:rPr>
          <w:lang w:val="en-GB"/>
        </w:rPr>
        <w:t>e specification scopes</w:t>
      </w:r>
      <w:r w:rsidR="00F843E6" w:rsidRPr="00927E98">
        <w:rPr>
          <w:lang w:val="en-GB"/>
        </w:rPr>
        <w:t xml:space="preserve"> section defines the various “scopes” within the overall </w:t>
      </w:r>
      <w:r w:rsidR="00315FD5">
        <w:rPr>
          <w:lang w:val="en-GB"/>
        </w:rPr>
        <w:t>P</w:t>
      </w:r>
      <w:r w:rsidR="00315FD5" w:rsidRPr="00927E98">
        <w:rPr>
          <w:lang w:val="en-GB"/>
        </w:rPr>
        <w:t xml:space="preserve">roduct </w:t>
      </w:r>
      <w:r w:rsidR="00315FD5">
        <w:rPr>
          <w:lang w:val="en-GB"/>
        </w:rPr>
        <w:t>S</w:t>
      </w:r>
      <w:r w:rsidR="00315FD5" w:rsidRPr="00927E98">
        <w:rPr>
          <w:lang w:val="en-GB"/>
        </w:rPr>
        <w:t>pecification</w:t>
      </w:r>
      <w:r w:rsidR="00F843E6" w:rsidRPr="00927E98">
        <w:rPr>
          <w:lang w:val="en-GB"/>
        </w:rPr>
        <w:t xml:space="preserve">, and how they should be identified in the datasets. Depending on the type of </w:t>
      </w:r>
      <w:r w:rsidR="00315FD5">
        <w:rPr>
          <w:lang w:val="en-GB"/>
        </w:rPr>
        <w:t>P</w:t>
      </w:r>
      <w:r w:rsidR="00F843E6" w:rsidRPr="00927E98">
        <w:rPr>
          <w:lang w:val="en-GB"/>
        </w:rPr>
        <w:t xml:space="preserve">roduct </w:t>
      </w:r>
      <w:r w:rsidR="00315FD5">
        <w:rPr>
          <w:lang w:val="en-GB"/>
        </w:rPr>
        <w:t>S</w:t>
      </w:r>
      <w:r w:rsidR="00315FD5" w:rsidRPr="00927E98">
        <w:rPr>
          <w:lang w:val="en-GB"/>
        </w:rPr>
        <w:t>pecification</w:t>
      </w:r>
      <w:r w:rsidR="00FE2288" w:rsidRPr="00927E98">
        <w:rPr>
          <w:lang w:val="en-GB"/>
        </w:rPr>
        <w:t>,</w:t>
      </w:r>
      <w:r w:rsidR="00F843E6" w:rsidRPr="00927E98">
        <w:rPr>
          <w:lang w:val="en-GB"/>
        </w:rPr>
        <w:t xml:space="preserve"> the scope may include items in </w:t>
      </w:r>
      <w:r w:rsidR="00FD3C3D" w:rsidRPr="00FA54F1">
        <w:rPr>
          <w:lang w:val="en-GB"/>
        </w:rPr>
        <w:fldChar w:fldCharType="begin"/>
      </w:r>
      <w:r w:rsidR="00FD3C3D" w:rsidRPr="00927E98">
        <w:rPr>
          <w:lang w:val="en-GB"/>
        </w:rPr>
        <w:instrText xml:space="preserve"> REF _Ref523495943 \h </w:instrText>
      </w:r>
      <w:r w:rsidR="00FD3C3D" w:rsidRPr="00FA54F1">
        <w:rPr>
          <w:lang w:val="en-GB"/>
        </w:rPr>
      </w:r>
      <w:r w:rsidR="00FD3C3D" w:rsidRPr="00FA54F1">
        <w:rPr>
          <w:lang w:val="en-GB"/>
        </w:rPr>
        <w:fldChar w:fldCharType="separate"/>
      </w:r>
      <w:r w:rsidR="00FD3C3D" w:rsidRPr="00A5518E">
        <w:rPr>
          <w:lang w:val="en-GB"/>
        </w:rPr>
        <w:t>Table 5</w:t>
      </w:r>
      <w:r w:rsidR="00FD3C3D" w:rsidRPr="00A5518E">
        <w:rPr>
          <w:lang w:val="en-GB"/>
        </w:rPr>
        <w:noBreakHyphen/>
      </w:r>
      <w:r w:rsidR="00FD3C3D" w:rsidRPr="00A5518E">
        <w:rPr>
          <w:noProof/>
          <w:lang w:val="en-GB"/>
        </w:rPr>
        <w:t>2</w:t>
      </w:r>
      <w:r w:rsidR="00FD3C3D" w:rsidRPr="00FA54F1">
        <w:rPr>
          <w:lang w:val="en-GB"/>
        </w:rPr>
        <w:fldChar w:fldCharType="end"/>
      </w:r>
      <w:r w:rsidR="00F843E6" w:rsidRPr="00927E98">
        <w:rPr>
          <w:lang w:val="en-GB"/>
        </w:rPr>
        <w:t xml:space="preserve">. </w:t>
      </w:r>
    </w:p>
    <w:p w14:paraId="0A1B9AF5" w14:textId="3D569E39" w:rsidR="00FD6B68" w:rsidRPr="00927E98" w:rsidDel="00A038CB" w:rsidRDefault="00FD6B68">
      <w:pPr>
        <w:pStyle w:val="ListParagraph"/>
        <w:spacing w:line="240" w:lineRule="auto"/>
        <w:ind w:left="0"/>
        <w:contextualSpacing w:val="0"/>
        <w:rPr>
          <w:del w:id="471" w:author="Teh Stand" w:date="2018-11-21T12:40:00Z"/>
          <w:lang w:val="en-GB"/>
        </w:rPr>
        <w:pPrChange w:id="472" w:author="Teh Stand" w:date="2018-11-21T12:39:00Z">
          <w:pPr>
            <w:pStyle w:val="ListParagraph"/>
            <w:ind w:left="0"/>
          </w:pPr>
        </w:pPrChange>
      </w:pPr>
    </w:p>
    <w:tbl>
      <w:tblPr>
        <w:tblStyle w:val="TableGrid"/>
        <w:tblW w:w="0" w:type="auto"/>
        <w:tblLook w:val="04A0" w:firstRow="1" w:lastRow="0" w:firstColumn="1" w:lastColumn="0" w:noHBand="0" w:noVBand="1"/>
      </w:tblPr>
      <w:tblGrid>
        <w:gridCol w:w="2335"/>
        <w:gridCol w:w="4024"/>
        <w:gridCol w:w="657"/>
        <w:gridCol w:w="2334"/>
      </w:tblGrid>
      <w:tr w:rsidR="00FD6B68" w:rsidRPr="00927E98" w14:paraId="56689CA0" w14:textId="77777777" w:rsidTr="003507AF">
        <w:tc>
          <w:tcPr>
            <w:tcW w:w="2337" w:type="dxa"/>
          </w:tcPr>
          <w:p w14:paraId="05C88F18" w14:textId="0D20301F" w:rsidR="00FD6B68" w:rsidRPr="00A038CB" w:rsidRDefault="00872699" w:rsidP="00A038CB">
            <w:pPr>
              <w:pStyle w:val="ListParagraph"/>
              <w:ind w:left="0"/>
              <w:contextualSpacing w:val="0"/>
              <w:rPr>
                <w:b/>
                <w:lang w:val="en-GB"/>
              </w:rPr>
            </w:pPr>
            <w:r w:rsidRPr="00A038CB">
              <w:rPr>
                <w:b/>
                <w:lang w:val="en-GB"/>
              </w:rPr>
              <w:t>Name</w:t>
            </w:r>
          </w:p>
        </w:tc>
        <w:tc>
          <w:tcPr>
            <w:tcW w:w="4037" w:type="dxa"/>
          </w:tcPr>
          <w:p w14:paraId="7A263B25" w14:textId="7B84A08C" w:rsidR="00FD6B68" w:rsidRPr="00A038CB" w:rsidRDefault="00872699" w:rsidP="00A038CB">
            <w:pPr>
              <w:pStyle w:val="ListParagraph"/>
              <w:ind w:left="0"/>
              <w:contextualSpacing w:val="0"/>
              <w:rPr>
                <w:b/>
                <w:lang w:val="en-GB"/>
              </w:rPr>
            </w:pPr>
            <w:r w:rsidRPr="00A038CB">
              <w:rPr>
                <w:b/>
                <w:lang w:val="en-GB"/>
              </w:rPr>
              <w:t>Description</w:t>
            </w:r>
          </w:p>
        </w:tc>
        <w:tc>
          <w:tcPr>
            <w:tcW w:w="638" w:type="dxa"/>
          </w:tcPr>
          <w:p w14:paraId="27B7F9D2" w14:textId="11E6A6C8" w:rsidR="00FD6B68" w:rsidRPr="00A038CB" w:rsidRDefault="00872699" w:rsidP="00A038CB">
            <w:pPr>
              <w:pStyle w:val="ListParagraph"/>
              <w:ind w:left="0"/>
              <w:contextualSpacing w:val="0"/>
              <w:rPr>
                <w:b/>
                <w:lang w:val="en-GB"/>
              </w:rPr>
            </w:pPr>
            <w:r w:rsidRPr="00A038CB">
              <w:rPr>
                <w:b/>
                <w:lang w:val="en-GB"/>
              </w:rPr>
              <w:t>Mult</w:t>
            </w:r>
          </w:p>
        </w:tc>
        <w:tc>
          <w:tcPr>
            <w:tcW w:w="2338" w:type="dxa"/>
          </w:tcPr>
          <w:p w14:paraId="57F7BF09" w14:textId="128E02A6" w:rsidR="00FD6B68" w:rsidRPr="00A038CB" w:rsidRDefault="00872699" w:rsidP="00A038CB">
            <w:pPr>
              <w:pStyle w:val="ListParagraph"/>
              <w:ind w:left="0"/>
              <w:contextualSpacing w:val="0"/>
              <w:rPr>
                <w:b/>
                <w:lang w:val="en-GB"/>
              </w:rPr>
            </w:pPr>
            <w:r w:rsidRPr="00A038CB">
              <w:rPr>
                <w:b/>
                <w:lang w:val="en-GB"/>
              </w:rPr>
              <w:t>Type</w:t>
            </w:r>
          </w:p>
        </w:tc>
      </w:tr>
      <w:tr w:rsidR="00FD6B68" w:rsidRPr="00927E98" w14:paraId="683439C9" w14:textId="77777777" w:rsidTr="003507AF">
        <w:tc>
          <w:tcPr>
            <w:tcW w:w="2337" w:type="dxa"/>
          </w:tcPr>
          <w:p w14:paraId="064D9699" w14:textId="178C3212" w:rsidR="00FD6B68" w:rsidRPr="00927E98" w:rsidRDefault="00872699" w:rsidP="00A038CB">
            <w:pPr>
              <w:pStyle w:val="ListParagraph"/>
              <w:ind w:left="0"/>
              <w:contextualSpacing w:val="0"/>
              <w:rPr>
                <w:lang w:val="en-GB"/>
              </w:rPr>
            </w:pPr>
            <w:r w:rsidRPr="00927E98">
              <w:rPr>
                <w:lang w:val="en-GB"/>
              </w:rPr>
              <w:t>scopeIdentification</w:t>
            </w:r>
          </w:p>
        </w:tc>
        <w:tc>
          <w:tcPr>
            <w:tcW w:w="4037" w:type="dxa"/>
          </w:tcPr>
          <w:p w14:paraId="69971158" w14:textId="5EC5A441" w:rsidR="00FD6B68" w:rsidRPr="00927E98" w:rsidRDefault="00872699" w:rsidP="00A038CB">
            <w:pPr>
              <w:pStyle w:val="ListParagraph"/>
              <w:ind w:left="0"/>
              <w:contextualSpacing w:val="0"/>
              <w:rPr>
                <w:lang w:val="en-GB"/>
              </w:rPr>
            </w:pPr>
            <w:r w:rsidRPr="00927E98">
              <w:rPr>
                <w:lang w:val="en-GB"/>
              </w:rPr>
              <w:t>Specific identification of the scope</w:t>
            </w:r>
          </w:p>
        </w:tc>
        <w:tc>
          <w:tcPr>
            <w:tcW w:w="638" w:type="dxa"/>
          </w:tcPr>
          <w:p w14:paraId="63814BC9" w14:textId="743CA501" w:rsidR="00FD6B68" w:rsidRPr="00927E98" w:rsidRDefault="00872699" w:rsidP="00A038CB">
            <w:pPr>
              <w:pStyle w:val="ListParagraph"/>
              <w:ind w:left="0"/>
              <w:contextualSpacing w:val="0"/>
              <w:rPr>
                <w:lang w:val="en-GB"/>
              </w:rPr>
            </w:pPr>
            <w:r w:rsidRPr="00927E98">
              <w:rPr>
                <w:lang w:val="en-GB"/>
              </w:rPr>
              <w:t>1</w:t>
            </w:r>
          </w:p>
        </w:tc>
        <w:tc>
          <w:tcPr>
            <w:tcW w:w="2338" w:type="dxa"/>
          </w:tcPr>
          <w:p w14:paraId="724550A8" w14:textId="5B5D61C7" w:rsidR="00FD6B68" w:rsidRPr="00927E98" w:rsidRDefault="00872699" w:rsidP="00A038CB">
            <w:pPr>
              <w:pStyle w:val="ListParagraph"/>
              <w:ind w:left="0"/>
              <w:contextualSpacing w:val="0"/>
              <w:rPr>
                <w:lang w:val="en-GB"/>
              </w:rPr>
            </w:pPr>
            <w:r w:rsidRPr="00927E98">
              <w:rPr>
                <w:lang w:val="en-GB"/>
              </w:rPr>
              <w:t>CharacterString</w:t>
            </w:r>
          </w:p>
        </w:tc>
      </w:tr>
      <w:tr w:rsidR="00FD6B68" w:rsidRPr="00927E98" w14:paraId="11B9873A" w14:textId="77777777" w:rsidTr="003507AF">
        <w:tc>
          <w:tcPr>
            <w:tcW w:w="2337" w:type="dxa"/>
          </w:tcPr>
          <w:p w14:paraId="3699BE7E" w14:textId="12066703" w:rsidR="00FD6B68" w:rsidRPr="00927E98" w:rsidRDefault="007D58BE">
            <w:pPr>
              <w:pStyle w:val="ListParagraph"/>
              <w:ind w:left="0"/>
              <w:rPr>
                <w:lang w:val="en-GB"/>
              </w:rPr>
            </w:pPr>
            <w:r w:rsidRPr="00927E98">
              <w:rPr>
                <w:lang w:val="en-GB"/>
              </w:rPr>
              <w:t>L</w:t>
            </w:r>
            <w:r w:rsidR="00872699" w:rsidRPr="00927E98">
              <w:rPr>
                <w:lang w:val="en-GB"/>
              </w:rPr>
              <w:t>evel</w:t>
            </w:r>
          </w:p>
        </w:tc>
        <w:tc>
          <w:tcPr>
            <w:tcW w:w="4037" w:type="dxa"/>
          </w:tcPr>
          <w:p w14:paraId="432DC5E2" w14:textId="6A667C41" w:rsidR="00FD6B68" w:rsidRPr="00927E98" w:rsidRDefault="00872699" w:rsidP="004C7B1D">
            <w:pPr>
              <w:pStyle w:val="ListParagraph"/>
              <w:ind w:left="0"/>
              <w:rPr>
                <w:lang w:val="en-GB"/>
              </w:rPr>
            </w:pPr>
            <w:r w:rsidRPr="00927E98">
              <w:rPr>
                <w:lang w:val="en-GB"/>
              </w:rPr>
              <w:t>Hierarchical level of the data specified by the scope</w:t>
            </w:r>
          </w:p>
        </w:tc>
        <w:tc>
          <w:tcPr>
            <w:tcW w:w="638" w:type="dxa"/>
          </w:tcPr>
          <w:p w14:paraId="4E0D4E56" w14:textId="49268E14" w:rsidR="00FD6B68" w:rsidRPr="00927E98" w:rsidRDefault="00872699">
            <w:pPr>
              <w:pStyle w:val="ListParagraph"/>
              <w:ind w:left="0"/>
              <w:rPr>
                <w:lang w:val="en-GB"/>
              </w:rPr>
            </w:pPr>
            <w:r w:rsidRPr="00927E98">
              <w:rPr>
                <w:lang w:val="en-GB"/>
              </w:rPr>
              <w:t>0..1</w:t>
            </w:r>
          </w:p>
        </w:tc>
        <w:tc>
          <w:tcPr>
            <w:tcW w:w="2338" w:type="dxa"/>
          </w:tcPr>
          <w:p w14:paraId="6F830DE9" w14:textId="6995EDD7" w:rsidR="00FD6B68" w:rsidRPr="00927E98" w:rsidRDefault="00872699">
            <w:pPr>
              <w:pStyle w:val="ListParagraph"/>
              <w:ind w:left="0"/>
              <w:rPr>
                <w:lang w:val="en-GB"/>
              </w:rPr>
            </w:pPr>
            <w:r w:rsidRPr="00927E98">
              <w:rPr>
                <w:lang w:val="en-GB"/>
              </w:rPr>
              <w:t>MD_ScopeCode (ISO 19115</w:t>
            </w:r>
            <w:r w:rsidR="005B2926" w:rsidRPr="00927E98">
              <w:rPr>
                <w:lang w:val="en-GB"/>
              </w:rPr>
              <w:t>-1</w:t>
            </w:r>
            <w:r w:rsidRPr="00927E98">
              <w:rPr>
                <w:lang w:val="en-GB"/>
              </w:rPr>
              <w:t>)</w:t>
            </w:r>
          </w:p>
        </w:tc>
      </w:tr>
      <w:tr w:rsidR="00FD6B68" w:rsidRPr="00927E98" w14:paraId="0F130229" w14:textId="77777777" w:rsidTr="003507AF">
        <w:tc>
          <w:tcPr>
            <w:tcW w:w="2337" w:type="dxa"/>
          </w:tcPr>
          <w:p w14:paraId="15857EFC" w14:textId="34BF2D01" w:rsidR="00FD6B68" w:rsidRPr="00927E98" w:rsidRDefault="00872699">
            <w:pPr>
              <w:pStyle w:val="ListParagraph"/>
              <w:ind w:left="0"/>
              <w:rPr>
                <w:lang w:val="en-GB"/>
              </w:rPr>
            </w:pPr>
            <w:r w:rsidRPr="00927E98">
              <w:rPr>
                <w:lang w:val="en-GB"/>
              </w:rPr>
              <w:t>levelName</w:t>
            </w:r>
          </w:p>
        </w:tc>
        <w:tc>
          <w:tcPr>
            <w:tcW w:w="4037" w:type="dxa"/>
          </w:tcPr>
          <w:p w14:paraId="3D6544E4" w14:textId="2A5FCF0E" w:rsidR="00FD6B68" w:rsidRPr="00927E98" w:rsidRDefault="00872699">
            <w:pPr>
              <w:pStyle w:val="ListParagraph"/>
              <w:ind w:left="0"/>
              <w:rPr>
                <w:lang w:val="en-GB"/>
              </w:rPr>
            </w:pPr>
            <w:r w:rsidRPr="00927E98">
              <w:rPr>
                <w:lang w:val="en-GB"/>
              </w:rPr>
              <w:t>Name of the hierarchy level</w:t>
            </w:r>
          </w:p>
        </w:tc>
        <w:tc>
          <w:tcPr>
            <w:tcW w:w="638" w:type="dxa"/>
          </w:tcPr>
          <w:p w14:paraId="7110B345" w14:textId="137E9BB2" w:rsidR="00FD6B68" w:rsidRPr="00927E98" w:rsidRDefault="00872699">
            <w:pPr>
              <w:pStyle w:val="ListParagraph"/>
              <w:ind w:left="0"/>
              <w:rPr>
                <w:lang w:val="en-GB"/>
              </w:rPr>
            </w:pPr>
            <w:r w:rsidRPr="00927E98">
              <w:rPr>
                <w:lang w:val="en-GB"/>
              </w:rPr>
              <w:t>0..1</w:t>
            </w:r>
          </w:p>
        </w:tc>
        <w:tc>
          <w:tcPr>
            <w:tcW w:w="2338" w:type="dxa"/>
          </w:tcPr>
          <w:p w14:paraId="28BA531B" w14:textId="75220543" w:rsidR="00FD6B68" w:rsidRPr="00927E98" w:rsidRDefault="00872699">
            <w:pPr>
              <w:pStyle w:val="ListParagraph"/>
              <w:ind w:left="0"/>
              <w:rPr>
                <w:lang w:val="en-GB"/>
              </w:rPr>
            </w:pPr>
            <w:r w:rsidRPr="00927E98">
              <w:rPr>
                <w:lang w:val="en-GB"/>
              </w:rPr>
              <w:t>CharacterString</w:t>
            </w:r>
          </w:p>
        </w:tc>
      </w:tr>
      <w:tr w:rsidR="00FD6B68" w:rsidRPr="00927E98" w14:paraId="762FFBC8" w14:textId="77777777" w:rsidTr="003507AF">
        <w:tc>
          <w:tcPr>
            <w:tcW w:w="2337" w:type="dxa"/>
          </w:tcPr>
          <w:p w14:paraId="6746A014" w14:textId="68194D58" w:rsidR="00FD6B68" w:rsidRPr="00927E98" w:rsidRDefault="00872699">
            <w:pPr>
              <w:pStyle w:val="ListParagraph"/>
              <w:ind w:left="0"/>
              <w:rPr>
                <w:lang w:val="en-GB"/>
              </w:rPr>
            </w:pPr>
            <w:r w:rsidRPr="00927E98">
              <w:rPr>
                <w:lang w:val="en-GB"/>
              </w:rPr>
              <w:lastRenderedPageBreak/>
              <w:t>levelDescription</w:t>
            </w:r>
          </w:p>
        </w:tc>
        <w:tc>
          <w:tcPr>
            <w:tcW w:w="4037" w:type="dxa"/>
          </w:tcPr>
          <w:p w14:paraId="1B782085" w14:textId="6CE72FBE" w:rsidR="00FD6B68" w:rsidRPr="00927E98" w:rsidRDefault="00872699" w:rsidP="004C7B1D">
            <w:pPr>
              <w:pStyle w:val="ListParagraph"/>
              <w:ind w:left="0"/>
              <w:rPr>
                <w:lang w:val="en-GB"/>
              </w:rPr>
            </w:pPr>
            <w:r w:rsidRPr="00927E98">
              <w:rPr>
                <w:lang w:val="en-GB"/>
              </w:rPr>
              <w:t>Detailed description about the level of the data specified by the scope</w:t>
            </w:r>
          </w:p>
        </w:tc>
        <w:tc>
          <w:tcPr>
            <w:tcW w:w="638" w:type="dxa"/>
          </w:tcPr>
          <w:p w14:paraId="6A844E74" w14:textId="16490715" w:rsidR="00FD6B68" w:rsidRPr="00927E98" w:rsidRDefault="00872699">
            <w:pPr>
              <w:pStyle w:val="ListParagraph"/>
              <w:ind w:left="0"/>
              <w:rPr>
                <w:lang w:val="en-GB"/>
              </w:rPr>
            </w:pPr>
            <w:r w:rsidRPr="00927E98">
              <w:rPr>
                <w:lang w:val="en-GB"/>
              </w:rPr>
              <w:t>0..1</w:t>
            </w:r>
          </w:p>
        </w:tc>
        <w:tc>
          <w:tcPr>
            <w:tcW w:w="2338" w:type="dxa"/>
          </w:tcPr>
          <w:p w14:paraId="70C2A48F" w14:textId="3979C90E" w:rsidR="00FD6B68" w:rsidRPr="00927E98" w:rsidRDefault="00872699">
            <w:pPr>
              <w:pStyle w:val="ListParagraph"/>
              <w:ind w:left="0"/>
              <w:rPr>
                <w:lang w:val="en-GB"/>
              </w:rPr>
            </w:pPr>
            <w:r w:rsidRPr="00927E98">
              <w:rPr>
                <w:lang w:val="en-GB"/>
              </w:rPr>
              <w:t>CharacterString</w:t>
            </w:r>
          </w:p>
        </w:tc>
      </w:tr>
      <w:tr w:rsidR="00FD6B68" w:rsidRPr="00927E98" w14:paraId="6D7E5F00" w14:textId="77777777" w:rsidTr="003507AF">
        <w:tc>
          <w:tcPr>
            <w:tcW w:w="2337" w:type="dxa"/>
          </w:tcPr>
          <w:p w14:paraId="29DB0EFC" w14:textId="1DB32CEF" w:rsidR="00FD6B68" w:rsidRPr="00927E98" w:rsidRDefault="007D58BE">
            <w:pPr>
              <w:pStyle w:val="ListParagraph"/>
              <w:ind w:left="0"/>
              <w:rPr>
                <w:lang w:val="en-GB"/>
              </w:rPr>
            </w:pPr>
            <w:r w:rsidRPr="00927E98">
              <w:rPr>
                <w:lang w:val="en-GB"/>
              </w:rPr>
              <w:t>C</w:t>
            </w:r>
            <w:r w:rsidR="00872699" w:rsidRPr="00927E98">
              <w:rPr>
                <w:lang w:val="en-GB"/>
              </w:rPr>
              <w:t>overage</w:t>
            </w:r>
          </w:p>
        </w:tc>
        <w:tc>
          <w:tcPr>
            <w:tcW w:w="4037" w:type="dxa"/>
          </w:tcPr>
          <w:p w14:paraId="53DA9F9B" w14:textId="180BB811" w:rsidR="00FD6B68" w:rsidRPr="00927E98" w:rsidRDefault="00872699" w:rsidP="004C7B1D">
            <w:pPr>
              <w:pStyle w:val="ListParagraph"/>
              <w:ind w:left="0"/>
              <w:rPr>
                <w:lang w:val="en-GB"/>
              </w:rPr>
            </w:pPr>
            <w:r w:rsidRPr="00927E98">
              <w:rPr>
                <w:lang w:val="en-GB"/>
              </w:rPr>
              <w:t>Subtype of a feature that represents real world phenomena as a set of attributes</w:t>
            </w:r>
          </w:p>
        </w:tc>
        <w:tc>
          <w:tcPr>
            <w:tcW w:w="638" w:type="dxa"/>
          </w:tcPr>
          <w:p w14:paraId="0529D0C8" w14:textId="3563962A" w:rsidR="00FD6B68" w:rsidRPr="00927E98" w:rsidRDefault="00872699">
            <w:pPr>
              <w:pStyle w:val="ListParagraph"/>
              <w:ind w:left="0"/>
              <w:rPr>
                <w:lang w:val="en-GB"/>
              </w:rPr>
            </w:pPr>
            <w:r w:rsidRPr="00927E98">
              <w:rPr>
                <w:lang w:val="en-GB"/>
              </w:rPr>
              <w:t>0..1</w:t>
            </w:r>
          </w:p>
        </w:tc>
        <w:tc>
          <w:tcPr>
            <w:tcW w:w="2338" w:type="dxa"/>
          </w:tcPr>
          <w:p w14:paraId="303B4978" w14:textId="5F1B43DE" w:rsidR="00FD6B68" w:rsidRPr="00927E98" w:rsidRDefault="00872699">
            <w:pPr>
              <w:pStyle w:val="ListParagraph"/>
              <w:ind w:left="0"/>
              <w:rPr>
                <w:lang w:val="en-GB"/>
              </w:rPr>
            </w:pPr>
            <w:r w:rsidRPr="00927E98">
              <w:rPr>
                <w:lang w:val="en-GB"/>
              </w:rPr>
              <w:t>CharacterString</w:t>
            </w:r>
          </w:p>
        </w:tc>
      </w:tr>
      <w:tr w:rsidR="00FD6B68" w:rsidRPr="00927E98" w14:paraId="6FDB7EB9" w14:textId="77777777" w:rsidTr="003507AF">
        <w:tc>
          <w:tcPr>
            <w:tcW w:w="2337" w:type="dxa"/>
          </w:tcPr>
          <w:p w14:paraId="240F7E1C" w14:textId="4AAB70FC" w:rsidR="00FD6B68" w:rsidRPr="00927E98" w:rsidRDefault="008C1764">
            <w:pPr>
              <w:pStyle w:val="ListParagraph"/>
              <w:ind w:left="0"/>
              <w:rPr>
                <w:lang w:val="en-GB"/>
              </w:rPr>
            </w:pPr>
            <w:r w:rsidRPr="00927E98">
              <w:rPr>
                <w:lang w:val="en-GB"/>
              </w:rPr>
              <w:t>E</w:t>
            </w:r>
            <w:r w:rsidR="00872699" w:rsidRPr="00927E98">
              <w:rPr>
                <w:lang w:val="en-GB"/>
              </w:rPr>
              <w:t>xtent</w:t>
            </w:r>
          </w:p>
        </w:tc>
        <w:tc>
          <w:tcPr>
            <w:tcW w:w="4037" w:type="dxa"/>
          </w:tcPr>
          <w:p w14:paraId="0165BC70" w14:textId="158BCCCB" w:rsidR="00FD6B68" w:rsidRPr="00927E98" w:rsidRDefault="00872699">
            <w:pPr>
              <w:pStyle w:val="ListParagraph"/>
              <w:ind w:left="0"/>
              <w:rPr>
                <w:lang w:val="en-GB"/>
              </w:rPr>
            </w:pPr>
            <w:r w:rsidRPr="00927E98">
              <w:rPr>
                <w:lang w:val="en-GB"/>
              </w:rPr>
              <w:t>Spatial, vertical and temporal extent of the data</w:t>
            </w:r>
          </w:p>
        </w:tc>
        <w:tc>
          <w:tcPr>
            <w:tcW w:w="638" w:type="dxa"/>
          </w:tcPr>
          <w:p w14:paraId="36FAB402" w14:textId="1C6CF4A0" w:rsidR="00FD6B68" w:rsidRPr="00927E98" w:rsidRDefault="00872699">
            <w:pPr>
              <w:pStyle w:val="ListParagraph"/>
              <w:ind w:left="0"/>
              <w:rPr>
                <w:lang w:val="en-GB"/>
              </w:rPr>
            </w:pPr>
            <w:r w:rsidRPr="00927E98">
              <w:rPr>
                <w:lang w:val="en-GB"/>
              </w:rPr>
              <w:t>0..1</w:t>
            </w:r>
          </w:p>
        </w:tc>
        <w:tc>
          <w:tcPr>
            <w:tcW w:w="2338" w:type="dxa"/>
          </w:tcPr>
          <w:p w14:paraId="4AD887B8" w14:textId="758FB167" w:rsidR="00FD6B68" w:rsidRPr="00927E98" w:rsidRDefault="00872699" w:rsidP="003507AF">
            <w:pPr>
              <w:pStyle w:val="ListParagraph"/>
              <w:keepNext/>
              <w:ind w:left="0"/>
              <w:rPr>
                <w:lang w:val="en-GB"/>
              </w:rPr>
            </w:pPr>
            <w:r w:rsidRPr="00927E98">
              <w:rPr>
                <w:lang w:val="en-GB"/>
              </w:rPr>
              <w:t>EX_Extent (ISO 19115</w:t>
            </w:r>
            <w:r w:rsidR="00AD73C7" w:rsidRPr="00927E98">
              <w:rPr>
                <w:lang w:val="en-GB"/>
              </w:rPr>
              <w:t>-1</w:t>
            </w:r>
            <w:r w:rsidRPr="00927E98">
              <w:rPr>
                <w:lang w:val="en-GB"/>
              </w:rPr>
              <w:t>)</w:t>
            </w:r>
          </w:p>
        </w:tc>
      </w:tr>
    </w:tbl>
    <w:p w14:paraId="5DD45A56" w14:textId="51ACA6BC" w:rsidR="00FD6B68" w:rsidRPr="00927E98" w:rsidRDefault="008C1764" w:rsidP="00120E5D">
      <w:pPr>
        <w:pStyle w:val="Caption"/>
        <w:spacing w:before="60"/>
        <w:jc w:val="center"/>
        <w:rPr>
          <w:lang w:val="en-GB"/>
        </w:rPr>
      </w:pPr>
      <w:bookmarkStart w:id="473" w:name="_Ref523495943"/>
      <w:r w:rsidRPr="00A5518E">
        <w:rPr>
          <w:lang w:val="en-GB"/>
        </w:rPr>
        <w:t xml:space="preserve">Table </w:t>
      </w:r>
      <w:r w:rsidR="00FD3C3D" w:rsidRPr="00A5518E">
        <w:rPr>
          <w:lang w:val="en-GB"/>
        </w:rPr>
        <w:t>5</w:t>
      </w:r>
      <w:r w:rsidR="00BA293A" w:rsidRPr="00A5518E">
        <w:rPr>
          <w:lang w:val="en-GB"/>
        </w:rPr>
        <w:noBreakHyphen/>
      </w:r>
      <w:r w:rsidR="00BA293A" w:rsidRPr="00A5518E">
        <w:rPr>
          <w:lang w:val="en-GB"/>
        </w:rPr>
        <w:fldChar w:fldCharType="begin"/>
      </w:r>
      <w:r w:rsidR="00BA293A" w:rsidRPr="00A5518E">
        <w:rPr>
          <w:lang w:val="en-GB"/>
        </w:rPr>
        <w:instrText xml:space="preserve"> SEQ Table \* ARABIC \s 1 </w:instrText>
      </w:r>
      <w:r w:rsidR="00BA293A" w:rsidRPr="00A5518E">
        <w:rPr>
          <w:lang w:val="en-GB"/>
        </w:rPr>
        <w:fldChar w:fldCharType="separate"/>
      </w:r>
      <w:r w:rsidR="00BA293A" w:rsidRPr="00A5518E">
        <w:rPr>
          <w:noProof/>
          <w:lang w:val="en-GB"/>
        </w:rPr>
        <w:t>2</w:t>
      </w:r>
      <w:r w:rsidR="00BA293A" w:rsidRPr="00A5518E">
        <w:rPr>
          <w:lang w:val="en-GB"/>
        </w:rPr>
        <w:fldChar w:fldCharType="end"/>
      </w:r>
      <w:r w:rsidRPr="00A5518E">
        <w:rPr>
          <w:lang w:val="en-GB"/>
        </w:rPr>
        <w:t xml:space="preserve"> - Specification Scope Information</w:t>
      </w:r>
      <w:r w:rsidRPr="00A5518E">
        <w:rPr>
          <w:noProof/>
          <w:lang w:val="en-GB"/>
        </w:rPr>
        <w:t xml:space="preserve"> (S-100 Table 11-3)</w:t>
      </w:r>
      <w:bookmarkEnd w:id="473"/>
    </w:p>
    <w:p w14:paraId="6181E7B6" w14:textId="4A30A4F3" w:rsidR="00FD6B68" w:rsidRPr="00927E98" w:rsidDel="00A038CB" w:rsidRDefault="00FD6B68" w:rsidP="00120E5D">
      <w:pPr>
        <w:pStyle w:val="ListParagraph"/>
        <w:spacing w:line="240" w:lineRule="auto"/>
        <w:ind w:left="0"/>
        <w:contextualSpacing w:val="0"/>
        <w:rPr>
          <w:del w:id="474" w:author="Teh Stand" w:date="2018-11-21T12:43:00Z"/>
          <w:lang w:val="en-GB"/>
        </w:rPr>
      </w:pPr>
    </w:p>
    <w:p w14:paraId="0B9885D8" w14:textId="1881A237" w:rsidR="00F843E6" w:rsidRPr="00927E98" w:rsidRDefault="00F843E6" w:rsidP="00120E5D">
      <w:pPr>
        <w:pStyle w:val="ListParagraph"/>
        <w:spacing w:line="240" w:lineRule="auto"/>
        <w:ind w:left="0"/>
        <w:contextualSpacing w:val="0"/>
        <w:jc w:val="both"/>
        <w:rPr>
          <w:lang w:val="en-GB"/>
        </w:rPr>
      </w:pPr>
      <w:r w:rsidRPr="00927E98">
        <w:rPr>
          <w:lang w:val="en-GB"/>
        </w:rPr>
        <w:t xml:space="preserve">If a specification is homogeneous across the whole data product it is only necessary to define a general scope (root scope), to which each section of the </w:t>
      </w:r>
      <w:r w:rsidR="0041410C">
        <w:rPr>
          <w:lang w:val="en-GB"/>
        </w:rPr>
        <w:t>P</w:t>
      </w:r>
      <w:r w:rsidR="0041410C" w:rsidRPr="00927E98">
        <w:rPr>
          <w:lang w:val="en-GB"/>
        </w:rPr>
        <w:t xml:space="preserve">roduct </w:t>
      </w:r>
      <w:r w:rsidR="0041410C">
        <w:rPr>
          <w:lang w:val="en-GB"/>
        </w:rPr>
        <w:t>S</w:t>
      </w:r>
      <w:r w:rsidR="0041410C" w:rsidRPr="00927E98">
        <w:rPr>
          <w:lang w:val="en-GB"/>
        </w:rPr>
        <w:t xml:space="preserve">pecification </w:t>
      </w:r>
      <w:r w:rsidRPr="00927E98">
        <w:rPr>
          <w:lang w:val="en-GB"/>
        </w:rPr>
        <w:t>applies.</w:t>
      </w:r>
      <w:r w:rsidR="008C1764" w:rsidRPr="00927E98">
        <w:rPr>
          <w:lang w:val="en-GB"/>
        </w:rPr>
        <w:t xml:space="preserve"> This general scope may look something like the following example</w:t>
      </w:r>
      <w:ins w:id="475" w:author="Teh Stand" w:date="2018-11-16T10:21:00Z">
        <w:r w:rsidR="0041410C">
          <w:rPr>
            <w:lang w:val="en-GB"/>
          </w:rPr>
          <w:t>:</w:t>
        </w:r>
      </w:ins>
      <w:del w:id="476" w:author="Teh Stand" w:date="2018-11-16T10:21:00Z">
        <w:r w:rsidR="008C1764" w:rsidRPr="00927E98" w:rsidDel="0041410C">
          <w:rPr>
            <w:lang w:val="en-GB"/>
          </w:rPr>
          <w:delText>.</w:delText>
        </w:r>
      </w:del>
    </w:p>
    <w:p w14:paraId="3D4FEEF7" w14:textId="3A2DACBE" w:rsidR="008C1764" w:rsidRPr="00927E98" w:rsidDel="00A038CB" w:rsidRDefault="008C1764">
      <w:pPr>
        <w:pStyle w:val="ListParagraph"/>
        <w:spacing w:line="240" w:lineRule="auto"/>
        <w:ind w:left="0"/>
        <w:contextualSpacing w:val="0"/>
        <w:rPr>
          <w:del w:id="477" w:author="Teh Stand" w:date="2018-11-21T12:43:00Z"/>
          <w:lang w:val="en-GB"/>
        </w:rPr>
        <w:pPrChange w:id="478" w:author="Teh Stand" w:date="2018-11-21T12:43:00Z">
          <w:pPr>
            <w:pStyle w:val="ListParagraph"/>
            <w:ind w:left="0"/>
          </w:pPr>
        </w:pPrChange>
      </w:pPr>
    </w:p>
    <w:p w14:paraId="11A840F4" w14:textId="14270624" w:rsidR="008C1764" w:rsidRPr="00927E98" w:rsidRDefault="008D3CB7" w:rsidP="00120E5D">
      <w:pPr>
        <w:pStyle w:val="ListParagraph"/>
        <w:spacing w:after="0" w:line="240" w:lineRule="auto"/>
        <w:ind w:left="0"/>
        <w:contextualSpacing w:val="0"/>
        <w:rPr>
          <w:lang w:val="en-GB"/>
        </w:rPr>
      </w:pPr>
      <w:r w:rsidRPr="00927E98">
        <w:rPr>
          <w:lang w:val="en-GB"/>
        </w:rPr>
        <w:t>Scope identification</w:t>
      </w:r>
      <w:r w:rsidR="008C1764" w:rsidRPr="00927E98">
        <w:rPr>
          <w:lang w:val="en-GB"/>
        </w:rPr>
        <w:t xml:space="preserve">: </w:t>
      </w:r>
      <w:r w:rsidR="008C1764" w:rsidRPr="00927E98">
        <w:rPr>
          <w:lang w:val="en-GB"/>
        </w:rPr>
        <w:tab/>
      </w:r>
      <w:r w:rsidR="008C1764" w:rsidRPr="00927E98">
        <w:rPr>
          <w:lang w:val="en-GB"/>
        </w:rPr>
        <w:tab/>
        <w:t>Global</w:t>
      </w:r>
      <w:r w:rsidR="00577D94" w:rsidRPr="00927E98">
        <w:rPr>
          <w:lang w:val="en-GB"/>
        </w:rPr>
        <w:t xml:space="preserve"> scope</w:t>
      </w:r>
      <w:r w:rsidR="008C1764" w:rsidRPr="00927E98">
        <w:rPr>
          <w:lang w:val="en-GB"/>
        </w:rPr>
        <w:br/>
        <w:t>Level:</w:t>
      </w:r>
      <w:r w:rsidR="008C1764" w:rsidRPr="00927E98">
        <w:rPr>
          <w:lang w:val="en-GB"/>
        </w:rPr>
        <w:tab/>
      </w:r>
      <w:r w:rsidR="008C1764" w:rsidRPr="00927E98">
        <w:rPr>
          <w:lang w:val="en-GB"/>
        </w:rPr>
        <w:tab/>
      </w:r>
      <w:r w:rsidRPr="00927E98">
        <w:rPr>
          <w:lang w:val="en-GB"/>
        </w:rPr>
        <w:tab/>
      </w:r>
      <w:r w:rsidR="008C1764" w:rsidRPr="00927E98">
        <w:rPr>
          <w:lang w:val="en-GB"/>
        </w:rPr>
        <w:tab/>
        <w:t>006- series</w:t>
      </w:r>
      <w:r w:rsidR="008C1764" w:rsidRPr="00927E98">
        <w:rPr>
          <w:lang w:val="en-GB"/>
        </w:rPr>
        <w:tab/>
      </w:r>
      <w:r w:rsidR="008C1764" w:rsidRPr="00927E98">
        <w:rPr>
          <w:lang w:val="en-GB"/>
        </w:rPr>
        <w:tab/>
      </w:r>
      <w:r w:rsidR="008C1764" w:rsidRPr="00927E98">
        <w:rPr>
          <w:lang w:val="en-GB"/>
        </w:rPr>
        <w:tab/>
      </w:r>
      <w:r w:rsidR="008C1764" w:rsidRPr="00927E98">
        <w:rPr>
          <w:lang w:val="en-GB"/>
        </w:rPr>
        <w:tab/>
      </w:r>
    </w:p>
    <w:p w14:paraId="49508941" w14:textId="38235863" w:rsidR="008C1764" w:rsidRPr="00927E98" w:rsidRDefault="008C1764" w:rsidP="00120E5D">
      <w:pPr>
        <w:pStyle w:val="ListParagraph"/>
        <w:spacing w:after="0" w:line="240" w:lineRule="auto"/>
        <w:ind w:left="0"/>
        <w:contextualSpacing w:val="0"/>
        <w:rPr>
          <w:lang w:val="en-GB"/>
        </w:rPr>
      </w:pPr>
      <w:r w:rsidRPr="00927E98">
        <w:rPr>
          <w:lang w:val="en-GB"/>
        </w:rPr>
        <w:t>Level name:</w:t>
      </w:r>
      <w:r w:rsidRPr="00927E98">
        <w:rPr>
          <w:lang w:val="en-GB"/>
        </w:rPr>
        <w:tab/>
      </w:r>
      <w:r w:rsidR="008D3CB7" w:rsidRPr="00927E98">
        <w:rPr>
          <w:lang w:val="en-GB"/>
        </w:rPr>
        <w:tab/>
      </w:r>
      <w:r w:rsidRPr="00927E98">
        <w:rPr>
          <w:lang w:val="en-GB"/>
        </w:rPr>
        <w:tab/>
        <w:t>Dataset</w:t>
      </w:r>
    </w:p>
    <w:p w14:paraId="4CC8F0A3" w14:textId="45991BD1" w:rsidR="008D3CB7" w:rsidRPr="00927E98" w:rsidRDefault="008D3CB7" w:rsidP="00120E5D">
      <w:pPr>
        <w:pStyle w:val="ListParagraph"/>
        <w:spacing w:after="0" w:line="240" w:lineRule="auto"/>
        <w:ind w:left="0"/>
        <w:contextualSpacing w:val="0"/>
        <w:rPr>
          <w:lang w:val="en-GB"/>
        </w:rPr>
      </w:pPr>
      <w:r w:rsidRPr="00927E98">
        <w:rPr>
          <w:lang w:val="en-GB"/>
        </w:rPr>
        <w:t>Level description:</w:t>
      </w:r>
      <w:r w:rsidRPr="00927E98">
        <w:rPr>
          <w:lang w:val="en-GB"/>
        </w:rPr>
        <w:tab/>
      </w:r>
      <w:r w:rsidRPr="00927E98">
        <w:rPr>
          <w:lang w:val="en-GB"/>
        </w:rPr>
        <w:tab/>
        <w:t xml:space="preserve">Level applies globally to all ENC datasets  </w:t>
      </w:r>
    </w:p>
    <w:p w14:paraId="0E550AC0" w14:textId="5A2C3B49" w:rsidR="008D3CB7" w:rsidRPr="00927E98" w:rsidRDefault="008D3CB7" w:rsidP="00120E5D">
      <w:pPr>
        <w:pStyle w:val="ListParagraph"/>
        <w:spacing w:after="0" w:line="240" w:lineRule="auto"/>
        <w:ind w:left="0"/>
        <w:contextualSpacing w:val="0"/>
        <w:rPr>
          <w:lang w:val="en-GB"/>
        </w:rPr>
      </w:pPr>
      <w:r w:rsidRPr="00927E98">
        <w:rPr>
          <w:lang w:val="en-GB"/>
        </w:rPr>
        <w:t>Coverage:</w:t>
      </w:r>
      <w:r w:rsidRPr="00927E98">
        <w:rPr>
          <w:lang w:val="en-GB"/>
        </w:rPr>
        <w:tab/>
      </w:r>
      <w:r w:rsidRPr="00927E98">
        <w:rPr>
          <w:lang w:val="en-GB"/>
        </w:rPr>
        <w:tab/>
      </w:r>
      <w:r w:rsidRPr="00927E98">
        <w:rPr>
          <w:lang w:val="en-GB"/>
        </w:rPr>
        <w:tab/>
        <w:t>All features in the ENC feature catalogue</w:t>
      </w:r>
    </w:p>
    <w:p w14:paraId="0AA1E2CB" w14:textId="53151C1B" w:rsidR="008D3CB7" w:rsidRPr="00927E98" w:rsidRDefault="008D3CB7" w:rsidP="00120E5D">
      <w:pPr>
        <w:pStyle w:val="ListParagraph"/>
        <w:spacing w:after="0" w:line="240" w:lineRule="auto"/>
        <w:ind w:left="0"/>
        <w:contextualSpacing w:val="0"/>
        <w:rPr>
          <w:lang w:val="en-GB"/>
        </w:rPr>
      </w:pPr>
      <w:r w:rsidRPr="00927E98">
        <w:rPr>
          <w:lang w:val="en-GB"/>
        </w:rPr>
        <w:t>Extent:</w:t>
      </w:r>
      <w:r w:rsidRPr="00927E98">
        <w:rPr>
          <w:lang w:val="en-GB"/>
        </w:rPr>
        <w:tab/>
      </w:r>
      <w:r w:rsidRPr="00927E98">
        <w:rPr>
          <w:lang w:val="en-GB"/>
        </w:rPr>
        <w:tab/>
      </w:r>
      <w:r w:rsidRPr="00927E98">
        <w:rPr>
          <w:lang w:val="en-GB"/>
        </w:rPr>
        <w:tab/>
      </w:r>
      <w:r w:rsidRPr="00927E98">
        <w:rPr>
          <w:lang w:val="en-GB"/>
        </w:rPr>
        <w:tab/>
      </w:r>
      <w:r w:rsidR="00577D94" w:rsidRPr="00927E98">
        <w:rPr>
          <w:lang w:val="en-GB"/>
        </w:rPr>
        <w:t>EX_GeographicBoundingBox</w:t>
      </w:r>
    </w:p>
    <w:p w14:paraId="6BE418EA" w14:textId="7C3AA0D7" w:rsidR="00577D94" w:rsidRPr="00927E98" w:rsidRDefault="00577D94" w:rsidP="00120E5D">
      <w:pPr>
        <w:pStyle w:val="ListParagraph"/>
        <w:spacing w:after="0" w:line="240" w:lineRule="auto"/>
        <w:ind w:left="0"/>
        <w:contextualSpacing w:val="0"/>
        <w:rPr>
          <w:lang w:val="en-GB"/>
        </w:rPr>
      </w:pPr>
      <w:r w:rsidRPr="00927E98">
        <w:rPr>
          <w:lang w:val="en-GB"/>
        </w:rPr>
        <w:tab/>
      </w:r>
      <w:r w:rsidRPr="00927E98">
        <w:rPr>
          <w:lang w:val="en-GB"/>
        </w:rPr>
        <w:tab/>
      </w:r>
      <w:r w:rsidRPr="00927E98">
        <w:rPr>
          <w:lang w:val="en-GB"/>
        </w:rPr>
        <w:tab/>
      </w:r>
      <w:r w:rsidRPr="00927E98">
        <w:rPr>
          <w:lang w:val="en-GB"/>
        </w:rPr>
        <w:tab/>
        <w:t>westBoundLongitude: -180</w:t>
      </w:r>
    </w:p>
    <w:p w14:paraId="7039456C" w14:textId="0959E363" w:rsidR="00577D94" w:rsidRPr="00927E98" w:rsidRDefault="00577D94" w:rsidP="00120E5D">
      <w:pPr>
        <w:pStyle w:val="ListParagraph"/>
        <w:spacing w:after="0" w:line="240" w:lineRule="auto"/>
        <w:ind w:left="0"/>
        <w:contextualSpacing w:val="0"/>
        <w:rPr>
          <w:lang w:val="en-GB"/>
        </w:rPr>
      </w:pPr>
      <w:r w:rsidRPr="00927E98">
        <w:rPr>
          <w:lang w:val="en-GB"/>
        </w:rPr>
        <w:tab/>
      </w:r>
      <w:r w:rsidRPr="00927E98">
        <w:rPr>
          <w:lang w:val="en-GB"/>
        </w:rPr>
        <w:tab/>
      </w:r>
      <w:r w:rsidRPr="00927E98">
        <w:rPr>
          <w:lang w:val="en-GB"/>
        </w:rPr>
        <w:tab/>
      </w:r>
      <w:r w:rsidRPr="00927E98">
        <w:rPr>
          <w:lang w:val="en-GB"/>
        </w:rPr>
        <w:tab/>
        <w:t>eastBoundLongitude: 180</w:t>
      </w:r>
    </w:p>
    <w:p w14:paraId="5874F26E" w14:textId="14E912F7" w:rsidR="00577D94" w:rsidRPr="00927E98" w:rsidRDefault="00577D94" w:rsidP="00120E5D">
      <w:pPr>
        <w:pStyle w:val="ListParagraph"/>
        <w:spacing w:after="0" w:line="240" w:lineRule="auto"/>
        <w:ind w:left="0"/>
        <w:contextualSpacing w:val="0"/>
        <w:rPr>
          <w:lang w:val="en-GB"/>
        </w:rPr>
      </w:pPr>
      <w:r w:rsidRPr="00927E98">
        <w:rPr>
          <w:lang w:val="en-GB"/>
        </w:rPr>
        <w:tab/>
      </w:r>
      <w:r w:rsidRPr="00927E98">
        <w:rPr>
          <w:lang w:val="en-GB"/>
        </w:rPr>
        <w:tab/>
      </w:r>
      <w:r w:rsidRPr="00927E98">
        <w:rPr>
          <w:lang w:val="en-GB"/>
        </w:rPr>
        <w:tab/>
      </w:r>
      <w:r w:rsidRPr="00927E98">
        <w:rPr>
          <w:lang w:val="en-GB"/>
        </w:rPr>
        <w:tab/>
        <w:t>southBoundLatitude: -90</w:t>
      </w:r>
    </w:p>
    <w:p w14:paraId="6E72D3C6" w14:textId="285346D6" w:rsidR="00577D94" w:rsidRPr="00927E98" w:rsidRDefault="00577D94" w:rsidP="00120E5D">
      <w:pPr>
        <w:pStyle w:val="ListParagraph"/>
        <w:spacing w:line="240" w:lineRule="auto"/>
        <w:ind w:left="0"/>
        <w:contextualSpacing w:val="0"/>
        <w:rPr>
          <w:lang w:val="en-GB"/>
        </w:rPr>
      </w:pPr>
      <w:r w:rsidRPr="00927E98">
        <w:rPr>
          <w:lang w:val="en-GB"/>
        </w:rPr>
        <w:tab/>
      </w:r>
      <w:r w:rsidRPr="00927E98">
        <w:rPr>
          <w:lang w:val="en-GB"/>
        </w:rPr>
        <w:tab/>
      </w:r>
      <w:r w:rsidRPr="00927E98">
        <w:rPr>
          <w:lang w:val="en-GB"/>
        </w:rPr>
        <w:tab/>
      </w:r>
      <w:r w:rsidRPr="00927E98">
        <w:rPr>
          <w:lang w:val="en-GB"/>
        </w:rPr>
        <w:tab/>
        <w:t>northBoundLatitude: 90</w:t>
      </w:r>
    </w:p>
    <w:p w14:paraId="1DD14E0B" w14:textId="023A1C14" w:rsidR="007127AE" w:rsidRPr="00927E98" w:rsidDel="00120E5D" w:rsidRDefault="007127AE" w:rsidP="00120E5D">
      <w:pPr>
        <w:pStyle w:val="ListParagraph"/>
        <w:spacing w:line="240" w:lineRule="auto"/>
        <w:ind w:left="0"/>
        <w:contextualSpacing w:val="0"/>
        <w:rPr>
          <w:del w:id="479" w:author="Teh Stand" w:date="2018-11-21T12:43:00Z"/>
          <w:lang w:val="en-GB"/>
        </w:rPr>
      </w:pPr>
    </w:p>
    <w:p w14:paraId="7044CD71" w14:textId="51680282" w:rsidR="00577D94" w:rsidRPr="00927E98" w:rsidRDefault="007127AE" w:rsidP="00120E5D">
      <w:pPr>
        <w:pStyle w:val="ListParagraph"/>
        <w:spacing w:line="240" w:lineRule="auto"/>
        <w:ind w:left="0"/>
        <w:contextualSpacing w:val="0"/>
        <w:jc w:val="both"/>
        <w:rPr>
          <w:lang w:val="en-GB"/>
        </w:rPr>
      </w:pPr>
      <w:r w:rsidRPr="00927E98">
        <w:rPr>
          <w:lang w:val="en-GB"/>
        </w:rPr>
        <w:t xml:space="preserve">The </w:t>
      </w:r>
      <w:ins w:id="480" w:author="Teh Stand" w:date="2018-11-16T10:21:00Z">
        <w:r w:rsidR="0041410C">
          <w:rPr>
            <w:lang w:val="en-GB"/>
          </w:rPr>
          <w:t>L</w:t>
        </w:r>
      </w:ins>
      <w:del w:id="481" w:author="Teh Stand" w:date="2018-11-16T10:21:00Z">
        <w:r w:rsidRPr="00927E98" w:rsidDel="0041410C">
          <w:rPr>
            <w:lang w:val="en-GB"/>
          </w:rPr>
          <w:delText>l</w:delText>
        </w:r>
      </w:del>
      <w:r w:rsidRPr="00927E98">
        <w:rPr>
          <w:lang w:val="en-GB"/>
        </w:rPr>
        <w:t xml:space="preserve">evel attribute is a codelist found in </w:t>
      </w:r>
      <w:ins w:id="482" w:author="Teh Stand" w:date="2018-11-14T14:51:00Z">
        <w:r w:rsidR="00F6305E">
          <w:rPr>
            <w:lang w:val="en-GB"/>
          </w:rPr>
          <w:t xml:space="preserve">ISO </w:t>
        </w:r>
      </w:ins>
      <w:r w:rsidRPr="00927E98">
        <w:rPr>
          <w:lang w:val="en-GB"/>
        </w:rPr>
        <w:t xml:space="preserve">19115-1 called MD_ScopeCode comprising the major components of a specification. The </w:t>
      </w:r>
      <w:del w:id="483" w:author="Teh Stand" w:date="2018-11-16T10:22:00Z">
        <w:r w:rsidRPr="00927E98" w:rsidDel="0041410C">
          <w:rPr>
            <w:lang w:val="en-GB"/>
          </w:rPr>
          <w:delText xml:space="preserve">extent </w:delText>
        </w:r>
      </w:del>
      <w:ins w:id="484" w:author="Teh Stand" w:date="2018-11-16T10:22:00Z">
        <w:r w:rsidR="0041410C">
          <w:rPr>
            <w:lang w:val="en-GB"/>
          </w:rPr>
          <w:t>E</w:t>
        </w:r>
        <w:r w:rsidR="0041410C" w:rsidRPr="00927E98">
          <w:rPr>
            <w:lang w:val="en-GB"/>
          </w:rPr>
          <w:t xml:space="preserve">xtent </w:t>
        </w:r>
      </w:ins>
      <w:r w:rsidRPr="00927E98">
        <w:rPr>
          <w:lang w:val="en-GB"/>
        </w:rPr>
        <w:t>attribute is a class that can be any combination of the following</w:t>
      </w:r>
      <w:ins w:id="485" w:author="Teh Stand" w:date="2018-11-16T10:22:00Z">
        <w:r w:rsidR="0041410C">
          <w:rPr>
            <w:lang w:val="en-GB"/>
          </w:rPr>
          <w:t>:</w:t>
        </w:r>
      </w:ins>
      <w:del w:id="486" w:author="Teh Stand" w:date="2018-11-16T10:22:00Z">
        <w:r w:rsidRPr="00927E98" w:rsidDel="0041410C">
          <w:rPr>
            <w:lang w:val="en-GB"/>
          </w:rPr>
          <w:delText>;</w:delText>
        </w:r>
      </w:del>
      <w:r w:rsidRPr="00927E98">
        <w:rPr>
          <w:lang w:val="en-GB"/>
        </w:rPr>
        <w:t xml:space="preserve"> description string</w:t>
      </w:r>
      <w:ins w:id="487" w:author="Teh Stand" w:date="2018-11-16T10:22:00Z">
        <w:r w:rsidR="0041410C">
          <w:rPr>
            <w:lang w:val="en-GB"/>
          </w:rPr>
          <w:t>;</w:t>
        </w:r>
      </w:ins>
      <w:del w:id="488" w:author="Teh Stand" w:date="2018-11-16T10:22:00Z">
        <w:r w:rsidRPr="00927E98" w:rsidDel="0041410C">
          <w:rPr>
            <w:lang w:val="en-GB"/>
          </w:rPr>
          <w:delText>,</w:delText>
        </w:r>
      </w:del>
      <w:r w:rsidRPr="00927E98">
        <w:rPr>
          <w:lang w:val="en-GB"/>
        </w:rPr>
        <w:t xml:space="preserve"> a geographical extent (like in the example above)</w:t>
      </w:r>
      <w:ins w:id="489" w:author="Teh Stand" w:date="2018-11-16T10:22:00Z">
        <w:r w:rsidR="0041410C">
          <w:rPr>
            <w:lang w:val="en-GB"/>
          </w:rPr>
          <w:t>;</w:t>
        </w:r>
      </w:ins>
      <w:del w:id="490" w:author="Teh Stand" w:date="2018-11-16T10:22:00Z">
        <w:r w:rsidRPr="00927E98" w:rsidDel="0041410C">
          <w:rPr>
            <w:lang w:val="en-GB"/>
          </w:rPr>
          <w:delText>,</w:delText>
        </w:r>
      </w:del>
      <w:r w:rsidRPr="00927E98">
        <w:rPr>
          <w:lang w:val="en-GB"/>
        </w:rPr>
        <w:t xml:space="preserve"> vertical extent</w:t>
      </w:r>
      <w:ins w:id="491" w:author="Teh Stand" w:date="2018-11-16T10:22:00Z">
        <w:r w:rsidR="0041410C">
          <w:rPr>
            <w:lang w:val="en-GB"/>
          </w:rPr>
          <w:t>;</w:t>
        </w:r>
      </w:ins>
      <w:del w:id="492" w:author="Teh Stand" w:date="2018-11-16T10:22:00Z">
        <w:r w:rsidRPr="00927E98" w:rsidDel="0041410C">
          <w:rPr>
            <w:lang w:val="en-GB"/>
          </w:rPr>
          <w:delText>,</w:delText>
        </w:r>
      </w:del>
      <w:r w:rsidRPr="00927E98">
        <w:rPr>
          <w:lang w:val="en-GB"/>
        </w:rPr>
        <w:t xml:space="preserve"> or temporal extent.</w:t>
      </w:r>
    </w:p>
    <w:p w14:paraId="0C6C8615" w14:textId="697B5C59" w:rsidR="00875EC3" w:rsidRPr="00927E98" w:rsidRDefault="00D777F6" w:rsidP="00120E5D">
      <w:pPr>
        <w:pStyle w:val="ListParagraph"/>
        <w:spacing w:line="240" w:lineRule="auto"/>
        <w:ind w:left="0"/>
        <w:contextualSpacing w:val="0"/>
        <w:jc w:val="both"/>
        <w:rPr>
          <w:lang w:val="en-GB"/>
        </w:rPr>
      </w:pPr>
      <w:r w:rsidRPr="00927E98">
        <w:rPr>
          <w:lang w:val="en-GB"/>
        </w:rPr>
        <w:t xml:space="preserve">The </w:t>
      </w:r>
      <w:r w:rsidR="0041410C">
        <w:rPr>
          <w:lang w:val="en-GB"/>
        </w:rPr>
        <w:t>P</w:t>
      </w:r>
      <w:r w:rsidR="0041410C" w:rsidRPr="00927E98">
        <w:rPr>
          <w:lang w:val="en-GB"/>
        </w:rPr>
        <w:t xml:space="preserve">roduct </w:t>
      </w:r>
      <w:r w:rsidR="0041410C">
        <w:rPr>
          <w:lang w:val="en-GB"/>
        </w:rPr>
        <w:t>S</w:t>
      </w:r>
      <w:r w:rsidR="0041410C" w:rsidRPr="00927E98">
        <w:rPr>
          <w:lang w:val="en-GB"/>
        </w:rPr>
        <w:t xml:space="preserve">pecification </w:t>
      </w:r>
      <w:r w:rsidRPr="00927E98">
        <w:rPr>
          <w:lang w:val="en-GB"/>
        </w:rPr>
        <w:t>may specify a</w:t>
      </w:r>
      <w:r w:rsidR="00715127" w:rsidRPr="00927E98">
        <w:rPr>
          <w:lang w:val="en-GB"/>
        </w:rPr>
        <w:t xml:space="preserve"> </w:t>
      </w:r>
      <w:r w:rsidRPr="00927E98">
        <w:rPr>
          <w:lang w:val="en-GB"/>
        </w:rPr>
        <w:t>partitioning of the data content of the product on the basis of one or more criteria. Such</w:t>
      </w:r>
      <w:r w:rsidR="00715127" w:rsidRPr="00927E98">
        <w:rPr>
          <w:lang w:val="en-GB"/>
        </w:rPr>
        <w:t xml:space="preserve"> </w:t>
      </w:r>
      <w:r w:rsidRPr="00927E98">
        <w:rPr>
          <w:lang w:val="en-GB"/>
        </w:rPr>
        <w:t xml:space="preserve">partitioning may be different for different parts of the </w:t>
      </w:r>
      <w:r w:rsidR="0041410C">
        <w:rPr>
          <w:lang w:val="en-GB"/>
        </w:rPr>
        <w:t>P</w:t>
      </w:r>
      <w:r w:rsidRPr="00927E98">
        <w:rPr>
          <w:lang w:val="en-GB"/>
        </w:rPr>
        <w:t xml:space="preserve">roduct </w:t>
      </w:r>
      <w:r w:rsidR="0041410C">
        <w:rPr>
          <w:lang w:val="en-GB"/>
        </w:rPr>
        <w:t>S</w:t>
      </w:r>
      <w:r w:rsidR="0041410C" w:rsidRPr="00927E98">
        <w:rPr>
          <w:lang w:val="en-GB"/>
        </w:rPr>
        <w:t>pecification</w:t>
      </w:r>
      <w:r w:rsidRPr="00927E98">
        <w:rPr>
          <w:lang w:val="en-GB"/>
        </w:rPr>
        <w:t>. Each such</w:t>
      </w:r>
      <w:r w:rsidR="00715127" w:rsidRPr="00927E98">
        <w:rPr>
          <w:lang w:val="en-GB"/>
        </w:rPr>
        <w:t xml:space="preserve"> </w:t>
      </w:r>
      <w:r w:rsidRPr="00927E98">
        <w:rPr>
          <w:lang w:val="en-GB"/>
        </w:rPr>
        <w:t>part of the data content shall be described by a specification scope that may inherit or</w:t>
      </w:r>
      <w:r w:rsidR="00715127" w:rsidRPr="00927E98">
        <w:rPr>
          <w:lang w:val="en-GB"/>
        </w:rPr>
        <w:t xml:space="preserve"> </w:t>
      </w:r>
      <w:r w:rsidRPr="00927E98">
        <w:rPr>
          <w:lang w:val="en-GB"/>
        </w:rPr>
        <w:t xml:space="preserve">override the general scope specification. In principle, any or all of the remaining sections of the </w:t>
      </w:r>
      <w:r w:rsidR="0041410C">
        <w:rPr>
          <w:lang w:val="en-GB"/>
        </w:rPr>
        <w:t>P</w:t>
      </w:r>
      <w:r w:rsidR="0041410C" w:rsidRPr="00927E98">
        <w:rPr>
          <w:lang w:val="en-GB"/>
        </w:rPr>
        <w:t xml:space="preserve">roduct </w:t>
      </w:r>
      <w:r w:rsidR="0041410C">
        <w:rPr>
          <w:lang w:val="en-GB"/>
        </w:rPr>
        <w:t>S</w:t>
      </w:r>
      <w:r w:rsidR="0041410C" w:rsidRPr="00927E98">
        <w:rPr>
          <w:lang w:val="en-GB"/>
        </w:rPr>
        <w:t xml:space="preserve">pecification </w:t>
      </w:r>
      <w:r w:rsidRPr="00927E98">
        <w:rPr>
          <w:lang w:val="en-GB"/>
        </w:rPr>
        <w:t>may have variants which apply to the scopes within the product. Each variant must identify the scope(s) to which it applies.</w:t>
      </w:r>
    </w:p>
    <w:p w14:paraId="177686EC" w14:textId="07AE652B" w:rsidR="00D777F6" w:rsidRPr="00927E98" w:rsidDel="00120E5D" w:rsidRDefault="00D777F6" w:rsidP="00120E5D">
      <w:pPr>
        <w:pStyle w:val="ListParagraph"/>
        <w:spacing w:line="240" w:lineRule="auto"/>
        <w:ind w:left="0"/>
        <w:contextualSpacing w:val="0"/>
        <w:rPr>
          <w:del w:id="493" w:author="Teh Stand" w:date="2018-11-21T12:43:00Z"/>
          <w:lang w:val="en-GB"/>
        </w:rPr>
      </w:pPr>
    </w:p>
    <w:p w14:paraId="68818F02" w14:textId="6793D8FB" w:rsidR="00D777F6" w:rsidRPr="00927E98" w:rsidRDefault="00D777F6" w:rsidP="00120E5D">
      <w:pPr>
        <w:pStyle w:val="ListParagraph"/>
        <w:spacing w:line="240" w:lineRule="auto"/>
        <w:ind w:left="0"/>
        <w:contextualSpacing w:val="0"/>
        <w:jc w:val="both"/>
        <w:rPr>
          <w:lang w:val="en-GB"/>
        </w:rPr>
      </w:pPr>
      <w:r w:rsidRPr="00927E98">
        <w:rPr>
          <w:lang w:val="en-GB"/>
        </w:rPr>
        <w:t>EXAMPLE</w:t>
      </w:r>
      <w:r w:rsidR="0072561B" w:rsidRPr="00927E98">
        <w:rPr>
          <w:lang w:val="en-GB"/>
        </w:rPr>
        <w:t>:</w:t>
      </w:r>
      <w:r w:rsidRPr="00927E98">
        <w:rPr>
          <w:lang w:val="en-GB"/>
        </w:rPr>
        <w:t xml:space="preserve"> Data products to support navigation often contain two sets of feature types:</w:t>
      </w:r>
      <w:r w:rsidR="004C7B1D" w:rsidRPr="00927E98">
        <w:rPr>
          <w:lang w:val="en-GB"/>
        </w:rPr>
        <w:t xml:space="preserve"> </w:t>
      </w:r>
      <w:r w:rsidRPr="00927E98">
        <w:rPr>
          <w:lang w:val="en-GB"/>
        </w:rPr>
        <w:t xml:space="preserve">those that provide navigation information that changes rapidly and </w:t>
      </w:r>
      <w:r w:rsidR="008D0869" w:rsidRPr="00927E98">
        <w:rPr>
          <w:lang w:val="en-GB"/>
        </w:rPr>
        <w:t xml:space="preserve">which presence </w:t>
      </w:r>
      <w:r w:rsidRPr="00927E98">
        <w:rPr>
          <w:lang w:val="en-GB"/>
        </w:rPr>
        <w:t>is essential for safety of</w:t>
      </w:r>
      <w:r w:rsidR="004C7B1D" w:rsidRPr="00927E98">
        <w:rPr>
          <w:lang w:val="en-GB"/>
        </w:rPr>
        <w:t xml:space="preserve"> </w:t>
      </w:r>
      <w:r w:rsidRPr="00927E98">
        <w:rPr>
          <w:lang w:val="en-GB"/>
        </w:rPr>
        <w:t>navigation</w:t>
      </w:r>
      <w:ins w:id="494" w:author="Teh Stand" w:date="2018-11-16T10:24:00Z">
        <w:r w:rsidR="00E13950">
          <w:rPr>
            <w:lang w:val="en-GB"/>
          </w:rPr>
          <w:t>;</w:t>
        </w:r>
      </w:ins>
      <w:del w:id="495" w:author="Teh Stand" w:date="2018-11-16T10:24:00Z">
        <w:r w:rsidRPr="00927E98" w:rsidDel="00E13950">
          <w:rPr>
            <w:lang w:val="en-GB"/>
          </w:rPr>
          <w:delText>,</w:delText>
        </w:r>
      </w:del>
      <w:r w:rsidRPr="00927E98">
        <w:rPr>
          <w:lang w:val="en-GB"/>
        </w:rPr>
        <w:t xml:space="preserve"> and those that provide background reference information. Maintenance and</w:t>
      </w:r>
      <w:r w:rsidR="004C7B1D" w:rsidRPr="00927E98">
        <w:rPr>
          <w:lang w:val="en-GB"/>
        </w:rPr>
        <w:t xml:space="preserve"> </w:t>
      </w:r>
      <w:r w:rsidRPr="00927E98">
        <w:rPr>
          <w:lang w:val="en-GB"/>
        </w:rPr>
        <w:t>delivery information would be partitioned on the basis of these groupings;</w:t>
      </w:r>
      <w:r w:rsidR="0066506F" w:rsidRPr="00927E98">
        <w:rPr>
          <w:lang w:val="en-GB"/>
        </w:rPr>
        <w:t xml:space="preserve"> essential information would be maintained and delivered whereas</w:t>
      </w:r>
      <w:r w:rsidRPr="00927E98">
        <w:rPr>
          <w:lang w:val="en-GB"/>
        </w:rPr>
        <w:t xml:space="preserve"> reference system</w:t>
      </w:r>
      <w:r w:rsidR="004C7B1D" w:rsidRPr="00927E98">
        <w:rPr>
          <w:lang w:val="en-GB"/>
        </w:rPr>
        <w:t xml:space="preserve"> </w:t>
      </w:r>
      <w:r w:rsidRPr="00927E98">
        <w:rPr>
          <w:lang w:val="en-GB"/>
        </w:rPr>
        <w:t>information would not.</w:t>
      </w:r>
    </w:p>
    <w:p w14:paraId="214AC5B0" w14:textId="45F8EF78" w:rsidR="00D777F6" w:rsidRPr="00927E98" w:rsidDel="00120E5D" w:rsidRDefault="00D777F6">
      <w:pPr>
        <w:pStyle w:val="ListParagraph"/>
        <w:spacing w:line="240" w:lineRule="auto"/>
        <w:ind w:left="360"/>
        <w:contextualSpacing w:val="0"/>
        <w:rPr>
          <w:del w:id="496" w:author="Teh Stand" w:date="2018-11-21T12:43:00Z"/>
          <w:lang w:val="en-GB"/>
        </w:rPr>
        <w:pPrChange w:id="497" w:author="Teh Stand" w:date="2018-11-21T12:44:00Z">
          <w:pPr>
            <w:pStyle w:val="ListParagraph"/>
            <w:ind w:left="360"/>
          </w:pPr>
        </w:pPrChange>
      </w:pPr>
    </w:p>
    <w:p w14:paraId="3B045974" w14:textId="3F02A87B" w:rsidR="00EA4079" w:rsidRPr="00927E98" w:rsidRDefault="00705EB7" w:rsidP="00120E5D">
      <w:pPr>
        <w:pStyle w:val="Heading2"/>
        <w:keepLines w:val="0"/>
        <w:numPr>
          <w:ilvl w:val="2"/>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498" w:name="_Ref502067619"/>
      <w:bookmarkStart w:id="499" w:name="_Toc502540934"/>
      <w:bookmarkStart w:id="500" w:name="_Toc502558238"/>
      <w:r w:rsidRPr="00927E98">
        <w:rPr>
          <w:rFonts w:ascii="Arial" w:eastAsia="MS Mincho" w:hAnsi="Arial" w:cs="Times New Roman"/>
          <w:b/>
          <w:bCs/>
          <w:color w:val="auto"/>
          <w:sz w:val="22"/>
          <w:szCs w:val="20"/>
          <w:lang w:val="en-GB" w:eastAsia="ja-JP"/>
        </w:rPr>
        <w:t>Data</w:t>
      </w:r>
      <w:r w:rsidR="00392E94" w:rsidRPr="00927E98">
        <w:rPr>
          <w:rFonts w:ascii="Arial" w:eastAsia="MS Mincho" w:hAnsi="Arial" w:cs="Times New Roman"/>
          <w:b/>
          <w:bCs/>
          <w:color w:val="auto"/>
          <w:sz w:val="22"/>
          <w:szCs w:val="20"/>
          <w:lang w:val="en-GB" w:eastAsia="ja-JP"/>
        </w:rPr>
        <w:t xml:space="preserve">set </w:t>
      </w:r>
      <w:bookmarkEnd w:id="498"/>
      <w:bookmarkEnd w:id="499"/>
      <w:bookmarkEnd w:id="500"/>
      <w:r w:rsidR="00F559AF" w:rsidRPr="00927E98">
        <w:rPr>
          <w:rFonts w:ascii="Arial" w:eastAsia="MS Mincho" w:hAnsi="Arial" w:cs="Times New Roman"/>
          <w:b/>
          <w:bCs/>
          <w:color w:val="auto"/>
          <w:sz w:val="22"/>
          <w:szCs w:val="20"/>
          <w:lang w:val="en-GB" w:eastAsia="ja-JP"/>
        </w:rPr>
        <w:t>identification</w:t>
      </w:r>
    </w:p>
    <w:p w14:paraId="30E8964D" w14:textId="63358AD9" w:rsidR="001D3527" w:rsidRPr="00927E98" w:rsidRDefault="00304549" w:rsidP="00120E5D">
      <w:pPr>
        <w:pStyle w:val="ListParagraph"/>
        <w:ind w:left="0"/>
        <w:contextualSpacing w:val="0"/>
        <w:jc w:val="both"/>
        <w:rPr>
          <w:lang w:val="en-GB"/>
        </w:rPr>
      </w:pPr>
      <w:r w:rsidRPr="00927E98">
        <w:rPr>
          <w:lang w:val="en-GB"/>
        </w:rPr>
        <w:t>In addition to the informal description of the data product (see</w:t>
      </w:r>
      <w:r w:rsidR="003507AF" w:rsidRPr="00927E98">
        <w:rPr>
          <w:lang w:val="en-GB"/>
        </w:rPr>
        <w:t xml:space="preserve"> also</w:t>
      </w:r>
      <w:r w:rsidR="0072561B" w:rsidRPr="00927E98">
        <w:rPr>
          <w:lang w:val="en-GB"/>
        </w:rPr>
        <w:t xml:space="preserve"> section</w:t>
      </w:r>
      <w:r w:rsidR="003507AF" w:rsidRPr="00927E98">
        <w:rPr>
          <w:lang w:val="en-GB"/>
        </w:rPr>
        <w:t xml:space="preserve"> </w:t>
      </w:r>
      <w:del w:id="501" w:author="Teh Stand" w:date="2018-11-21T10:28:00Z">
        <w:r w:rsidR="003507AF" w:rsidRPr="00FA54F1" w:rsidDel="00CF467C">
          <w:rPr>
            <w:lang w:val="en-GB"/>
          </w:rPr>
          <w:fldChar w:fldCharType="begin"/>
        </w:r>
        <w:r w:rsidR="003507AF" w:rsidRPr="00927E98" w:rsidDel="00CF467C">
          <w:rPr>
            <w:lang w:val="en-GB"/>
          </w:rPr>
          <w:delInstrText xml:space="preserve"> REF _Ref502067736 \r \h </w:delInstrText>
        </w:r>
        <w:r w:rsidR="003507AF" w:rsidRPr="00FA54F1" w:rsidDel="00CF467C">
          <w:rPr>
            <w:lang w:val="en-GB"/>
          </w:rPr>
        </w:r>
        <w:r w:rsidR="003507AF" w:rsidRPr="00FA54F1" w:rsidDel="00CF467C">
          <w:rPr>
            <w:lang w:val="en-GB"/>
          </w:rPr>
          <w:fldChar w:fldCharType="separate"/>
        </w:r>
        <w:r w:rsidR="003507AF" w:rsidRPr="00927E98" w:rsidDel="00CF467C">
          <w:rPr>
            <w:lang w:val="en-GB"/>
          </w:rPr>
          <w:delText>2.2.1.5</w:delText>
        </w:r>
        <w:r w:rsidR="003507AF" w:rsidRPr="00FA54F1" w:rsidDel="00CF467C">
          <w:rPr>
            <w:lang w:val="en-GB"/>
          </w:rPr>
          <w:fldChar w:fldCharType="end"/>
        </w:r>
      </w:del>
      <w:ins w:id="502" w:author="Teh Stand" w:date="2018-11-21T10:28:00Z">
        <w:r w:rsidR="00CF467C" w:rsidRPr="00FA54F1">
          <w:rPr>
            <w:lang w:val="en-GB"/>
          </w:rPr>
          <w:fldChar w:fldCharType="begin"/>
        </w:r>
        <w:r w:rsidR="00CF467C" w:rsidRPr="00927E98">
          <w:rPr>
            <w:lang w:val="en-GB"/>
          </w:rPr>
          <w:instrText xml:space="preserve"> REF _Ref502067736 \r \h </w:instrText>
        </w:r>
      </w:ins>
      <w:r w:rsidR="00CF467C" w:rsidRPr="00FA54F1">
        <w:rPr>
          <w:lang w:val="en-GB"/>
        </w:rPr>
      </w:r>
      <w:ins w:id="503" w:author="Teh Stand" w:date="2018-11-21T10:28:00Z">
        <w:r w:rsidR="00CF467C" w:rsidRPr="00FA54F1">
          <w:rPr>
            <w:lang w:val="en-GB"/>
          </w:rPr>
          <w:fldChar w:fldCharType="separate"/>
        </w:r>
        <w:r w:rsidR="00CF467C">
          <w:rPr>
            <w:lang w:val="en-GB"/>
          </w:rPr>
          <w:t>5</w:t>
        </w:r>
        <w:r w:rsidR="00CF467C" w:rsidRPr="00927E98">
          <w:rPr>
            <w:lang w:val="en-GB"/>
          </w:rPr>
          <w:t>.2.1.</w:t>
        </w:r>
        <w:r w:rsidR="00CF467C" w:rsidRPr="00FA54F1">
          <w:rPr>
            <w:lang w:val="en-GB"/>
          </w:rPr>
          <w:fldChar w:fldCharType="end"/>
        </w:r>
        <w:r w:rsidR="00CF467C">
          <w:rPr>
            <w:lang w:val="en-GB"/>
          </w:rPr>
          <w:t>4</w:t>
        </w:r>
      </w:ins>
      <w:r w:rsidRPr="00927E98">
        <w:rPr>
          <w:lang w:val="en-GB"/>
        </w:rPr>
        <w:t>), S-100 also calls for a section that describes i</w:t>
      </w:r>
      <w:r w:rsidR="001D3527" w:rsidRPr="00927E98">
        <w:rPr>
          <w:lang w:val="en-GB"/>
        </w:rPr>
        <w:t xml:space="preserve">nformation that uniquely identifies </w:t>
      </w:r>
      <w:r w:rsidRPr="00927E98">
        <w:rPr>
          <w:lang w:val="en-GB"/>
        </w:rPr>
        <w:t xml:space="preserve">any </w:t>
      </w:r>
      <w:r w:rsidR="001D3527" w:rsidRPr="00927E98">
        <w:rPr>
          <w:lang w:val="en-GB"/>
        </w:rPr>
        <w:t xml:space="preserve">dataset as being created in accordance with a specific </w:t>
      </w:r>
      <w:r w:rsidR="00CF467C">
        <w:rPr>
          <w:lang w:val="en-GB"/>
        </w:rPr>
        <w:t>P</w:t>
      </w:r>
      <w:r w:rsidR="00CF467C" w:rsidRPr="00927E98">
        <w:rPr>
          <w:lang w:val="en-GB"/>
        </w:rPr>
        <w:t xml:space="preserve">roduct </w:t>
      </w:r>
      <w:r w:rsidR="00CF467C">
        <w:rPr>
          <w:lang w:val="en-GB"/>
        </w:rPr>
        <w:t>S</w:t>
      </w:r>
      <w:r w:rsidR="00CF467C" w:rsidRPr="00927E98">
        <w:rPr>
          <w:lang w:val="en-GB"/>
        </w:rPr>
        <w:t xml:space="preserve">pecification </w:t>
      </w:r>
      <w:r w:rsidR="001D3527" w:rsidRPr="00927E98">
        <w:rPr>
          <w:lang w:val="en-GB"/>
        </w:rPr>
        <w:t>series.</w:t>
      </w:r>
    </w:p>
    <w:p w14:paraId="19EAA793" w14:textId="01AE082C" w:rsidR="00304549" w:rsidRPr="00927E98" w:rsidDel="00120E5D" w:rsidRDefault="00304549" w:rsidP="00120E5D">
      <w:pPr>
        <w:pStyle w:val="ListParagraph"/>
        <w:ind w:left="0"/>
        <w:contextualSpacing w:val="0"/>
        <w:rPr>
          <w:del w:id="504" w:author="Teh Stand" w:date="2018-11-21T12:44:00Z"/>
          <w:lang w:val="en-GB"/>
        </w:rPr>
      </w:pPr>
    </w:p>
    <w:p w14:paraId="0FCFE02E" w14:textId="5CB21BAF" w:rsidR="00A22D08" w:rsidRPr="00927E98" w:rsidRDefault="00A22D08" w:rsidP="00120E5D">
      <w:pPr>
        <w:pStyle w:val="ListParagraph"/>
        <w:ind w:left="0"/>
        <w:contextualSpacing w:val="0"/>
        <w:jc w:val="both"/>
        <w:rPr>
          <w:highlight w:val="yellow"/>
          <w:lang w:val="en-GB"/>
        </w:rPr>
      </w:pPr>
      <w:r w:rsidRPr="00927E98">
        <w:rPr>
          <w:lang w:val="en-GB"/>
        </w:rPr>
        <w:t xml:space="preserve">Different from the </w:t>
      </w:r>
      <w:r w:rsidR="00834CC7" w:rsidRPr="00927E98">
        <w:rPr>
          <w:lang w:val="en-GB"/>
        </w:rPr>
        <w:t xml:space="preserve">general </w:t>
      </w:r>
      <w:r w:rsidRPr="00927E98">
        <w:rPr>
          <w:lang w:val="en-GB"/>
        </w:rPr>
        <w:t xml:space="preserve">information about the data product, the dataset identification is for the individual dataset. </w:t>
      </w:r>
      <w:r w:rsidR="005B0B31" w:rsidRPr="00927E98">
        <w:rPr>
          <w:lang w:val="en-GB"/>
        </w:rPr>
        <w:t xml:space="preserve">It is possible to standardize some of the elements if that is beneficial. For example, the </w:t>
      </w:r>
      <w:del w:id="505" w:author="Teh Stand" w:date="2018-11-21T10:30:00Z">
        <w:r w:rsidR="005B0B31" w:rsidRPr="00927E98" w:rsidDel="00CF467C">
          <w:rPr>
            <w:lang w:val="en-GB"/>
          </w:rPr>
          <w:delText xml:space="preserve">purpose </w:delText>
        </w:r>
      </w:del>
      <w:ins w:id="506" w:author="Teh Stand" w:date="2018-11-21T10:30:00Z">
        <w:r w:rsidR="00CF467C">
          <w:rPr>
            <w:lang w:val="en-GB"/>
          </w:rPr>
          <w:t>P</w:t>
        </w:r>
        <w:r w:rsidR="00CF467C" w:rsidRPr="00927E98">
          <w:rPr>
            <w:lang w:val="en-GB"/>
          </w:rPr>
          <w:t xml:space="preserve">urpose </w:t>
        </w:r>
      </w:ins>
      <w:r w:rsidR="008F1330" w:rsidRPr="00927E98">
        <w:rPr>
          <w:lang w:val="en-GB"/>
        </w:rPr>
        <w:t xml:space="preserve">attribute value </w:t>
      </w:r>
      <w:r w:rsidR="005B0B31" w:rsidRPr="00927E98">
        <w:rPr>
          <w:lang w:val="en-GB"/>
        </w:rPr>
        <w:t xml:space="preserve">may be common among all datasets created from a particular specification. Other attributes may benefit from following a common schema, such as the </w:t>
      </w:r>
      <w:del w:id="507" w:author="Teh Stand" w:date="2018-11-21T10:30:00Z">
        <w:r w:rsidR="008F1330" w:rsidRPr="00927E98" w:rsidDel="00CF467C">
          <w:rPr>
            <w:lang w:val="en-GB"/>
          </w:rPr>
          <w:delText xml:space="preserve">dataset </w:delText>
        </w:r>
      </w:del>
      <w:ins w:id="508" w:author="Teh Stand" w:date="2018-11-21T10:30:00Z">
        <w:r w:rsidR="00CF467C">
          <w:rPr>
            <w:lang w:val="en-GB"/>
          </w:rPr>
          <w:t>D</w:t>
        </w:r>
        <w:r w:rsidR="00CF467C" w:rsidRPr="00927E98">
          <w:rPr>
            <w:lang w:val="en-GB"/>
          </w:rPr>
          <w:t xml:space="preserve">ataset </w:t>
        </w:r>
      </w:ins>
      <w:del w:id="509" w:author="Teh Stand" w:date="2018-11-21T10:30:00Z">
        <w:r w:rsidR="005B0B31" w:rsidRPr="00927E98" w:rsidDel="00CF467C">
          <w:rPr>
            <w:lang w:val="en-GB"/>
          </w:rPr>
          <w:delText xml:space="preserve">title </w:delText>
        </w:r>
      </w:del>
      <w:ins w:id="510" w:author="Teh Stand" w:date="2018-11-21T10:30:00Z">
        <w:r w:rsidR="00CF467C">
          <w:rPr>
            <w:lang w:val="en-GB"/>
          </w:rPr>
          <w:t>T</w:t>
        </w:r>
        <w:r w:rsidR="00CF467C" w:rsidRPr="00927E98">
          <w:rPr>
            <w:lang w:val="en-GB"/>
          </w:rPr>
          <w:t xml:space="preserve">itle </w:t>
        </w:r>
      </w:ins>
      <w:r w:rsidR="005B0B31" w:rsidRPr="00927E98">
        <w:rPr>
          <w:lang w:val="en-GB"/>
        </w:rPr>
        <w:t xml:space="preserve">may follow a particular </w:t>
      </w:r>
      <w:r w:rsidR="005B0B31" w:rsidRPr="00927E98">
        <w:rPr>
          <w:lang w:val="en-GB"/>
        </w:rPr>
        <w:lastRenderedPageBreak/>
        <w:t>style that users are familiar with. Some of the attributes are codelist types defined elsewhere, such as in ISO 19115</w:t>
      </w:r>
      <w:r w:rsidR="0072561B" w:rsidRPr="00927E98">
        <w:rPr>
          <w:lang w:val="en-GB"/>
        </w:rPr>
        <w:t>-1</w:t>
      </w:r>
      <w:r w:rsidR="005B0B31" w:rsidRPr="00927E98">
        <w:rPr>
          <w:lang w:val="en-GB"/>
        </w:rPr>
        <w:t xml:space="preserve">, these attributes are limited to the values given in those codelists. </w:t>
      </w:r>
      <w:r w:rsidR="00BA55FB" w:rsidRPr="00927E98">
        <w:rPr>
          <w:lang w:val="en-GB"/>
        </w:rPr>
        <w:t xml:space="preserve">There may be cases where it is beneficial to </w:t>
      </w:r>
      <w:r w:rsidR="000F1D67" w:rsidRPr="00927E98">
        <w:rPr>
          <w:lang w:val="en-GB"/>
        </w:rPr>
        <w:t xml:space="preserve">restrict </w:t>
      </w:r>
      <w:r w:rsidR="00BA55FB" w:rsidRPr="00927E98">
        <w:rPr>
          <w:lang w:val="en-GB"/>
        </w:rPr>
        <w:t>the given codelists to a subset of values, if for example not all values make sense for the scope of the specification.</w:t>
      </w:r>
      <w:r w:rsidR="008F1330" w:rsidRPr="00927E98">
        <w:rPr>
          <w:lang w:val="en-GB"/>
        </w:rPr>
        <w:t xml:space="preserve"> </w:t>
      </w:r>
    </w:p>
    <w:p w14:paraId="174BD158" w14:textId="7CC7388A" w:rsidR="00B9689F" w:rsidRPr="00927E98" w:rsidDel="00120E5D" w:rsidRDefault="00B9689F" w:rsidP="00120E5D">
      <w:pPr>
        <w:pStyle w:val="ListParagraph"/>
        <w:spacing w:line="240" w:lineRule="auto"/>
        <w:ind w:left="0"/>
        <w:contextualSpacing w:val="0"/>
        <w:rPr>
          <w:del w:id="511" w:author="Teh Stand" w:date="2018-11-21T12:45:00Z"/>
          <w:lang w:val="en-GB"/>
        </w:rPr>
      </w:pPr>
    </w:p>
    <w:p w14:paraId="58E134B5" w14:textId="241B5024" w:rsidR="00B9689F" w:rsidRPr="00927E98" w:rsidRDefault="00AA2C87" w:rsidP="00120E5D">
      <w:pPr>
        <w:pStyle w:val="ListParagraph"/>
        <w:spacing w:line="240" w:lineRule="auto"/>
        <w:ind w:left="0"/>
        <w:contextualSpacing w:val="0"/>
        <w:jc w:val="both"/>
        <w:rPr>
          <w:lang w:val="en-GB"/>
        </w:rPr>
      </w:pPr>
      <w:r w:rsidRPr="00927E98">
        <w:rPr>
          <w:lang w:val="en-GB"/>
        </w:rPr>
        <w:t>This information is stored in the metadata that is associated with the dataset. Therefore, it is important to ensure that appropriate metadata attributes are available, and to harmonize this section with the metadata section.</w:t>
      </w:r>
    </w:p>
    <w:p w14:paraId="35718891" w14:textId="13E81157" w:rsidR="00AA2C87" w:rsidRPr="00927E98" w:rsidDel="00120E5D" w:rsidRDefault="00AA2C87">
      <w:pPr>
        <w:pStyle w:val="ListParagraph"/>
        <w:spacing w:line="240" w:lineRule="auto"/>
        <w:ind w:left="0"/>
        <w:contextualSpacing w:val="0"/>
        <w:rPr>
          <w:del w:id="512" w:author="Teh Stand" w:date="2018-11-21T12:46:00Z"/>
          <w:lang w:val="en-GB"/>
        </w:rPr>
        <w:pPrChange w:id="513" w:author="Teh Stand" w:date="2018-11-21T12:46:00Z">
          <w:pPr>
            <w:pStyle w:val="ListParagraph"/>
            <w:ind w:left="0"/>
          </w:pPr>
        </w:pPrChange>
      </w:pPr>
    </w:p>
    <w:p w14:paraId="09642C95" w14:textId="698A881E" w:rsidR="00AA2C87" w:rsidRPr="00927E98" w:rsidRDefault="00AA2C87" w:rsidP="00120E5D">
      <w:pPr>
        <w:pStyle w:val="ListParagraph"/>
        <w:spacing w:line="240" w:lineRule="auto"/>
        <w:ind w:left="0"/>
        <w:contextualSpacing w:val="0"/>
        <w:jc w:val="both"/>
        <w:rPr>
          <w:lang w:val="en-GB"/>
        </w:rPr>
      </w:pPr>
      <w:r w:rsidRPr="00927E98">
        <w:rPr>
          <w:lang w:val="en-GB"/>
        </w:rPr>
        <w:t xml:space="preserve">Some product specifications have merged the informal description of the data product with </w:t>
      </w:r>
      <w:del w:id="514" w:author="Teh Stand" w:date="2018-11-21T12:47:00Z">
        <w:r w:rsidRPr="00927E98" w:rsidDel="00120E5D">
          <w:rPr>
            <w:lang w:val="en-GB"/>
          </w:rPr>
          <w:delText xml:space="preserve">this </w:delText>
        </w:r>
      </w:del>
      <w:ins w:id="515" w:author="Teh Stand" w:date="2018-11-21T12:47:00Z">
        <w:r w:rsidR="00120E5D">
          <w:rPr>
            <w:lang w:val="en-GB"/>
          </w:rPr>
          <w:t>the dataset identification</w:t>
        </w:r>
        <w:r w:rsidR="00120E5D" w:rsidRPr="00927E98">
          <w:rPr>
            <w:lang w:val="en-GB"/>
          </w:rPr>
          <w:t xml:space="preserve"> </w:t>
        </w:r>
      </w:ins>
      <w:r w:rsidRPr="00927E98">
        <w:rPr>
          <w:lang w:val="en-GB"/>
        </w:rPr>
        <w:t xml:space="preserve">section, into a common section. This is an </w:t>
      </w:r>
      <w:r w:rsidR="0066506F" w:rsidRPr="00927E98">
        <w:rPr>
          <w:lang w:val="en-GB"/>
        </w:rPr>
        <w:t xml:space="preserve">allowed </w:t>
      </w:r>
      <w:r w:rsidRPr="00927E98">
        <w:rPr>
          <w:lang w:val="en-GB"/>
        </w:rPr>
        <w:t>option</w:t>
      </w:r>
      <w:r w:rsidR="0066506F" w:rsidRPr="00927E98">
        <w:rPr>
          <w:lang w:val="en-GB"/>
        </w:rPr>
        <w:t xml:space="preserve">. </w:t>
      </w:r>
    </w:p>
    <w:p w14:paraId="3EAE7D29" w14:textId="69EB8001" w:rsidR="00A22D08" w:rsidRPr="00927E98" w:rsidDel="00120E5D" w:rsidRDefault="00A22D08">
      <w:pPr>
        <w:pStyle w:val="ListParagraph"/>
        <w:spacing w:line="240" w:lineRule="auto"/>
        <w:ind w:left="1080"/>
        <w:contextualSpacing w:val="0"/>
        <w:rPr>
          <w:del w:id="516" w:author="Teh Stand" w:date="2018-11-21T12:46:00Z"/>
          <w:lang w:val="en-GB"/>
        </w:rPr>
        <w:pPrChange w:id="517" w:author="Teh Stand" w:date="2018-11-21T14:43:00Z">
          <w:pPr>
            <w:pStyle w:val="ListParagraph"/>
            <w:ind w:left="1080"/>
          </w:pPr>
        </w:pPrChange>
      </w:pPr>
    </w:p>
    <w:p w14:paraId="65DAD5AC" w14:textId="0DB1DE4B" w:rsidR="00EA4079" w:rsidRPr="00927E98" w:rsidRDefault="00705EB7" w:rsidP="006A35CD">
      <w:pPr>
        <w:pStyle w:val="Heading2"/>
        <w:keepLines w:val="0"/>
        <w:numPr>
          <w:ilvl w:val="2"/>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518" w:name="_Toc502540935"/>
      <w:bookmarkStart w:id="519" w:name="_Toc502558239"/>
      <w:bookmarkStart w:id="520" w:name="_Hlk500967620"/>
      <w:r w:rsidRPr="00927E98">
        <w:rPr>
          <w:rFonts w:ascii="Arial" w:eastAsia="MS Mincho" w:hAnsi="Arial" w:cs="Times New Roman"/>
          <w:b/>
          <w:bCs/>
          <w:color w:val="auto"/>
          <w:sz w:val="22"/>
          <w:szCs w:val="20"/>
          <w:lang w:val="en-GB" w:eastAsia="ja-JP"/>
        </w:rPr>
        <w:t xml:space="preserve">Data </w:t>
      </w:r>
      <w:r w:rsidR="00F559AF" w:rsidRPr="00927E98">
        <w:rPr>
          <w:rFonts w:ascii="Arial" w:eastAsia="MS Mincho" w:hAnsi="Arial" w:cs="Times New Roman"/>
          <w:b/>
          <w:bCs/>
          <w:color w:val="auto"/>
          <w:sz w:val="22"/>
          <w:szCs w:val="20"/>
          <w:lang w:val="en-GB" w:eastAsia="ja-JP"/>
        </w:rPr>
        <w:t xml:space="preserve">content </w:t>
      </w:r>
      <w:r w:rsidR="00B878B5" w:rsidRPr="00927E98">
        <w:rPr>
          <w:rFonts w:ascii="Arial" w:eastAsia="MS Mincho" w:hAnsi="Arial" w:cs="Times New Roman"/>
          <w:b/>
          <w:bCs/>
          <w:color w:val="auto"/>
          <w:sz w:val="22"/>
          <w:szCs w:val="20"/>
          <w:lang w:val="en-GB" w:eastAsia="ja-JP"/>
        </w:rPr>
        <w:t>and</w:t>
      </w:r>
      <w:r w:rsidR="00D15E5F" w:rsidRPr="00927E98">
        <w:rPr>
          <w:rFonts w:ascii="Arial" w:eastAsia="MS Mincho" w:hAnsi="Arial" w:cs="Times New Roman"/>
          <w:b/>
          <w:bCs/>
          <w:color w:val="auto"/>
          <w:sz w:val="22"/>
          <w:szCs w:val="20"/>
          <w:lang w:val="en-GB" w:eastAsia="ja-JP"/>
        </w:rPr>
        <w:t xml:space="preserve"> </w:t>
      </w:r>
      <w:bookmarkEnd w:id="518"/>
      <w:bookmarkEnd w:id="519"/>
      <w:r w:rsidR="00F559AF" w:rsidRPr="00927E98">
        <w:rPr>
          <w:rFonts w:ascii="Arial" w:eastAsia="MS Mincho" w:hAnsi="Arial" w:cs="Times New Roman"/>
          <w:b/>
          <w:bCs/>
          <w:color w:val="auto"/>
          <w:sz w:val="22"/>
          <w:szCs w:val="20"/>
          <w:lang w:val="en-GB" w:eastAsia="ja-JP"/>
        </w:rPr>
        <w:t>structure</w:t>
      </w:r>
    </w:p>
    <w:bookmarkEnd w:id="520"/>
    <w:p w14:paraId="1072D889" w14:textId="2992CDBA" w:rsidR="00FE7296" w:rsidRPr="00927E98" w:rsidRDefault="00E4336F" w:rsidP="00546C8A">
      <w:pPr>
        <w:pStyle w:val="ListParagraph"/>
        <w:spacing w:line="240" w:lineRule="auto"/>
        <w:ind w:left="0"/>
        <w:contextualSpacing w:val="0"/>
        <w:jc w:val="both"/>
        <w:rPr>
          <w:lang w:val="en-GB"/>
        </w:rPr>
      </w:pPr>
      <w:r w:rsidRPr="00927E98">
        <w:rPr>
          <w:lang w:val="en-GB"/>
        </w:rPr>
        <w:t xml:space="preserve">The data content and structure of </w:t>
      </w:r>
      <w:r w:rsidR="00555570" w:rsidRPr="00927E98">
        <w:rPr>
          <w:lang w:val="en-GB"/>
        </w:rPr>
        <w:t xml:space="preserve">products </w:t>
      </w:r>
      <w:del w:id="521" w:author="Teh Stand" w:date="2018-11-21T15:17:00Z">
        <w:r w:rsidR="00555570" w:rsidRPr="00927E98" w:rsidDel="00546C8A">
          <w:rPr>
            <w:lang w:val="en-GB"/>
          </w:rPr>
          <w:delText xml:space="preserve">creating </w:delText>
        </w:r>
      </w:del>
      <w:ins w:id="522" w:author="Teh Stand" w:date="2018-11-21T15:17:00Z">
        <w:r w:rsidR="00546C8A" w:rsidRPr="00927E98">
          <w:rPr>
            <w:lang w:val="en-GB"/>
          </w:rPr>
          <w:t>creat</w:t>
        </w:r>
        <w:r w:rsidR="00546C8A">
          <w:rPr>
            <w:lang w:val="en-GB"/>
          </w:rPr>
          <w:t>ed</w:t>
        </w:r>
        <w:r w:rsidR="00546C8A" w:rsidRPr="00927E98">
          <w:rPr>
            <w:lang w:val="en-GB"/>
          </w:rPr>
          <w:t xml:space="preserve"> </w:t>
        </w:r>
      </w:ins>
      <w:r w:rsidR="00555570" w:rsidRPr="00927E98">
        <w:rPr>
          <w:lang w:val="en-GB"/>
        </w:rPr>
        <w:t xml:space="preserve">from an S-100 </w:t>
      </w:r>
      <w:r w:rsidR="00546C8A">
        <w:rPr>
          <w:lang w:val="en-GB"/>
        </w:rPr>
        <w:t>P</w:t>
      </w:r>
      <w:r w:rsidR="00546C8A" w:rsidRPr="00927E98">
        <w:rPr>
          <w:lang w:val="en-GB"/>
        </w:rPr>
        <w:t xml:space="preserve">roduct </w:t>
      </w:r>
      <w:r w:rsidR="00546C8A">
        <w:rPr>
          <w:lang w:val="en-GB"/>
        </w:rPr>
        <w:t>S</w:t>
      </w:r>
      <w:r w:rsidR="00546C8A" w:rsidRPr="00927E98">
        <w:rPr>
          <w:lang w:val="en-GB"/>
        </w:rPr>
        <w:t xml:space="preserve">pecification </w:t>
      </w:r>
      <w:r w:rsidR="00555570" w:rsidRPr="00927E98">
        <w:rPr>
          <w:lang w:val="en-GB"/>
        </w:rPr>
        <w:t xml:space="preserve">is defined in an </w:t>
      </w:r>
      <w:r w:rsidR="00546C8A">
        <w:rPr>
          <w:lang w:val="en-GB"/>
        </w:rPr>
        <w:t>A</w:t>
      </w:r>
      <w:r w:rsidR="00546C8A" w:rsidRPr="00927E98">
        <w:rPr>
          <w:lang w:val="en-GB"/>
        </w:rPr>
        <w:t xml:space="preserve">pplication </w:t>
      </w:r>
      <w:r w:rsidR="00546C8A">
        <w:rPr>
          <w:lang w:val="en-GB"/>
        </w:rPr>
        <w:t>S</w:t>
      </w:r>
      <w:r w:rsidR="00546C8A" w:rsidRPr="00927E98">
        <w:rPr>
          <w:lang w:val="en-GB"/>
        </w:rPr>
        <w:t>chema</w:t>
      </w:r>
      <w:r w:rsidR="00555570" w:rsidRPr="00927E98">
        <w:rPr>
          <w:lang w:val="en-GB"/>
        </w:rPr>
        <w:t xml:space="preserve">. </w:t>
      </w:r>
      <w:r w:rsidR="002C40E0" w:rsidRPr="00927E98">
        <w:rPr>
          <w:lang w:val="en-GB"/>
        </w:rPr>
        <w:t>Application schemas</w:t>
      </w:r>
      <w:r w:rsidR="00555570" w:rsidRPr="00927E98">
        <w:rPr>
          <w:lang w:val="en-GB"/>
        </w:rPr>
        <w:t xml:space="preserve"> are </w:t>
      </w:r>
      <w:r w:rsidR="00B53193" w:rsidRPr="00927E98">
        <w:rPr>
          <w:lang w:val="en-GB"/>
        </w:rPr>
        <w:t>f</w:t>
      </w:r>
      <w:r w:rsidR="00555570" w:rsidRPr="00927E98">
        <w:rPr>
          <w:lang w:val="en-GB"/>
        </w:rPr>
        <w:t>undamental element</w:t>
      </w:r>
      <w:r w:rsidR="00B53193" w:rsidRPr="00927E98">
        <w:rPr>
          <w:lang w:val="en-GB"/>
        </w:rPr>
        <w:t>s</w:t>
      </w:r>
      <w:r w:rsidR="00555570" w:rsidRPr="00927E98">
        <w:rPr>
          <w:lang w:val="en-GB"/>
        </w:rPr>
        <w:t xml:space="preserve"> of any S-100 based </w:t>
      </w:r>
      <w:r w:rsidR="00546C8A">
        <w:rPr>
          <w:lang w:val="en-GB"/>
        </w:rPr>
        <w:t>P</w:t>
      </w:r>
      <w:r w:rsidR="00546C8A" w:rsidRPr="00927E98">
        <w:rPr>
          <w:lang w:val="en-GB"/>
        </w:rPr>
        <w:t xml:space="preserve">roduct </w:t>
      </w:r>
      <w:r w:rsidR="00546C8A">
        <w:rPr>
          <w:lang w:val="en-GB"/>
        </w:rPr>
        <w:t>S</w:t>
      </w:r>
      <w:r w:rsidR="00546C8A" w:rsidRPr="00927E98">
        <w:rPr>
          <w:lang w:val="en-GB"/>
        </w:rPr>
        <w:t>pecification</w:t>
      </w:r>
      <w:r w:rsidR="00555570" w:rsidRPr="00927E98">
        <w:rPr>
          <w:lang w:val="en-GB"/>
        </w:rPr>
        <w:t xml:space="preserve">. </w:t>
      </w:r>
      <w:r w:rsidR="00286A12" w:rsidRPr="00927E98">
        <w:rPr>
          <w:lang w:val="en-GB"/>
        </w:rPr>
        <w:t xml:space="preserve">The General Feature Model of S-100 (Part 3) specifies the rules for developing an </w:t>
      </w:r>
      <w:r w:rsidR="00546C8A">
        <w:rPr>
          <w:lang w:val="en-GB"/>
        </w:rPr>
        <w:t>A</w:t>
      </w:r>
      <w:r w:rsidR="00546C8A" w:rsidRPr="00927E98">
        <w:rPr>
          <w:lang w:val="en-GB"/>
        </w:rPr>
        <w:t xml:space="preserve">pplication </w:t>
      </w:r>
      <w:r w:rsidR="00546C8A">
        <w:rPr>
          <w:lang w:val="en-GB"/>
        </w:rPr>
        <w:t>S</w:t>
      </w:r>
      <w:r w:rsidR="00546C8A" w:rsidRPr="00927E98">
        <w:rPr>
          <w:lang w:val="en-GB"/>
        </w:rPr>
        <w:t xml:space="preserve">chema </w:t>
      </w:r>
      <w:r w:rsidR="00B53193" w:rsidRPr="00927E98">
        <w:rPr>
          <w:lang w:val="en-GB"/>
        </w:rPr>
        <w:t>which includes the</w:t>
      </w:r>
      <w:r w:rsidR="00286A12" w:rsidRPr="00927E98">
        <w:rPr>
          <w:lang w:val="en-GB"/>
        </w:rPr>
        <w:t xml:space="preserve"> conceptual model for features</w:t>
      </w:r>
      <w:r w:rsidR="00B53193" w:rsidRPr="00927E98">
        <w:rPr>
          <w:lang w:val="en-GB"/>
        </w:rPr>
        <w:t xml:space="preserve"> and</w:t>
      </w:r>
      <w:r w:rsidR="00286A12" w:rsidRPr="00927E98">
        <w:rPr>
          <w:lang w:val="en-GB"/>
        </w:rPr>
        <w:t xml:space="preserve"> their characteristics and associations. </w:t>
      </w:r>
    </w:p>
    <w:p w14:paraId="4202BC44" w14:textId="51F94740" w:rsidR="00286A12" w:rsidRPr="00927E98" w:rsidDel="00546C8A" w:rsidRDefault="00286A12" w:rsidP="00546C8A">
      <w:pPr>
        <w:pStyle w:val="ListParagraph"/>
        <w:spacing w:line="240" w:lineRule="auto"/>
        <w:ind w:left="360"/>
        <w:rPr>
          <w:del w:id="523" w:author="Teh Stand" w:date="2018-11-21T15:17:00Z"/>
          <w:lang w:val="en-GB"/>
        </w:rPr>
      </w:pPr>
    </w:p>
    <w:p w14:paraId="0F88FF18" w14:textId="59D970C5" w:rsidR="00286A12" w:rsidRPr="00927E98" w:rsidRDefault="00286A12" w:rsidP="00546C8A">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524" w:name="_Toc502540936"/>
      <w:bookmarkStart w:id="525" w:name="_Toc502558240"/>
      <w:r w:rsidRPr="00927E98">
        <w:rPr>
          <w:rFonts w:ascii="Arial" w:eastAsia="MS Mincho" w:hAnsi="Arial" w:cs="Times New Roman"/>
          <w:b/>
          <w:bCs/>
          <w:color w:val="auto"/>
          <w:sz w:val="22"/>
          <w:szCs w:val="20"/>
          <w:lang w:val="en-GB" w:eastAsia="ja-JP"/>
        </w:rPr>
        <w:t xml:space="preserve">Feature </w:t>
      </w:r>
      <w:r w:rsidR="00F559AF" w:rsidRPr="00927E98">
        <w:rPr>
          <w:rFonts w:ascii="Arial" w:eastAsia="MS Mincho" w:hAnsi="Arial" w:cs="Times New Roman"/>
          <w:b/>
          <w:bCs/>
          <w:color w:val="auto"/>
          <w:sz w:val="22"/>
          <w:szCs w:val="20"/>
          <w:lang w:val="en-GB" w:eastAsia="ja-JP"/>
        </w:rPr>
        <w:t xml:space="preserve">based data content </w:t>
      </w:r>
      <w:bookmarkEnd w:id="524"/>
      <w:bookmarkEnd w:id="525"/>
      <w:r w:rsidR="00F559AF" w:rsidRPr="00927E98">
        <w:rPr>
          <w:rFonts w:ascii="Arial" w:eastAsia="MS Mincho" w:hAnsi="Arial" w:cs="Times New Roman"/>
          <w:b/>
          <w:bCs/>
          <w:color w:val="auto"/>
          <w:sz w:val="22"/>
          <w:szCs w:val="20"/>
          <w:lang w:val="en-GB" w:eastAsia="ja-JP"/>
        </w:rPr>
        <w:t>structure</w:t>
      </w:r>
    </w:p>
    <w:p w14:paraId="3DAE9A38" w14:textId="5C26C11F" w:rsidR="0099574E" w:rsidRPr="00927E98" w:rsidRDefault="0099574E" w:rsidP="00546C8A">
      <w:pPr>
        <w:pStyle w:val="ListParagraph"/>
        <w:spacing w:line="240" w:lineRule="auto"/>
        <w:ind w:left="0"/>
        <w:jc w:val="both"/>
        <w:rPr>
          <w:lang w:val="en-GB"/>
        </w:rPr>
      </w:pPr>
      <w:r w:rsidRPr="00927E98">
        <w:rPr>
          <w:lang w:val="en-GB"/>
        </w:rPr>
        <w:t>The data content of a geographic application is defined in accordance with a view of real</w:t>
      </w:r>
      <w:r w:rsidR="0066506F" w:rsidRPr="00927E98">
        <w:rPr>
          <w:lang w:val="en-GB"/>
        </w:rPr>
        <w:t xml:space="preserve"> </w:t>
      </w:r>
      <w:r w:rsidRPr="00927E98">
        <w:rPr>
          <w:lang w:val="en-GB"/>
        </w:rPr>
        <w:t>world features and in the context of the requirements of a particular application. The content</w:t>
      </w:r>
      <w:r w:rsidR="0066506F" w:rsidRPr="00927E98">
        <w:rPr>
          <w:lang w:val="en-GB"/>
        </w:rPr>
        <w:t xml:space="preserve"> </w:t>
      </w:r>
      <w:r w:rsidRPr="00927E98">
        <w:rPr>
          <w:lang w:val="en-GB"/>
        </w:rPr>
        <w:t>is structured in terms of objects. S-100 considers two types of object</w:t>
      </w:r>
      <w:r w:rsidR="00395385" w:rsidRPr="00927E98">
        <w:rPr>
          <w:lang w:val="en-GB"/>
        </w:rPr>
        <w:t>, which are defined in Part 3</w:t>
      </w:r>
      <w:r w:rsidR="007B4E84" w:rsidRPr="00927E98">
        <w:rPr>
          <w:lang w:val="en-GB"/>
        </w:rPr>
        <w:t xml:space="preserve"> clause </w:t>
      </w:r>
      <w:r w:rsidR="00395385" w:rsidRPr="00927E98">
        <w:rPr>
          <w:lang w:val="en-GB"/>
        </w:rPr>
        <w:t>5.1. To elaborate on the definition in S-100, the following explanations can help.</w:t>
      </w:r>
    </w:p>
    <w:p w14:paraId="6E5F362D" w14:textId="7B8FCB18" w:rsidR="0099574E" w:rsidRPr="00927E98" w:rsidRDefault="0099574E" w:rsidP="00546C8A">
      <w:pPr>
        <w:pStyle w:val="ListParagraph"/>
        <w:numPr>
          <w:ilvl w:val="0"/>
          <w:numId w:val="6"/>
        </w:numPr>
        <w:spacing w:line="240" w:lineRule="auto"/>
        <w:jc w:val="both"/>
        <w:rPr>
          <w:lang w:val="en-GB"/>
        </w:rPr>
      </w:pPr>
      <w:r w:rsidRPr="00927E98">
        <w:rPr>
          <w:lang w:val="en-GB"/>
        </w:rPr>
        <w:t>Features – features are defined together with their properties. A feature is an abstract representation of real world phenomenon. Features have two aspects; feature type and feature instance. A feature type is a class and is defined in a Feature Catalogue. A feature instance is a single occurrence of the feature type and represented as an object in a data set.</w:t>
      </w:r>
    </w:p>
    <w:p w14:paraId="19362C2F" w14:textId="55CBADB5" w:rsidR="0099574E" w:rsidRPr="00927E98" w:rsidRDefault="0099574E" w:rsidP="00546C8A">
      <w:pPr>
        <w:pStyle w:val="ListParagraph"/>
        <w:numPr>
          <w:ilvl w:val="0"/>
          <w:numId w:val="6"/>
        </w:numPr>
        <w:spacing w:line="240" w:lineRule="auto"/>
        <w:contextualSpacing w:val="0"/>
        <w:jc w:val="both"/>
        <w:rPr>
          <w:lang w:val="en-GB"/>
        </w:rPr>
      </w:pPr>
      <w:r w:rsidRPr="00927E98">
        <w:rPr>
          <w:lang w:val="en-GB"/>
        </w:rPr>
        <w:t>Information – information types are used to share information among features</w:t>
      </w:r>
      <w:r w:rsidR="003333A0" w:rsidRPr="00927E98">
        <w:rPr>
          <w:lang w:val="en-GB"/>
        </w:rPr>
        <w:t xml:space="preserve"> </w:t>
      </w:r>
      <w:r w:rsidRPr="00927E98">
        <w:rPr>
          <w:lang w:val="en-GB"/>
        </w:rPr>
        <w:t xml:space="preserve">and other information types. An information type is a class of object which is defined in a Feature Catalogue. An instance of an information type is an identifiable unit of information in a data set. Information types have only thematic attribute properties. An instance of an information type may be associated with one or more feature instances or </w:t>
      </w:r>
      <w:r w:rsidR="0066506F" w:rsidRPr="00927E98">
        <w:rPr>
          <w:lang w:val="en-GB"/>
        </w:rPr>
        <w:t xml:space="preserve">one or more </w:t>
      </w:r>
      <w:r w:rsidRPr="00927E98">
        <w:rPr>
          <w:lang w:val="en-GB"/>
        </w:rPr>
        <w:t xml:space="preserve">instances of </w:t>
      </w:r>
      <w:r w:rsidR="0066506F" w:rsidRPr="00927E98">
        <w:rPr>
          <w:lang w:val="en-GB"/>
        </w:rPr>
        <w:t xml:space="preserve">other </w:t>
      </w:r>
      <w:r w:rsidRPr="00927E98">
        <w:rPr>
          <w:lang w:val="en-GB"/>
        </w:rPr>
        <w:t>information type</w:t>
      </w:r>
      <w:r w:rsidR="0066506F" w:rsidRPr="00927E98">
        <w:rPr>
          <w:lang w:val="en-GB"/>
        </w:rPr>
        <w:t>s</w:t>
      </w:r>
      <w:r w:rsidRPr="00927E98">
        <w:rPr>
          <w:lang w:val="en-GB"/>
        </w:rPr>
        <w:t>. Information types can be thought of as shared attributes.</w:t>
      </w:r>
    </w:p>
    <w:p w14:paraId="5FD1E5E8" w14:textId="499D3DB8" w:rsidR="0099574E" w:rsidRPr="00927E98" w:rsidDel="00546C8A" w:rsidRDefault="0099574E" w:rsidP="00546C8A">
      <w:pPr>
        <w:pStyle w:val="ListParagraph"/>
        <w:spacing w:line="240" w:lineRule="auto"/>
        <w:ind w:left="0"/>
        <w:contextualSpacing w:val="0"/>
        <w:jc w:val="both"/>
        <w:rPr>
          <w:del w:id="526" w:author="Teh Stand" w:date="2018-11-21T15:20:00Z"/>
          <w:lang w:val="en-GB"/>
        </w:rPr>
      </w:pPr>
    </w:p>
    <w:p w14:paraId="1B5CFC91" w14:textId="61368DC4" w:rsidR="00286A12" w:rsidRPr="00927E98" w:rsidRDefault="0099574E" w:rsidP="00546C8A">
      <w:pPr>
        <w:pStyle w:val="ListParagraph"/>
        <w:spacing w:line="240" w:lineRule="auto"/>
        <w:ind w:left="0"/>
        <w:contextualSpacing w:val="0"/>
        <w:jc w:val="both"/>
        <w:rPr>
          <w:lang w:val="en-GB"/>
        </w:rPr>
      </w:pPr>
      <w:r w:rsidRPr="00927E98">
        <w:rPr>
          <w:lang w:val="en-GB"/>
        </w:rPr>
        <w:t>The General Feature Model</w:t>
      </w:r>
      <w:ins w:id="527" w:author="Teh Stand" w:date="2018-11-21T15:23:00Z">
        <w:r w:rsidR="00FB247F">
          <w:rPr>
            <w:lang w:val="en-GB"/>
          </w:rPr>
          <w:t xml:space="preserve"> (GFM)</w:t>
        </w:r>
      </w:ins>
      <w:r w:rsidRPr="00927E98">
        <w:rPr>
          <w:lang w:val="en-GB"/>
        </w:rPr>
        <w:t xml:space="preserve"> provides a conceptual model for these objects. The definitions for object types are held in a Feature Catalogue. The GFM also acts as a conceptual model for the Feature</w:t>
      </w:r>
      <w:r w:rsidR="008969E1" w:rsidRPr="00927E98">
        <w:rPr>
          <w:lang w:val="en-GB"/>
        </w:rPr>
        <w:t xml:space="preserve"> </w:t>
      </w:r>
      <w:r w:rsidRPr="00927E98">
        <w:rPr>
          <w:lang w:val="en-GB"/>
        </w:rPr>
        <w:t xml:space="preserve">Catalogue. Spatial information is </w:t>
      </w:r>
      <w:r w:rsidR="00620B29" w:rsidRPr="00927E98">
        <w:rPr>
          <w:lang w:val="en-GB"/>
        </w:rPr>
        <w:t xml:space="preserve">defined in S-100 Part 7, Spatial Schema, and consists of simple geometry which can be expressed in multiple configurations. The </w:t>
      </w:r>
      <w:r w:rsidR="00FB247F">
        <w:rPr>
          <w:lang w:val="en-GB"/>
        </w:rPr>
        <w:t>A</w:t>
      </w:r>
      <w:r w:rsidR="00FB247F" w:rsidRPr="00927E98">
        <w:rPr>
          <w:lang w:val="en-GB"/>
        </w:rPr>
        <w:t xml:space="preserve">pplication </w:t>
      </w:r>
      <w:r w:rsidR="00FB247F">
        <w:rPr>
          <w:lang w:val="en-GB"/>
        </w:rPr>
        <w:t>S</w:t>
      </w:r>
      <w:r w:rsidR="00FB247F" w:rsidRPr="00927E98">
        <w:rPr>
          <w:lang w:val="en-GB"/>
        </w:rPr>
        <w:t xml:space="preserve">chema </w:t>
      </w:r>
      <w:r w:rsidR="00620B29" w:rsidRPr="00927E98">
        <w:rPr>
          <w:lang w:val="en-GB"/>
        </w:rPr>
        <w:t xml:space="preserve">must define the spatial components used in a </w:t>
      </w:r>
      <w:r w:rsidR="00FB247F">
        <w:rPr>
          <w:lang w:val="en-GB"/>
        </w:rPr>
        <w:t>P</w:t>
      </w:r>
      <w:r w:rsidR="00FB247F" w:rsidRPr="00927E98">
        <w:rPr>
          <w:lang w:val="en-GB"/>
        </w:rPr>
        <w:t xml:space="preserve">roduct </w:t>
      </w:r>
      <w:r w:rsidR="00FB247F">
        <w:rPr>
          <w:lang w:val="en-GB"/>
        </w:rPr>
        <w:t>S</w:t>
      </w:r>
      <w:r w:rsidR="00FB247F" w:rsidRPr="00927E98">
        <w:rPr>
          <w:lang w:val="en-GB"/>
        </w:rPr>
        <w:t xml:space="preserve">pecification </w:t>
      </w:r>
      <w:r w:rsidR="00620B29" w:rsidRPr="00927E98">
        <w:rPr>
          <w:lang w:val="en-GB"/>
        </w:rPr>
        <w:t>and the relationship to the feature classes.</w:t>
      </w:r>
    </w:p>
    <w:p w14:paraId="0707BE15" w14:textId="64A1C6BB" w:rsidR="0099574E" w:rsidRPr="00927E98" w:rsidDel="00546C8A" w:rsidRDefault="0099574E">
      <w:pPr>
        <w:pStyle w:val="ListParagraph"/>
        <w:spacing w:line="240" w:lineRule="auto"/>
        <w:ind w:left="360"/>
        <w:jc w:val="both"/>
        <w:rPr>
          <w:del w:id="528" w:author="Teh Stand" w:date="2018-11-21T15:20:00Z"/>
          <w:lang w:val="en-GB"/>
        </w:rPr>
        <w:pPrChange w:id="529" w:author="Teh Stand" w:date="2018-11-21T15:24:00Z">
          <w:pPr>
            <w:pStyle w:val="ListParagraph"/>
            <w:ind w:left="360"/>
          </w:pPr>
        </w:pPrChange>
      </w:pPr>
    </w:p>
    <w:p w14:paraId="3D7FC798" w14:textId="7E7C7475" w:rsidR="00286A12" w:rsidRPr="00927E98" w:rsidRDefault="00286A12" w:rsidP="00FB247F">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530" w:name="_Toc502540937"/>
      <w:bookmarkStart w:id="531" w:name="_Toc502558241"/>
      <w:r w:rsidRPr="00927E98">
        <w:rPr>
          <w:rFonts w:ascii="Arial" w:eastAsia="MS Mincho" w:hAnsi="Arial" w:cs="Times New Roman"/>
          <w:b/>
          <w:bCs/>
          <w:color w:val="auto"/>
          <w:sz w:val="22"/>
          <w:szCs w:val="20"/>
          <w:lang w:val="en-GB" w:eastAsia="ja-JP"/>
        </w:rPr>
        <w:t xml:space="preserve">Coverage </w:t>
      </w:r>
      <w:r w:rsidR="00F559AF" w:rsidRPr="00927E98">
        <w:rPr>
          <w:rFonts w:ascii="Arial" w:eastAsia="MS Mincho" w:hAnsi="Arial" w:cs="Times New Roman"/>
          <w:b/>
          <w:bCs/>
          <w:color w:val="auto"/>
          <w:sz w:val="22"/>
          <w:szCs w:val="20"/>
          <w:lang w:val="en-GB" w:eastAsia="ja-JP"/>
        </w:rPr>
        <w:t xml:space="preserve">based data content </w:t>
      </w:r>
      <w:bookmarkEnd w:id="530"/>
      <w:bookmarkEnd w:id="531"/>
      <w:r w:rsidR="00F559AF" w:rsidRPr="00927E98">
        <w:rPr>
          <w:rFonts w:ascii="Arial" w:eastAsia="MS Mincho" w:hAnsi="Arial" w:cs="Times New Roman"/>
          <w:b/>
          <w:bCs/>
          <w:color w:val="auto"/>
          <w:sz w:val="22"/>
          <w:szCs w:val="20"/>
          <w:lang w:val="en-GB" w:eastAsia="ja-JP"/>
        </w:rPr>
        <w:t>structure</w:t>
      </w:r>
    </w:p>
    <w:p w14:paraId="7A53EEBA" w14:textId="1EE9CA17" w:rsidR="00286A12" w:rsidRPr="00927E98" w:rsidRDefault="00286A12" w:rsidP="00FB247F">
      <w:pPr>
        <w:pStyle w:val="ListParagraph"/>
        <w:spacing w:line="240" w:lineRule="auto"/>
        <w:ind w:left="0"/>
        <w:contextualSpacing w:val="0"/>
        <w:jc w:val="both"/>
        <w:rPr>
          <w:lang w:val="en-GB"/>
        </w:rPr>
      </w:pPr>
      <w:r w:rsidRPr="00927E98">
        <w:rPr>
          <w:lang w:val="en-GB"/>
        </w:rPr>
        <w:t xml:space="preserve">Although the conventional approach is to consider an image or a grid as a unique entity on its own, and to not consider a feature structure, it is proper to consider imagery, gridded and coverage data as </w:t>
      </w:r>
      <w:r w:rsidR="00964C84" w:rsidRPr="00927E98">
        <w:rPr>
          <w:lang w:val="en-GB"/>
        </w:rPr>
        <w:t>feature-oriented</w:t>
      </w:r>
      <w:r w:rsidRPr="00927E98">
        <w:rPr>
          <w:lang w:val="en-GB"/>
        </w:rPr>
        <w:t xml:space="preserve"> data. In the simplest form, an image or any set of gridded data can be considered as a single feature. Thus, rules for </w:t>
      </w:r>
      <w:r w:rsidR="00FB247F">
        <w:rPr>
          <w:lang w:val="en-GB"/>
        </w:rPr>
        <w:t>A</w:t>
      </w:r>
      <w:r w:rsidR="00FB247F" w:rsidRPr="00927E98">
        <w:rPr>
          <w:lang w:val="en-GB"/>
        </w:rPr>
        <w:t xml:space="preserve">pplication </w:t>
      </w:r>
      <w:r w:rsidR="00FB247F">
        <w:rPr>
          <w:lang w:val="en-GB"/>
        </w:rPr>
        <w:t>S</w:t>
      </w:r>
      <w:r w:rsidR="00FB247F" w:rsidRPr="00927E98">
        <w:rPr>
          <w:lang w:val="en-GB"/>
        </w:rPr>
        <w:t xml:space="preserve">chema </w:t>
      </w:r>
      <w:r w:rsidRPr="00927E98">
        <w:rPr>
          <w:lang w:val="en-GB"/>
        </w:rPr>
        <w:t>for feature data apply to imagery and gridded data</w:t>
      </w:r>
      <w:r w:rsidR="008969E1" w:rsidRPr="00927E98">
        <w:rPr>
          <w:lang w:val="en-GB"/>
        </w:rPr>
        <w:t xml:space="preserve"> as well</w:t>
      </w:r>
      <w:r w:rsidRPr="00927E98">
        <w:rPr>
          <w:lang w:val="en-GB"/>
        </w:rPr>
        <w:t xml:space="preserve">. However, care must be taken to ensure that the </w:t>
      </w:r>
      <w:r w:rsidR="00FB247F">
        <w:rPr>
          <w:lang w:val="en-GB"/>
        </w:rPr>
        <w:t>A</w:t>
      </w:r>
      <w:r w:rsidR="00FB247F" w:rsidRPr="00927E98">
        <w:rPr>
          <w:lang w:val="en-GB"/>
        </w:rPr>
        <w:t xml:space="preserve">pplication </w:t>
      </w:r>
      <w:r w:rsidR="00FB247F">
        <w:rPr>
          <w:lang w:val="en-GB"/>
        </w:rPr>
        <w:t>S</w:t>
      </w:r>
      <w:r w:rsidR="00FB247F" w:rsidRPr="00927E98">
        <w:rPr>
          <w:lang w:val="en-GB"/>
        </w:rPr>
        <w:t xml:space="preserve">chema </w:t>
      </w:r>
      <w:r w:rsidRPr="00927E98">
        <w:rPr>
          <w:lang w:val="en-GB"/>
        </w:rPr>
        <w:t>accurately defines the Imagery and Gridded Data Spatial Schema in accordance with S-100 Part 8</w:t>
      </w:r>
      <w:ins w:id="532" w:author="Teh Stand" w:date="2018-11-21T15:26:00Z">
        <w:r w:rsidR="00FB247F">
          <w:rPr>
            <w:lang w:val="en-GB"/>
          </w:rPr>
          <w:t>,</w:t>
        </w:r>
      </w:ins>
      <w:r w:rsidRPr="00927E98">
        <w:rPr>
          <w:lang w:val="en-GB"/>
        </w:rPr>
        <w:t xml:space="preserve"> </w:t>
      </w:r>
      <w:del w:id="533" w:author="Teh Stand" w:date="2018-11-22T10:03:00Z">
        <w:r w:rsidRPr="00927E98" w:rsidDel="00C44068">
          <w:rPr>
            <w:lang w:val="en-GB"/>
          </w:rPr>
          <w:delText xml:space="preserve">Clause </w:delText>
        </w:r>
      </w:del>
      <w:ins w:id="534" w:author="Teh Stand" w:date="2018-11-22T10:03:00Z">
        <w:r w:rsidR="00C44068">
          <w:rPr>
            <w:lang w:val="en-GB"/>
          </w:rPr>
          <w:t>c</w:t>
        </w:r>
        <w:r w:rsidR="00C44068" w:rsidRPr="00927E98">
          <w:rPr>
            <w:lang w:val="en-GB"/>
          </w:rPr>
          <w:t xml:space="preserve">lause </w:t>
        </w:r>
      </w:ins>
      <w:r w:rsidRPr="00927E98">
        <w:rPr>
          <w:lang w:val="en-GB"/>
        </w:rPr>
        <w:t>8-6</w:t>
      </w:r>
      <w:ins w:id="535" w:author="Teh Stand" w:date="2018-11-21T15:26:00Z">
        <w:r w:rsidR="00FB247F">
          <w:rPr>
            <w:lang w:val="en-GB"/>
          </w:rPr>
          <w:t>;</w:t>
        </w:r>
      </w:ins>
      <w:r w:rsidRPr="00927E98">
        <w:rPr>
          <w:lang w:val="en-GB"/>
        </w:rPr>
        <w:t xml:space="preserve"> and the Gridded Data Spatial </w:t>
      </w:r>
      <w:r w:rsidRPr="00927E98">
        <w:rPr>
          <w:lang w:val="en-GB"/>
        </w:rPr>
        <w:lastRenderedPageBreak/>
        <w:t xml:space="preserve">Referencing as defined in </w:t>
      </w:r>
      <w:del w:id="536" w:author="Teh Stand" w:date="2018-11-22T10:03:00Z">
        <w:r w:rsidRPr="00927E98" w:rsidDel="00C44068">
          <w:rPr>
            <w:lang w:val="en-GB"/>
          </w:rPr>
          <w:delText xml:space="preserve">Clause </w:delText>
        </w:r>
      </w:del>
      <w:ins w:id="537" w:author="Teh Stand" w:date="2018-11-22T10:03:00Z">
        <w:r w:rsidR="00C44068">
          <w:rPr>
            <w:lang w:val="en-GB"/>
          </w:rPr>
          <w:t>c</w:t>
        </w:r>
        <w:r w:rsidR="00C44068" w:rsidRPr="00927E98">
          <w:rPr>
            <w:lang w:val="en-GB"/>
          </w:rPr>
          <w:t xml:space="preserve">lause </w:t>
        </w:r>
      </w:ins>
      <w:r w:rsidRPr="00927E98">
        <w:rPr>
          <w:lang w:val="en-GB"/>
        </w:rPr>
        <w:t xml:space="preserve">8-8. If the product contains a series or set of images or gridded data sets, then the </w:t>
      </w:r>
      <w:r w:rsidR="00FB247F">
        <w:rPr>
          <w:lang w:val="en-GB"/>
        </w:rPr>
        <w:t>A</w:t>
      </w:r>
      <w:r w:rsidR="00FB247F" w:rsidRPr="00927E98">
        <w:rPr>
          <w:lang w:val="en-GB"/>
        </w:rPr>
        <w:t xml:space="preserve">pplication </w:t>
      </w:r>
      <w:r w:rsidR="00FB247F">
        <w:rPr>
          <w:lang w:val="en-GB"/>
        </w:rPr>
        <w:t>S</w:t>
      </w:r>
      <w:r w:rsidR="00FB247F" w:rsidRPr="00927E98">
        <w:rPr>
          <w:lang w:val="en-GB"/>
        </w:rPr>
        <w:t xml:space="preserve">chema </w:t>
      </w:r>
      <w:r w:rsidRPr="00927E98">
        <w:rPr>
          <w:lang w:val="en-GB"/>
        </w:rPr>
        <w:t>defining the spatial relationships should be defined as specified in S-100 Part 8</w:t>
      </w:r>
      <w:ins w:id="538" w:author="Teh Stand" w:date="2018-11-21T15:27:00Z">
        <w:r w:rsidR="00FB247F">
          <w:rPr>
            <w:lang w:val="en-GB"/>
          </w:rPr>
          <w:t>,</w:t>
        </w:r>
      </w:ins>
      <w:r w:rsidRPr="00927E98">
        <w:rPr>
          <w:lang w:val="en-GB"/>
        </w:rPr>
        <w:t xml:space="preserve"> </w:t>
      </w:r>
      <w:del w:id="539" w:author="Teh Stand" w:date="2018-11-22T10:03:00Z">
        <w:r w:rsidRPr="00927E98" w:rsidDel="00C44068">
          <w:rPr>
            <w:lang w:val="en-GB"/>
          </w:rPr>
          <w:delText xml:space="preserve">Clause </w:delText>
        </w:r>
      </w:del>
      <w:ins w:id="540" w:author="Teh Stand" w:date="2018-11-22T10:03:00Z">
        <w:r w:rsidR="00C44068">
          <w:rPr>
            <w:lang w:val="en-GB"/>
          </w:rPr>
          <w:t>c</w:t>
        </w:r>
        <w:r w:rsidR="00C44068" w:rsidRPr="00927E98">
          <w:rPr>
            <w:lang w:val="en-GB"/>
          </w:rPr>
          <w:t xml:space="preserve">lause </w:t>
        </w:r>
      </w:ins>
      <w:r w:rsidRPr="00927E98">
        <w:rPr>
          <w:lang w:val="en-GB"/>
        </w:rPr>
        <w:t xml:space="preserve">8-7. </w:t>
      </w:r>
    </w:p>
    <w:p w14:paraId="73D4CBDB" w14:textId="0A3BE330" w:rsidR="00B878B5" w:rsidRPr="00927E98" w:rsidDel="00FB247F" w:rsidRDefault="00B878B5">
      <w:pPr>
        <w:pStyle w:val="ListParagraph"/>
        <w:spacing w:line="240" w:lineRule="auto"/>
        <w:ind w:left="0"/>
        <w:contextualSpacing w:val="0"/>
        <w:rPr>
          <w:del w:id="541" w:author="Teh Stand" w:date="2018-11-21T15:25:00Z"/>
          <w:lang w:val="en-GB"/>
        </w:rPr>
        <w:pPrChange w:id="542" w:author="Teh Stand" w:date="2018-11-21T15:27:00Z">
          <w:pPr>
            <w:pStyle w:val="ListParagraph"/>
            <w:ind w:left="0"/>
          </w:pPr>
        </w:pPrChange>
      </w:pPr>
    </w:p>
    <w:p w14:paraId="32081E72" w14:textId="4BC3D698" w:rsidR="00B878B5" w:rsidRPr="00927E98" w:rsidRDefault="00B878B5" w:rsidP="00FB6AD1">
      <w:pPr>
        <w:pStyle w:val="Heading2"/>
        <w:keepLines w:val="0"/>
        <w:numPr>
          <w:ilvl w:val="2"/>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543" w:name="_Toc502540938"/>
      <w:bookmarkStart w:id="544" w:name="_Toc502558242"/>
      <w:r w:rsidRPr="00927E98">
        <w:rPr>
          <w:rFonts w:ascii="Arial" w:eastAsia="MS Mincho" w:hAnsi="Arial" w:cs="Times New Roman"/>
          <w:b/>
          <w:bCs/>
          <w:color w:val="auto"/>
          <w:sz w:val="22"/>
          <w:szCs w:val="20"/>
          <w:lang w:val="en-GB" w:eastAsia="ja-JP"/>
        </w:rPr>
        <w:t xml:space="preserve">Data </w:t>
      </w:r>
      <w:r w:rsidR="00F559AF" w:rsidRPr="00927E98">
        <w:rPr>
          <w:rFonts w:ascii="Arial" w:eastAsia="MS Mincho" w:hAnsi="Arial" w:cs="Times New Roman"/>
          <w:b/>
          <w:bCs/>
          <w:color w:val="auto"/>
          <w:sz w:val="22"/>
          <w:szCs w:val="20"/>
          <w:lang w:val="en-GB" w:eastAsia="ja-JP"/>
        </w:rPr>
        <w:t xml:space="preserve">product </w:t>
      </w:r>
      <w:bookmarkEnd w:id="543"/>
      <w:bookmarkEnd w:id="544"/>
      <w:r w:rsidR="00F559AF" w:rsidRPr="00927E98">
        <w:rPr>
          <w:rFonts w:ascii="Arial" w:eastAsia="MS Mincho" w:hAnsi="Arial" w:cs="Times New Roman"/>
          <w:b/>
          <w:bCs/>
          <w:color w:val="auto"/>
          <w:sz w:val="22"/>
          <w:szCs w:val="20"/>
          <w:lang w:val="en-GB" w:eastAsia="ja-JP"/>
        </w:rPr>
        <w:t>format</w:t>
      </w:r>
    </w:p>
    <w:p w14:paraId="14B49B7D" w14:textId="64ACFD1F" w:rsidR="006024A7" w:rsidRPr="00927E98" w:rsidRDefault="00E82BBA" w:rsidP="00FB6AD1">
      <w:pPr>
        <w:pStyle w:val="ListParagraph"/>
        <w:spacing w:line="240" w:lineRule="auto"/>
        <w:ind w:left="0"/>
        <w:contextualSpacing w:val="0"/>
        <w:jc w:val="both"/>
        <w:rPr>
          <w:lang w:val="en-GB"/>
        </w:rPr>
      </w:pPr>
      <w:r w:rsidRPr="00927E98">
        <w:rPr>
          <w:lang w:val="en-GB"/>
        </w:rPr>
        <w:t xml:space="preserve">S-100 based </w:t>
      </w:r>
      <w:r w:rsidR="00492462" w:rsidRPr="00927E98">
        <w:rPr>
          <w:lang w:val="en-GB"/>
        </w:rPr>
        <w:t>product specification</w:t>
      </w:r>
      <w:r w:rsidRPr="00927E98">
        <w:rPr>
          <w:lang w:val="en-GB"/>
        </w:rPr>
        <w:t>s</w:t>
      </w:r>
      <w:r w:rsidR="00492462" w:rsidRPr="00927E98">
        <w:rPr>
          <w:lang w:val="en-GB"/>
        </w:rPr>
        <w:t xml:space="preserve"> shall define the format (encoding) in which each scope within</w:t>
      </w:r>
      <w:r w:rsidR="002541E9" w:rsidRPr="00927E98">
        <w:rPr>
          <w:lang w:val="en-GB"/>
        </w:rPr>
        <w:t xml:space="preserve"> </w:t>
      </w:r>
      <w:r w:rsidR="00492462" w:rsidRPr="00927E98">
        <w:rPr>
          <w:lang w:val="en-GB"/>
        </w:rPr>
        <w:t>the data product is delivered.</w:t>
      </w:r>
      <w:r w:rsidRPr="00927E98">
        <w:rPr>
          <w:lang w:val="en-GB"/>
        </w:rPr>
        <w:t xml:space="preserve"> </w:t>
      </w:r>
      <w:r w:rsidR="00492462" w:rsidRPr="00927E98">
        <w:rPr>
          <w:lang w:val="en-GB"/>
        </w:rPr>
        <w:t>This includes a description of file structures and format</w:t>
      </w:r>
      <w:r w:rsidRPr="00927E98">
        <w:rPr>
          <w:lang w:val="en-GB"/>
        </w:rPr>
        <w:t>s where applicable</w:t>
      </w:r>
      <w:ins w:id="545" w:author="Teh Stand" w:date="2018-11-21T15:28:00Z">
        <w:r w:rsidR="00FB6AD1">
          <w:rPr>
            <w:lang w:val="en-GB"/>
          </w:rPr>
          <w:t>;</w:t>
        </w:r>
      </w:ins>
      <w:del w:id="546" w:author="Teh Stand" w:date="2018-11-21T15:28:00Z">
        <w:r w:rsidRPr="00927E98" w:rsidDel="00FB6AD1">
          <w:rPr>
            <w:lang w:val="en-GB"/>
          </w:rPr>
          <w:delText>,</w:delText>
        </w:r>
      </w:del>
      <w:r w:rsidRPr="00927E98">
        <w:rPr>
          <w:lang w:val="en-GB"/>
        </w:rPr>
        <w:t xml:space="preserve"> or the format of a data stream if so applicable</w:t>
      </w:r>
      <w:r w:rsidR="00492462" w:rsidRPr="00927E98">
        <w:rPr>
          <w:lang w:val="en-GB"/>
        </w:rPr>
        <w:t xml:space="preserve">. The </w:t>
      </w:r>
      <w:r w:rsidRPr="00927E98">
        <w:rPr>
          <w:lang w:val="en-GB"/>
        </w:rPr>
        <w:t>encoding</w:t>
      </w:r>
      <w:r w:rsidR="00492462" w:rsidRPr="00927E98">
        <w:rPr>
          <w:lang w:val="en-GB"/>
        </w:rPr>
        <w:t xml:space="preserve"> structure could be specified completely </w:t>
      </w:r>
      <w:r w:rsidRPr="00927E98">
        <w:rPr>
          <w:lang w:val="en-GB"/>
        </w:rPr>
        <w:t>in the specification,</w:t>
      </w:r>
      <w:r w:rsidR="00492462" w:rsidRPr="00927E98">
        <w:rPr>
          <w:lang w:val="en-GB"/>
        </w:rPr>
        <w:t xml:space="preserve"> or by reference to a separate profile or standard. S-100 </w:t>
      </w:r>
      <w:r w:rsidR="00667A53" w:rsidRPr="00927E98">
        <w:rPr>
          <w:lang w:val="en-GB"/>
        </w:rPr>
        <w:t>includes profiles of three encodings</w:t>
      </w:r>
      <w:ins w:id="547" w:author="Teh Stand" w:date="2018-11-21T15:29:00Z">
        <w:r w:rsidR="00FB6AD1">
          <w:rPr>
            <w:lang w:val="en-GB"/>
          </w:rPr>
          <w:t>:</w:t>
        </w:r>
      </w:ins>
      <w:del w:id="548" w:author="Teh Stand" w:date="2018-11-21T15:29:00Z">
        <w:r w:rsidR="00667A53" w:rsidRPr="00927E98" w:rsidDel="00FB6AD1">
          <w:rPr>
            <w:lang w:val="en-GB"/>
          </w:rPr>
          <w:delText>;</w:delText>
        </w:r>
      </w:del>
      <w:r w:rsidR="00667A53" w:rsidRPr="00927E98">
        <w:rPr>
          <w:lang w:val="en-GB"/>
        </w:rPr>
        <w:t xml:space="preserve"> </w:t>
      </w:r>
      <w:r w:rsidRPr="00927E98">
        <w:rPr>
          <w:lang w:val="en-GB"/>
        </w:rPr>
        <w:t>ISO 8</w:t>
      </w:r>
      <w:r w:rsidR="00AC6E4E" w:rsidRPr="00927E98">
        <w:rPr>
          <w:lang w:val="en-GB"/>
        </w:rPr>
        <w:t>2</w:t>
      </w:r>
      <w:r w:rsidRPr="00927E98">
        <w:rPr>
          <w:lang w:val="en-GB"/>
        </w:rPr>
        <w:t>11</w:t>
      </w:r>
      <w:r w:rsidR="00AC6E4E" w:rsidRPr="00927E98">
        <w:rPr>
          <w:lang w:val="en-GB"/>
        </w:rPr>
        <w:t xml:space="preserve"> binary encoding</w:t>
      </w:r>
      <w:ins w:id="549" w:author="Teh Stand" w:date="2018-11-21T15:29:00Z">
        <w:r w:rsidR="00FB6AD1">
          <w:rPr>
            <w:lang w:val="en-GB"/>
          </w:rPr>
          <w:t>;</w:t>
        </w:r>
      </w:ins>
      <w:del w:id="550" w:author="Teh Stand" w:date="2018-11-21T15:29:00Z">
        <w:r w:rsidRPr="00927E98" w:rsidDel="00FB6AD1">
          <w:rPr>
            <w:lang w:val="en-GB"/>
          </w:rPr>
          <w:delText>,</w:delText>
        </w:r>
      </w:del>
      <w:r w:rsidR="00492462" w:rsidRPr="00927E98">
        <w:rPr>
          <w:lang w:val="en-GB"/>
        </w:rPr>
        <w:t xml:space="preserve"> GML (ISO 19136) encoding</w:t>
      </w:r>
      <w:ins w:id="551" w:author="Teh Stand" w:date="2018-11-21T15:29:00Z">
        <w:r w:rsidR="00FB6AD1">
          <w:rPr>
            <w:lang w:val="en-GB"/>
          </w:rPr>
          <w:t>;</w:t>
        </w:r>
      </w:ins>
      <w:r w:rsidRPr="00927E98">
        <w:rPr>
          <w:lang w:val="en-GB"/>
        </w:rPr>
        <w:t xml:space="preserve"> and HDF5 encoding</w:t>
      </w:r>
      <w:r w:rsidR="00667A53" w:rsidRPr="00927E98">
        <w:rPr>
          <w:lang w:val="en-GB"/>
        </w:rPr>
        <w:t xml:space="preserve">. </w:t>
      </w:r>
      <w:r w:rsidR="00A43343" w:rsidRPr="00927E98">
        <w:rPr>
          <w:lang w:val="en-GB"/>
        </w:rPr>
        <w:t>T</w:t>
      </w:r>
      <w:r w:rsidRPr="00927E98">
        <w:rPr>
          <w:lang w:val="en-GB"/>
        </w:rPr>
        <w:t>hese</w:t>
      </w:r>
      <w:r w:rsidR="00A45A99" w:rsidRPr="00927E98">
        <w:rPr>
          <w:lang w:val="en-GB"/>
        </w:rPr>
        <w:t xml:space="preserve"> profiles</w:t>
      </w:r>
      <w:r w:rsidRPr="00927E98">
        <w:rPr>
          <w:lang w:val="en-GB"/>
        </w:rPr>
        <w:t xml:space="preserve"> can be referenced</w:t>
      </w:r>
      <w:r w:rsidR="00667A53" w:rsidRPr="00927E98">
        <w:rPr>
          <w:lang w:val="en-GB"/>
        </w:rPr>
        <w:t xml:space="preserve"> by a </w:t>
      </w:r>
      <w:r w:rsidR="00FB6AD1">
        <w:rPr>
          <w:lang w:val="en-GB"/>
        </w:rPr>
        <w:t>P</w:t>
      </w:r>
      <w:r w:rsidR="00FB6AD1" w:rsidRPr="00927E98">
        <w:rPr>
          <w:lang w:val="en-GB"/>
        </w:rPr>
        <w:t xml:space="preserve">roduct </w:t>
      </w:r>
      <w:r w:rsidR="00FB6AD1">
        <w:rPr>
          <w:lang w:val="en-GB"/>
        </w:rPr>
        <w:t>S</w:t>
      </w:r>
      <w:r w:rsidR="00FB6AD1" w:rsidRPr="00927E98">
        <w:rPr>
          <w:lang w:val="en-GB"/>
        </w:rPr>
        <w:t xml:space="preserve">pecification </w:t>
      </w:r>
      <w:r w:rsidR="00667A53" w:rsidRPr="00927E98">
        <w:rPr>
          <w:lang w:val="en-GB"/>
        </w:rPr>
        <w:t>along</w:t>
      </w:r>
      <w:r w:rsidRPr="00927E98">
        <w:rPr>
          <w:lang w:val="en-GB"/>
        </w:rPr>
        <w:t xml:space="preserve"> with a description of how to use them within the specific </w:t>
      </w:r>
      <w:r w:rsidR="00FB6AD1">
        <w:rPr>
          <w:lang w:val="en-GB"/>
        </w:rPr>
        <w:t>P</w:t>
      </w:r>
      <w:r w:rsidR="00FB6AD1" w:rsidRPr="00927E98">
        <w:rPr>
          <w:lang w:val="en-GB"/>
        </w:rPr>
        <w:t xml:space="preserve">roduct </w:t>
      </w:r>
      <w:r w:rsidR="00FB6AD1">
        <w:rPr>
          <w:lang w:val="en-GB"/>
        </w:rPr>
        <w:t>S</w:t>
      </w:r>
      <w:r w:rsidR="00FB6AD1" w:rsidRPr="00927E98">
        <w:rPr>
          <w:lang w:val="en-GB"/>
        </w:rPr>
        <w:t>pecification</w:t>
      </w:r>
      <w:r w:rsidRPr="00927E98">
        <w:rPr>
          <w:lang w:val="en-GB"/>
        </w:rPr>
        <w:t xml:space="preserve">. </w:t>
      </w:r>
      <w:r w:rsidR="00667A53" w:rsidRPr="00927E98">
        <w:rPr>
          <w:lang w:val="en-GB"/>
        </w:rPr>
        <w:t xml:space="preserve">For example, </w:t>
      </w:r>
      <w:r w:rsidR="00492462" w:rsidRPr="00927E98">
        <w:rPr>
          <w:lang w:val="en-GB"/>
        </w:rPr>
        <w:t>a given product would have a</w:t>
      </w:r>
      <w:r w:rsidR="002541E9" w:rsidRPr="00927E98">
        <w:rPr>
          <w:lang w:val="en-GB"/>
        </w:rPr>
        <w:t xml:space="preserve"> </w:t>
      </w:r>
      <w:r w:rsidR="00492462" w:rsidRPr="00927E98">
        <w:rPr>
          <w:lang w:val="en-GB"/>
        </w:rPr>
        <w:t>specific GML application schema, expressed in one or more XML Schema Definition</w:t>
      </w:r>
      <w:r w:rsidR="002541E9" w:rsidRPr="00927E98">
        <w:rPr>
          <w:lang w:val="en-GB"/>
        </w:rPr>
        <w:t xml:space="preserve"> </w:t>
      </w:r>
      <w:r w:rsidR="00492462" w:rsidRPr="00927E98">
        <w:rPr>
          <w:lang w:val="en-GB"/>
        </w:rPr>
        <w:t xml:space="preserve">Language files. </w:t>
      </w:r>
    </w:p>
    <w:p w14:paraId="5CCBA367" w14:textId="3A91D24F" w:rsidR="006024A7" w:rsidRPr="00927E98" w:rsidDel="00FB6AD1" w:rsidRDefault="006024A7" w:rsidP="00FB6AD1">
      <w:pPr>
        <w:pStyle w:val="ListParagraph"/>
        <w:spacing w:line="240" w:lineRule="auto"/>
        <w:ind w:left="0"/>
        <w:contextualSpacing w:val="0"/>
        <w:jc w:val="both"/>
        <w:rPr>
          <w:del w:id="552" w:author="Teh Stand" w:date="2018-11-21T15:28:00Z"/>
          <w:lang w:val="en-GB"/>
        </w:rPr>
      </w:pPr>
    </w:p>
    <w:p w14:paraId="0C691A43" w14:textId="2EFD3C72" w:rsidR="00186CA9" w:rsidRPr="00927E98" w:rsidRDefault="00492462" w:rsidP="00FB6AD1">
      <w:pPr>
        <w:pStyle w:val="ListParagraph"/>
        <w:spacing w:line="240" w:lineRule="auto"/>
        <w:ind w:left="0"/>
        <w:contextualSpacing w:val="0"/>
        <w:jc w:val="both"/>
        <w:rPr>
          <w:lang w:val="en-GB"/>
        </w:rPr>
      </w:pPr>
      <w:r w:rsidRPr="00927E98">
        <w:rPr>
          <w:lang w:val="en-GB"/>
        </w:rPr>
        <w:t>Specialized products may use other encodings</w:t>
      </w:r>
      <w:r w:rsidR="006024A7" w:rsidRPr="00927E98">
        <w:rPr>
          <w:lang w:val="en-GB"/>
        </w:rPr>
        <w:t xml:space="preserve"> by specifying the whole encoding within the </w:t>
      </w:r>
      <w:r w:rsidR="00FB6AD1">
        <w:rPr>
          <w:lang w:val="en-GB"/>
        </w:rPr>
        <w:t>P</w:t>
      </w:r>
      <w:r w:rsidR="00FB6AD1" w:rsidRPr="00927E98">
        <w:rPr>
          <w:lang w:val="en-GB"/>
        </w:rPr>
        <w:t xml:space="preserve">roduct </w:t>
      </w:r>
      <w:r w:rsidR="00FB6AD1">
        <w:rPr>
          <w:lang w:val="en-GB"/>
        </w:rPr>
        <w:t>S</w:t>
      </w:r>
      <w:r w:rsidR="00FB6AD1" w:rsidRPr="00927E98">
        <w:rPr>
          <w:lang w:val="en-GB"/>
        </w:rPr>
        <w:t xml:space="preserve">pecification </w:t>
      </w:r>
      <w:r w:rsidR="00A45A99" w:rsidRPr="00927E98">
        <w:rPr>
          <w:lang w:val="en-GB"/>
        </w:rPr>
        <w:t>(or by referencing an established external standard, or an appropriate combination of the two)</w:t>
      </w:r>
      <w:r w:rsidR="006024A7" w:rsidRPr="00927E98">
        <w:rPr>
          <w:lang w:val="en-GB"/>
        </w:rPr>
        <w:t>. It should be noted that in such cases, implementation costs may be higher than for systems using the standard S-100 encodings.</w:t>
      </w:r>
    </w:p>
    <w:p w14:paraId="36C4DE66" w14:textId="35372516" w:rsidR="005865E0" w:rsidRPr="00927E98" w:rsidDel="00FB6AD1" w:rsidRDefault="005865E0" w:rsidP="00FB6AD1">
      <w:pPr>
        <w:pStyle w:val="ListParagraph"/>
        <w:spacing w:line="240" w:lineRule="auto"/>
        <w:ind w:left="0"/>
        <w:contextualSpacing w:val="0"/>
        <w:jc w:val="both"/>
        <w:rPr>
          <w:del w:id="553" w:author="Teh Stand" w:date="2018-11-21T15:28:00Z"/>
          <w:lang w:val="en-GB"/>
        </w:rPr>
      </w:pPr>
    </w:p>
    <w:p w14:paraId="4C52A6D8" w14:textId="11F50CE2" w:rsidR="005865E0" w:rsidRPr="00927E98" w:rsidRDefault="005865E0" w:rsidP="00FB6AD1">
      <w:pPr>
        <w:pStyle w:val="ListParagraph"/>
        <w:spacing w:line="240" w:lineRule="auto"/>
        <w:ind w:left="0"/>
        <w:contextualSpacing w:val="0"/>
        <w:jc w:val="both"/>
        <w:rPr>
          <w:lang w:val="en-GB"/>
        </w:rPr>
      </w:pPr>
      <w:r w:rsidRPr="00927E98">
        <w:rPr>
          <w:lang w:val="en-GB"/>
        </w:rPr>
        <w:t xml:space="preserve">A brief description of the S-100 profiled encodings is provided in the </w:t>
      </w:r>
      <w:del w:id="554" w:author="Teh Stand" w:date="2018-11-21T15:32:00Z">
        <w:r w:rsidRPr="00927E98" w:rsidDel="00FB6AD1">
          <w:rPr>
            <w:lang w:val="en-GB"/>
          </w:rPr>
          <w:delText xml:space="preserve">subsequent </w:delText>
        </w:r>
      </w:del>
      <w:ins w:id="555" w:author="Teh Stand" w:date="2018-11-21T15:32:00Z">
        <w:r w:rsidR="00FB6AD1">
          <w:rPr>
            <w:lang w:val="en-GB"/>
          </w:rPr>
          <w:t>following</w:t>
        </w:r>
        <w:r w:rsidR="00FB6AD1" w:rsidRPr="00927E98">
          <w:rPr>
            <w:lang w:val="en-GB"/>
          </w:rPr>
          <w:t xml:space="preserve"> </w:t>
        </w:r>
      </w:ins>
      <w:del w:id="556" w:author="Teh Stand" w:date="2018-11-21T15:32:00Z">
        <w:r w:rsidR="005A4F41" w:rsidRPr="00927E98" w:rsidDel="00FB6AD1">
          <w:rPr>
            <w:lang w:val="en-GB"/>
          </w:rPr>
          <w:delText>three</w:delText>
        </w:r>
        <w:r w:rsidRPr="00927E98" w:rsidDel="00FB6AD1">
          <w:rPr>
            <w:lang w:val="en-GB"/>
          </w:rPr>
          <w:delText xml:space="preserve"> </w:delText>
        </w:r>
        <w:r w:rsidR="00AC6E4E" w:rsidRPr="00927E98" w:rsidDel="00FB6AD1">
          <w:rPr>
            <w:lang w:val="en-GB"/>
          </w:rPr>
          <w:delText>sections</w:delText>
        </w:r>
      </w:del>
      <w:ins w:id="557" w:author="Teh Stand" w:date="2018-11-21T15:32:00Z">
        <w:r w:rsidR="00FB6AD1">
          <w:rPr>
            <w:lang w:val="en-GB"/>
          </w:rPr>
          <w:t>clauses</w:t>
        </w:r>
      </w:ins>
      <w:r w:rsidRPr="00927E98">
        <w:rPr>
          <w:lang w:val="en-GB"/>
        </w:rPr>
        <w:t>.</w:t>
      </w:r>
    </w:p>
    <w:p w14:paraId="1533CE4A" w14:textId="084D8D54" w:rsidR="00186CA9" w:rsidRPr="00927E98" w:rsidRDefault="00473F5E" w:rsidP="008A5552">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558" w:name="_Toc502540939"/>
      <w:bookmarkStart w:id="559" w:name="_Toc502558243"/>
      <w:r w:rsidRPr="00927E98">
        <w:rPr>
          <w:rFonts w:ascii="Arial" w:eastAsiaTheme="minorEastAsia" w:hAnsi="Arial" w:cs="Times New Roman"/>
          <w:b/>
          <w:bCs/>
          <w:color w:val="auto"/>
          <w:sz w:val="22"/>
          <w:szCs w:val="20"/>
          <w:lang w:val="en-GB" w:eastAsia="ko-KR"/>
        </w:rPr>
        <w:t xml:space="preserve">ISO </w:t>
      </w:r>
      <w:r w:rsidR="00B878B5" w:rsidRPr="00927E98">
        <w:rPr>
          <w:rFonts w:ascii="Arial" w:eastAsia="MS Mincho" w:hAnsi="Arial" w:cs="Times New Roman"/>
          <w:b/>
          <w:bCs/>
          <w:color w:val="auto"/>
          <w:sz w:val="22"/>
          <w:szCs w:val="20"/>
          <w:lang w:val="en-GB" w:eastAsia="ja-JP"/>
        </w:rPr>
        <w:t>8211</w:t>
      </w:r>
      <w:bookmarkEnd w:id="558"/>
      <w:bookmarkEnd w:id="559"/>
    </w:p>
    <w:p w14:paraId="555C2309" w14:textId="0448A186" w:rsidR="009551E3" w:rsidRPr="00927E98" w:rsidRDefault="009551E3" w:rsidP="008A5552">
      <w:pPr>
        <w:spacing w:line="240" w:lineRule="auto"/>
        <w:jc w:val="both"/>
        <w:rPr>
          <w:lang w:val="en-GB" w:eastAsia="ja-JP"/>
        </w:rPr>
      </w:pPr>
      <w:r w:rsidRPr="00927E98">
        <w:rPr>
          <w:lang w:val="en-GB" w:eastAsia="ja-JP"/>
        </w:rPr>
        <w:t xml:space="preserve">The ISO/IEC 8211 Specification is a data descriptive file format for information interchange. </w:t>
      </w:r>
      <w:r w:rsidR="00A0613A" w:rsidRPr="00927E98">
        <w:rPr>
          <w:lang w:val="en-GB" w:eastAsia="ja-JP"/>
        </w:rPr>
        <w:t xml:space="preserve">S-100 Part 10a specifies the structure of an exchange set at the record and field levels. It further specifies the contents of the physical constructs required for their implementation as ISO/IEC 8211 data records, fields, and subfields. The grouping of records into ISO/IEC 8211 files is considered application specific and is, therefore, necessary to be described in the relevant </w:t>
      </w:r>
      <w:r w:rsidR="00E56234">
        <w:rPr>
          <w:lang w:val="en-GB" w:eastAsia="ja-JP"/>
        </w:rPr>
        <w:t>P</w:t>
      </w:r>
      <w:r w:rsidR="00E56234" w:rsidRPr="00927E98">
        <w:rPr>
          <w:lang w:val="en-GB" w:eastAsia="ja-JP"/>
        </w:rPr>
        <w:t xml:space="preserve">roduct </w:t>
      </w:r>
      <w:r w:rsidR="00E56234">
        <w:rPr>
          <w:lang w:val="en-GB" w:eastAsia="ja-JP"/>
        </w:rPr>
        <w:t>S</w:t>
      </w:r>
      <w:r w:rsidR="00E56234" w:rsidRPr="00927E98">
        <w:rPr>
          <w:lang w:val="en-GB" w:eastAsia="ja-JP"/>
        </w:rPr>
        <w:t>pecification</w:t>
      </w:r>
      <w:r w:rsidR="00A0613A" w:rsidRPr="00927E98">
        <w:rPr>
          <w:lang w:val="en-GB" w:eastAsia="ja-JP"/>
        </w:rPr>
        <w:t>. In S-100 only the binary ISO/IEC 8211 format is used.</w:t>
      </w:r>
    </w:p>
    <w:p w14:paraId="6C0F2509" w14:textId="77777777" w:rsidR="009551E3" w:rsidRPr="00A5518E" w:rsidRDefault="009551E3" w:rsidP="00E56234">
      <w:pPr>
        <w:keepNext/>
        <w:jc w:val="center"/>
        <w:rPr>
          <w:lang w:val="en-GB"/>
        </w:rPr>
      </w:pPr>
      <w:r w:rsidRPr="00A5518E">
        <w:rPr>
          <w:noProof/>
          <w:lang w:val="fr-FR" w:eastAsia="fr-FR"/>
        </w:rPr>
        <w:drawing>
          <wp:inline distT="0" distB="0" distL="0" distR="0" wp14:anchorId="1D2E1767" wp14:editId="302D08AB">
            <wp:extent cx="5761093" cy="3076575"/>
            <wp:effectExtent l="0" t="0" r="0" b="0"/>
            <wp:docPr id="1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16" cstate="screen">
                      <a:extLst>
                        <a:ext uri="{28A0092B-C50C-407E-A947-70E740481C1C}">
                          <a14:useLocalDpi xmlns:a14="http://schemas.microsoft.com/office/drawing/2010/main"/>
                        </a:ext>
                      </a:extLst>
                    </a:blip>
                    <a:stretch>
                      <a:fillRect/>
                    </a:stretch>
                  </pic:blipFill>
                  <pic:spPr>
                    <a:xfrm>
                      <a:off x="0" y="0"/>
                      <a:ext cx="5816433" cy="3106128"/>
                    </a:xfrm>
                    <a:prstGeom prst="rect">
                      <a:avLst/>
                    </a:prstGeom>
                  </pic:spPr>
                </pic:pic>
              </a:graphicData>
            </a:graphic>
          </wp:inline>
        </w:drawing>
      </w:r>
    </w:p>
    <w:p w14:paraId="7C7E1D3C" w14:textId="6F0F230B" w:rsidR="009551E3" w:rsidRPr="00927E98" w:rsidRDefault="009551E3" w:rsidP="00EA0981">
      <w:pPr>
        <w:pStyle w:val="Caption"/>
        <w:jc w:val="center"/>
        <w:rPr>
          <w:lang w:val="en-GB" w:eastAsia="ja-JP"/>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A5518E">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A5518E">
        <w:rPr>
          <w:noProof/>
          <w:lang w:val="en-GB"/>
        </w:rPr>
        <w:t>1</w:t>
      </w:r>
      <w:r w:rsidR="00927E98">
        <w:rPr>
          <w:lang w:val="en-GB"/>
        </w:rPr>
        <w:fldChar w:fldCharType="end"/>
      </w:r>
      <w:r w:rsidRPr="00A5518E">
        <w:rPr>
          <w:lang w:val="en-GB"/>
        </w:rPr>
        <w:t xml:space="preserve"> </w:t>
      </w:r>
      <w:ins w:id="560" w:author="Teh Stand" w:date="2018-11-22T09:54:00Z">
        <w:r w:rsidR="00103345">
          <w:rPr>
            <w:lang w:val="en-GB"/>
          </w:rPr>
          <w:t xml:space="preserve">- </w:t>
        </w:r>
      </w:ins>
      <w:r w:rsidRPr="00A5518E">
        <w:rPr>
          <w:lang w:val="en-GB"/>
        </w:rPr>
        <w:t>Example of Field Tables</w:t>
      </w:r>
    </w:p>
    <w:p w14:paraId="2CCC50C4" w14:textId="269ABBE4" w:rsidR="00186CA9" w:rsidRPr="00927E98" w:rsidRDefault="00B878B5" w:rsidP="00E56234">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561" w:name="_Toc502540940"/>
      <w:bookmarkStart w:id="562" w:name="_Toc502558244"/>
      <w:r w:rsidRPr="00927E98">
        <w:rPr>
          <w:rFonts w:ascii="Arial" w:eastAsia="MS Mincho" w:hAnsi="Arial" w:cs="Times New Roman"/>
          <w:b/>
          <w:bCs/>
          <w:color w:val="auto"/>
          <w:sz w:val="22"/>
          <w:szCs w:val="20"/>
          <w:lang w:val="en-GB" w:eastAsia="ja-JP"/>
        </w:rPr>
        <w:lastRenderedPageBreak/>
        <w:t>GML</w:t>
      </w:r>
      <w:bookmarkEnd w:id="561"/>
      <w:bookmarkEnd w:id="562"/>
    </w:p>
    <w:p w14:paraId="14B9C0C0" w14:textId="3A1B14EB" w:rsidR="005A4F41" w:rsidRPr="00927E98" w:rsidRDefault="00AB6F6B" w:rsidP="00E56234">
      <w:pPr>
        <w:spacing w:line="240" w:lineRule="auto"/>
        <w:jc w:val="both"/>
        <w:rPr>
          <w:lang w:val="en-GB" w:eastAsia="ja-JP"/>
        </w:rPr>
      </w:pPr>
      <w:r w:rsidRPr="00927E98">
        <w:rPr>
          <w:lang w:val="en-GB" w:eastAsia="ja-JP"/>
        </w:rPr>
        <w:t>The Geography Markup Language (GML)</w:t>
      </w:r>
      <w:r w:rsidR="00341C25" w:rsidRPr="00927E98">
        <w:rPr>
          <w:lang w:val="en-GB" w:eastAsia="ja-JP"/>
        </w:rPr>
        <w:t xml:space="preserve"> is an </w:t>
      </w:r>
      <w:r w:rsidRPr="00927E98">
        <w:rPr>
          <w:lang w:val="en-GB" w:eastAsia="ja-JP"/>
        </w:rPr>
        <w:t>XML grammar defined by the Open Geospatial Consortium (OGC)/ISO 19136 to express geographical features.</w:t>
      </w:r>
      <w:r w:rsidR="00341C25" w:rsidRPr="00927E98">
        <w:rPr>
          <w:lang w:val="en-GB" w:eastAsia="ja-JP"/>
        </w:rPr>
        <w:t xml:space="preserve"> </w:t>
      </w:r>
      <w:r w:rsidRPr="00927E98">
        <w:rPr>
          <w:lang w:val="en-GB" w:eastAsia="ja-JP"/>
        </w:rPr>
        <w:t xml:space="preserve">GML serves as a </w:t>
      </w:r>
      <w:r w:rsidR="00341C25" w:rsidRPr="00927E98">
        <w:rPr>
          <w:lang w:val="en-GB" w:eastAsia="ja-JP"/>
        </w:rPr>
        <w:t>modelling</w:t>
      </w:r>
      <w:r w:rsidRPr="00927E98">
        <w:rPr>
          <w:lang w:val="en-GB" w:eastAsia="ja-JP"/>
        </w:rPr>
        <w:t xml:space="preserve"> language for geographic systems as well as an open interchange format for geographic transactions on the Internet. </w:t>
      </w:r>
      <w:r w:rsidR="00341C25" w:rsidRPr="00927E98">
        <w:rPr>
          <w:lang w:val="en-GB" w:eastAsia="ja-JP"/>
        </w:rPr>
        <w:t>It should be n</w:t>
      </w:r>
      <w:r w:rsidRPr="00927E98">
        <w:rPr>
          <w:lang w:val="en-GB" w:eastAsia="ja-JP"/>
        </w:rPr>
        <w:t>ote</w:t>
      </w:r>
      <w:r w:rsidR="00341C25" w:rsidRPr="00927E98">
        <w:rPr>
          <w:lang w:val="en-GB" w:eastAsia="ja-JP"/>
        </w:rPr>
        <w:t>d</w:t>
      </w:r>
      <w:r w:rsidRPr="00927E98">
        <w:rPr>
          <w:lang w:val="en-GB" w:eastAsia="ja-JP"/>
        </w:rPr>
        <w:t xml:space="preserve"> that the concept of feature in GML is a very general one and includes not only conventional "vector" or discrete objects, but also coverages and sensor data. The ability to integrate all forms of geographic information is </w:t>
      </w:r>
      <w:r w:rsidR="008969E1" w:rsidRPr="00927E98">
        <w:rPr>
          <w:lang w:val="en-GB" w:eastAsia="ja-JP"/>
        </w:rPr>
        <w:t xml:space="preserve">the </w:t>
      </w:r>
      <w:r w:rsidRPr="00927E98">
        <w:rPr>
          <w:lang w:val="en-GB" w:eastAsia="ja-JP"/>
        </w:rPr>
        <w:t>key to the utility of GML.</w:t>
      </w:r>
    </w:p>
    <w:p w14:paraId="1935FE02" w14:textId="4E271A84" w:rsidR="00AB6F6B" w:rsidRPr="00927E98" w:rsidRDefault="00E56234" w:rsidP="00E56234">
      <w:pPr>
        <w:spacing w:line="240" w:lineRule="auto"/>
        <w:jc w:val="both"/>
        <w:rPr>
          <w:lang w:val="en-GB" w:eastAsia="ja-JP"/>
        </w:rPr>
      </w:pPr>
      <w:ins w:id="563" w:author="Teh Stand" w:date="2018-11-21T15:42:00Z">
        <w:r>
          <w:rPr>
            <w:lang w:val="en-GB" w:eastAsia="ja-JP"/>
          </w:rPr>
          <w:t xml:space="preserve">S-100 </w:t>
        </w:r>
      </w:ins>
      <w:r w:rsidR="00AB6F6B" w:rsidRPr="00927E98">
        <w:rPr>
          <w:lang w:val="en-GB" w:eastAsia="ja-JP"/>
        </w:rPr>
        <w:t>Part 10b specifies a profile of GML meant to be used as a basis for the development of GML application schemas for S-100</w:t>
      </w:r>
      <w:r w:rsidR="000A2435" w:rsidRPr="00927E98">
        <w:rPr>
          <w:lang w:val="en-GB" w:eastAsia="ko-KR"/>
        </w:rPr>
        <w:t xml:space="preserve"> based</w:t>
      </w:r>
      <w:r w:rsidR="00AB6F6B" w:rsidRPr="00927E98">
        <w:rPr>
          <w:lang w:val="en-GB" w:eastAsia="ja-JP"/>
        </w:rPr>
        <w:t xml:space="preserve"> data products.</w:t>
      </w:r>
      <w:r w:rsidR="00341C25" w:rsidRPr="00927E98">
        <w:rPr>
          <w:lang w:val="en-GB" w:eastAsia="ja-JP"/>
        </w:rPr>
        <w:t xml:space="preserve"> </w:t>
      </w:r>
      <w:r w:rsidR="00AB6F6B" w:rsidRPr="00927E98">
        <w:rPr>
          <w:lang w:val="en-GB" w:eastAsia="ja-JP"/>
        </w:rPr>
        <w:t xml:space="preserve">The GML </w:t>
      </w:r>
      <w:r>
        <w:rPr>
          <w:lang w:val="en-GB" w:eastAsia="ja-JP"/>
        </w:rPr>
        <w:t>A</w:t>
      </w:r>
      <w:r w:rsidRPr="00927E98">
        <w:rPr>
          <w:lang w:val="en-GB" w:eastAsia="ja-JP"/>
        </w:rPr>
        <w:t xml:space="preserve">pplication </w:t>
      </w:r>
      <w:r>
        <w:rPr>
          <w:lang w:val="en-GB" w:eastAsia="ja-JP"/>
        </w:rPr>
        <w:t>S</w:t>
      </w:r>
      <w:r w:rsidRPr="00927E98">
        <w:rPr>
          <w:lang w:val="en-GB" w:eastAsia="ja-JP"/>
        </w:rPr>
        <w:t xml:space="preserve">chema </w:t>
      </w:r>
      <w:r w:rsidR="00AB6F6B" w:rsidRPr="00927E98">
        <w:rPr>
          <w:lang w:val="en-GB" w:eastAsia="ja-JP"/>
        </w:rPr>
        <w:t xml:space="preserve">for each data product defines a file format for the machine-to-machine exchange of information structured in conformance with the </w:t>
      </w:r>
      <w:r>
        <w:rPr>
          <w:lang w:val="en-GB" w:eastAsia="ja-JP"/>
        </w:rPr>
        <w:t>A</w:t>
      </w:r>
      <w:r w:rsidRPr="00927E98">
        <w:rPr>
          <w:lang w:val="en-GB" w:eastAsia="ja-JP"/>
        </w:rPr>
        <w:t xml:space="preserve">pplication </w:t>
      </w:r>
      <w:r>
        <w:rPr>
          <w:lang w:val="en-GB" w:eastAsia="ja-JP"/>
        </w:rPr>
        <w:t>S</w:t>
      </w:r>
      <w:r w:rsidRPr="00927E98">
        <w:rPr>
          <w:lang w:val="en-GB" w:eastAsia="ja-JP"/>
        </w:rPr>
        <w:t xml:space="preserve">chema </w:t>
      </w:r>
      <w:r w:rsidR="00AB6F6B" w:rsidRPr="00927E98">
        <w:rPr>
          <w:lang w:val="en-GB" w:eastAsia="ja-JP"/>
        </w:rPr>
        <w:t xml:space="preserve">for the data product, as defined in the appropriate </w:t>
      </w:r>
      <w:r>
        <w:rPr>
          <w:lang w:val="en-GB" w:eastAsia="ja-JP"/>
        </w:rPr>
        <w:t>P</w:t>
      </w:r>
      <w:r w:rsidRPr="00927E98">
        <w:rPr>
          <w:lang w:val="en-GB" w:eastAsia="ja-JP"/>
        </w:rPr>
        <w:t xml:space="preserve">roduct </w:t>
      </w:r>
      <w:r>
        <w:rPr>
          <w:lang w:val="en-GB" w:eastAsia="ja-JP"/>
        </w:rPr>
        <w:t>S</w:t>
      </w:r>
      <w:r w:rsidRPr="00927E98">
        <w:rPr>
          <w:lang w:val="en-GB" w:eastAsia="ja-JP"/>
        </w:rPr>
        <w:t>pecification</w:t>
      </w:r>
      <w:r w:rsidR="00AB6F6B" w:rsidRPr="00927E98">
        <w:rPr>
          <w:lang w:val="en-GB" w:eastAsia="ja-JP"/>
        </w:rPr>
        <w:t>.</w:t>
      </w:r>
    </w:p>
    <w:p w14:paraId="528DFB21" w14:textId="257EAAD4" w:rsidR="00AB6F6B" w:rsidRPr="00927E98" w:rsidRDefault="00AB6F6B" w:rsidP="00E56234">
      <w:pPr>
        <w:spacing w:line="240" w:lineRule="auto"/>
        <w:jc w:val="both"/>
        <w:rPr>
          <w:lang w:val="en-GB" w:eastAsia="ja-JP"/>
        </w:rPr>
      </w:pPr>
      <w:r w:rsidRPr="00927E98">
        <w:rPr>
          <w:lang w:val="en-GB" w:eastAsia="ja-JP"/>
        </w:rPr>
        <w:t xml:space="preserve">The S-100 GML profile defines the core GML components that shall be used in GML encodings for S-100 </w:t>
      </w:r>
      <w:r w:rsidR="000A2435" w:rsidRPr="00927E98">
        <w:rPr>
          <w:lang w:val="en-GB" w:eastAsia="ko-KR"/>
        </w:rPr>
        <w:t xml:space="preserve">based </w:t>
      </w:r>
      <w:r w:rsidRPr="00927E98">
        <w:rPr>
          <w:lang w:val="en-GB" w:eastAsia="ja-JP"/>
        </w:rPr>
        <w:t xml:space="preserve">data products. </w:t>
      </w:r>
      <w:r w:rsidR="00341C25" w:rsidRPr="00927E98">
        <w:rPr>
          <w:lang w:val="en-GB" w:eastAsia="ja-JP"/>
        </w:rPr>
        <w:t xml:space="preserve"> </w:t>
      </w:r>
      <w:r w:rsidRPr="00927E98">
        <w:rPr>
          <w:lang w:val="en-GB" w:eastAsia="ja-JP"/>
        </w:rPr>
        <w:t xml:space="preserve">This profile defines a restricted subset of XML and GML types that excludes GML features not required by S-100 GML datasets. </w:t>
      </w:r>
      <w:r w:rsidR="00F129C3" w:rsidRPr="00927E98">
        <w:rPr>
          <w:lang w:val="en-GB" w:eastAsia="ja-JP"/>
        </w:rPr>
        <w:t xml:space="preserve">This subset of GML is then used to create the specific GML encoding for a product specification. This approach is described in </w:t>
      </w:r>
      <w:r w:rsidR="00F129C3" w:rsidRPr="00FA54F1">
        <w:rPr>
          <w:lang w:val="en-GB" w:eastAsia="ja-JP"/>
        </w:rPr>
        <w:fldChar w:fldCharType="begin"/>
      </w:r>
      <w:r w:rsidR="00F129C3" w:rsidRPr="00927E98">
        <w:rPr>
          <w:lang w:val="en-GB" w:eastAsia="ja-JP"/>
        </w:rPr>
        <w:instrText xml:space="preserve"> REF _Ref502176082 \h </w:instrText>
      </w:r>
      <w:r w:rsidR="00F129C3" w:rsidRPr="00FA54F1">
        <w:rPr>
          <w:lang w:val="en-GB" w:eastAsia="ja-JP"/>
        </w:rPr>
      </w:r>
      <w:r w:rsidR="00F129C3" w:rsidRPr="00FA54F1">
        <w:rPr>
          <w:lang w:val="en-GB" w:eastAsia="ja-JP"/>
        </w:rPr>
        <w:fldChar w:fldCharType="separate"/>
      </w:r>
      <w:r w:rsidR="0068193C" w:rsidRPr="00A5518E">
        <w:rPr>
          <w:lang w:val="en-GB"/>
        </w:rPr>
        <w:t>Figure 5</w:t>
      </w:r>
      <w:r w:rsidR="0068193C" w:rsidRPr="00A5518E">
        <w:rPr>
          <w:lang w:val="en-GB"/>
        </w:rPr>
        <w:noBreakHyphen/>
      </w:r>
      <w:r w:rsidR="0068193C" w:rsidRPr="00A5518E">
        <w:rPr>
          <w:noProof/>
          <w:lang w:val="en-GB"/>
        </w:rPr>
        <w:t>2</w:t>
      </w:r>
      <w:r w:rsidR="00F129C3" w:rsidRPr="00FA54F1">
        <w:rPr>
          <w:lang w:val="en-GB" w:eastAsia="ja-JP"/>
        </w:rPr>
        <w:fldChar w:fldCharType="end"/>
      </w:r>
      <w:r w:rsidR="00F129C3" w:rsidRPr="00927E98">
        <w:rPr>
          <w:lang w:val="en-GB" w:eastAsia="ja-JP"/>
        </w:rPr>
        <w:t>.</w:t>
      </w:r>
    </w:p>
    <w:p w14:paraId="7BAA4EB9" w14:textId="77777777" w:rsidR="00AB6F6B" w:rsidRPr="00A5518E" w:rsidRDefault="00AB6F6B" w:rsidP="00E56234">
      <w:pPr>
        <w:keepNext/>
        <w:jc w:val="center"/>
        <w:rPr>
          <w:lang w:val="en-GB"/>
        </w:rPr>
      </w:pPr>
      <w:r w:rsidRPr="00A5518E">
        <w:rPr>
          <w:noProof/>
          <w:lang w:val="fr-FR" w:eastAsia="fr-FR"/>
        </w:rPr>
        <w:drawing>
          <wp:inline distT="0" distB="0" distL="0" distR="0" wp14:anchorId="1668756C" wp14:editId="72B817C4">
            <wp:extent cx="6057900" cy="4874797"/>
            <wp:effectExtent l="19050" t="19050" r="19050" b="21590"/>
            <wp:docPr id="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17"/>
                    <a:stretch>
                      <a:fillRect/>
                    </a:stretch>
                  </pic:blipFill>
                  <pic:spPr>
                    <a:xfrm>
                      <a:off x="0" y="0"/>
                      <a:ext cx="6117201" cy="4922516"/>
                    </a:xfrm>
                    <a:prstGeom prst="rect">
                      <a:avLst/>
                    </a:prstGeom>
                    <a:ln>
                      <a:solidFill>
                        <a:schemeClr val="tx1"/>
                      </a:solidFill>
                    </a:ln>
                  </pic:spPr>
                </pic:pic>
              </a:graphicData>
            </a:graphic>
          </wp:inline>
        </w:drawing>
      </w:r>
    </w:p>
    <w:p w14:paraId="0A7DA9CD" w14:textId="32C051BC" w:rsidR="00AB6F6B" w:rsidRPr="00927E98" w:rsidRDefault="00AB6F6B" w:rsidP="00EA0981">
      <w:pPr>
        <w:pStyle w:val="Caption"/>
        <w:jc w:val="center"/>
        <w:rPr>
          <w:lang w:val="en-GB" w:eastAsia="ja-JP"/>
        </w:rPr>
      </w:pPr>
      <w:bookmarkStart w:id="564" w:name="_Ref502176082"/>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434C46">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434C46">
        <w:rPr>
          <w:noProof/>
          <w:lang w:val="en-GB"/>
        </w:rPr>
        <w:t>2</w:t>
      </w:r>
      <w:r w:rsidR="00927E98">
        <w:rPr>
          <w:lang w:val="en-GB"/>
        </w:rPr>
        <w:fldChar w:fldCharType="end"/>
      </w:r>
      <w:bookmarkEnd w:id="564"/>
      <w:r w:rsidRPr="00A5518E">
        <w:rPr>
          <w:lang w:val="en-GB"/>
        </w:rPr>
        <w:t xml:space="preserve"> </w:t>
      </w:r>
      <w:ins w:id="565" w:author="Teh Stand" w:date="2018-11-22T09:54:00Z">
        <w:r w:rsidR="00103345">
          <w:rPr>
            <w:lang w:val="en-GB"/>
          </w:rPr>
          <w:t xml:space="preserve">- </w:t>
        </w:r>
      </w:ins>
      <w:r w:rsidRPr="00A5518E">
        <w:rPr>
          <w:lang w:val="en-GB"/>
        </w:rPr>
        <w:t xml:space="preserve">Derivation of </w:t>
      </w:r>
      <w:ins w:id="566" w:author="Teh Stand" w:date="2018-11-21T15:41:00Z">
        <w:r w:rsidR="00E56234">
          <w:rPr>
            <w:lang w:val="en-GB"/>
          </w:rPr>
          <w:t xml:space="preserve">the GML </w:t>
        </w:r>
      </w:ins>
      <w:r w:rsidRPr="00A5518E">
        <w:rPr>
          <w:lang w:val="en-GB"/>
        </w:rPr>
        <w:t>profile and its use by a data product</w:t>
      </w:r>
    </w:p>
    <w:p w14:paraId="5C216A21" w14:textId="1926E73B" w:rsidR="00186CA9" w:rsidRPr="00927E98" w:rsidRDefault="00B878B5" w:rsidP="00AE61C3">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567" w:name="_Toc502540941"/>
      <w:bookmarkStart w:id="568" w:name="_Toc502558245"/>
      <w:r w:rsidRPr="00927E98">
        <w:rPr>
          <w:rFonts w:ascii="Arial" w:eastAsia="MS Mincho" w:hAnsi="Arial" w:cs="Times New Roman"/>
          <w:b/>
          <w:bCs/>
          <w:color w:val="auto"/>
          <w:sz w:val="22"/>
          <w:szCs w:val="20"/>
          <w:lang w:val="en-GB" w:eastAsia="ja-JP"/>
        </w:rPr>
        <w:lastRenderedPageBreak/>
        <w:t>HDF5</w:t>
      </w:r>
      <w:bookmarkEnd w:id="567"/>
      <w:bookmarkEnd w:id="568"/>
    </w:p>
    <w:p w14:paraId="4E40B41F" w14:textId="1FCEFF48" w:rsidR="005A4F41" w:rsidRPr="00927E98" w:rsidRDefault="0072480F" w:rsidP="00AE61C3">
      <w:pPr>
        <w:spacing w:line="240" w:lineRule="auto"/>
        <w:jc w:val="both"/>
        <w:rPr>
          <w:lang w:val="en-GB" w:eastAsia="ja-JP"/>
        </w:rPr>
      </w:pPr>
      <w:r w:rsidRPr="00927E98">
        <w:rPr>
          <w:lang w:val="en-GB" w:eastAsia="ja-JP"/>
        </w:rPr>
        <w:t xml:space="preserve">The </w:t>
      </w:r>
      <w:r w:rsidR="008328DF" w:rsidRPr="00927E98">
        <w:rPr>
          <w:lang w:val="en-GB" w:eastAsia="ja-JP"/>
        </w:rPr>
        <w:t>Hierarchical</w:t>
      </w:r>
      <w:r w:rsidRPr="00927E98">
        <w:rPr>
          <w:lang w:val="en-GB" w:eastAsia="ja-JP"/>
        </w:rPr>
        <w:t xml:space="preserve"> Data Format 5 (HDF5) HDF has been developed by the HDFgroup as a file format for the transfer of data that is used for imagery and gridded data. HDF5 is particularly good at dealing with data where complexity and scalability are important. Data of virtually any type or size can be stored in HDF5, including complex data structures and data types.</w:t>
      </w:r>
    </w:p>
    <w:p w14:paraId="4ED5A2E4" w14:textId="09C7A908" w:rsidR="0072480F" w:rsidRPr="00927E98" w:rsidRDefault="00D0191D" w:rsidP="00AE61C3">
      <w:pPr>
        <w:spacing w:line="240" w:lineRule="auto"/>
        <w:jc w:val="both"/>
        <w:rPr>
          <w:lang w:val="en-GB" w:eastAsia="ja-JP"/>
        </w:rPr>
      </w:pPr>
      <w:r w:rsidRPr="00927E98">
        <w:rPr>
          <w:lang w:val="en-GB" w:eastAsia="ja-JP"/>
        </w:rPr>
        <w:t>S-100 Part-10c specifies a</w:t>
      </w:r>
      <w:r w:rsidR="008C7DD8" w:rsidRPr="00927E98">
        <w:rPr>
          <w:lang w:val="en-GB" w:eastAsia="ja-JP"/>
        </w:rPr>
        <w:t xml:space="preserve"> profile of HDF5</w:t>
      </w:r>
      <w:r w:rsidR="00082010" w:rsidRPr="00927E98">
        <w:rPr>
          <w:lang w:val="en-GB" w:eastAsia="ja-JP"/>
        </w:rPr>
        <w:t xml:space="preserve"> that is</w:t>
      </w:r>
      <w:r w:rsidR="008C7DD8" w:rsidRPr="00927E98">
        <w:rPr>
          <w:lang w:val="en-GB" w:eastAsia="ja-JP"/>
        </w:rPr>
        <w:t xml:space="preserve"> adopted for </w:t>
      </w:r>
      <w:r w:rsidR="003E7962" w:rsidRPr="00927E98">
        <w:rPr>
          <w:lang w:val="en-GB" w:eastAsia="ja-JP"/>
        </w:rPr>
        <w:t xml:space="preserve">S-100. </w:t>
      </w:r>
      <w:r w:rsidRPr="00927E98">
        <w:rPr>
          <w:lang w:val="en-GB" w:eastAsia="ja-JP"/>
        </w:rPr>
        <w:t xml:space="preserve"> </w:t>
      </w:r>
      <w:r w:rsidR="00082010" w:rsidRPr="00927E98">
        <w:rPr>
          <w:lang w:val="en-GB" w:eastAsia="ja-JP"/>
        </w:rPr>
        <w:t>It specifies how to use HDF5 in a way that is compliant with the GFM</w:t>
      </w:r>
      <w:r w:rsidR="003C7607" w:rsidRPr="00927E98">
        <w:rPr>
          <w:lang w:val="en-GB" w:eastAsia="ja-JP"/>
        </w:rPr>
        <w:t xml:space="preserve"> and how to consistently specify the </w:t>
      </w:r>
      <w:r w:rsidR="0035257D" w:rsidRPr="00927E98">
        <w:rPr>
          <w:lang w:val="en-GB" w:eastAsia="ja-JP"/>
        </w:rPr>
        <w:t>data formats for</w:t>
      </w:r>
      <w:r w:rsidR="003C7607" w:rsidRPr="00927E98">
        <w:rPr>
          <w:lang w:val="en-GB" w:eastAsia="ja-JP"/>
        </w:rPr>
        <w:t xml:space="preserve"> the types of </w:t>
      </w:r>
      <w:r w:rsidR="0035257D" w:rsidRPr="00927E98">
        <w:rPr>
          <w:lang w:val="en-GB" w:eastAsia="ja-JP"/>
        </w:rPr>
        <w:t>coverages</w:t>
      </w:r>
      <w:r w:rsidR="003C7607" w:rsidRPr="00927E98">
        <w:rPr>
          <w:lang w:val="en-GB" w:eastAsia="ja-JP"/>
        </w:rPr>
        <w:t xml:space="preserve"> </w:t>
      </w:r>
      <w:r w:rsidR="00F67EA8" w:rsidRPr="00927E98">
        <w:rPr>
          <w:lang w:val="en-GB" w:eastAsia="ja-JP"/>
        </w:rPr>
        <w:t xml:space="preserve">and point sets </w:t>
      </w:r>
      <w:r w:rsidR="003C7607" w:rsidRPr="00927E98">
        <w:rPr>
          <w:lang w:val="en-GB" w:eastAsia="ja-JP"/>
        </w:rPr>
        <w:t>supported by S-100.</w:t>
      </w:r>
    </w:p>
    <w:p w14:paraId="754A9FDA" w14:textId="3C9AF203" w:rsidR="007A6E84" w:rsidRPr="00A5518E" w:rsidRDefault="003C7607" w:rsidP="00EA0981">
      <w:pPr>
        <w:keepNext/>
        <w:jc w:val="center"/>
        <w:rPr>
          <w:lang w:val="en-GB"/>
        </w:rPr>
      </w:pPr>
      <w:r w:rsidRPr="00A5518E">
        <w:rPr>
          <w:rFonts w:ascii="Calibri" w:hAnsi="Calibri"/>
          <w:noProof/>
          <w:lang w:val="fr-FR" w:eastAsia="fr-FR"/>
        </w:rPr>
        <w:drawing>
          <wp:inline distT="0" distB="0" distL="0" distR="0" wp14:anchorId="43470FB1" wp14:editId="152B2C32">
            <wp:extent cx="5943600" cy="357218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943600" cy="3572189"/>
                    </a:xfrm>
                    <a:prstGeom prst="rect">
                      <a:avLst/>
                    </a:prstGeom>
                    <a:noFill/>
                    <a:ln>
                      <a:noFill/>
                    </a:ln>
                  </pic:spPr>
                </pic:pic>
              </a:graphicData>
            </a:graphic>
          </wp:inline>
        </w:drawing>
      </w:r>
    </w:p>
    <w:p w14:paraId="57686DFF" w14:textId="375FC48C" w:rsidR="007A6E84" w:rsidRPr="00927E98" w:rsidRDefault="007A6E84" w:rsidP="003C7607">
      <w:pPr>
        <w:pStyle w:val="Caption"/>
        <w:jc w:val="center"/>
        <w:rPr>
          <w:lang w:val="en-GB" w:eastAsia="ja-JP"/>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3</w:t>
      </w:r>
      <w:r w:rsidR="00927E98">
        <w:rPr>
          <w:lang w:val="en-GB"/>
        </w:rPr>
        <w:fldChar w:fldCharType="end"/>
      </w:r>
      <w:r w:rsidRPr="00A5518E">
        <w:rPr>
          <w:lang w:val="en-GB"/>
        </w:rPr>
        <w:t xml:space="preserve"> </w:t>
      </w:r>
      <w:r w:rsidR="003C7607" w:rsidRPr="00A5518E">
        <w:rPr>
          <w:sz w:val="20"/>
          <w:szCs w:val="20"/>
          <w:lang w:val="en-GB"/>
        </w:rPr>
        <w:t>Image showing (left side) the structure of the file and (right side) the two-dimensional compound array of values for regularly gridded data</w:t>
      </w:r>
      <w:r w:rsidRPr="00A5518E">
        <w:rPr>
          <w:noProof/>
          <w:sz w:val="20"/>
          <w:szCs w:val="20"/>
          <w:lang w:val="en-GB"/>
        </w:rPr>
        <w:t xml:space="preserve"> </w:t>
      </w:r>
    </w:p>
    <w:p w14:paraId="7C84DC4B" w14:textId="59E94051" w:rsidR="00B878B5" w:rsidRPr="00927E98" w:rsidRDefault="00186CA9" w:rsidP="00AE61C3">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569" w:name="_Toc502540942"/>
      <w:bookmarkStart w:id="570" w:name="_Toc502558246"/>
      <w:r w:rsidRPr="00927E98">
        <w:rPr>
          <w:rFonts w:ascii="Arial" w:eastAsia="MS Mincho" w:hAnsi="Arial" w:cs="Times New Roman"/>
          <w:b/>
          <w:bCs/>
          <w:color w:val="auto"/>
          <w:sz w:val="22"/>
          <w:szCs w:val="20"/>
          <w:lang w:val="en-GB" w:eastAsia="ja-JP"/>
        </w:rPr>
        <w:t>O</w:t>
      </w:r>
      <w:r w:rsidR="00B878B5" w:rsidRPr="00927E98">
        <w:rPr>
          <w:rFonts w:ascii="Arial" w:eastAsia="MS Mincho" w:hAnsi="Arial" w:cs="Times New Roman"/>
          <w:b/>
          <w:bCs/>
          <w:color w:val="auto"/>
          <w:sz w:val="22"/>
          <w:szCs w:val="20"/>
          <w:lang w:val="en-GB" w:eastAsia="ja-JP"/>
        </w:rPr>
        <w:t>ther</w:t>
      </w:r>
      <w:r w:rsidRPr="00927E98">
        <w:rPr>
          <w:rFonts w:ascii="Arial" w:eastAsia="MS Mincho" w:hAnsi="Arial" w:cs="Times New Roman"/>
          <w:b/>
          <w:bCs/>
          <w:color w:val="auto"/>
          <w:sz w:val="22"/>
          <w:szCs w:val="20"/>
          <w:lang w:val="en-GB" w:eastAsia="ja-JP"/>
        </w:rPr>
        <w:t xml:space="preserve"> </w:t>
      </w:r>
      <w:r w:rsidR="00F559AF" w:rsidRPr="00927E98">
        <w:rPr>
          <w:rFonts w:ascii="Arial" w:eastAsia="MS Mincho" w:hAnsi="Arial" w:cs="Times New Roman"/>
          <w:b/>
          <w:bCs/>
          <w:color w:val="auto"/>
          <w:sz w:val="22"/>
          <w:szCs w:val="20"/>
          <w:lang w:val="en-GB" w:eastAsia="ja-JP"/>
        </w:rPr>
        <w:t xml:space="preserve">encodings </w:t>
      </w:r>
      <w:r w:rsidR="00DF7A12" w:rsidRPr="00927E98">
        <w:rPr>
          <w:rFonts w:ascii="Arial" w:eastAsia="MS Mincho" w:hAnsi="Arial" w:cs="Times New Roman"/>
          <w:b/>
          <w:bCs/>
          <w:color w:val="auto"/>
          <w:sz w:val="22"/>
          <w:szCs w:val="20"/>
          <w:lang w:val="en-GB" w:eastAsia="ja-JP"/>
        </w:rPr>
        <w:t xml:space="preserve">and </w:t>
      </w:r>
      <w:r w:rsidR="00F559AF" w:rsidRPr="00927E98">
        <w:rPr>
          <w:rFonts w:ascii="Arial" w:eastAsia="MS Mincho" w:hAnsi="Arial" w:cs="Times New Roman"/>
          <w:b/>
          <w:bCs/>
          <w:color w:val="auto"/>
          <w:sz w:val="22"/>
          <w:szCs w:val="20"/>
          <w:lang w:val="en-GB" w:eastAsia="ja-JP"/>
        </w:rPr>
        <w:t xml:space="preserve">encoding </w:t>
      </w:r>
      <w:r w:rsidR="00DF7A12" w:rsidRPr="00927E98">
        <w:rPr>
          <w:rFonts w:ascii="Arial" w:eastAsia="MS Mincho" w:hAnsi="Arial" w:cs="Times New Roman"/>
          <w:b/>
          <w:bCs/>
          <w:color w:val="auto"/>
          <w:sz w:val="22"/>
          <w:szCs w:val="20"/>
          <w:lang w:val="en-GB" w:eastAsia="ja-JP"/>
        </w:rPr>
        <w:t>profiles</w:t>
      </w:r>
      <w:bookmarkEnd w:id="569"/>
      <w:bookmarkEnd w:id="570"/>
    </w:p>
    <w:p w14:paraId="7DEDFA3D" w14:textId="5EC3C9E4" w:rsidR="00B878B5" w:rsidRPr="00927E98" w:rsidRDefault="005A4F41" w:rsidP="00DB06BE">
      <w:pPr>
        <w:spacing w:line="240" w:lineRule="auto"/>
        <w:jc w:val="both"/>
        <w:rPr>
          <w:lang w:val="en-GB"/>
        </w:rPr>
      </w:pPr>
      <w:r w:rsidRPr="00927E98">
        <w:rPr>
          <w:lang w:val="en-GB" w:eastAsia="ja-JP"/>
        </w:rPr>
        <w:t xml:space="preserve">Where the </w:t>
      </w:r>
      <w:r w:rsidR="00DF7A12" w:rsidRPr="00927E98">
        <w:rPr>
          <w:lang w:val="en-GB" w:eastAsia="ja-JP"/>
        </w:rPr>
        <w:t xml:space="preserve">S-100 </w:t>
      </w:r>
      <w:r w:rsidRPr="00927E98">
        <w:rPr>
          <w:lang w:val="en-GB" w:eastAsia="ja-JP"/>
        </w:rPr>
        <w:t>profiled encodings</w:t>
      </w:r>
      <w:r w:rsidRPr="00927E98">
        <w:rPr>
          <w:lang w:val="en-GB"/>
        </w:rPr>
        <w:t xml:space="preserve"> are not sufficient for the intended use of a </w:t>
      </w:r>
      <w:r w:rsidR="00DB06BE">
        <w:rPr>
          <w:lang w:val="en-GB"/>
        </w:rPr>
        <w:t>P</w:t>
      </w:r>
      <w:r w:rsidR="00DB06BE" w:rsidRPr="00927E98">
        <w:rPr>
          <w:lang w:val="en-GB"/>
        </w:rPr>
        <w:t xml:space="preserve">roduct </w:t>
      </w:r>
      <w:r w:rsidR="00DB06BE">
        <w:rPr>
          <w:lang w:val="en-GB"/>
        </w:rPr>
        <w:t>S</w:t>
      </w:r>
      <w:r w:rsidR="00DB06BE" w:rsidRPr="00927E98">
        <w:rPr>
          <w:lang w:val="en-GB"/>
        </w:rPr>
        <w:t>pecification</w:t>
      </w:r>
      <w:r w:rsidR="00DF7A12" w:rsidRPr="00927E98">
        <w:rPr>
          <w:lang w:val="en-GB"/>
        </w:rPr>
        <w:t>,</w:t>
      </w:r>
      <w:r w:rsidR="00203AE9" w:rsidRPr="00927E98">
        <w:rPr>
          <w:lang w:val="en-GB"/>
        </w:rPr>
        <w:t xml:space="preserve"> </w:t>
      </w:r>
      <w:r w:rsidR="0035257D" w:rsidRPr="00927E98">
        <w:rPr>
          <w:lang w:val="en-GB"/>
        </w:rPr>
        <w:t xml:space="preserve">a different </w:t>
      </w:r>
      <w:r w:rsidR="00203AE9" w:rsidRPr="00927E98">
        <w:rPr>
          <w:lang w:val="en-GB"/>
        </w:rPr>
        <w:t xml:space="preserve">encoding can be specified or profiled within the </w:t>
      </w:r>
      <w:r w:rsidR="00DB06BE">
        <w:rPr>
          <w:lang w:val="en-GB"/>
        </w:rPr>
        <w:t>P</w:t>
      </w:r>
      <w:r w:rsidR="00DB06BE" w:rsidRPr="00927E98">
        <w:rPr>
          <w:lang w:val="en-GB"/>
        </w:rPr>
        <w:t xml:space="preserve">roduct </w:t>
      </w:r>
      <w:r w:rsidR="00DB06BE">
        <w:rPr>
          <w:lang w:val="en-GB"/>
        </w:rPr>
        <w:t>S</w:t>
      </w:r>
      <w:r w:rsidR="00DB06BE" w:rsidRPr="00927E98">
        <w:rPr>
          <w:lang w:val="en-GB"/>
        </w:rPr>
        <w:t>pecification</w:t>
      </w:r>
      <w:r w:rsidR="00203AE9" w:rsidRPr="00927E98">
        <w:rPr>
          <w:lang w:val="en-GB"/>
        </w:rPr>
        <w:t xml:space="preserve">. </w:t>
      </w:r>
      <w:r w:rsidR="00DF7A12" w:rsidRPr="00927E98">
        <w:rPr>
          <w:lang w:val="en-GB"/>
        </w:rPr>
        <w:t xml:space="preserve">Sufficient detail should be given to permit implementers an easy understanding of the encoding chosen. </w:t>
      </w:r>
      <w:r w:rsidR="00510D0D" w:rsidRPr="00927E98">
        <w:rPr>
          <w:lang w:val="en-GB"/>
        </w:rPr>
        <w:t xml:space="preserve">A significant implication of this approach is that </w:t>
      </w:r>
      <w:r w:rsidR="006D0D8B" w:rsidRPr="00927E98">
        <w:rPr>
          <w:lang w:val="en-GB"/>
        </w:rPr>
        <w:t xml:space="preserve">any </w:t>
      </w:r>
      <w:r w:rsidR="00DF7A12" w:rsidRPr="00927E98">
        <w:rPr>
          <w:lang w:val="en-GB"/>
        </w:rPr>
        <w:t xml:space="preserve">system </w:t>
      </w:r>
      <w:r w:rsidR="006D0D8B" w:rsidRPr="00927E98">
        <w:rPr>
          <w:lang w:val="en-GB"/>
        </w:rPr>
        <w:t>applications</w:t>
      </w:r>
      <w:r w:rsidR="00DF7A12" w:rsidRPr="00927E98">
        <w:rPr>
          <w:lang w:val="en-GB"/>
        </w:rPr>
        <w:t xml:space="preserve"> supporting the resulting data product</w:t>
      </w:r>
      <w:r w:rsidR="006D0D8B" w:rsidRPr="00927E98">
        <w:rPr>
          <w:lang w:val="en-GB"/>
        </w:rPr>
        <w:t xml:space="preserve"> may require bespoke development</w:t>
      </w:r>
      <w:r w:rsidR="00DF7A12" w:rsidRPr="00927E98">
        <w:rPr>
          <w:lang w:val="en-GB"/>
        </w:rPr>
        <w:t>,</w:t>
      </w:r>
      <w:r w:rsidR="006D0D8B" w:rsidRPr="00927E98">
        <w:rPr>
          <w:lang w:val="en-GB"/>
        </w:rPr>
        <w:t xml:space="preserve"> which may be difficult in standardized equipment</w:t>
      </w:r>
      <w:r w:rsidR="009551E3" w:rsidRPr="00927E98">
        <w:rPr>
          <w:lang w:val="en-GB"/>
        </w:rPr>
        <w:t>, such as</w:t>
      </w:r>
      <w:r w:rsidR="006D0D8B" w:rsidRPr="00927E98">
        <w:rPr>
          <w:lang w:val="en-GB"/>
        </w:rPr>
        <w:t xml:space="preserve"> ECDIS. An alternative is to request additional encoding profiles be added to S-100</w:t>
      </w:r>
      <w:r w:rsidR="00C047D8" w:rsidRPr="00927E98">
        <w:rPr>
          <w:lang w:val="en-GB"/>
        </w:rPr>
        <w:t>, which then can be added to systems that comply with S-100.</w:t>
      </w:r>
    </w:p>
    <w:p w14:paraId="4FA62DE3" w14:textId="6F73CDC3" w:rsidR="00AF2AA6" w:rsidRPr="00927E98" w:rsidRDefault="002370D4" w:rsidP="00DB06BE">
      <w:pPr>
        <w:spacing w:line="240" w:lineRule="auto"/>
        <w:jc w:val="both"/>
        <w:rPr>
          <w:lang w:val="en-GB"/>
        </w:rPr>
      </w:pPr>
      <w:r w:rsidRPr="00927E98">
        <w:rPr>
          <w:lang w:val="en-GB"/>
        </w:rPr>
        <w:t xml:space="preserve">If other encodings are considered the best option for a </w:t>
      </w:r>
      <w:r w:rsidR="00DB06BE">
        <w:rPr>
          <w:lang w:val="en-GB"/>
        </w:rPr>
        <w:t>P</w:t>
      </w:r>
      <w:r w:rsidR="00DB06BE" w:rsidRPr="00927E98">
        <w:rPr>
          <w:lang w:val="en-GB"/>
        </w:rPr>
        <w:t xml:space="preserve">roduct </w:t>
      </w:r>
      <w:r w:rsidR="00DB06BE">
        <w:rPr>
          <w:lang w:val="en-GB"/>
        </w:rPr>
        <w:t>S</w:t>
      </w:r>
      <w:r w:rsidR="00DB06BE" w:rsidRPr="00927E98">
        <w:rPr>
          <w:lang w:val="en-GB"/>
        </w:rPr>
        <w:t>pecification</w:t>
      </w:r>
      <w:r w:rsidRPr="00927E98">
        <w:rPr>
          <w:lang w:val="en-GB"/>
        </w:rPr>
        <w:t xml:space="preserve">, the metadata must be correctly encoded to indicate that the </w:t>
      </w:r>
      <w:r w:rsidR="00DB06BE">
        <w:rPr>
          <w:lang w:val="en-GB"/>
        </w:rPr>
        <w:t>P</w:t>
      </w:r>
      <w:r w:rsidR="00DB06BE" w:rsidRPr="00927E98">
        <w:rPr>
          <w:lang w:val="en-GB"/>
        </w:rPr>
        <w:t xml:space="preserve">roduct </w:t>
      </w:r>
      <w:r w:rsidR="00DB06BE">
        <w:rPr>
          <w:lang w:val="en-GB"/>
        </w:rPr>
        <w:t>S</w:t>
      </w:r>
      <w:r w:rsidR="00DB06BE" w:rsidRPr="00927E98">
        <w:rPr>
          <w:lang w:val="en-GB"/>
        </w:rPr>
        <w:t xml:space="preserve">pecification </w:t>
      </w:r>
      <w:r w:rsidRPr="00927E98">
        <w:rPr>
          <w:lang w:val="en-GB"/>
        </w:rPr>
        <w:t xml:space="preserve">contains the encoding format for the data product. This is done using the </w:t>
      </w:r>
      <w:del w:id="571" w:author="Teh Stand" w:date="2018-11-21T15:50:00Z">
        <w:r w:rsidRPr="00927E98" w:rsidDel="00DB06BE">
          <w:rPr>
            <w:lang w:val="en-GB"/>
          </w:rPr>
          <w:delText xml:space="preserve">undefined </w:delText>
        </w:r>
      </w:del>
      <w:ins w:id="572" w:author="Teh Stand" w:date="2018-11-21T15:50:00Z">
        <w:r w:rsidR="00DB06BE">
          <w:rPr>
            <w:lang w:val="en-GB"/>
          </w:rPr>
          <w:t>U</w:t>
        </w:r>
        <w:r w:rsidR="00DB06BE" w:rsidRPr="00927E98">
          <w:rPr>
            <w:lang w:val="en-GB"/>
          </w:rPr>
          <w:t xml:space="preserve">ndefined </w:t>
        </w:r>
      </w:ins>
      <w:r w:rsidRPr="00927E98">
        <w:rPr>
          <w:lang w:val="en-GB"/>
        </w:rPr>
        <w:t>value of the S100_DataFormat attribute in the discovery metadata of every compliant data product.</w:t>
      </w:r>
      <w:r w:rsidR="000415D7" w:rsidRPr="00927E98">
        <w:rPr>
          <w:lang w:val="en-GB"/>
        </w:rPr>
        <w:t xml:space="preserve"> See S-100 Part 4a for further details.</w:t>
      </w:r>
    </w:p>
    <w:p w14:paraId="546B9C36" w14:textId="6AB99A24" w:rsidR="00E526E9" w:rsidRPr="00927E98" w:rsidDel="006A2288" w:rsidRDefault="00E526E9" w:rsidP="006A2288">
      <w:pPr>
        <w:spacing w:line="240" w:lineRule="auto"/>
        <w:rPr>
          <w:del w:id="573" w:author="Teh Stand" w:date="2018-11-22T08:12:00Z"/>
          <w:lang w:val="en-GB"/>
        </w:rPr>
      </w:pPr>
    </w:p>
    <w:p w14:paraId="35664D9C" w14:textId="418BFB89" w:rsidR="00E526E9" w:rsidRPr="006A2288" w:rsidRDefault="001D3527" w:rsidP="006A2288">
      <w:pPr>
        <w:pStyle w:val="Heading2"/>
        <w:keepLines w:val="0"/>
        <w:numPr>
          <w:ilvl w:val="2"/>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574" w:name="_Toc502540943"/>
      <w:bookmarkStart w:id="575" w:name="_Toc502558247"/>
      <w:r w:rsidRPr="006A2288">
        <w:rPr>
          <w:rFonts w:ascii="Arial" w:eastAsia="MS Mincho" w:hAnsi="Arial" w:cs="Times New Roman"/>
          <w:b/>
          <w:bCs/>
          <w:color w:val="auto"/>
          <w:sz w:val="22"/>
          <w:szCs w:val="20"/>
          <w:lang w:val="en-GB" w:eastAsia="ja-JP"/>
        </w:rPr>
        <w:t xml:space="preserve">Application </w:t>
      </w:r>
      <w:bookmarkEnd w:id="574"/>
      <w:bookmarkEnd w:id="575"/>
      <w:del w:id="576" w:author="Teh Stand" w:date="2018-11-22T08:13:00Z">
        <w:r w:rsidR="00F559AF" w:rsidRPr="006A2288" w:rsidDel="006A2288">
          <w:rPr>
            <w:rFonts w:ascii="Arial" w:eastAsia="MS Mincho" w:hAnsi="Arial" w:cs="Times New Roman"/>
            <w:b/>
            <w:bCs/>
            <w:color w:val="auto"/>
            <w:sz w:val="22"/>
            <w:szCs w:val="20"/>
            <w:lang w:val="en-GB" w:eastAsia="ja-JP"/>
          </w:rPr>
          <w:delText>schema</w:delText>
        </w:r>
      </w:del>
      <w:ins w:id="577" w:author="Teh Stand" w:date="2018-11-22T08:13:00Z">
        <w:r w:rsidR="006A2288">
          <w:rPr>
            <w:rFonts w:ascii="Arial" w:eastAsia="MS Mincho" w:hAnsi="Arial" w:cs="Times New Roman"/>
            <w:b/>
            <w:bCs/>
            <w:color w:val="auto"/>
            <w:sz w:val="22"/>
            <w:szCs w:val="20"/>
            <w:lang w:val="en-GB" w:eastAsia="ja-JP"/>
          </w:rPr>
          <w:t>S</w:t>
        </w:r>
        <w:r w:rsidR="006A2288" w:rsidRPr="006A2288">
          <w:rPr>
            <w:rFonts w:ascii="Arial" w:eastAsia="MS Mincho" w:hAnsi="Arial" w:cs="Times New Roman"/>
            <w:b/>
            <w:bCs/>
            <w:color w:val="auto"/>
            <w:sz w:val="22"/>
            <w:szCs w:val="20"/>
            <w:lang w:val="en-GB" w:eastAsia="ja-JP"/>
          </w:rPr>
          <w:t>chema</w:t>
        </w:r>
      </w:ins>
    </w:p>
    <w:p w14:paraId="33E41C96" w14:textId="6CAED6CC" w:rsidR="004B278D" w:rsidRPr="00927E98" w:rsidRDefault="00612FDF" w:rsidP="006A2288">
      <w:pPr>
        <w:pStyle w:val="ListParagraph"/>
        <w:spacing w:line="240" w:lineRule="auto"/>
        <w:ind w:left="0"/>
        <w:contextualSpacing w:val="0"/>
        <w:jc w:val="both"/>
        <w:rPr>
          <w:b/>
          <w:u w:val="single"/>
          <w:lang w:val="en-GB"/>
        </w:rPr>
      </w:pPr>
      <w:r w:rsidRPr="00927E98">
        <w:rPr>
          <w:lang w:val="en-GB"/>
        </w:rPr>
        <w:t>Ideally</w:t>
      </w:r>
      <w:r w:rsidR="00B15D8E" w:rsidRPr="00927E98">
        <w:rPr>
          <w:lang w:val="en-GB"/>
        </w:rPr>
        <w:t xml:space="preserve">, the full </w:t>
      </w:r>
      <w:r w:rsidR="006A2288">
        <w:rPr>
          <w:lang w:val="en-GB"/>
        </w:rPr>
        <w:t>A</w:t>
      </w:r>
      <w:r w:rsidR="006A2288" w:rsidRPr="00927E98">
        <w:rPr>
          <w:lang w:val="en-GB"/>
        </w:rPr>
        <w:t xml:space="preserve">pplication </w:t>
      </w:r>
      <w:r w:rsidR="006A2288">
        <w:rPr>
          <w:lang w:val="en-GB"/>
        </w:rPr>
        <w:t>S</w:t>
      </w:r>
      <w:r w:rsidR="006A2288" w:rsidRPr="00927E98">
        <w:rPr>
          <w:lang w:val="en-GB"/>
        </w:rPr>
        <w:t xml:space="preserve">chema </w:t>
      </w:r>
      <w:r w:rsidR="00B15D8E" w:rsidRPr="00927E98">
        <w:rPr>
          <w:lang w:val="en-GB"/>
        </w:rPr>
        <w:t xml:space="preserve">is described in </w:t>
      </w:r>
      <w:r w:rsidR="00E526E9" w:rsidRPr="00927E98">
        <w:rPr>
          <w:lang w:val="en-GB"/>
        </w:rPr>
        <w:t>the Data content and structure</w:t>
      </w:r>
      <w:r w:rsidR="00B15D8E" w:rsidRPr="00927E98">
        <w:rPr>
          <w:lang w:val="en-GB"/>
        </w:rPr>
        <w:t xml:space="preserve"> section. It </w:t>
      </w:r>
      <w:r w:rsidR="00F356D4" w:rsidRPr="00927E98">
        <w:rPr>
          <w:lang w:val="en-GB"/>
        </w:rPr>
        <w:t xml:space="preserve">must </w:t>
      </w:r>
      <w:r w:rsidR="00B15D8E" w:rsidRPr="00927E98">
        <w:rPr>
          <w:lang w:val="en-GB"/>
        </w:rPr>
        <w:t xml:space="preserve">be </w:t>
      </w:r>
      <w:r w:rsidR="00684F9A" w:rsidRPr="00927E98">
        <w:rPr>
          <w:lang w:val="en-GB"/>
        </w:rPr>
        <w:t>expressed in</w:t>
      </w:r>
      <w:r w:rsidR="00B15D8E" w:rsidRPr="00927E98">
        <w:rPr>
          <w:lang w:val="en-GB"/>
        </w:rPr>
        <w:t xml:space="preserve"> UML</w:t>
      </w:r>
      <w:r w:rsidR="00684F9A" w:rsidRPr="00927E98">
        <w:rPr>
          <w:lang w:val="en-GB"/>
        </w:rPr>
        <w:t xml:space="preserve"> (S-100 </w:t>
      </w:r>
      <w:ins w:id="578" w:author="Teh Stand" w:date="2018-11-22T08:14:00Z">
        <w:r w:rsidR="006A2288">
          <w:rPr>
            <w:lang w:val="en-GB"/>
          </w:rPr>
          <w:t xml:space="preserve">clause </w:t>
        </w:r>
      </w:ins>
      <w:r w:rsidR="00684F9A" w:rsidRPr="00927E98">
        <w:rPr>
          <w:lang w:val="en-GB"/>
        </w:rPr>
        <w:t>11-7.1)</w:t>
      </w:r>
      <w:r w:rsidR="00E526E9" w:rsidRPr="00927E98">
        <w:rPr>
          <w:lang w:val="en-GB"/>
        </w:rPr>
        <w:t xml:space="preserve">, </w:t>
      </w:r>
      <w:r w:rsidR="00D41416" w:rsidRPr="00927E98">
        <w:rPr>
          <w:lang w:val="en-GB"/>
        </w:rPr>
        <w:t>as</w:t>
      </w:r>
      <w:r w:rsidR="00015E26" w:rsidRPr="00927E98">
        <w:rPr>
          <w:lang w:val="en-GB"/>
        </w:rPr>
        <w:t xml:space="preserve"> </w:t>
      </w:r>
      <w:r w:rsidR="00684F9A" w:rsidRPr="00927E98">
        <w:rPr>
          <w:lang w:val="en-GB"/>
        </w:rPr>
        <w:t xml:space="preserve">described </w:t>
      </w:r>
      <w:r w:rsidR="00E526E9" w:rsidRPr="00927E98">
        <w:rPr>
          <w:lang w:val="en-GB"/>
        </w:rPr>
        <w:t>in S-100 Part 1, Conceptual Schema Language. The S-100 Product Specification</w:t>
      </w:r>
      <w:r w:rsidR="00B15D8E" w:rsidRPr="00927E98">
        <w:rPr>
          <w:lang w:val="en-GB"/>
        </w:rPr>
        <w:t xml:space="preserve"> </w:t>
      </w:r>
      <w:r w:rsidR="00B91499">
        <w:rPr>
          <w:lang w:val="en-GB"/>
        </w:rPr>
        <w:t>T</w:t>
      </w:r>
      <w:r w:rsidR="00B91499" w:rsidRPr="00927E98">
        <w:rPr>
          <w:lang w:val="en-GB"/>
        </w:rPr>
        <w:t xml:space="preserve">emplate </w:t>
      </w:r>
      <w:r w:rsidR="00053874" w:rsidRPr="00927E98">
        <w:rPr>
          <w:lang w:val="en-GB"/>
        </w:rPr>
        <w:t>stipulates</w:t>
      </w:r>
      <w:r w:rsidR="00E526E9" w:rsidRPr="00927E98">
        <w:rPr>
          <w:lang w:val="en-GB"/>
        </w:rPr>
        <w:t xml:space="preserve"> that </w:t>
      </w:r>
      <w:r w:rsidR="00B15D8E" w:rsidRPr="00927E98">
        <w:rPr>
          <w:lang w:val="en-GB"/>
        </w:rPr>
        <w:t xml:space="preserve">specifications that have large application schemas </w:t>
      </w:r>
      <w:r w:rsidR="006C2BF2" w:rsidRPr="00927E98">
        <w:rPr>
          <w:lang w:val="en-GB"/>
        </w:rPr>
        <w:t xml:space="preserve">need </w:t>
      </w:r>
      <w:r w:rsidR="00B15D8E" w:rsidRPr="00927E98">
        <w:rPr>
          <w:lang w:val="en-GB"/>
        </w:rPr>
        <w:t xml:space="preserve">contain </w:t>
      </w:r>
      <w:r w:rsidR="006C2BF2" w:rsidRPr="00927E98">
        <w:rPr>
          <w:lang w:val="en-GB"/>
        </w:rPr>
        <w:t xml:space="preserve">only </w:t>
      </w:r>
      <w:r w:rsidR="00B15D8E" w:rsidRPr="00927E98">
        <w:rPr>
          <w:lang w:val="en-GB"/>
        </w:rPr>
        <w:t>specific examples</w:t>
      </w:r>
      <w:r w:rsidR="00684F9A" w:rsidRPr="00927E98">
        <w:rPr>
          <w:lang w:val="en-GB"/>
        </w:rPr>
        <w:t xml:space="preserve"> in UML</w:t>
      </w:r>
      <w:r w:rsidR="006C2BF2" w:rsidRPr="00927E98">
        <w:rPr>
          <w:lang w:val="en-GB"/>
        </w:rPr>
        <w:t xml:space="preserve"> in the specification document, since the </w:t>
      </w:r>
      <w:r w:rsidR="006A2288">
        <w:rPr>
          <w:lang w:val="en-GB"/>
        </w:rPr>
        <w:t>A</w:t>
      </w:r>
      <w:r w:rsidR="006A2288" w:rsidRPr="00927E98">
        <w:rPr>
          <w:lang w:val="en-GB"/>
        </w:rPr>
        <w:t xml:space="preserve">pplication </w:t>
      </w:r>
      <w:r w:rsidR="006A2288">
        <w:rPr>
          <w:lang w:val="en-GB"/>
        </w:rPr>
        <w:t>S</w:t>
      </w:r>
      <w:r w:rsidR="006A2288" w:rsidRPr="00927E98">
        <w:rPr>
          <w:lang w:val="en-GB"/>
        </w:rPr>
        <w:t xml:space="preserve">chema </w:t>
      </w:r>
      <w:r w:rsidR="006C2BF2" w:rsidRPr="00927E98">
        <w:rPr>
          <w:lang w:val="en-GB"/>
        </w:rPr>
        <w:t xml:space="preserve">is realized in full in the </w:t>
      </w:r>
      <w:r w:rsidR="006A2288">
        <w:rPr>
          <w:lang w:val="en-GB"/>
        </w:rPr>
        <w:t>F</w:t>
      </w:r>
      <w:r w:rsidR="006A2288" w:rsidRPr="00927E98">
        <w:rPr>
          <w:lang w:val="en-GB"/>
        </w:rPr>
        <w:t xml:space="preserve">eature </w:t>
      </w:r>
      <w:r w:rsidR="006A2288">
        <w:rPr>
          <w:lang w:val="en-GB"/>
        </w:rPr>
        <w:t>C</w:t>
      </w:r>
      <w:r w:rsidR="006A2288" w:rsidRPr="00927E98">
        <w:rPr>
          <w:lang w:val="en-GB"/>
        </w:rPr>
        <w:t>atalogue</w:t>
      </w:r>
      <w:r w:rsidR="00B15D8E" w:rsidRPr="00927E98">
        <w:rPr>
          <w:lang w:val="en-GB"/>
        </w:rPr>
        <w:t>.</w:t>
      </w:r>
      <w:r w:rsidR="00E526E9" w:rsidRPr="00927E98">
        <w:rPr>
          <w:lang w:val="en-GB"/>
        </w:rPr>
        <w:t xml:space="preserve"> </w:t>
      </w:r>
      <w:r w:rsidR="00973E71" w:rsidRPr="00927E98">
        <w:rPr>
          <w:lang w:val="en-GB"/>
        </w:rPr>
        <w:t>Because a</w:t>
      </w:r>
      <w:r w:rsidR="00943600" w:rsidRPr="00927E98">
        <w:rPr>
          <w:lang w:val="en-GB"/>
        </w:rPr>
        <w:t xml:space="preserve">pplication schemas generally become too big to </w:t>
      </w:r>
      <w:r w:rsidR="00015E26" w:rsidRPr="00927E98">
        <w:rPr>
          <w:lang w:val="en-GB"/>
        </w:rPr>
        <w:t xml:space="preserve">remain </w:t>
      </w:r>
      <w:r w:rsidR="00943600" w:rsidRPr="00927E98">
        <w:rPr>
          <w:lang w:val="en-GB"/>
        </w:rPr>
        <w:t xml:space="preserve">easily </w:t>
      </w:r>
      <w:r w:rsidR="00015E26" w:rsidRPr="00927E98">
        <w:rPr>
          <w:lang w:val="en-GB"/>
        </w:rPr>
        <w:t xml:space="preserve">readable </w:t>
      </w:r>
      <w:r w:rsidR="00943600" w:rsidRPr="00927E98">
        <w:rPr>
          <w:lang w:val="en-GB"/>
        </w:rPr>
        <w:t>in one page</w:t>
      </w:r>
      <w:r w:rsidR="00684F9A" w:rsidRPr="00927E98">
        <w:rPr>
          <w:lang w:val="en-GB"/>
        </w:rPr>
        <w:t>,</w:t>
      </w:r>
      <w:r w:rsidR="00943600" w:rsidRPr="00927E98">
        <w:rPr>
          <w:lang w:val="en-GB"/>
        </w:rPr>
        <w:t xml:space="preserve"> it </w:t>
      </w:r>
      <w:r w:rsidR="00973E71" w:rsidRPr="00927E98">
        <w:rPr>
          <w:lang w:val="en-GB"/>
        </w:rPr>
        <w:t>may be beneficial for overall readability</w:t>
      </w:r>
      <w:r w:rsidR="00943600" w:rsidRPr="00927E98">
        <w:rPr>
          <w:lang w:val="en-GB"/>
        </w:rPr>
        <w:t xml:space="preserve"> to split up </w:t>
      </w:r>
      <w:ins w:id="579" w:author="Teh Stand" w:date="2018-11-22T08:15:00Z">
        <w:r w:rsidR="006A2288">
          <w:rPr>
            <w:lang w:val="en-GB"/>
          </w:rPr>
          <w:t xml:space="preserve">the </w:t>
        </w:r>
      </w:ins>
      <w:r w:rsidR="006A2288">
        <w:rPr>
          <w:lang w:val="en-GB"/>
        </w:rPr>
        <w:t>A</w:t>
      </w:r>
      <w:r w:rsidR="006A2288" w:rsidRPr="00927E98">
        <w:rPr>
          <w:lang w:val="en-GB"/>
        </w:rPr>
        <w:t xml:space="preserve">pplication </w:t>
      </w:r>
      <w:r w:rsidR="006A2288">
        <w:rPr>
          <w:lang w:val="en-GB"/>
        </w:rPr>
        <w:t>S</w:t>
      </w:r>
      <w:r w:rsidR="006A2288" w:rsidRPr="00927E98">
        <w:rPr>
          <w:lang w:val="en-GB"/>
        </w:rPr>
        <w:t>chem</w:t>
      </w:r>
      <w:r w:rsidR="006A2288">
        <w:rPr>
          <w:lang w:val="en-GB"/>
        </w:rPr>
        <w:t>a</w:t>
      </w:r>
      <w:r w:rsidR="006A2288" w:rsidRPr="00927E98">
        <w:rPr>
          <w:lang w:val="en-GB"/>
        </w:rPr>
        <w:t xml:space="preserve"> </w:t>
      </w:r>
      <w:r w:rsidR="00943600" w:rsidRPr="00927E98">
        <w:rPr>
          <w:lang w:val="en-GB"/>
        </w:rPr>
        <w:t xml:space="preserve">into sections based on functions and elements. The elements used </w:t>
      </w:r>
      <w:r w:rsidR="002B0C39" w:rsidRPr="00927E98">
        <w:rPr>
          <w:lang w:val="en-GB"/>
        </w:rPr>
        <w:t>(</w:t>
      </w:r>
      <w:del w:id="580" w:author="Teh Stand" w:date="2018-11-22T08:15:00Z">
        <w:r w:rsidR="002B0C39" w:rsidRPr="00927E98" w:rsidDel="006A2288">
          <w:rPr>
            <w:lang w:val="en-GB"/>
          </w:rPr>
          <w:delText>e.g</w:delText>
        </w:r>
        <w:r w:rsidR="00CA5F92" w:rsidRPr="00927E98" w:rsidDel="006A2288">
          <w:rPr>
            <w:lang w:val="en-GB"/>
          </w:rPr>
          <w:delText>.</w:delText>
        </w:r>
      </w:del>
      <w:ins w:id="581" w:author="Teh Stand" w:date="2018-11-22T08:15:00Z">
        <w:r w:rsidR="006A2288">
          <w:rPr>
            <w:lang w:val="en-GB"/>
          </w:rPr>
          <w:t>for example</w:t>
        </w:r>
      </w:ins>
      <w:r w:rsidR="002B0C39" w:rsidRPr="00927E98">
        <w:rPr>
          <w:lang w:val="en-GB"/>
        </w:rPr>
        <w:t xml:space="preserve"> all feature types in one diagram and all enumerated lists in another diagram) </w:t>
      </w:r>
      <w:r w:rsidR="00943600" w:rsidRPr="00927E98">
        <w:rPr>
          <w:lang w:val="en-GB"/>
        </w:rPr>
        <w:t>are discussed in</w:t>
      </w:r>
      <w:r w:rsidR="00F97662" w:rsidRPr="00927E98">
        <w:rPr>
          <w:lang w:val="en-GB"/>
        </w:rPr>
        <w:t xml:space="preserve"> section</w:t>
      </w:r>
      <w:r w:rsidR="00D41416" w:rsidRPr="00927E98">
        <w:rPr>
          <w:lang w:val="en-GB"/>
        </w:rPr>
        <w:t xml:space="preserve"> </w:t>
      </w:r>
      <w:commentRangeStart w:id="582"/>
      <w:r w:rsidR="00D41416" w:rsidRPr="00434C46">
        <w:rPr>
          <w:lang w:val="en-GB"/>
        </w:rPr>
        <w:fldChar w:fldCharType="begin"/>
      </w:r>
      <w:r w:rsidR="00D41416" w:rsidRPr="00927E98">
        <w:rPr>
          <w:lang w:val="en-GB"/>
        </w:rPr>
        <w:instrText xml:space="preserve"> REF _Ref520579357 \r \h </w:instrText>
      </w:r>
      <w:r w:rsidR="00D41416" w:rsidRPr="00434C46">
        <w:rPr>
          <w:lang w:val="en-GB"/>
        </w:rPr>
      </w:r>
      <w:r w:rsidR="00D41416" w:rsidRPr="00434C46">
        <w:rPr>
          <w:lang w:val="en-GB"/>
        </w:rPr>
        <w:fldChar w:fldCharType="separate"/>
      </w:r>
      <w:r w:rsidR="00D41416" w:rsidRPr="00927E98">
        <w:rPr>
          <w:lang w:val="en-GB"/>
        </w:rPr>
        <w:t>2.2.9.2</w:t>
      </w:r>
      <w:r w:rsidR="00D41416" w:rsidRPr="00434C46">
        <w:rPr>
          <w:lang w:val="en-GB"/>
        </w:rPr>
        <w:fldChar w:fldCharType="end"/>
      </w:r>
      <w:commentRangeEnd w:id="582"/>
      <w:r w:rsidR="004726B1">
        <w:rPr>
          <w:rStyle w:val="CommentReference"/>
        </w:rPr>
        <w:commentReference w:id="582"/>
      </w:r>
      <w:r w:rsidR="00943600" w:rsidRPr="00927E98">
        <w:rPr>
          <w:lang w:val="en-GB"/>
        </w:rPr>
        <w:t>. Functions can be things like specific topics</w:t>
      </w:r>
      <w:r w:rsidR="00C0721F" w:rsidRPr="00927E98">
        <w:rPr>
          <w:lang w:val="en-GB"/>
        </w:rPr>
        <w:t xml:space="preserve"> (</w:t>
      </w:r>
      <w:del w:id="583" w:author="Teh Stand" w:date="2018-11-22T08:16:00Z">
        <w:r w:rsidR="00C0721F" w:rsidRPr="00927E98" w:rsidDel="006A2288">
          <w:rPr>
            <w:lang w:val="en-GB"/>
          </w:rPr>
          <w:delText>e.g.</w:delText>
        </w:r>
      </w:del>
      <w:ins w:id="584" w:author="Teh Stand" w:date="2018-11-22T08:16:00Z">
        <w:r w:rsidR="006A2288">
          <w:rPr>
            <w:lang w:val="en-GB"/>
          </w:rPr>
          <w:t>for example</w:t>
        </w:r>
      </w:ins>
      <w:r w:rsidR="00C0721F" w:rsidRPr="00927E98">
        <w:rPr>
          <w:lang w:val="en-GB"/>
        </w:rPr>
        <w:t xml:space="preserve"> how buoys are modelled</w:t>
      </w:r>
      <w:ins w:id="585" w:author="Teh Stand" w:date="2018-11-22T08:16:00Z">
        <w:r w:rsidR="006A2288">
          <w:rPr>
            <w:lang w:val="en-GB"/>
          </w:rPr>
          <w:t>;</w:t>
        </w:r>
      </w:ins>
      <w:del w:id="586" w:author="Teh Stand" w:date="2018-11-22T08:16:00Z">
        <w:r w:rsidR="00C0721F" w:rsidRPr="00927E98" w:rsidDel="006A2288">
          <w:rPr>
            <w:lang w:val="en-GB"/>
          </w:rPr>
          <w:delText>,</w:delText>
        </w:r>
      </w:del>
      <w:r w:rsidR="00C0721F" w:rsidRPr="00927E98">
        <w:rPr>
          <w:lang w:val="en-GB"/>
        </w:rPr>
        <w:t xml:space="preserve"> or how contact details </w:t>
      </w:r>
      <w:r w:rsidR="002B0C39" w:rsidRPr="00927E98">
        <w:rPr>
          <w:lang w:val="en-GB"/>
        </w:rPr>
        <w:t>are</w:t>
      </w:r>
      <w:r w:rsidR="00C0721F" w:rsidRPr="00927E98">
        <w:rPr>
          <w:lang w:val="en-GB"/>
        </w:rPr>
        <w:t xml:space="preserve"> modelled)</w:t>
      </w:r>
      <w:r w:rsidR="00943600" w:rsidRPr="00927E98">
        <w:rPr>
          <w:lang w:val="en-GB"/>
        </w:rPr>
        <w:t xml:space="preserve"> and how these are constructed</w:t>
      </w:r>
      <w:r w:rsidR="00973E71" w:rsidRPr="00927E98">
        <w:rPr>
          <w:lang w:val="en-GB"/>
        </w:rPr>
        <w:t>.</w:t>
      </w:r>
    </w:p>
    <w:p w14:paraId="39B2AB50" w14:textId="559F5A3E" w:rsidR="004B278D" w:rsidRPr="00927E98" w:rsidDel="006A2288" w:rsidRDefault="004B278D">
      <w:pPr>
        <w:pStyle w:val="ListParagraph"/>
        <w:spacing w:line="240" w:lineRule="auto"/>
        <w:ind w:left="0"/>
        <w:contextualSpacing w:val="0"/>
        <w:jc w:val="both"/>
        <w:rPr>
          <w:del w:id="587" w:author="Teh Stand" w:date="2018-11-22T08:13:00Z"/>
          <w:b/>
          <w:u w:val="single"/>
          <w:lang w:val="en-GB"/>
        </w:rPr>
      </w:pPr>
    </w:p>
    <w:p w14:paraId="44133137" w14:textId="31558BB0" w:rsidR="004B278D" w:rsidRPr="00927E98" w:rsidRDefault="004B278D" w:rsidP="004726B1">
      <w:pPr>
        <w:pStyle w:val="Heading2"/>
        <w:keepLines w:val="0"/>
        <w:numPr>
          <w:ilvl w:val="2"/>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588" w:name="_Toc502540944"/>
      <w:bookmarkStart w:id="589" w:name="_Toc502558248"/>
      <w:r w:rsidRPr="00927E98">
        <w:rPr>
          <w:rFonts w:ascii="Arial" w:eastAsia="MS Mincho" w:hAnsi="Arial" w:cs="Times New Roman"/>
          <w:b/>
          <w:bCs/>
          <w:color w:val="auto"/>
          <w:sz w:val="22"/>
          <w:szCs w:val="20"/>
          <w:lang w:val="en-GB" w:eastAsia="ja-JP"/>
        </w:rPr>
        <w:t xml:space="preserve">Feature </w:t>
      </w:r>
      <w:bookmarkEnd w:id="588"/>
      <w:bookmarkEnd w:id="589"/>
      <w:del w:id="590" w:author="Teh Stand" w:date="2018-11-22T08:55:00Z">
        <w:r w:rsidR="00F559AF" w:rsidRPr="00927E98" w:rsidDel="004726B1">
          <w:rPr>
            <w:rFonts w:ascii="Arial" w:eastAsia="MS Mincho" w:hAnsi="Arial" w:cs="Times New Roman"/>
            <w:b/>
            <w:bCs/>
            <w:color w:val="auto"/>
            <w:sz w:val="22"/>
            <w:szCs w:val="20"/>
            <w:lang w:val="en-GB" w:eastAsia="ja-JP"/>
          </w:rPr>
          <w:delText>catalogue</w:delText>
        </w:r>
      </w:del>
      <w:ins w:id="591" w:author="Teh Stand" w:date="2018-11-22T08:55:00Z">
        <w:r w:rsidR="004726B1">
          <w:rPr>
            <w:rFonts w:ascii="Arial" w:eastAsia="MS Mincho" w:hAnsi="Arial" w:cs="Times New Roman"/>
            <w:b/>
            <w:bCs/>
            <w:color w:val="auto"/>
            <w:sz w:val="22"/>
            <w:szCs w:val="20"/>
            <w:lang w:val="en-GB" w:eastAsia="ja-JP"/>
          </w:rPr>
          <w:t>C</w:t>
        </w:r>
        <w:r w:rsidR="004726B1" w:rsidRPr="00927E98">
          <w:rPr>
            <w:rFonts w:ascii="Arial" w:eastAsia="MS Mincho" w:hAnsi="Arial" w:cs="Times New Roman"/>
            <w:b/>
            <w:bCs/>
            <w:color w:val="auto"/>
            <w:sz w:val="22"/>
            <w:szCs w:val="20"/>
            <w:lang w:val="en-GB" w:eastAsia="ja-JP"/>
          </w:rPr>
          <w:t>atalogue</w:t>
        </w:r>
      </w:ins>
    </w:p>
    <w:p w14:paraId="6E04AAA3" w14:textId="115F65EA" w:rsidR="004B278D" w:rsidRPr="00927E98" w:rsidRDefault="004B278D" w:rsidP="004726B1">
      <w:pPr>
        <w:pStyle w:val="ListParagraph"/>
        <w:spacing w:line="240" w:lineRule="auto"/>
        <w:ind w:left="0"/>
        <w:contextualSpacing w:val="0"/>
        <w:jc w:val="both"/>
        <w:rPr>
          <w:lang w:val="en-GB"/>
        </w:rPr>
      </w:pPr>
      <w:r w:rsidRPr="00927E98">
        <w:rPr>
          <w:lang w:val="en-GB"/>
        </w:rPr>
        <w:t xml:space="preserve">ISO 19110 defines a </w:t>
      </w:r>
      <w:r w:rsidR="004726B1">
        <w:rPr>
          <w:lang w:val="en-GB"/>
        </w:rPr>
        <w:t>F</w:t>
      </w:r>
      <w:r w:rsidR="004726B1" w:rsidRPr="00927E98">
        <w:rPr>
          <w:lang w:val="en-GB"/>
        </w:rPr>
        <w:t xml:space="preserve">eature </w:t>
      </w:r>
      <w:r w:rsidR="004726B1">
        <w:rPr>
          <w:lang w:val="en-GB"/>
        </w:rPr>
        <w:t>C</w:t>
      </w:r>
      <w:r w:rsidR="004726B1" w:rsidRPr="00927E98">
        <w:rPr>
          <w:lang w:val="en-GB"/>
        </w:rPr>
        <w:t xml:space="preserve">atalogue </w:t>
      </w:r>
      <w:r w:rsidRPr="00927E98">
        <w:rPr>
          <w:lang w:val="en-GB"/>
        </w:rPr>
        <w:t xml:space="preserve">as a catalogue that contains definitions and descriptions of the feature types, feature attributes, and feature associations occurring in one or more sets of geographic data. Therefore, the </w:t>
      </w:r>
      <w:r w:rsidR="004726B1">
        <w:rPr>
          <w:lang w:val="en-GB"/>
        </w:rPr>
        <w:t>F</w:t>
      </w:r>
      <w:r w:rsidR="004726B1" w:rsidRPr="00927E98">
        <w:rPr>
          <w:lang w:val="en-GB"/>
        </w:rPr>
        <w:t xml:space="preserve">eature </w:t>
      </w:r>
      <w:r w:rsidR="004726B1">
        <w:rPr>
          <w:lang w:val="en-GB"/>
        </w:rPr>
        <w:t>C</w:t>
      </w:r>
      <w:r w:rsidR="004726B1" w:rsidRPr="00927E98">
        <w:rPr>
          <w:lang w:val="en-GB"/>
        </w:rPr>
        <w:t xml:space="preserve">atalogue </w:t>
      </w:r>
      <w:r w:rsidRPr="00927E98">
        <w:rPr>
          <w:lang w:val="en-GB"/>
        </w:rPr>
        <w:t xml:space="preserve">acts as a </w:t>
      </w:r>
      <w:r w:rsidR="00DE787E" w:rsidRPr="00927E98">
        <w:rPr>
          <w:lang w:val="en-GB"/>
        </w:rPr>
        <w:t>machine-readable</w:t>
      </w:r>
      <w:r w:rsidRPr="00927E98">
        <w:rPr>
          <w:lang w:val="en-GB"/>
        </w:rPr>
        <w:t xml:space="preserve"> representation of the </w:t>
      </w:r>
      <w:r w:rsidR="004726B1">
        <w:rPr>
          <w:lang w:val="en-GB"/>
        </w:rPr>
        <w:t>A</w:t>
      </w:r>
      <w:r w:rsidR="004726B1" w:rsidRPr="00927E98">
        <w:rPr>
          <w:lang w:val="en-GB"/>
        </w:rPr>
        <w:t xml:space="preserve">pplication </w:t>
      </w:r>
      <w:r w:rsidR="004726B1">
        <w:rPr>
          <w:lang w:val="en-GB"/>
        </w:rPr>
        <w:t>S</w:t>
      </w:r>
      <w:r w:rsidR="004726B1" w:rsidRPr="00927E98">
        <w:rPr>
          <w:lang w:val="en-GB"/>
        </w:rPr>
        <w:t>chema</w:t>
      </w:r>
      <w:r w:rsidRPr="00927E98">
        <w:rPr>
          <w:lang w:val="en-GB"/>
        </w:rPr>
        <w:t xml:space="preserve">, and gives a system the means to describe the elements of a dataset that conforms to the </w:t>
      </w:r>
      <w:r w:rsidR="004726B1">
        <w:rPr>
          <w:lang w:val="en-GB"/>
        </w:rPr>
        <w:t>F</w:t>
      </w:r>
      <w:r w:rsidR="004726B1" w:rsidRPr="00927E98">
        <w:rPr>
          <w:lang w:val="en-GB"/>
        </w:rPr>
        <w:t xml:space="preserve">eature </w:t>
      </w:r>
      <w:r w:rsidR="004726B1">
        <w:rPr>
          <w:lang w:val="en-GB"/>
        </w:rPr>
        <w:t>C</w:t>
      </w:r>
      <w:r w:rsidR="004726B1" w:rsidRPr="00927E98">
        <w:rPr>
          <w:lang w:val="en-GB"/>
        </w:rPr>
        <w:t>atalogue</w:t>
      </w:r>
      <w:r w:rsidRPr="00927E98">
        <w:rPr>
          <w:lang w:val="en-GB"/>
        </w:rPr>
        <w:t>.</w:t>
      </w:r>
    </w:p>
    <w:p w14:paraId="23F7D103" w14:textId="476849E6" w:rsidR="00973E71" w:rsidRPr="00927E98" w:rsidRDefault="0076380F" w:rsidP="004726B1">
      <w:pPr>
        <w:pStyle w:val="ListParagraph"/>
        <w:spacing w:line="240" w:lineRule="auto"/>
        <w:ind w:left="0"/>
        <w:contextualSpacing w:val="0"/>
        <w:jc w:val="both"/>
        <w:rPr>
          <w:lang w:val="en-GB"/>
        </w:rPr>
      </w:pPr>
      <w:r w:rsidRPr="00927E98">
        <w:rPr>
          <w:lang w:val="en-GB"/>
        </w:rPr>
        <w:t>When a</w:t>
      </w:r>
      <w:r w:rsidR="00203A5C" w:rsidRPr="00927E98">
        <w:rPr>
          <w:lang w:val="en-GB"/>
        </w:rPr>
        <w:t xml:space="preserve"> data model is too big to be </w:t>
      </w:r>
      <w:r w:rsidR="00F9540E" w:rsidRPr="00927E98">
        <w:rPr>
          <w:lang w:val="en-GB"/>
        </w:rPr>
        <w:t xml:space="preserve">fully </w:t>
      </w:r>
      <w:r w:rsidR="00203A5C" w:rsidRPr="00927E98">
        <w:rPr>
          <w:lang w:val="en-GB"/>
        </w:rPr>
        <w:t xml:space="preserve">reproduced in </w:t>
      </w:r>
      <w:r w:rsidR="00F9540E" w:rsidRPr="00927E98">
        <w:rPr>
          <w:lang w:val="en-GB"/>
        </w:rPr>
        <w:t xml:space="preserve">UML </w:t>
      </w:r>
      <w:r w:rsidR="00203A5C" w:rsidRPr="00927E98">
        <w:rPr>
          <w:lang w:val="en-GB"/>
        </w:rPr>
        <w:t xml:space="preserve">within in a </w:t>
      </w:r>
      <w:r w:rsidR="004726B1">
        <w:rPr>
          <w:lang w:val="en-GB"/>
        </w:rPr>
        <w:t>P</w:t>
      </w:r>
      <w:r w:rsidR="004726B1" w:rsidRPr="00927E98">
        <w:rPr>
          <w:lang w:val="en-GB"/>
        </w:rPr>
        <w:t xml:space="preserve">roduct </w:t>
      </w:r>
      <w:r w:rsidR="004726B1">
        <w:rPr>
          <w:lang w:val="en-GB"/>
        </w:rPr>
        <w:t>S</w:t>
      </w:r>
      <w:r w:rsidR="004726B1" w:rsidRPr="00927E98">
        <w:rPr>
          <w:lang w:val="en-GB"/>
        </w:rPr>
        <w:t>pecification</w:t>
      </w:r>
      <w:r w:rsidR="00203A5C" w:rsidRPr="00927E98">
        <w:rPr>
          <w:lang w:val="en-GB"/>
        </w:rPr>
        <w:t xml:space="preserve">, the </w:t>
      </w:r>
      <w:r w:rsidR="004726B1">
        <w:rPr>
          <w:lang w:val="en-GB"/>
        </w:rPr>
        <w:t>F</w:t>
      </w:r>
      <w:r w:rsidR="004726B1" w:rsidRPr="00927E98">
        <w:rPr>
          <w:lang w:val="en-GB"/>
        </w:rPr>
        <w:t xml:space="preserve">eature </w:t>
      </w:r>
      <w:r w:rsidR="004726B1">
        <w:rPr>
          <w:lang w:val="en-GB"/>
        </w:rPr>
        <w:t>C</w:t>
      </w:r>
      <w:r w:rsidR="004726B1" w:rsidRPr="00927E98">
        <w:rPr>
          <w:lang w:val="en-GB"/>
        </w:rPr>
        <w:t xml:space="preserve">atalogue </w:t>
      </w:r>
      <w:r w:rsidR="00203A5C" w:rsidRPr="00927E98">
        <w:rPr>
          <w:lang w:val="en-GB"/>
        </w:rPr>
        <w:t xml:space="preserve">in combination with specific subsets of the overall UML application schema can serve as a substitute to the requirement of full application schema </w:t>
      </w:r>
      <w:r w:rsidR="006C66E5" w:rsidRPr="00927E98">
        <w:rPr>
          <w:lang w:val="en-GB"/>
        </w:rPr>
        <w:t>being described in the product specification.</w:t>
      </w:r>
    </w:p>
    <w:p w14:paraId="35395D40" w14:textId="63DD8CAD" w:rsidR="00D81415" w:rsidRPr="00927E98" w:rsidRDefault="00D81415" w:rsidP="004726B1">
      <w:pPr>
        <w:pStyle w:val="ListParagraph"/>
        <w:spacing w:line="240" w:lineRule="auto"/>
        <w:ind w:left="0"/>
        <w:contextualSpacing w:val="0"/>
        <w:jc w:val="both"/>
        <w:rPr>
          <w:lang w:val="en-GB" w:eastAsia="ko-KR"/>
        </w:rPr>
      </w:pPr>
      <w:r w:rsidRPr="00927E98">
        <w:rPr>
          <w:lang w:val="en-GB"/>
        </w:rPr>
        <w:t xml:space="preserve">It is possible to create </w:t>
      </w:r>
      <w:r w:rsidR="004726B1">
        <w:rPr>
          <w:lang w:val="en-GB"/>
        </w:rPr>
        <w:t>f</w:t>
      </w:r>
      <w:r w:rsidR="004726B1" w:rsidRPr="00927E98">
        <w:rPr>
          <w:lang w:val="en-GB"/>
        </w:rPr>
        <w:t xml:space="preserve">eature </w:t>
      </w:r>
      <w:r w:rsidR="004726B1">
        <w:rPr>
          <w:lang w:val="en-GB"/>
        </w:rPr>
        <w:t>c</w:t>
      </w:r>
      <w:r w:rsidR="004726B1" w:rsidRPr="00927E98">
        <w:rPr>
          <w:lang w:val="en-GB"/>
        </w:rPr>
        <w:t xml:space="preserve">atalogues </w:t>
      </w:r>
      <w:r w:rsidRPr="00927E98">
        <w:rPr>
          <w:lang w:val="en-GB"/>
        </w:rPr>
        <w:t xml:space="preserve">in a variation of ways, but it is recommended that it is done using the IHO Feature Catalogue Builder, as described in </w:t>
      </w:r>
      <w:r w:rsidR="00872091" w:rsidRPr="00927E98">
        <w:rPr>
          <w:lang w:val="en-GB"/>
        </w:rPr>
        <w:t xml:space="preserve">section </w:t>
      </w:r>
      <w:del w:id="592" w:author="Teh Stand" w:date="2018-11-22T09:00:00Z">
        <w:r w:rsidR="00B951D7" w:rsidRPr="00434C46" w:rsidDel="00CC65D0">
          <w:rPr>
            <w:lang w:val="en-GB"/>
          </w:rPr>
          <w:fldChar w:fldCharType="begin"/>
        </w:r>
        <w:r w:rsidR="00B951D7" w:rsidRPr="00927E98" w:rsidDel="00CC65D0">
          <w:rPr>
            <w:lang w:val="en-GB"/>
          </w:rPr>
          <w:delInstrText xml:space="preserve"> REF _Ref502319188 \r \h </w:delInstrText>
        </w:r>
        <w:r w:rsidR="00B951D7" w:rsidRPr="00434C46" w:rsidDel="00CC65D0">
          <w:rPr>
            <w:lang w:val="en-GB"/>
          </w:rPr>
        </w:r>
        <w:r w:rsidR="00B951D7" w:rsidRPr="00434C46" w:rsidDel="00CC65D0">
          <w:rPr>
            <w:lang w:val="en-GB"/>
          </w:rPr>
          <w:fldChar w:fldCharType="separate"/>
        </w:r>
        <w:r w:rsidR="00B951D7" w:rsidRPr="00927E98" w:rsidDel="00CC65D0">
          <w:rPr>
            <w:lang w:val="en-GB"/>
          </w:rPr>
          <w:delText>3.2</w:delText>
        </w:r>
        <w:r w:rsidR="00B951D7" w:rsidRPr="00434C46" w:rsidDel="00CC65D0">
          <w:rPr>
            <w:lang w:val="en-GB"/>
          </w:rPr>
          <w:fldChar w:fldCharType="end"/>
        </w:r>
      </w:del>
      <w:ins w:id="593" w:author="Teh Stand" w:date="2018-11-22T09:00:00Z">
        <w:r w:rsidR="00CC65D0" w:rsidRPr="00434C46">
          <w:rPr>
            <w:lang w:val="en-GB"/>
          </w:rPr>
          <w:fldChar w:fldCharType="begin"/>
        </w:r>
        <w:r w:rsidR="00CC65D0" w:rsidRPr="00927E98">
          <w:rPr>
            <w:lang w:val="en-GB"/>
          </w:rPr>
          <w:instrText xml:space="preserve"> REF _Ref502319188 \r \h </w:instrText>
        </w:r>
      </w:ins>
      <w:r w:rsidR="00CC65D0" w:rsidRPr="00434C46">
        <w:rPr>
          <w:lang w:val="en-GB"/>
        </w:rPr>
      </w:r>
      <w:ins w:id="594" w:author="Teh Stand" w:date="2018-11-22T09:00:00Z">
        <w:r w:rsidR="00CC65D0" w:rsidRPr="00434C46">
          <w:rPr>
            <w:lang w:val="en-GB"/>
          </w:rPr>
          <w:fldChar w:fldCharType="separate"/>
        </w:r>
        <w:r w:rsidR="00CC65D0">
          <w:rPr>
            <w:lang w:val="en-GB"/>
          </w:rPr>
          <w:t>6</w:t>
        </w:r>
        <w:r w:rsidR="00CC65D0" w:rsidRPr="00927E98">
          <w:rPr>
            <w:lang w:val="en-GB"/>
          </w:rPr>
          <w:t>.2</w:t>
        </w:r>
        <w:r w:rsidR="00CC65D0" w:rsidRPr="00434C46">
          <w:rPr>
            <w:lang w:val="en-GB"/>
          </w:rPr>
          <w:fldChar w:fldCharType="end"/>
        </w:r>
      </w:ins>
      <w:r w:rsidR="00876F63" w:rsidRPr="00927E98">
        <w:rPr>
          <w:lang w:val="en-GB"/>
        </w:rPr>
        <w:t>.</w:t>
      </w:r>
      <w:r w:rsidR="000A2435" w:rsidRPr="00927E98">
        <w:rPr>
          <w:lang w:val="en-GB" w:eastAsia="ko-KR"/>
        </w:rPr>
        <w:t xml:space="preserve"> Feature </w:t>
      </w:r>
      <w:r w:rsidR="00CC65D0">
        <w:rPr>
          <w:lang w:val="en-GB" w:eastAsia="ko-KR"/>
        </w:rPr>
        <w:t>c</w:t>
      </w:r>
      <w:r w:rsidR="00CC65D0" w:rsidRPr="00927E98">
        <w:rPr>
          <w:lang w:val="en-GB" w:eastAsia="ko-KR"/>
        </w:rPr>
        <w:t xml:space="preserve">atalogues </w:t>
      </w:r>
      <w:r w:rsidR="003606AB" w:rsidRPr="00927E98">
        <w:rPr>
          <w:lang w:val="en-GB" w:eastAsia="ko-KR"/>
        </w:rPr>
        <w:t xml:space="preserve">created by other </w:t>
      </w:r>
      <w:r w:rsidR="00A423B1" w:rsidRPr="00927E98">
        <w:rPr>
          <w:lang w:val="en-GB" w:eastAsia="ko-KR"/>
        </w:rPr>
        <w:t xml:space="preserve">methods </w:t>
      </w:r>
      <w:r w:rsidR="003606AB" w:rsidRPr="00927E98">
        <w:rPr>
          <w:lang w:val="en-GB" w:eastAsia="ko-KR"/>
        </w:rPr>
        <w:t xml:space="preserve">should be verified </w:t>
      </w:r>
      <w:r w:rsidR="00A423B1" w:rsidRPr="00927E98">
        <w:rPr>
          <w:lang w:val="en-GB" w:eastAsia="ko-KR"/>
        </w:rPr>
        <w:t xml:space="preserve">using the </w:t>
      </w:r>
      <w:ins w:id="595" w:author="Teh Stand" w:date="2018-11-22T09:03:00Z">
        <w:r w:rsidR="00CC65D0">
          <w:rPr>
            <w:lang w:val="en-GB" w:eastAsia="ko-KR"/>
          </w:rPr>
          <w:t>IHO Geospatial Information (</w:t>
        </w:r>
      </w:ins>
      <w:r w:rsidR="00A423B1" w:rsidRPr="00927E98">
        <w:rPr>
          <w:lang w:val="en-GB" w:eastAsia="ko-KR"/>
        </w:rPr>
        <w:t>GI</w:t>
      </w:r>
      <w:ins w:id="596" w:author="Teh Stand" w:date="2018-11-22T09:03:00Z">
        <w:r w:rsidR="00CC65D0">
          <w:rPr>
            <w:lang w:val="en-GB" w:eastAsia="ko-KR"/>
          </w:rPr>
          <w:t>)</w:t>
        </w:r>
      </w:ins>
      <w:r w:rsidR="00A423B1" w:rsidRPr="00927E98">
        <w:rPr>
          <w:lang w:val="en-GB" w:eastAsia="ko-KR"/>
        </w:rPr>
        <w:t xml:space="preserve"> </w:t>
      </w:r>
      <w:del w:id="597" w:author="Teh Stand" w:date="2018-11-22T09:03:00Z">
        <w:r w:rsidR="00A423B1" w:rsidRPr="00927E98" w:rsidDel="00CC65D0">
          <w:rPr>
            <w:lang w:val="en-GB" w:eastAsia="ko-KR"/>
          </w:rPr>
          <w:delText>registry</w:delText>
        </w:r>
      </w:del>
      <w:ins w:id="598" w:author="Teh Stand" w:date="2018-11-22T09:03:00Z">
        <w:r w:rsidR="00CC65D0">
          <w:rPr>
            <w:lang w:val="en-GB" w:eastAsia="ko-KR"/>
          </w:rPr>
          <w:t>R</w:t>
        </w:r>
        <w:r w:rsidR="00CC65D0" w:rsidRPr="00927E98">
          <w:rPr>
            <w:lang w:val="en-GB" w:eastAsia="ko-KR"/>
          </w:rPr>
          <w:t>egistry</w:t>
        </w:r>
      </w:ins>
      <w:r w:rsidR="003606AB" w:rsidRPr="00927E98">
        <w:rPr>
          <w:lang w:val="en-GB" w:eastAsia="ko-KR"/>
        </w:rPr>
        <w:t xml:space="preserve">, and then stored in the GI </w:t>
      </w:r>
      <w:del w:id="599" w:author="Teh Stand" w:date="2018-11-22T09:03:00Z">
        <w:r w:rsidR="003606AB" w:rsidRPr="00927E98" w:rsidDel="00CC65D0">
          <w:rPr>
            <w:lang w:val="en-GB" w:eastAsia="ko-KR"/>
          </w:rPr>
          <w:delText xml:space="preserve">registry </w:delText>
        </w:r>
      </w:del>
      <w:ins w:id="600" w:author="Teh Stand" w:date="2018-11-22T09:03:00Z">
        <w:r w:rsidR="00CC65D0">
          <w:rPr>
            <w:lang w:val="en-GB" w:eastAsia="ko-KR"/>
          </w:rPr>
          <w:t>R</w:t>
        </w:r>
        <w:r w:rsidR="00CC65D0" w:rsidRPr="00927E98">
          <w:rPr>
            <w:lang w:val="en-GB" w:eastAsia="ko-KR"/>
          </w:rPr>
          <w:t xml:space="preserve">egistry </w:t>
        </w:r>
      </w:ins>
      <w:r w:rsidR="003606AB" w:rsidRPr="00927E98">
        <w:rPr>
          <w:lang w:val="en-GB" w:eastAsia="ko-KR"/>
        </w:rPr>
        <w:t xml:space="preserve">Database in order to produce a Portrayal Catalogue using </w:t>
      </w:r>
      <w:ins w:id="601" w:author="Teh Stand" w:date="2018-11-22T09:03:00Z">
        <w:r w:rsidR="00CC65D0">
          <w:rPr>
            <w:lang w:val="en-GB" w:eastAsia="ko-KR"/>
          </w:rPr>
          <w:t xml:space="preserve">the </w:t>
        </w:r>
      </w:ins>
      <w:r w:rsidR="003606AB" w:rsidRPr="00927E98">
        <w:rPr>
          <w:lang w:val="en-GB" w:eastAsia="ko-KR"/>
        </w:rPr>
        <w:t xml:space="preserve">IHO Portrayal Catalogue Builder. </w:t>
      </w:r>
    </w:p>
    <w:p w14:paraId="71DCC27E" w14:textId="01EFD238" w:rsidR="007565F4" w:rsidRPr="00927E98" w:rsidDel="004726B1" w:rsidRDefault="007565F4">
      <w:pPr>
        <w:pStyle w:val="ListParagraph"/>
        <w:spacing w:line="240" w:lineRule="auto"/>
        <w:ind w:left="0"/>
        <w:contextualSpacing w:val="0"/>
        <w:jc w:val="both"/>
        <w:rPr>
          <w:del w:id="602" w:author="Teh Stand" w:date="2018-11-22T08:54:00Z"/>
          <w:lang w:val="en-GB"/>
        </w:rPr>
        <w:pPrChange w:id="603" w:author="Teh Stand" w:date="2018-11-22T09:04:00Z">
          <w:pPr>
            <w:pStyle w:val="ListParagraph"/>
            <w:ind w:left="0"/>
          </w:pPr>
        </w:pPrChange>
      </w:pPr>
    </w:p>
    <w:p w14:paraId="290766E7" w14:textId="466966EE" w:rsidR="001D3527" w:rsidRPr="00927E98" w:rsidRDefault="00900984" w:rsidP="00CC65D0">
      <w:pPr>
        <w:pStyle w:val="Heading2"/>
        <w:keepLines w:val="0"/>
        <w:numPr>
          <w:ilvl w:val="2"/>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604" w:name="_Toc502540945"/>
      <w:bookmarkStart w:id="605" w:name="_Toc502558249"/>
      <w:bookmarkStart w:id="606" w:name="_Ref520579357"/>
      <w:r w:rsidRPr="00927E98">
        <w:rPr>
          <w:rFonts w:ascii="Arial" w:eastAsia="MS Mincho" w:hAnsi="Arial" w:cs="Times New Roman"/>
          <w:b/>
          <w:bCs/>
          <w:color w:val="auto"/>
          <w:sz w:val="22"/>
          <w:szCs w:val="20"/>
          <w:lang w:val="en-GB" w:eastAsia="ja-JP"/>
        </w:rPr>
        <w:t xml:space="preserve">Model </w:t>
      </w:r>
      <w:r w:rsidR="00F559AF" w:rsidRPr="00927E98">
        <w:rPr>
          <w:rFonts w:ascii="Arial" w:eastAsia="MS Mincho" w:hAnsi="Arial" w:cs="Times New Roman"/>
          <w:b/>
          <w:bCs/>
          <w:color w:val="auto"/>
          <w:sz w:val="22"/>
          <w:szCs w:val="20"/>
          <w:lang w:val="en-GB" w:eastAsia="ja-JP"/>
        </w:rPr>
        <w:t xml:space="preserve">elements used </w:t>
      </w:r>
      <w:r w:rsidR="007F7517" w:rsidRPr="00927E98">
        <w:rPr>
          <w:rFonts w:ascii="Arial" w:eastAsia="MS Mincho" w:hAnsi="Arial" w:cs="Times New Roman"/>
          <w:b/>
          <w:bCs/>
          <w:color w:val="auto"/>
          <w:sz w:val="22"/>
          <w:szCs w:val="20"/>
          <w:lang w:val="en-GB" w:eastAsia="ja-JP"/>
        </w:rPr>
        <w:t xml:space="preserve">in </w:t>
      </w:r>
      <w:r w:rsidR="00D15E5F" w:rsidRPr="00927E98">
        <w:rPr>
          <w:rFonts w:ascii="Arial" w:eastAsia="MS Mincho" w:hAnsi="Arial" w:cs="Times New Roman"/>
          <w:b/>
          <w:bCs/>
          <w:color w:val="auto"/>
          <w:sz w:val="22"/>
          <w:szCs w:val="20"/>
          <w:lang w:val="en-GB" w:eastAsia="ja-JP"/>
        </w:rPr>
        <w:t xml:space="preserve">a </w:t>
      </w:r>
      <w:r w:rsidR="00F559AF" w:rsidRPr="00927E98">
        <w:rPr>
          <w:rFonts w:ascii="Arial" w:eastAsia="MS Mincho" w:hAnsi="Arial" w:cs="Times New Roman"/>
          <w:b/>
          <w:bCs/>
          <w:color w:val="auto"/>
          <w:sz w:val="22"/>
          <w:szCs w:val="20"/>
          <w:lang w:val="en-GB" w:eastAsia="ja-JP"/>
        </w:rPr>
        <w:t xml:space="preserve">product </w:t>
      </w:r>
      <w:bookmarkEnd w:id="604"/>
      <w:bookmarkEnd w:id="605"/>
      <w:bookmarkEnd w:id="606"/>
      <w:r w:rsidR="00F559AF" w:rsidRPr="00927E98">
        <w:rPr>
          <w:rFonts w:ascii="Arial" w:eastAsia="MS Mincho" w:hAnsi="Arial" w:cs="Times New Roman"/>
          <w:b/>
          <w:bCs/>
          <w:color w:val="auto"/>
          <w:sz w:val="22"/>
          <w:szCs w:val="20"/>
          <w:lang w:val="en-GB" w:eastAsia="ja-JP"/>
        </w:rPr>
        <w:t>specification</w:t>
      </w:r>
    </w:p>
    <w:p w14:paraId="52B2EB33" w14:textId="24D927EB" w:rsidR="00ED51D4" w:rsidRPr="00927E98" w:rsidRDefault="000E1B1D" w:rsidP="00CC65D0">
      <w:pPr>
        <w:spacing w:line="240" w:lineRule="auto"/>
        <w:jc w:val="both"/>
        <w:rPr>
          <w:lang w:val="en-GB"/>
        </w:rPr>
      </w:pPr>
      <w:r w:rsidRPr="00927E98">
        <w:rPr>
          <w:lang w:val="en-GB"/>
        </w:rPr>
        <w:t xml:space="preserve">This section is used for </w:t>
      </w:r>
      <w:r w:rsidR="00ED51D4" w:rsidRPr="00927E98">
        <w:rPr>
          <w:lang w:val="en-GB"/>
        </w:rPr>
        <w:t xml:space="preserve">elaborating </w:t>
      </w:r>
      <w:r w:rsidR="00632BAB">
        <w:rPr>
          <w:lang w:val="en-GB"/>
        </w:rPr>
        <w:t xml:space="preserve">on </w:t>
      </w:r>
      <w:r w:rsidR="00ED51D4" w:rsidRPr="00927E98">
        <w:rPr>
          <w:lang w:val="en-GB"/>
        </w:rPr>
        <w:t xml:space="preserve">the data </w:t>
      </w:r>
      <w:r w:rsidR="00943742" w:rsidRPr="00927E98">
        <w:rPr>
          <w:lang w:val="en-GB"/>
        </w:rPr>
        <w:t xml:space="preserve">modelling </w:t>
      </w:r>
      <w:r w:rsidR="00ED51D4" w:rsidRPr="00927E98">
        <w:rPr>
          <w:lang w:val="en-GB"/>
        </w:rPr>
        <w:t xml:space="preserve">elements used in a </w:t>
      </w:r>
      <w:r w:rsidR="00632BAB">
        <w:rPr>
          <w:lang w:val="en-GB"/>
        </w:rPr>
        <w:t>P</w:t>
      </w:r>
      <w:r w:rsidR="00632BAB" w:rsidRPr="00927E98">
        <w:rPr>
          <w:lang w:val="en-GB"/>
        </w:rPr>
        <w:t xml:space="preserve">roduct </w:t>
      </w:r>
      <w:r w:rsidR="00632BAB">
        <w:rPr>
          <w:lang w:val="en-GB"/>
        </w:rPr>
        <w:t>S</w:t>
      </w:r>
      <w:r w:rsidR="00632BAB" w:rsidRPr="00927E98">
        <w:rPr>
          <w:lang w:val="en-GB"/>
        </w:rPr>
        <w:t>pecification</w:t>
      </w:r>
      <w:r w:rsidR="005A3B9B" w:rsidRPr="00927E98">
        <w:rPr>
          <w:lang w:val="en-GB"/>
        </w:rPr>
        <w:t xml:space="preserve">, </w:t>
      </w:r>
      <w:r w:rsidR="00C42EE1" w:rsidRPr="00927E98">
        <w:rPr>
          <w:lang w:val="en-GB"/>
        </w:rPr>
        <w:t>such as</w:t>
      </w:r>
      <w:r w:rsidR="005A3B9B" w:rsidRPr="00927E98">
        <w:rPr>
          <w:lang w:val="en-GB"/>
        </w:rPr>
        <w:t xml:space="preserve"> in the </w:t>
      </w:r>
      <w:r w:rsidR="00632BAB">
        <w:rPr>
          <w:lang w:val="en-GB"/>
        </w:rPr>
        <w:t>A</w:t>
      </w:r>
      <w:r w:rsidR="00632BAB" w:rsidRPr="00927E98">
        <w:rPr>
          <w:lang w:val="en-GB"/>
        </w:rPr>
        <w:t xml:space="preserve">pplication </w:t>
      </w:r>
      <w:r w:rsidR="00632BAB">
        <w:rPr>
          <w:lang w:val="en-GB"/>
        </w:rPr>
        <w:t>S</w:t>
      </w:r>
      <w:r w:rsidR="00632BAB" w:rsidRPr="00927E98">
        <w:rPr>
          <w:lang w:val="en-GB"/>
        </w:rPr>
        <w:t xml:space="preserve">chema </w:t>
      </w:r>
      <w:r w:rsidR="00C42EE1" w:rsidRPr="00927E98">
        <w:rPr>
          <w:lang w:val="en-GB"/>
        </w:rPr>
        <w:t xml:space="preserve">and </w:t>
      </w:r>
      <w:r w:rsidR="00632BAB">
        <w:rPr>
          <w:lang w:val="en-GB"/>
        </w:rPr>
        <w:t>F</w:t>
      </w:r>
      <w:r w:rsidR="00632BAB" w:rsidRPr="00927E98">
        <w:rPr>
          <w:lang w:val="en-GB"/>
        </w:rPr>
        <w:t xml:space="preserve">eature </w:t>
      </w:r>
      <w:r w:rsidR="00632BAB">
        <w:rPr>
          <w:lang w:val="en-GB"/>
        </w:rPr>
        <w:t>C</w:t>
      </w:r>
      <w:r w:rsidR="00632BAB" w:rsidRPr="00927E98">
        <w:rPr>
          <w:lang w:val="en-GB"/>
        </w:rPr>
        <w:t xml:space="preserve">atalogue </w:t>
      </w:r>
      <w:r w:rsidR="00C42EE1" w:rsidRPr="00927E98">
        <w:rPr>
          <w:lang w:val="en-GB"/>
        </w:rPr>
        <w:t>parts</w:t>
      </w:r>
      <w:r w:rsidR="00ED51D4" w:rsidRPr="00927E98">
        <w:rPr>
          <w:lang w:val="en-GB"/>
        </w:rPr>
        <w:t>. This is done to help readability of the document as a stand-alone document. For example, the Product Specification</w:t>
      </w:r>
      <w:r w:rsidR="006D655E" w:rsidRPr="00927E98">
        <w:rPr>
          <w:lang w:val="en-GB"/>
        </w:rPr>
        <w:t xml:space="preserve"> Template </w:t>
      </w:r>
      <w:r w:rsidR="00C42EE1" w:rsidRPr="00927E98">
        <w:rPr>
          <w:lang w:val="en-GB"/>
        </w:rPr>
        <w:t>suggests that a specification include</w:t>
      </w:r>
      <w:r w:rsidR="006D655E" w:rsidRPr="00927E98">
        <w:rPr>
          <w:lang w:val="en-GB"/>
        </w:rPr>
        <w:t xml:space="preserve"> detail</w:t>
      </w:r>
      <w:r w:rsidR="00C42EE1" w:rsidRPr="00927E98">
        <w:rPr>
          <w:lang w:val="en-GB"/>
        </w:rPr>
        <w:t>s</w:t>
      </w:r>
      <w:r w:rsidR="006D655E" w:rsidRPr="00927E98">
        <w:rPr>
          <w:lang w:val="en-GB"/>
        </w:rPr>
        <w:t xml:space="preserve"> of what types </w:t>
      </w:r>
      <w:r w:rsidR="00ED51D4" w:rsidRPr="00927E98">
        <w:rPr>
          <w:lang w:val="en-GB"/>
        </w:rPr>
        <w:t xml:space="preserve">may be </w:t>
      </w:r>
      <w:r w:rsidR="006D655E" w:rsidRPr="00927E98">
        <w:rPr>
          <w:lang w:val="en-GB"/>
        </w:rPr>
        <w:t>used</w:t>
      </w:r>
      <w:r w:rsidR="00ED51D4" w:rsidRPr="00927E98">
        <w:rPr>
          <w:lang w:val="en-GB"/>
        </w:rPr>
        <w:t xml:space="preserve"> and</w:t>
      </w:r>
      <w:r w:rsidR="006D655E" w:rsidRPr="00927E98">
        <w:rPr>
          <w:lang w:val="en-GB"/>
        </w:rPr>
        <w:t xml:space="preserve"> </w:t>
      </w:r>
      <w:r w:rsidR="00C42EE1" w:rsidRPr="00927E98">
        <w:rPr>
          <w:lang w:val="en-GB"/>
        </w:rPr>
        <w:t xml:space="preserve">adapts </w:t>
      </w:r>
      <w:r w:rsidR="00ED51D4" w:rsidRPr="00927E98">
        <w:rPr>
          <w:lang w:val="en-GB"/>
        </w:rPr>
        <w:t xml:space="preserve">the </w:t>
      </w:r>
      <w:r w:rsidR="006D655E" w:rsidRPr="00927E98">
        <w:rPr>
          <w:lang w:val="en-GB"/>
        </w:rPr>
        <w:t>S-100 descriptions</w:t>
      </w:r>
      <w:r w:rsidR="00C42EE1" w:rsidRPr="00927E98">
        <w:rPr>
          <w:lang w:val="en-GB"/>
        </w:rPr>
        <w:t xml:space="preserve"> for increased readability</w:t>
      </w:r>
      <w:r w:rsidR="006D655E" w:rsidRPr="00927E98">
        <w:rPr>
          <w:lang w:val="en-GB"/>
        </w:rPr>
        <w:t xml:space="preserve">. </w:t>
      </w:r>
      <w:r w:rsidR="00ED51D4" w:rsidRPr="00927E98">
        <w:rPr>
          <w:lang w:val="en-GB"/>
        </w:rPr>
        <w:t>This method is given in the example below</w:t>
      </w:r>
      <w:ins w:id="607" w:author="Teh Stand" w:date="2018-11-22T09:10:00Z">
        <w:r w:rsidR="00B91499">
          <w:rPr>
            <w:lang w:val="en-GB"/>
          </w:rPr>
          <w:t>:</w:t>
        </w:r>
      </w:ins>
      <w:del w:id="608" w:author="Teh Stand" w:date="2018-11-22T09:10:00Z">
        <w:r w:rsidR="00ED51D4" w:rsidRPr="00927E98" w:rsidDel="00B91499">
          <w:rPr>
            <w:lang w:val="en-GB"/>
          </w:rPr>
          <w:delText>;</w:delText>
        </w:r>
      </w:del>
    </w:p>
    <w:p w14:paraId="35057CC7" w14:textId="39DD250F" w:rsidR="00DF62AE" w:rsidRPr="00927E98" w:rsidRDefault="00DF62AE" w:rsidP="00B91499">
      <w:pPr>
        <w:spacing w:after="60" w:line="240" w:lineRule="auto"/>
        <w:jc w:val="both"/>
        <w:rPr>
          <w:i/>
          <w:lang w:val="en-GB"/>
        </w:rPr>
      </w:pPr>
      <w:r w:rsidRPr="00927E98">
        <w:rPr>
          <w:i/>
          <w:lang w:val="en-GB"/>
        </w:rPr>
        <w:t>Example</w:t>
      </w:r>
      <w:ins w:id="609" w:author="Teh Stand" w:date="2018-11-22T09:12:00Z">
        <w:r w:rsidR="00B91499">
          <w:rPr>
            <w:i/>
            <w:lang w:val="en-GB"/>
          </w:rPr>
          <w:t>:</w:t>
        </w:r>
      </w:ins>
    </w:p>
    <w:p w14:paraId="10690B99" w14:textId="5E95D47C" w:rsidR="00ED51D4" w:rsidRPr="00927E98" w:rsidRDefault="00ED51D4" w:rsidP="00B91499">
      <w:pPr>
        <w:spacing w:after="60" w:line="240" w:lineRule="auto"/>
        <w:jc w:val="both"/>
        <w:rPr>
          <w:i/>
          <w:u w:val="single"/>
          <w:lang w:val="en-GB"/>
        </w:rPr>
      </w:pPr>
      <w:r w:rsidRPr="00927E98">
        <w:rPr>
          <w:i/>
          <w:u w:val="single"/>
          <w:lang w:val="en-GB"/>
        </w:rPr>
        <w:t>Feature Types</w:t>
      </w:r>
    </w:p>
    <w:p w14:paraId="28EE9831" w14:textId="69A13BC3" w:rsidR="00ED51D4" w:rsidRPr="00927E98" w:rsidRDefault="00ED51D4" w:rsidP="00B91499">
      <w:pPr>
        <w:spacing w:after="60" w:line="240" w:lineRule="auto"/>
        <w:jc w:val="both"/>
        <w:rPr>
          <w:i/>
          <w:lang w:val="en-GB"/>
        </w:rPr>
      </w:pPr>
      <w:r w:rsidRPr="00927E98">
        <w:rPr>
          <w:i/>
          <w:lang w:val="en-GB"/>
        </w:rPr>
        <w:t xml:space="preserve">&lt;The following clauses describe the different feature types that may be used in the </w:t>
      </w:r>
      <w:r w:rsidR="00B91499">
        <w:rPr>
          <w:i/>
          <w:lang w:val="en-GB"/>
        </w:rPr>
        <w:t>F</w:t>
      </w:r>
      <w:r w:rsidR="00B91499" w:rsidRPr="00927E98">
        <w:rPr>
          <w:i/>
          <w:lang w:val="en-GB"/>
        </w:rPr>
        <w:t xml:space="preserve">eature </w:t>
      </w:r>
      <w:r w:rsidR="00B91499">
        <w:rPr>
          <w:i/>
          <w:lang w:val="en-GB"/>
        </w:rPr>
        <w:t>C</w:t>
      </w:r>
      <w:r w:rsidR="00B91499" w:rsidRPr="00927E98">
        <w:rPr>
          <w:i/>
          <w:lang w:val="en-GB"/>
        </w:rPr>
        <w:t>atalogue</w:t>
      </w:r>
      <w:r w:rsidRPr="00927E98">
        <w:rPr>
          <w:i/>
          <w:lang w:val="en-GB"/>
        </w:rPr>
        <w:t>.&gt;</w:t>
      </w:r>
    </w:p>
    <w:p w14:paraId="64515EB3" w14:textId="261924AD" w:rsidR="00ED51D4" w:rsidRPr="00927E98" w:rsidRDefault="00ED51D4" w:rsidP="00B91499">
      <w:pPr>
        <w:spacing w:after="60" w:line="240" w:lineRule="auto"/>
        <w:jc w:val="both"/>
        <w:rPr>
          <w:i/>
          <w:u w:val="single"/>
          <w:lang w:val="en-GB"/>
        </w:rPr>
      </w:pPr>
      <w:r w:rsidRPr="00927E98">
        <w:rPr>
          <w:i/>
          <w:u w:val="single"/>
          <w:lang w:val="en-GB"/>
        </w:rPr>
        <w:t>Geographic</w:t>
      </w:r>
    </w:p>
    <w:p w14:paraId="55F22E9A" w14:textId="4D500848" w:rsidR="00ED51D4" w:rsidRPr="00927E98" w:rsidRDefault="00ED51D4" w:rsidP="00B91499">
      <w:pPr>
        <w:spacing w:after="60" w:line="240" w:lineRule="auto"/>
        <w:jc w:val="both"/>
        <w:rPr>
          <w:i/>
          <w:lang w:val="en-GB"/>
        </w:rPr>
      </w:pPr>
      <w:r w:rsidRPr="00927E98">
        <w:rPr>
          <w:i/>
          <w:lang w:val="en-GB"/>
        </w:rPr>
        <w:t>&lt;Geographic (geo) feature types form the principle content of the dataset and are fully defined by their associated attributes and information types.&gt;</w:t>
      </w:r>
    </w:p>
    <w:p w14:paraId="46F2AE33" w14:textId="2DA0CBA1" w:rsidR="00ED51D4" w:rsidRPr="00927E98" w:rsidRDefault="00ED51D4" w:rsidP="00B91499">
      <w:pPr>
        <w:spacing w:after="60" w:line="240" w:lineRule="auto"/>
        <w:jc w:val="both"/>
        <w:rPr>
          <w:i/>
          <w:u w:val="single"/>
          <w:lang w:val="en-GB"/>
        </w:rPr>
      </w:pPr>
      <w:r w:rsidRPr="00927E98">
        <w:rPr>
          <w:i/>
          <w:u w:val="single"/>
          <w:lang w:val="en-GB"/>
        </w:rPr>
        <w:t>Meta</w:t>
      </w:r>
    </w:p>
    <w:p w14:paraId="7B46D515" w14:textId="31E453F7" w:rsidR="00ED51D4" w:rsidRPr="00927E98" w:rsidRDefault="00ED51D4" w:rsidP="00B91499">
      <w:pPr>
        <w:spacing w:after="60" w:line="240" w:lineRule="auto"/>
        <w:jc w:val="both"/>
        <w:rPr>
          <w:i/>
          <w:lang w:val="en-GB"/>
        </w:rPr>
      </w:pPr>
      <w:r w:rsidRPr="00927E98">
        <w:rPr>
          <w:i/>
          <w:lang w:val="en-GB"/>
        </w:rPr>
        <w:t>&lt;Meta features contain information about other features within a data set. Information defined by meta features override the default metadata values defined by the data set descriptive records. Meta features must be used to their maximum extent to reduce meta attribution on individual features.&gt;</w:t>
      </w:r>
    </w:p>
    <w:p w14:paraId="6769863B" w14:textId="0CB09D9B" w:rsidR="00ED51D4" w:rsidRPr="00927E98" w:rsidRDefault="00ED51D4" w:rsidP="00B91499">
      <w:pPr>
        <w:keepNext/>
        <w:keepLines/>
        <w:spacing w:after="60" w:line="240" w:lineRule="auto"/>
        <w:jc w:val="both"/>
        <w:rPr>
          <w:i/>
          <w:u w:val="single"/>
          <w:lang w:val="en-GB"/>
        </w:rPr>
      </w:pPr>
      <w:r w:rsidRPr="00927E98">
        <w:rPr>
          <w:i/>
          <w:u w:val="single"/>
          <w:lang w:val="en-GB"/>
        </w:rPr>
        <w:lastRenderedPageBreak/>
        <w:t>Feature Relationship</w:t>
      </w:r>
    </w:p>
    <w:p w14:paraId="3E062E07" w14:textId="668FB475" w:rsidR="00ED51D4" w:rsidRPr="00927E98" w:rsidRDefault="00ED51D4" w:rsidP="00B91499">
      <w:pPr>
        <w:spacing w:after="60" w:line="240" w:lineRule="auto"/>
        <w:jc w:val="both"/>
        <w:rPr>
          <w:i/>
          <w:lang w:val="en-GB"/>
        </w:rPr>
      </w:pPr>
      <w:r w:rsidRPr="00927E98">
        <w:rPr>
          <w:i/>
          <w:lang w:val="en-GB"/>
        </w:rPr>
        <w:t>&lt;A feature relationship links instances of one feature type with instances of the same or a different feature type. There are three common types of feature relationship: Association, Aggregation and Composition</w:t>
      </w:r>
      <w:ins w:id="610" w:author="Teh Stand" w:date="2018-11-22T09:16:00Z">
        <w:r w:rsidR="005A5B5A">
          <w:rPr>
            <w:i/>
            <w:lang w:val="en-GB"/>
          </w:rPr>
          <w:t>.</w:t>
        </w:r>
      </w:ins>
      <w:r w:rsidRPr="00927E98">
        <w:rPr>
          <w:i/>
          <w:lang w:val="en-GB"/>
        </w:rPr>
        <w:t xml:space="preserve"> &gt;</w:t>
      </w:r>
    </w:p>
    <w:p w14:paraId="0E20AAD9" w14:textId="481CC033" w:rsidR="00ED51D4" w:rsidRPr="00927E98" w:rsidRDefault="00ED51D4" w:rsidP="00B91499">
      <w:pPr>
        <w:spacing w:after="60" w:line="240" w:lineRule="auto"/>
        <w:jc w:val="both"/>
        <w:rPr>
          <w:i/>
          <w:u w:val="single"/>
          <w:lang w:val="en-GB"/>
        </w:rPr>
      </w:pPr>
      <w:r w:rsidRPr="00927E98">
        <w:rPr>
          <w:i/>
          <w:u w:val="single"/>
          <w:lang w:val="en-GB"/>
        </w:rPr>
        <w:t>Information Types</w:t>
      </w:r>
    </w:p>
    <w:p w14:paraId="76A92F66" w14:textId="3E1697AE" w:rsidR="00ED51D4" w:rsidRPr="00927E98" w:rsidRDefault="00ED51D4" w:rsidP="00B91499">
      <w:pPr>
        <w:spacing w:line="240" w:lineRule="auto"/>
        <w:jc w:val="both"/>
        <w:rPr>
          <w:i/>
          <w:lang w:val="en-GB"/>
        </w:rPr>
      </w:pPr>
      <w:r w:rsidRPr="00927E98">
        <w:rPr>
          <w:i/>
          <w:lang w:val="en-GB"/>
        </w:rPr>
        <w:t>&lt;Information types are identifiable pieces of information in a dataset that can be shared between other features. They have attributes but have no relationship to any geometry; information types may reference other information types.&gt;</w:t>
      </w:r>
    </w:p>
    <w:p w14:paraId="58BE3F5C" w14:textId="2B065710" w:rsidR="00ED51D4" w:rsidRPr="00927E98" w:rsidRDefault="00726B4B" w:rsidP="00B91499">
      <w:pPr>
        <w:spacing w:line="240" w:lineRule="auto"/>
        <w:jc w:val="both"/>
        <w:rPr>
          <w:lang w:val="en-GB"/>
        </w:rPr>
      </w:pPr>
      <w:r w:rsidRPr="00927E98">
        <w:rPr>
          <w:lang w:val="en-GB"/>
        </w:rPr>
        <w:t>A</w:t>
      </w:r>
      <w:r w:rsidR="004D5EDD" w:rsidRPr="00927E98">
        <w:rPr>
          <w:lang w:val="en-GB"/>
        </w:rPr>
        <w:t xml:space="preserve">nother simpler </w:t>
      </w:r>
      <w:r w:rsidR="00ED51D4" w:rsidRPr="00927E98">
        <w:rPr>
          <w:lang w:val="en-GB"/>
        </w:rPr>
        <w:t xml:space="preserve">option </w:t>
      </w:r>
      <w:r w:rsidR="004D5EDD" w:rsidRPr="00927E98">
        <w:rPr>
          <w:lang w:val="en-GB"/>
        </w:rPr>
        <w:t xml:space="preserve">for describing model elements used </w:t>
      </w:r>
      <w:r w:rsidR="00ED51D4" w:rsidRPr="00927E98">
        <w:rPr>
          <w:lang w:val="en-GB"/>
        </w:rPr>
        <w:t xml:space="preserve">would be to </w:t>
      </w:r>
      <w:r w:rsidR="004D5EDD" w:rsidRPr="00927E98">
        <w:rPr>
          <w:lang w:val="en-GB"/>
        </w:rPr>
        <w:t>simply reference the relevant sections of</w:t>
      </w:r>
      <w:r w:rsidR="00ED51D4" w:rsidRPr="00927E98">
        <w:rPr>
          <w:lang w:val="en-GB"/>
        </w:rPr>
        <w:t xml:space="preserve"> S-100, </w:t>
      </w:r>
      <w:r w:rsidR="004D5EDD" w:rsidRPr="00927E98">
        <w:rPr>
          <w:lang w:val="en-GB"/>
        </w:rPr>
        <w:t>however a</w:t>
      </w:r>
      <w:r w:rsidR="00ED51D4" w:rsidRPr="00927E98">
        <w:rPr>
          <w:lang w:val="en-GB"/>
        </w:rPr>
        <w:t xml:space="preserve"> consequence </w:t>
      </w:r>
      <w:r w:rsidR="004D5EDD" w:rsidRPr="00927E98">
        <w:rPr>
          <w:lang w:val="en-GB"/>
        </w:rPr>
        <w:t xml:space="preserve">of this approach is </w:t>
      </w:r>
      <w:r w:rsidR="00ED51D4" w:rsidRPr="00927E98">
        <w:rPr>
          <w:lang w:val="en-GB"/>
        </w:rPr>
        <w:t xml:space="preserve">that the reader of the </w:t>
      </w:r>
      <w:r w:rsidR="000331BB">
        <w:rPr>
          <w:lang w:val="en-GB"/>
        </w:rPr>
        <w:t>P</w:t>
      </w:r>
      <w:r w:rsidR="000331BB" w:rsidRPr="00927E98">
        <w:rPr>
          <w:lang w:val="en-GB"/>
        </w:rPr>
        <w:t xml:space="preserve">roduct </w:t>
      </w:r>
      <w:r w:rsidR="000331BB">
        <w:rPr>
          <w:lang w:val="en-GB"/>
        </w:rPr>
        <w:t>S</w:t>
      </w:r>
      <w:r w:rsidR="000331BB" w:rsidRPr="00927E98">
        <w:rPr>
          <w:lang w:val="en-GB"/>
        </w:rPr>
        <w:t xml:space="preserve">pecification </w:t>
      </w:r>
      <w:r w:rsidR="00ED51D4" w:rsidRPr="00927E98">
        <w:rPr>
          <w:lang w:val="en-GB"/>
        </w:rPr>
        <w:t>need</w:t>
      </w:r>
      <w:r w:rsidR="00CA5F92" w:rsidRPr="00927E98">
        <w:rPr>
          <w:lang w:val="en-GB"/>
        </w:rPr>
        <w:t>s</w:t>
      </w:r>
      <w:r w:rsidR="00ED51D4" w:rsidRPr="00927E98">
        <w:rPr>
          <w:lang w:val="en-GB"/>
        </w:rPr>
        <w:t xml:space="preserve"> to </w:t>
      </w:r>
      <w:r w:rsidR="0049432B" w:rsidRPr="00927E98">
        <w:rPr>
          <w:lang w:val="en-GB"/>
        </w:rPr>
        <w:t>review</w:t>
      </w:r>
      <w:r w:rsidR="00ED51D4" w:rsidRPr="00927E98">
        <w:rPr>
          <w:lang w:val="en-GB"/>
        </w:rPr>
        <w:t xml:space="preserve"> S-100 </w:t>
      </w:r>
      <w:r w:rsidR="0049432B" w:rsidRPr="00927E98">
        <w:rPr>
          <w:lang w:val="en-GB"/>
        </w:rPr>
        <w:t>for details</w:t>
      </w:r>
      <w:r w:rsidR="00D15E5F" w:rsidRPr="00927E98">
        <w:rPr>
          <w:lang w:val="en-GB"/>
        </w:rPr>
        <w:t>. It should be noted that this approach might complicate the readability of the document</w:t>
      </w:r>
      <w:r w:rsidR="0049432B" w:rsidRPr="00927E98">
        <w:rPr>
          <w:lang w:val="en-GB"/>
        </w:rPr>
        <w:t xml:space="preserve"> instead of what</w:t>
      </w:r>
      <w:r w:rsidR="00ED51D4" w:rsidRPr="00927E98">
        <w:rPr>
          <w:lang w:val="en-GB"/>
        </w:rPr>
        <w:t xml:space="preserve"> would be the case were the definitions copied or paraphrased within the </w:t>
      </w:r>
      <w:r w:rsidR="000331BB">
        <w:rPr>
          <w:lang w:val="en-GB"/>
        </w:rPr>
        <w:t>P</w:t>
      </w:r>
      <w:r w:rsidR="000331BB" w:rsidRPr="00927E98">
        <w:rPr>
          <w:lang w:val="en-GB"/>
        </w:rPr>
        <w:t xml:space="preserve">roduct </w:t>
      </w:r>
      <w:r w:rsidR="000331BB">
        <w:rPr>
          <w:lang w:val="en-GB"/>
        </w:rPr>
        <w:t>S</w:t>
      </w:r>
      <w:r w:rsidR="000331BB" w:rsidRPr="00927E98">
        <w:rPr>
          <w:lang w:val="en-GB"/>
        </w:rPr>
        <w:t>pecification</w:t>
      </w:r>
      <w:r w:rsidR="00ED51D4" w:rsidRPr="00927E98">
        <w:rPr>
          <w:lang w:val="en-GB"/>
        </w:rPr>
        <w:t xml:space="preserve">. </w:t>
      </w:r>
    </w:p>
    <w:p w14:paraId="780781E1" w14:textId="0FACC7F5" w:rsidR="00ED51D4" w:rsidRPr="00927E98" w:rsidRDefault="00ED51D4" w:rsidP="00B91499">
      <w:pPr>
        <w:spacing w:line="240" w:lineRule="auto"/>
        <w:jc w:val="both"/>
        <w:rPr>
          <w:lang w:val="en-GB"/>
        </w:rPr>
      </w:pPr>
      <w:r w:rsidRPr="00927E98">
        <w:rPr>
          <w:lang w:val="en-GB"/>
        </w:rPr>
        <w:t>A</w:t>
      </w:r>
      <w:r w:rsidR="005C2373" w:rsidRPr="00927E98">
        <w:rPr>
          <w:lang w:val="en-GB"/>
        </w:rPr>
        <w:t>n additional</w:t>
      </w:r>
      <w:r w:rsidRPr="00927E98">
        <w:rPr>
          <w:lang w:val="en-GB"/>
        </w:rPr>
        <w:t xml:space="preserve"> option </w:t>
      </w:r>
      <w:r w:rsidR="005C2373" w:rsidRPr="00927E98">
        <w:rPr>
          <w:lang w:val="en-GB"/>
        </w:rPr>
        <w:t xml:space="preserve">to </w:t>
      </w:r>
      <w:r w:rsidR="00483265" w:rsidRPr="00927E98">
        <w:rPr>
          <w:lang w:val="en-GB"/>
        </w:rPr>
        <w:t xml:space="preserve">describe the model elements included in a </w:t>
      </w:r>
      <w:del w:id="611" w:author="Teh Stand" w:date="2018-11-22T09:41:00Z">
        <w:r w:rsidR="00483265" w:rsidRPr="00927E98" w:rsidDel="000331BB">
          <w:rPr>
            <w:lang w:val="en-GB"/>
          </w:rPr>
          <w:delText xml:space="preserve">specification </w:delText>
        </w:r>
      </w:del>
      <w:ins w:id="612" w:author="Teh Stand" w:date="2018-11-22T09:41:00Z">
        <w:r w:rsidR="000331BB">
          <w:rPr>
            <w:lang w:val="en-GB"/>
          </w:rPr>
          <w:t xml:space="preserve">Product </w:t>
        </w:r>
      </w:ins>
      <w:r w:rsidR="000331BB">
        <w:rPr>
          <w:lang w:val="en-GB"/>
        </w:rPr>
        <w:t>S</w:t>
      </w:r>
      <w:r w:rsidR="000331BB" w:rsidRPr="00927E98">
        <w:rPr>
          <w:lang w:val="en-GB"/>
        </w:rPr>
        <w:t xml:space="preserve">pecification </w:t>
      </w:r>
      <w:r w:rsidRPr="00927E98">
        <w:rPr>
          <w:lang w:val="en-GB"/>
        </w:rPr>
        <w:t xml:space="preserve">is to </w:t>
      </w:r>
      <w:r w:rsidR="00900984" w:rsidRPr="00927E98">
        <w:rPr>
          <w:lang w:val="en-GB"/>
        </w:rPr>
        <w:t>group elements according to some logical scheme</w:t>
      </w:r>
      <w:r w:rsidRPr="00927E98">
        <w:rPr>
          <w:lang w:val="en-GB"/>
        </w:rPr>
        <w:t>, and then describe those groupings</w:t>
      </w:r>
      <w:r w:rsidR="004F74FE" w:rsidRPr="00927E98">
        <w:rPr>
          <w:lang w:val="en-GB"/>
        </w:rPr>
        <w:t>.</w:t>
      </w:r>
      <w:r w:rsidRPr="00927E98">
        <w:rPr>
          <w:lang w:val="en-GB"/>
        </w:rPr>
        <w:t xml:space="preserve"> This method allows a combination of the type description and at the same time link</w:t>
      </w:r>
      <w:r w:rsidR="00CA5F92" w:rsidRPr="00927E98">
        <w:rPr>
          <w:lang w:val="en-GB"/>
        </w:rPr>
        <w:t>s</w:t>
      </w:r>
      <w:r w:rsidRPr="00927E98">
        <w:rPr>
          <w:lang w:val="en-GB"/>
        </w:rPr>
        <w:t xml:space="preserve"> it with the usage within the specification</w:t>
      </w:r>
      <w:del w:id="613" w:author="Teh Stand" w:date="2018-11-22T09:42:00Z">
        <w:r w:rsidRPr="00927E98" w:rsidDel="000331BB">
          <w:rPr>
            <w:lang w:val="en-GB"/>
          </w:rPr>
          <w:delText>s</w:delText>
        </w:r>
      </w:del>
      <w:r w:rsidRPr="00927E98">
        <w:rPr>
          <w:lang w:val="en-GB"/>
        </w:rPr>
        <w:t>.</w:t>
      </w:r>
      <w:r w:rsidR="0068193C" w:rsidRPr="00927E98">
        <w:rPr>
          <w:lang w:val="en-GB"/>
        </w:rPr>
        <w:t xml:space="preserve"> </w:t>
      </w:r>
      <w:r w:rsidR="0068193C" w:rsidRPr="00434C46">
        <w:rPr>
          <w:lang w:val="en-GB"/>
        </w:rPr>
        <w:fldChar w:fldCharType="begin"/>
      </w:r>
      <w:r w:rsidR="0068193C" w:rsidRPr="00927E98">
        <w:rPr>
          <w:lang w:val="en-GB"/>
        </w:rPr>
        <w:instrText xml:space="preserve"> REF _Ref523496454 \h </w:instrText>
      </w:r>
      <w:r w:rsidR="0068193C" w:rsidRPr="00434C46">
        <w:rPr>
          <w:lang w:val="en-GB"/>
        </w:rPr>
      </w:r>
      <w:r w:rsidR="0068193C" w:rsidRPr="00434C46">
        <w:rPr>
          <w:lang w:val="en-GB"/>
        </w:rPr>
        <w:fldChar w:fldCharType="separate"/>
      </w:r>
      <w:r w:rsidR="00E02CE3">
        <w:rPr>
          <w:lang w:val="en-GB"/>
        </w:rPr>
        <w:fldChar w:fldCharType="begin"/>
      </w:r>
      <w:r w:rsidR="00E02CE3">
        <w:rPr>
          <w:lang w:val="en-GB"/>
        </w:rPr>
        <w:instrText xml:space="preserve"> REF _Ref523493626 \h </w:instrText>
      </w:r>
      <w:r w:rsidR="00E02CE3">
        <w:rPr>
          <w:lang w:val="en-GB"/>
        </w:rPr>
      </w:r>
      <w:r w:rsidR="00E02CE3">
        <w:rPr>
          <w:lang w:val="en-GB"/>
        </w:rPr>
        <w:fldChar w:fldCharType="separate"/>
      </w:r>
      <w:r w:rsidR="00E02CE3" w:rsidRPr="00A5518E">
        <w:rPr>
          <w:lang w:val="en-GB"/>
        </w:rPr>
        <w:t xml:space="preserve">Figure </w:t>
      </w:r>
      <w:r w:rsidR="00E02CE3">
        <w:rPr>
          <w:noProof/>
          <w:lang w:val="en-GB"/>
        </w:rPr>
        <w:t>5</w:t>
      </w:r>
      <w:r w:rsidR="00E02CE3">
        <w:rPr>
          <w:lang w:val="en-GB"/>
        </w:rPr>
        <w:noBreakHyphen/>
      </w:r>
      <w:r w:rsidR="00E02CE3">
        <w:rPr>
          <w:noProof/>
          <w:lang w:val="en-GB"/>
        </w:rPr>
        <w:t>4</w:t>
      </w:r>
      <w:r w:rsidR="00E02CE3">
        <w:rPr>
          <w:lang w:val="en-GB"/>
        </w:rPr>
        <w:fldChar w:fldCharType="end"/>
      </w:r>
      <w:r w:rsidR="0068193C" w:rsidRPr="00434C46">
        <w:rPr>
          <w:lang w:val="en-GB"/>
        </w:rPr>
        <w:fldChar w:fldCharType="end"/>
      </w:r>
      <w:r w:rsidR="00F450A7" w:rsidRPr="00927E98">
        <w:rPr>
          <w:lang w:val="en-GB"/>
        </w:rPr>
        <w:t xml:space="preserve"> </w:t>
      </w:r>
      <w:r w:rsidR="0068193C" w:rsidRPr="00927E98">
        <w:rPr>
          <w:lang w:val="en-GB"/>
        </w:rPr>
        <w:t xml:space="preserve">below </w:t>
      </w:r>
      <w:r w:rsidR="00F450A7" w:rsidRPr="00927E98">
        <w:rPr>
          <w:lang w:val="en-GB"/>
        </w:rPr>
        <w:t xml:space="preserve">is an example of this method, describing all information types in a specific </w:t>
      </w:r>
      <w:r w:rsidR="000331BB">
        <w:rPr>
          <w:lang w:val="en-GB"/>
        </w:rPr>
        <w:t>P</w:t>
      </w:r>
      <w:r w:rsidR="000331BB" w:rsidRPr="00927E98">
        <w:rPr>
          <w:lang w:val="en-GB"/>
        </w:rPr>
        <w:t xml:space="preserve">roduct </w:t>
      </w:r>
      <w:r w:rsidR="000331BB">
        <w:rPr>
          <w:lang w:val="en-GB"/>
        </w:rPr>
        <w:t>S</w:t>
      </w:r>
      <w:r w:rsidR="000331BB" w:rsidRPr="00927E98">
        <w:rPr>
          <w:lang w:val="en-GB"/>
        </w:rPr>
        <w:t>pecification</w:t>
      </w:r>
      <w:r w:rsidR="00F450A7" w:rsidRPr="00927E98">
        <w:rPr>
          <w:lang w:val="en-GB"/>
        </w:rPr>
        <w:t>.</w:t>
      </w:r>
    </w:p>
    <w:p w14:paraId="4DCEA86E" w14:textId="77777777" w:rsidR="00764DA2" w:rsidRPr="00A5518E" w:rsidRDefault="0041715A" w:rsidP="00764DA2">
      <w:pPr>
        <w:keepNext/>
        <w:jc w:val="center"/>
        <w:rPr>
          <w:lang w:val="en-GB"/>
        </w:rPr>
      </w:pPr>
      <w:r w:rsidRPr="00A5518E">
        <w:rPr>
          <w:noProof/>
          <w:lang w:val="fr-FR" w:eastAsia="fr-FR"/>
        </w:rPr>
        <w:drawing>
          <wp:inline distT="0" distB="0" distL="0" distR="0" wp14:anchorId="7C56F79A" wp14:editId="22F8B734">
            <wp:extent cx="5737860"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5737860" cy="3505200"/>
                    </a:xfrm>
                    <a:prstGeom prst="rect">
                      <a:avLst/>
                    </a:prstGeom>
                    <a:solidFill>
                      <a:srgbClr val="FFFFFF"/>
                    </a:solidFill>
                    <a:ln>
                      <a:noFill/>
                    </a:ln>
                  </pic:spPr>
                </pic:pic>
              </a:graphicData>
            </a:graphic>
          </wp:inline>
        </w:drawing>
      </w:r>
    </w:p>
    <w:p w14:paraId="2F65CB41" w14:textId="0A734D9E" w:rsidR="0041715A" w:rsidRPr="00927E98" w:rsidRDefault="00764DA2" w:rsidP="00C920BF">
      <w:pPr>
        <w:pStyle w:val="Caption"/>
        <w:jc w:val="center"/>
        <w:rPr>
          <w:lang w:val="en-GB"/>
        </w:rPr>
      </w:pPr>
      <w:bookmarkStart w:id="614" w:name="_Ref523493626"/>
      <w:bookmarkStart w:id="615" w:name="_Ref523496454"/>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E02CE3">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E02CE3">
        <w:rPr>
          <w:noProof/>
          <w:lang w:val="en-GB"/>
        </w:rPr>
        <w:t>4</w:t>
      </w:r>
      <w:r w:rsidR="00927E98">
        <w:rPr>
          <w:lang w:val="en-GB"/>
        </w:rPr>
        <w:fldChar w:fldCharType="end"/>
      </w:r>
      <w:bookmarkEnd w:id="614"/>
      <w:r w:rsidRPr="00A5518E">
        <w:rPr>
          <w:lang w:val="en-GB"/>
        </w:rPr>
        <w:t xml:space="preserve"> </w:t>
      </w:r>
      <w:ins w:id="616" w:author="Teh Stand" w:date="2018-11-22T10:06:00Z">
        <w:r w:rsidR="00C44068">
          <w:rPr>
            <w:lang w:val="en-GB"/>
          </w:rPr>
          <w:t xml:space="preserve">- </w:t>
        </w:r>
      </w:ins>
      <w:r w:rsidR="00853C31" w:rsidRPr="00A5518E">
        <w:rPr>
          <w:lang w:val="en-GB"/>
        </w:rPr>
        <w:t>Example of an o</w:t>
      </w:r>
      <w:r w:rsidRPr="00A5518E">
        <w:rPr>
          <w:lang w:val="en-GB"/>
        </w:rPr>
        <w:t>verview of S-Information Types</w:t>
      </w:r>
      <w:r w:rsidR="00853C31" w:rsidRPr="00A5518E">
        <w:rPr>
          <w:lang w:val="en-GB"/>
        </w:rPr>
        <w:t>, from S-123.</w:t>
      </w:r>
      <w:bookmarkEnd w:id="615"/>
    </w:p>
    <w:p w14:paraId="37244521" w14:textId="727FCC08" w:rsidR="0041715A" w:rsidRPr="00927E98" w:rsidDel="000331BB" w:rsidRDefault="0041715A" w:rsidP="000331BB">
      <w:pPr>
        <w:spacing w:line="240" w:lineRule="auto"/>
        <w:jc w:val="both"/>
        <w:rPr>
          <w:del w:id="617" w:author="Teh Stand" w:date="2018-11-22T09:43:00Z"/>
          <w:lang w:val="en-GB"/>
        </w:rPr>
      </w:pPr>
    </w:p>
    <w:p w14:paraId="7950636F" w14:textId="4E42EAB9" w:rsidR="00F450A7" w:rsidRPr="00927E98" w:rsidRDefault="00ED51D4" w:rsidP="000331BB">
      <w:pPr>
        <w:spacing w:line="240" w:lineRule="auto"/>
        <w:jc w:val="both"/>
        <w:rPr>
          <w:lang w:val="en-GB"/>
        </w:rPr>
      </w:pPr>
      <w:r w:rsidRPr="00927E98">
        <w:rPr>
          <w:lang w:val="en-GB"/>
        </w:rPr>
        <w:t xml:space="preserve">Ultimately the choice of how to best describe the </w:t>
      </w:r>
      <w:r w:rsidR="000331BB">
        <w:rPr>
          <w:lang w:val="en-GB"/>
        </w:rPr>
        <w:t>A</w:t>
      </w:r>
      <w:r w:rsidR="000331BB" w:rsidRPr="00927E98">
        <w:rPr>
          <w:lang w:val="en-GB"/>
        </w:rPr>
        <w:t xml:space="preserve">pplication </w:t>
      </w:r>
      <w:r w:rsidR="000331BB">
        <w:rPr>
          <w:lang w:val="en-GB"/>
        </w:rPr>
        <w:t>S</w:t>
      </w:r>
      <w:r w:rsidR="000331BB" w:rsidRPr="00927E98">
        <w:rPr>
          <w:lang w:val="en-GB"/>
        </w:rPr>
        <w:t xml:space="preserve">chema </w:t>
      </w:r>
      <w:r w:rsidRPr="00927E98">
        <w:rPr>
          <w:lang w:val="en-GB"/>
        </w:rPr>
        <w:t xml:space="preserve">and the components that it consists of rests with the </w:t>
      </w:r>
      <w:r w:rsidR="000331BB">
        <w:rPr>
          <w:lang w:val="en-GB"/>
        </w:rPr>
        <w:t>P</w:t>
      </w:r>
      <w:r w:rsidR="000331BB" w:rsidRPr="00927E98">
        <w:rPr>
          <w:lang w:val="en-GB"/>
        </w:rPr>
        <w:t xml:space="preserve">roduct </w:t>
      </w:r>
      <w:r w:rsidR="000331BB">
        <w:rPr>
          <w:lang w:val="en-GB"/>
        </w:rPr>
        <w:t>S</w:t>
      </w:r>
      <w:r w:rsidR="000331BB" w:rsidRPr="00927E98">
        <w:rPr>
          <w:lang w:val="en-GB"/>
        </w:rPr>
        <w:t xml:space="preserve">pecification </w:t>
      </w:r>
      <w:r w:rsidRPr="00927E98">
        <w:rPr>
          <w:lang w:val="en-GB"/>
        </w:rPr>
        <w:t>developers.</w:t>
      </w:r>
      <w:r w:rsidR="004F74FE" w:rsidRPr="00927E98">
        <w:rPr>
          <w:lang w:val="en-GB"/>
        </w:rPr>
        <w:t xml:space="preserve"> </w:t>
      </w:r>
    </w:p>
    <w:p w14:paraId="19DAB94E" w14:textId="77777777" w:rsidR="00670D1A" w:rsidRPr="00927E98" w:rsidRDefault="00670D1A" w:rsidP="003507AF">
      <w:pPr>
        <w:pStyle w:val="ListParagraph"/>
        <w:ind w:left="1080"/>
        <w:rPr>
          <w:lang w:val="en-GB"/>
        </w:rPr>
      </w:pPr>
    </w:p>
    <w:p w14:paraId="1E23CB8B" w14:textId="329CD757" w:rsidR="00CA1433" w:rsidRPr="00927E98" w:rsidRDefault="00E772EC" w:rsidP="00E15065">
      <w:pPr>
        <w:pStyle w:val="Heading2"/>
        <w:keepLines w:val="0"/>
        <w:numPr>
          <w:ilvl w:val="2"/>
          <w:numId w:val="8"/>
        </w:numPr>
        <w:tabs>
          <w:tab w:val="left" w:pos="851"/>
        </w:tabs>
        <w:suppressAutoHyphens/>
        <w:spacing w:before="60" w:after="240" w:line="240" w:lineRule="auto"/>
        <w:jc w:val="both"/>
        <w:rPr>
          <w:rFonts w:ascii="Arial" w:eastAsia="MS Mincho" w:hAnsi="Arial" w:cs="Times New Roman"/>
          <w:b/>
          <w:bCs/>
          <w:color w:val="auto"/>
          <w:sz w:val="22"/>
          <w:szCs w:val="20"/>
          <w:lang w:val="en-GB" w:eastAsia="ja-JP"/>
        </w:rPr>
      </w:pPr>
      <w:bookmarkStart w:id="618" w:name="_Toc502540946"/>
      <w:bookmarkStart w:id="619" w:name="_Toc502558250"/>
      <w:r w:rsidRPr="00927E98">
        <w:rPr>
          <w:rFonts w:ascii="Arial" w:eastAsia="MS Mincho" w:hAnsi="Arial" w:cs="Times New Roman"/>
          <w:b/>
          <w:bCs/>
          <w:color w:val="auto"/>
          <w:sz w:val="22"/>
          <w:szCs w:val="20"/>
          <w:lang w:val="en-GB" w:eastAsia="ja-JP"/>
        </w:rPr>
        <w:lastRenderedPageBreak/>
        <w:t xml:space="preserve"> </w:t>
      </w:r>
      <w:r w:rsidR="00CA1433" w:rsidRPr="00927E98">
        <w:rPr>
          <w:rFonts w:ascii="Arial" w:eastAsia="MS Mincho" w:hAnsi="Arial" w:cs="Times New Roman"/>
          <w:b/>
          <w:bCs/>
          <w:color w:val="auto"/>
          <w:sz w:val="22"/>
          <w:szCs w:val="20"/>
          <w:lang w:val="en-GB" w:eastAsia="ja-JP"/>
        </w:rPr>
        <w:t>Dataset types</w:t>
      </w:r>
    </w:p>
    <w:p w14:paraId="45FDE9C4" w14:textId="1423BB03" w:rsidR="00CA1433" w:rsidRPr="00927E98" w:rsidRDefault="00CA1433" w:rsidP="000331BB">
      <w:pPr>
        <w:spacing w:after="60" w:line="240" w:lineRule="auto"/>
        <w:jc w:val="both"/>
        <w:rPr>
          <w:lang w:val="en-GB" w:eastAsia="ja-JP"/>
        </w:rPr>
      </w:pPr>
      <w:r w:rsidRPr="00927E98">
        <w:rPr>
          <w:lang w:val="en-GB" w:eastAsia="ja-JP"/>
        </w:rPr>
        <w:t xml:space="preserve">If the </w:t>
      </w:r>
      <w:r w:rsidR="004C31F9">
        <w:rPr>
          <w:lang w:val="en-GB" w:eastAsia="ja-JP"/>
        </w:rPr>
        <w:t>P</w:t>
      </w:r>
      <w:r w:rsidR="004C31F9" w:rsidRPr="00927E98">
        <w:rPr>
          <w:lang w:val="en-GB" w:eastAsia="ja-JP"/>
        </w:rPr>
        <w:t xml:space="preserve">roduct </w:t>
      </w:r>
      <w:r w:rsidR="004C31F9">
        <w:rPr>
          <w:lang w:val="en-GB" w:eastAsia="ja-JP"/>
        </w:rPr>
        <w:t>S</w:t>
      </w:r>
      <w:r w:rsidR="004C31F9" w:rsidRPr="00927E98">
        <w:rPr>
          <w:lang w:val="en-GB" w:eastAsia="ja-JP"/>
        </w:rPr>
        <w:t xml:space="preserve">pecification </w:t>
      </w:r>
      <w:r w:rsidRPr="00927E98">
        <w:rPr>
          <w:lang w:val="en-GB" w:eastAsia="ja-JP"/>
        </w:rPr>
        <w:t xml:space="preserve">uses datasets to bundle and exchange compliant information, there should be a description of all dataset types presented in this section. The description of the various types of datasets should include sufficient information for system </w:t>
      </w:r>
      <w:del w:id="620" w:author="Teh Stand" w:date="2018-11-22T09:47:00Z">
        <w:r w:rsidRPr="00927E98" w:rsidDel="004C31F9">
          <w:rPr>
            <w:lang w:val="en-GB" w:eastAsia="ja-JP"/>
          </w:rPr>
          <w:delText>implementors</w:delText>
        </w:r>
      </w:del>
      <w:ins w:id="621" w:author="Teh Stand" w:date="2018-11-22T09:47:00Z">
        <w:r w:rsidR="004C31F9" w:rsidRPr="00927E98">
          <w:rPr>
            <w:lang w:val="en-GB" w:eastAsia="ja-JP"/>
          </w:rPr>
          <w:t>implementers</w:t>
        </w:r>
      </w:ins>
      <w:r w:rsidRPr="00927E98">
        <w:rPr>
          <w:lang w:val="en-GB" w:eastAsia="ja-JP"/>
        </w:rPr>
        <w:t xml:space="preserve"> to know how to handle various types of datasets. </w:t>
      </w:r>
      <w:r w:rsidR="00343D92" w:rsidRPr="00927E98">
        <w:rPr>
          <w:lang w:val="en-GB" w:eastAsia="ja-JP"/>
        </w:rPr>
        <w:t>For e</w:t>
      </w:r>
      <w:r w:rsidR="00E36184" w:rsidRPr="00927E98">
        <w:rPr>
          <w:lang w:val="en-GB" w:eastAsia="ja-JP"/>
        </w:rPr>
        <w:t>xample</w:t>
      </w:r>
      <w:del w:id="622" w:author="Teh Stand" w:date="2018-11-22T09:47:00Z">
        <w:r w:rsidR="00E36184" w:rsidRPr="00927E98" w:rsidDel="004C31F9">
          <w:rPr>
            <w:lang w:val="en-GB" w:eastAsia="ja-JP"/>
          </w:rPr>
          <w:delText>s</w:delText>
        </w:r>
      </w:del>
      <w:r w:rsidR="00E36184" w:rsidRPr="00927E98">
        <w:rPr>
          <w:lang w:val="en-GB" w:eastAsia="ja-JP"/>
        </w:rPr>
        <w:t xml:space="preserve"> </w:t>
      </w:r>
      <w:r w:rsidR="00343D92" w:rsidRPr="00927E98">
        <w:rPr>
          <w:lang w:val="en-GB" w:eastAsia="ja-JP"/>
        </w:rPr>
        <w:t xml:space="preserve">a </w:t>
      </w:r>
      <w:del w:id="623" w:author="Teh Stand" w:date="2018-11-22T09:47:00Z">
        <w:r w:rsidR="00343D92" w:rsidRPr="00927E98" w:rsidDel="004C31F9">
          <w:rPr>
            <w:lang w:val="en-GB" w:eastAsia="ja-JP"/>
          </w:rPr>
          <w:delText xml:space="preserve">specification </w:delText>
        </w:r>
      </w:del>
      <w:ins w:id="624" w:author="Teh Stand" w:date="2018-11-22T09:47:00Z">
        <w:r w:rsidR="004C31F9">
          <w:rPr>
            <w:lang w:val="en-GB" w:eastAsia="ja-JP"/>
          </w:rPr>
          <w:t xml:space="preserve">Product </w:t>
        </w:r>
      </w:ins>
      <w:r w:rsidR="004C31F9">
        <w:rPr>
          <w:lang w:val="en-GB" w:eastAsia="ja-JP"/>
        </w:rPr>
        <w:t>S</w:t>
      </w:r>
      <w:r w:rsidR="004C31F9" w:rsidRPr="00927E98">
        <w:rPr>
          <w:lang w:val="en-GB" w:eastAsia="ja-JP"/>
        </w:rPr>
        <w:t xml:space="preserve">pecification </w:t>
      </w:r>
      <w:r w:rsidR="00815B43" w:rsidRPr="00927E98">
        <w:rPr>
          <w:lang w:val="en-GB" w:eastAsia="ja-JP"/>
        </w:rPr>
        <w:t xml:space="preserve">that includes incremental updating of compliant datasets </w:t>
      </w:r>
      <w:r w:rsidR="00E36184" w:rsidRPr="00927E98">
        <w:rPr>
          <w:lang w:val="en-GB" w:eastAsia="ja-JP"/>
        </w:rPr>
        <w:t xml:space="preserve">could </w:t>
      </w:r>
      <w:r w:rsidR="00815B43" w:rsidRPr="00927E98">
        <w:rPr>
          <w:lang w:val="en-GB" w:eastAsia="ja-JP"/>
        </w:rPr>
        <w:t>describe the dataset types in the following way</w:t>
      </w:r>
      <w:ins w:id="625" w:author="Teh Stand" w:date="2018-11-22T09:45:00Z">
        <w:r w:rsidR="000331BB">
          <w:rPr>
            <w:lang w:val="en-GB" w:eastAsia="ja-JP"/>
          </w:rPr>
          <w:t>:</w:t>
        </w:r>
      </w:ins>
      <w:del w:id="626" w:author="Teh Stand" w:date="2018-11-22T09:45:00Z">
        <w:r w:rsidRPr="00927E98" w:rsidDel="000331BB">
          <w:rPr>
            <w:lang w:val="en-GB" w:eastAsia="ja-JP"/>
          </w:rPr>
          <w:delText>;</w:delText>
        </w:r>
      </w:del>
    </w:p>
    <w:p w14:paraId="2A9078B8" w14:textId="46B434B0" w:rsidR="00CA1433" w:rsidRPr="00927E98" w:rsidRDefault="009525A7" w:rsidP="000331BB">
      <w:pPr>
        <w:pStyle w:val="ListParagraph"/>
        <w:numPr>
          <w:ilvl w:val="0"/>
          <w:numId w:val="27"/>
        </w:numPr>
        <w:spacing w:after="60" w:line="240" w:lineRule="auto"/>
        <w:contextualSpacing w:val="0"/>
        <w:jc w:val="both"/>
        <w:rPr>
          <w:lang w:val="en-GB" w:eastAsia="ja-JP"/>
        </w:rPr>
      </w:pPr>
      <w:r w:rsidRPr="00927E98">
        <w:rPr>
          <w:lang w:val="en-GB" w:eastAsia="ja-JP"/>
        </w:rPr>
        <w:t xml:space="preserve">Base dataset - the initial </w:t>
      </w:r>
      <w:r w:rsidR="00E36184" w:rsidRPr="00927E98">
        <w:rPr>
          <w:lang w:val="en-GB" w:eastAsia="ja-JP"/>
        </w:rPr>
        <w:t>dataset containing all relevant data in an area.</w:t>
      </w:r>
    </w:p>
    <w:p w14:paraId="49DE1EB4" w14:textId="39CA2E38" w:rsidR="009525A7" w:rsidRPr="00927E98" w:rsidRDefault="009525A7" w:rsidP="000331BB">
      <w:pPr>
        <w:pStyle w:val="ListParagraph"/>
        <w:numPr>
          <w:ilvl w:val="0"/>
          <w:numId w:val="27"/>
        </w:numPr>
        <w:spacing w:after="60" w:line="240" w:lineRule="auto"/>
        <w:contextualSpacing w:val="0"/>
        <w:jc w:val="both"/>
        <w:rPr>
          <w:lang w:val="en-GB" w:eastAsia="ja-JP"/>
        </w:rPr>
      </w:pPr>
      <w:r w:rsidRPr="00927E98">
        <w:rPr>
          <w:lang w:val="en-GB" w:eastAsia="ja-JP"/>
        </w:rPr>
        <w:t>Revision dataset</w:t>
      </w:r>
      <w:r w:rsidR="00E36184" w:rsidRPr="00927E98">
        <w:rPr>
          <w:lang w:val="en-GB" w:eastAsia="ja-JP"/>
        </w:rPr>
        <w:t xml:space="preserve"> - Revision instructions to a previously published dataset</w:t>
      </w:r>
      <w:ins w:id="627" w:author="Teh Stand" w:date="2018-11-22T09:48:00Z">
        <w:r w:rsidR="004C31F9">
          <w:rPr>
            <w:lang w:val="en-GB" w:eastAsia="ja-JP"/>
          </w:rPr>
          <w:t>;</w:t>
        </w:r>
      </w:ins>
      <w:del w:id="628" w:author="Teh Stand" w:date="2018-11-22T09:48:00Z">
        <w:r w:rsidR="00E36184" w:rsidRPr="00927E98" w:rsidDel="004C31F9">
          <w:rPr>
            <w:lang w:val="en-GB" w:eastAsia="ja-JP"/>
          </w:rPr>
          <w:delText>,</w:delText>
        </w:r>
      </w:del>
      <w:r w:rsidR="00E36184" w:rsidRPr="00927E98">
        <w:rPr>
          <w:lang w:val="en-GB" w:eastAsia="ja-JP"/>
        </w:rPr>
        <w:t xml:space="preserve"> when implemented the dataset is considered updated.</w:t>
      </w:r>
    </w:p>
    <w:p w14:paraId="5D3E8B03" w14:textId="5F05DD55" w:rsidR="00E36184" w:rsidRPr="00927E98" w:rsidRDefault="00E36184" w:rsidP="000331BB">
      <w:pPr>
        <w:pStyle w:val="ListParagraph"/>
        <w:numPr>
          <w:ilvl w:val="0"/>
          <w:numId w:val="27"/>
        </w:numPr>
        <w:spacing w:line="240" w:lineRule="auto"/>
        <w:contextualSpacing w:val="0"/>
        <w:jc w:val="both"/>
        <w:rPr>
          <w:lang w:val="en-GB" w:eastAsia="ja-JP"/>
        </w:rPr>
      </w:pPr>
      <w:r w:rsidRPr="00927E98">
        <w:rPr>
          <w:lang w:val="en-GB" w:eastAsia="ja-JP"/>
        </w:rPr>
        <w:t>Re-issue - A dataset with all the revisions applied to the base dataset.</w:t>
      </w:r>
    </w:p>
    <w:p w14:paraId="33C9F78F" w14:textId="29AEA6C0" w:rsidR="009525A7" w:rsidRPr="00A5518E" w:rsidRDefault="00E36184" w:rsidP="000331BB">
      <w:pPr>
        <w:spacing w:line="240" w:lineRule="auto"/>
        <w:jc w:val="both"/>
        <w:rPr>
          <w:lang w:val="en-GB" w:eastAsia="ja-JP"/>
        </w:rPr>
      </w:pPr>
      <w:r w:rsidRPr="00FA54F1">
        <w:rPr>
          <w:lang w:val="en-GB" w:eastAsia="ja-JP"/>
        </w:rPr>
        <w:t xml:space="preserve">Any rules or specific characteristics that </w:t>
      </w:r>
      <w:del w:id="629" w:author="Teh Stand" w:date="2018-11-22T09:49:00Z">
        <w:r w:rsidRPr="00FA54F1" w:rsidDel="004C31F9">
          <w:rPr>
            <w:lang w:val="en-GB" w:eastAsia="ja-JP"/>
          </w:rPr>
          <w:delText xml:space="preserve">applies </w:delText>
        </w:r>
      </w:del>
      <w:ins w:id="630" w:author="Teh Stand" w:date="2018-11-22T09:49:00Z">
        <w:r w:rsidR="004C31F9" w:rsidRPr="00FA54F1">
          <w:rPr>
            <w:lang w:val="en-GB" w:eastAsia="ja-JP"/>
          </w:rPr>
          <w:t>appl</w:t>
        </w:r>
        <w:r w:rsidR="004C31F9">
          <w:rPr>
            <w:lang w:val="en-GB" w:eastAsia="ja-JP"/>
          </w:rPr>
          <w:t>y</w:t>
        </w:r>
        <w:r w:rsidR="004C31F9" w:rsidRPr="00FA54F1">
          <w:rPr>
            <w:lang w:val="en-GB" w:eastAsia="ja-JP"/>
          </w:rPr>
          <w:t xml:space="preserve"> </w:t>
        </w:r>
      </w:ins>
      <w:r w:rsidRPr="00FA54F1">
        <w:rPr>
          <w:lang w:val="en-GB" w:eastAsia="ja-JP"/>
        </w:rPr>
        <w:t xml:space="preserve">to datasets should also be described here. Rules could for example be a </w:t>
      </w:r>
      <w:r w:rsidRPr="00434C46">
        <w:rPr>
          <w:lang w:val="en-GB" w:eastAsia="ja-JP"/>
        </w:rPr>
        <w:t xml:space="preserve">dataset size limit or specific </w:t>
      </w:r>
      <w:r w:rsidR="00815B43" w:rsidRPr="00434C46">
        <w:rPr>
          <w:lang w:val="en-GB" w:eastAsia="ja-JP"/>
        </w:rPr>
        <w:t>data objects</w:t>
      </w:r>
      <w:r w:rsidRPr="00A5518E">
        <w:rPr>
          <w:lang w:val="en-GB" w:eastAsia="ja-JP"/>
        </w:rPr>
        <w:t xml:space="preserve"> that need to be present for the dataset to be considered compliant with the </w:t>
      </w:r>
      <w:del w:id="631" w:author="Teh Stand" w:date="2018-11-22T09:49:00Z">
        <w:r w:rsidRPr="00A5518E" w:rsidDel="004C31F9">
          <w:rPr>
            <w:lang w:val="en-GB" w:eastAsia="ja-JP"/>
          </w:rPr>
          <w:delText>specification</w:delText>
        </w:r>
      </w:del>
      <w:ins w:id="632" w:author="Teh Stand" w:date="2018-11-22T09:49:00Z">
        <w:r w:rsidR="004C31F9">
          <w:rPr>
            <w:lang w:val="en-GB" w:eastAsia="ja-JP"/>
          </w:rPr>
          <w:t xml:space="preserve">Product </w:t>
        </w:r>
      </w:ins>
      <w:r w:rsidR="004C31F9">
        <w:rPr>
          <w:lang w:val="en-GB" w:eastAsia="ja-JP"/>
        </w:rPr>
        <w:t>S</w:t>
      </w:r>
      <w:r w:rsidR="004C31F9" w:rsidRPr="00A5518E">
        <w:rPr>
          <w:lang w:val="en-GB" w:eastAsia="ja-JP"/>
        </w:rPr>
        <w:t>pecification</w:t>
      </w:r>
      <w:r w:rsidR="00815B43" w:rsidRPr="00A5518E">
        <w:rPr>
          <w:lang w:val="en-GB" w:eastAsia="ja-JP"/>
        </w:rPr>
        <w:t xml:space="preserve">, such as a </w:t>
      </w:r>
      <w:r w:rsidR="004C31F9">
        <w:rPr>
          <w:lang w:val="en-GB" w:eastAsia="ja-JP"/>
        </w:rPr>
        <w:t>C</w:t>
      </w:r>
      <w:r w:rsidR="004C31F9" w:rsidRPr="00A5518E">
        <w:rPr>
          <w:lang w:val="en-GB" w:eastAsia="ja-JP"/>
        </w:rPr>
        <w:t xml:space="preserve">overage </w:t>
      </w:r>
      <w:r w:rsidR="00815B43" w:rsidRPr="00A5518E">
        <w:rPr>
          <w:lang w:val="en-GB" w:eastAsia="ja-JP"/>
        </w:rPr>
        <w:t>meta feature</w:t>
      </w:r>
      <w:r w:rsidRPr="00A5518E">
        <w:rPr>
          <w:lang w:val="en-GB" w:eastAsia="ja-JP"/>
        </w:rPr>
        <w:t>.</w:t>
      </w:r>
    </w:p>
    <w:p w14:paraId="3FBA7D8F" w14:textId="0CE9E979" w:rsidR="00CA1433" w:rsidRPr="00927E98" w:rsidRDefault="00CA1433" w:rsidP="00E15065">
      <w:pPr>
        <w:pStyle w:val="Heading2"/>
        <w:keepLines w:val="0"/>
        <w:numPr>
          <w:ilvl w:val="2"/>
          <w:numId w:val="8"/>
        </w:numPr>
        <w:tabs>
          <w:tab w:val="left" w:pos="851"/>
        </w:tabs>
        <w:suppressAutoHyphens/>
        <w:spacing w:before="60" w:after="240" w:line="240" w:lineRule="auto"/>
        <w:jc w:val="both"/>
        <w:rPr>
          <w:rFonts w:ascii="Arial" w:eastAsia="MS Mincho" w:hAnsi="Arial" w:cs="Times New Roman"/>
          <w:b/>
          <w:bCs/>
          <w:color w:val="auto"/>
          <w:sz w:val="22"/>
          <w:szCs w:val="20"/>
          <w:lang w:val="en-GB" w:eastAsia="ja-JP"/>
        </w:rPr>
      </w:pPr>
      <w:r w:rsidRPr="00A5518E">
        <w:rPr>
          <w:rFonts w:ascii="Arial" w:eastAsia="MS Mincho" w:hAnsi="Arial" w:cs="Times New Roman"/>
          <w:b/>
          <w:bCs/>
          <w:color w:val="auto"/>
          <w:sz w:val="22"/>
          <w:szCs w:val="20"/>
          <w:lang w:val="en-GB" w:eastAsia="ja-JP"/>
        </w:rPr>
        <w:t>Dataset loading and unloading</w:t>
      </w:r>
    </w:p>
    <w:p w14:paraId="04AE7F4F" w14:textId="4309D316" w:rsidR="00CA1433" w:rsidRPr="00927E98" w:rsidRDefault="00CA1433" w:rsidP="00103345">
      <w:pPr>
        <w:spacing w:line="240" w:lineRule="auto"/>
        <w:jc w:val="both"/>
        <w:rPr>
          <w:lang w:val="en-GB" w:eastAsia="ja-JP"/>
        </w:rPr>
      </w:pPr>
      <w:r w:rsidRPr="00927E98">
        <w:rPr>
          <w:lang w:val="en-GB" w:eastAsia="ja-JP"/>
        </w:rPr>
        <w:t xml:space="preserve">If the intended </w:t>
      </w:r>
      <w:r w:rsidR="004C31F9">
        <w:rPr>
          <w:lang w:val="en-GB" w:eastAsia="ja-JP"/>
        </w:rPr>
        <w:t>P</w:t>
      </w:r>
      <w:r w:rsidR="004C31F9" w:rsidRPr="00927E98">
        <w:rPr>
          <w:lang w:val="en-GB" w:eastAsia="ja-JP"/>
        </w:rPr>
        <w:t xml:space="preserve">roduct </w:t>
      </w:r>
      <w:r w:rsidR="004C31F9">
        <w:rPr>
          <w:lang w:val="en-GB" w:eastAsia="ja-JP"/>
        </w:rPr>
        <w:t>S</w:t>
      </w:r>
      <w:r w:rsidR="004C31F9" w:rsidRPr="00927E98">
        <w:rPr>
          <w:lang w:val="en-GB" w:eastAsia="ja-JP"/>
        </w:rPr>
        <w:t xml:space="preserve">pecification </w:t>
      </w:r>
      <w:r w:rsidRPr="00927E98">
        <w:rPr>
          <w:lang w:val="en-GB" w:eastAsia="ja-JP"/>
        </w:rPr>
        <w:t xml:space="preserve">has datasets that </w:t>
      </w:r>
      <w:r w:rsidR="00815B43" w:rsidRPr="00927E98">
        <w:rPr>
          <w:lang w:val="en-GB" w:eastAsia="ja-JP"/>
        </w:rPr>
        <w:t xml:space="preserve">require a specific loading strategy, such as might apply if the datasets </w:t>
      </w:r>
      <w:r w:rsidRPr="00927E98">
        <w:rPr>
          <w:lang w:val="en-GB" w:eastAsia="ja-JP"/>
        </w:rPr>
        <w:t>have multiple scales</w:t>
      </w:r>
      <w:r w:rsidR="00815B43" w:rsidRPr="00927E98">
        <w:rPr>
          <w:lang w:val="en-GB" w:eastAsia="ja-JP"/>
        </w:rPr>
        <w:t>,</w:t>
      </w:r>
      <w:r w:rsidRPr="00927E98">
        <w:rPr>
          <w:lang w:val="en-GB" w:eastAsia="ja-JP"/>
        </w:rPr>
        <w:t xml:space="preserve"> </w:t>
      </w:r>
      <w:del w:id="633" w:author="Teh Stand" w:date="2018-11-22T09:51:00Z">
        <w:r w:rsidRPr="00927E98" w:rsidDel="004C31F9">
          <w:rPr>
            <w:lang w:val="en-GB" w:eastAsia="ja-JP"/>
          </w:rPr>
          <w:delText xml:space="preserve">that </w:delText>
        </w:r>
      </w:del>
      <w:ins w:id="634" w:author="Teh Stand" w:date="2018-11-22T09:51:00Z">
        <w:r w:rsidR="004C31F9" w:rsidRPr="00927E98">
          <w:rPr>
            <w:lang w:val="en-GB" w:eastAsia="ja-JP"/>
          </w:rPr>
          <w:t>th</w:t>
        </w:r>
        <w:r w:rsidR="004C31F9">
          <w:rPr>
            <w:lang w:val="en-GB" w:eastAsia="ja-JP"/>
          </w:rPr>
          <w:t>is</w:t>
        </w:r>
        <w:r w:rsidR="004C31F9" w:rsidRPr="00927E98">
          <w:rPr>
            <w:lang w:val="en-GB" w:eastAsia="ja-JP"/>
          </w:rPr>
          <w:t xml:space="preserve"> </w:t>
        </w:r>
      </w:ins>
      <w:r w:rsidRPr="00927E98">
        <w:rPr>
          <w:lang w:val="en-GB" w:eastAsia="ja-JP"/>
        </w:rPr>
        <w:t xml:space="preserve">is described in this section. There should be sufficient details provided to give system </w:t>
      </w:r>
      <w:del w:id="635" w:author="Teh Stand" w:date="2018-11-22T09:52:00Z">
        <w:r w:rsidRPr="00927E98" w:rsidDel="00103345">
          <w:rPr>
            <w:lang w:val="en-GB" w:eastAsia="ja-JP"/>
          </w:rPr>
          <w:delText>implementors</w:delText>
        </w:r>
      </w:del>
      <w:ins w:id="636" w:author="Teh Stand" w:date="2018-11-22T09:52:00Z">
        <w:r w:rsidR="00103345" w:rsidRPr="00927E98">
          <w:rPr>
            <w:lang w:val="en-GB" w:eastAsia="ja-JP"/>
          </w:rPr>
          <w:t>implementers</w:t>
        </w:r>
      </w:ins>
      <w:r w:rsidRPr="00927E98">
        <w:rPr>
          <w:lang w:val="en-GB" w:eastAsia="ja-JP"/>
        </w:rPr>
        <w:t xml:space="preserve"> enough information to know how to </w:t>
      </w:r>
      <w:r w:rsidR="00815B43" w:rsidRPr="00927E98">
        <w:rPr>
          <w:lang w:val="en-GB" w:eastAsia="ja-JP"/>
        </w:rPr>
        <w:t xml:space="preserve">create or </w:t>
      </w:r>
      <w:r w:rsidRPr="00927E98">
        <w:rPr>
          <w:lang w:val="en-GB" w:eastAsia="ja-JP"/>
        </w:rPr>
        <w:t>load datasets in the correct manner.</w:t>
      </w:r>
      <w:r w:rsidR="00E36184" w:rsidRPr="00927E98">
        <w:rPr>
          <w:lang w:val="en-GB" w:eastAsia="ja-JP"/>
        </w:rPr>
        <w:t xml:space="preserve"> For example, any rules regarding dataset loading could be described using visual instructions like in</w:t>
      </w:r>
      <w:r w:rsidR="0068193C" w:rsidRPr="00927E98">
        <w:rPr>
          <w:lang w:val="en-GB" w:eastAsia="ja-JP"/>
        </w:rPr>
        <w:t xml:space="preserve"> </w:t>
      </w:r>
      <w:r w:rsidR="0068193C" w:rsidRPr="00434C46">
        <w:rPr>
          <w:lang w:val="en-GB" w:eastAsia="ja-JP"/>
        </w:rPr>
        <w:fldChar w:fldCharType="begin"/>
      </w:r>
      <w:r w:rsidR="0068193C" w:rsidRPr="00927E98">
        <w:rPr>
          <w:lang w:val="en-GB" w:eastAsia="ja-JP"/>
        </w:rPr>
        <w:instrText xml:space="preserve"> REF _Ref523496541 \h </w:instrText>
      </w:r>
      <w:r w:rsidR="0068193C" w:rsidRPr="00434C46">
        <w:rPr>
          <w:lang w:val="en-GB" w:eastAsia="ja-JP"/>
        </w:rPr>
      </w:r>
      <w:r w:rsidR="0068193C" w:rsidRPr="00434C46">
        <w:rPr>
          <w:lang w:val="en-GB" w:eastAsia="ja-JP"/>
        </w:rPr>
        <w:fldChar w:fldCharType="separate"/>
      </w:r>
      <w:r w:rsidR="008E7354" w:rsidRPr="00A5518E">
        <w:rPr>
          <w:lang w:val="en-GB"/>
        </w:rPr>
        <w:t xml:space="preserve">Figure </w:t>
      </w:r>
      <w:r w:rsidR="008E7354">
        <w:rPr>
          <w:noProof/>
          <w:lang w:val="en-GB"/>
        </w:rPr>
        <w:t>5</w:t>
      </w:r>
      <w:r w:rsidR="008E7354">
        <w:rPr>
          <w:lang w:val="en-GB"/>
        </w:rPr>
        <w:noBreakHyphen/>
      </w:r>
      <w:r w:rsidR="008E7354">
        <w:rPr>
          <w:noProof/>
          <w:lang w:val="en-GB"/>
        </w:rPr>
        <w:t>5</w:t>
      </w:r>
      <w:r w:rsidR="0068193C" w:rsidRPr="00434C46">
        <w:rPr>
          <w:lang w:val="en-GB" w:eastAsia="ja-JP"/>
        </w:rPr>
        <w:fldChar w:fldCharType="end"/>
      </w:r>
      <w:r w:rsidR="00E36184" w:rsidRPr="00927E98">
        <w:rPr>
          <w:lang w:val="en-GB" w:eastAsia="ja-JP"/>
        </w:rPr>
        <w:t>.</w:t>
      </w:r>
    </w:p>
    <w:p w14:paraId="68FC67E5" w14:textId="77777777" w:rsidR="00E36184" w:rsidRPr="00A5518E" w:rsidRDefault="00E36184" w:rsidP="00A5518E">
      <w:pPr>
        <w:keepNext/>
        <w:jc w:val="center"/>
        <w:rPr>
          <w:lang w:val="en-GB"/>
        </w:rPr>
      </w:pPr>
      <w:r w:rsidRPr="00A5518E">
        <w:rPr>
          <w:noProof/>
          <w:lang w:val="fr-FR" w:eastAsia="fr-FR"/>
        </w:rPr>
        <w:drawing>
          <wp:inline distT="0" distB="0" distL="0" distR="0" wp14:anchorId="58BA78EE" wp14:editId="00E11A0F">
            <wp:extent cx="5400675" cy="388500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5446849" cy="3918218"/>
                    </a:xfrm>
                    <a:prstGeom prst="rect">
                      <a:avLst/>
                    </a:prstGeom>
                    <a:ln>
                      <a:noFill/>
                    </a:ln>
                    <a:extLst>
                      <a:ext uri="{53640926-AAD7-44D8-BBD7-CCE9431645EC}">
                        <a14:shadowObscured xmlns:a14="http://schemas.microsoft.com/office/drawing/2010/main"/>
                      </a:ext>
                    </a:extLst>
                  </pic:spPr>
                </pic:pic>
              </a:graphicData>
            </a:graphic>
          </wp:inline>
        </w:drawing>
      </w:r>
    </w:p>
    <w:p w14:paraId="63FDF7B3" w14:textId="5DD923F5" w:rsidR="00E36184" w:rsidRPr="00FA54F1" w:rsidRDefault="00E36184" w:rsidP="00A5518E">
      <w:pPr>
        <w:pStyle w:val="Caption"/>
        <w:jc w:val="center"/>
        <w:rPr>
          <w:lang w:val="en-GB" w:eastAsia="ja-JP"/>
        </w:rPr>
      </w:pPr>
      <w:bookmarkStart w:id="637" w:name="_Ref523496541"/>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5</w:t>
      </w:r>
      <w:r w:rsidR="00927E98">
        <w:rPr>
          <w:lang w:val="en-GB"/>
        </w:rPr>
        <w:fldChar w:fldCharType="end"/>
      </w:r>
      <w:bookmarkEnd w:id="637"/>
      <w:r w:rsidRPr="00A5518E">
        <w:rPr>
          <w:lang w:val="en-GB"/>
        </w:rPr>
        <w:t xml:space="preserve"> </w:t>
      </w:r>
      <w:ins w:id="638" w:author="Teh Stand" w:date="2018-11-22T10:08:00Z">
        <w:r w:rsidR="00DA7669">
          <w:rPr>
            <w:lang w:val="en-GB"/>
          </w:rPr>
          <w:t xml:space="preserve">- </w:t>
        </w:r>
      </w:ins>
      <w:r w:rsidRPr="00A5518E">
        <w:rPr>
          <w:lang w:val="en-GB"/>
        </w:rPr>
        <w:t>Example from S-101 data loading rules</w:t>
      </w:r>
    </w:p>
    <w:p w14:paraId="7C3F548E" w14:textId="77777777" w:rsidR="00CA1433" w:rsidRPr="00927E98" w:rsidRDefault="00CA1433">
      <w:pPr>
        <w:rPr>
          <w:lang w:val="en-GB" w:eastAsia="ja-JP"/>
        </w:rPr>
      </w:pPr>
    </w:p>
    <w:p w14:paraId="1A0ABC97" w14:textId="35569D97" w:rsidR="00CA1433" w:rsidRPr="00927E98" w:rsidRDefault="00CA1433" w:rsidP="00E15065">
      <w:pPr>
        <w:pStyle w:val="Heading2"/>
        <w:keepLines w:val="0"/>
        <w:numPr>
          <w:ilvl w:val="2"/>
          <w:numId w:val="8"/>
        </w:numPr>
        <w:tabs>
          <w:tab w:val="left" w:pos="851"/>
        </w:tabs>
        <w:suppressAutoHyphens/>
        <w:spacing w:before="60" w:after="240" w:line="240" w:lineRule="auto"/>
        <w:jc w:val="both"/>
        <w:rPr>
          <w:rFonts w:ascii="Arial" w:eastAsia="MS Mincho" w:hAnsi="Arial" w:cs="Times New Roman"/>
          <w:b/>
          <w:bCs/>
          <w:color w:val="auto"/>
          <w:sz w:val="22"/>
          <w:szCs w:val="20"/>
          <w:lang w:val="en-GB" w:eastAsia="ja-JP"/>
        </w:rPr>
      </w:pPr>
      <w:r w:rsidRPr="00A5518E">
        <w:rPr>
          <w:rFonts w:ascii="Arial" w:eastAsia="MS Mincho" w:hAnsi="Arial" w:cs="Times New Roman"/>
          <w:b/>
          <w:bCs/>
          <w:color w:val="auto"/>
          <w:sz w:val="22"/>
          <w:szCs w:val="20"/>
          <w:lang w:val="en-GB" w:eastAsia="ja-JP"/>
        </w:rPr>
        <w:t>Geometry</w:t>
      </w:r>
    </w:p>
    <w:p w14:paraId="1635D58F" w14:textId="105F8270" w:rsidR="00D042A6" w:rsidRPr="00A0397A" w:rsidRDefault="000B5A89" w:rsidP="00A0397A">
      <w:pPr>
        <w:autoSpaceDE w:val="0"/>
        <w:autoSpaceDN w:val="0"/>
        <w:adjustRightInd w:val="0"/>
        <w:spacing w:line="240" w:lineRule="auto"/>
        <w:jc w:val="both"/>
        <w:rPr>
          <w:rFonts w:cstheme="minorHAnsi"/>
          <w:iCs/>
          <w:lang w:val="en-GB"/>
        </w:rPr>
      </w:pPr>
      <w:r w:rsidRPr="00A0397A">
        <w:rPr>
          <w:rFonts w:cstheme="minorHAnsi"/>
          <w:iCs/>
          <w:lang w:val="en-GB"/>
        </w:rPr>
        <w:t xml:space="preserve">A description of the geometry </w:t>
      </w:r>
      <w:r w:rsidR="00815B43" w:rsidRPr="00A0397A">
        <w:rPr>
          <w:rFonts w:cstheme="minorHAnsi"/>
          <w:iCs/>
          <w:lang w:val="en-GB"/>
        </w:rPr>
        <w:t>rules that apply</w:t>
      </w:r>
      <w:r w:rsidRPr="00A0397A">
        <w:rPr>
          <w:rFonts w:cstheme="minorHAnsi"/>
          <w:iCs/>
          <w:lang w:val="en-GB"/>
        </w:rPr>
        <w:t xml:space="preserve"> in a </w:t>
      </w:r>
      <w:r w:rsidR="00A0397A">
        <w:rPr>
          <w:rFonts w:cstheme="minorHAnsi"/>
          <w:iCs/>
          <w:lang w:val="en-GB"/>
        </w:rPr>
        <w:t>P</w:t>
      </w:r>
      <w:r w:rsidR="00A0397A" w:rsidRPr="00A0397A">
        <w:rPr>
          <w:rFonts w:cstheme="minorHAnsi"/>
          <w:iCs/>
          <w:lang w:val="en-GB"/>
        </w:rPr>
        <w:t xml:space="preserve">roduct </w:t>
      </w:r>
      <w:r w:rsidR="00A0397A">
        <w:rPr>
          <w:rFonts w:cstheme="minorHAnsi"/>
          <w:iCs/>
          <w:lang w:val="en-GB"/>
        </w:rPr>
        <w:t>S</w:t>
      </w:r>
      <w:r w:rsidR="00A0397A" w:rsidRPr="00A0397A">
        <w:rPr>
          <w:rFonts w:cstheme="minorHAnsi"/>
          <w:iCs/>
          <w:lang w:val="en-GB"/>
        </w:rPr>
        <w:t xml:space="preserve">pecification </w:t>
      </w:r>
      <w:r w:rsidRPr="00A0397A">
        <w:rPr>
          <w:rFonts w:cstheme="minorHAnsi"/>
          <w:iCs/>
          <w:lang w:val="en-GB"/>
        </w:rPr>
        <w:t xml:space="preserve">should be included to give system </w:t>
      </w:r>
      <w:del w:id="639" w:author="Teh Stand" w:date="2018-11-22T10:15:00Z">
        <w:r w:rsidRPr="00A0397A" w:rsidDel="00A0397A">
          <w:rPr>
            <w:rFonts w:cstheme="minorHAnsi"/>
            <w:iCs/>
            <w:lang w:val="en-GB"/>
          </w:rPr>
          <w:delText>implementors</w:delText>
        </w:r>
      </w:del>
      <w:ins w:id="640" w:author="Teh Stand" w:date="2018-11-22T10:15:00Z">
        <w:r w:rsidR="00A0397A" w:rsidRPr="00A0397A">
          <w:rPr>
            <w:rFonts w:cstheme="minorHAnsi"/>
            <w:iCs/>
            <w:lang w:val="en-GB"/>
          </w:rPr>
          <w:t>implementers</w:t>
        </w:r>
      </w:ins>
      <w:r w:rsidRPr="00A0397A">
        <w:rPr>
          <w:rFonts w:cstheme="minorHAnsi"/>
          <w:iCs/>
          <w:lang w:val="en-GB"/>
        </w:rPr>
        <w:t xml:space="preserve"> sufficient details of the spatial model that is used in the data product. </w:t>
      </w:r>
      <w:r w:rsidR="00C6365C" w:rsidRPr="00A0397A">
        <w:rPr>
          <w:rFonts w:cstheme="minorHAnsi"/>
          <w:iCs/>
          <w:lang w:val="en-GB"/>
        </w:rPr>
        <w:t xml:space="preserve">For </w:t>
      </w:r>
      <w:r w:rsidRPr="00A0397A">
        <w:rPr>
          <w:rFonts w:cstheme="minorHAnsi"/>
          <w:iCs/>
          <w:lang w:val="en-GB"/>
        </w:rPr>
        <w:t>vector data</w:t>
      </w:r>
      <w:r w:rsidR="00C6365C" w:rsidRPr="00A0397A">
        <w:rPr>
          <w:rFonts w:cstheme="minorHAnsi"/>
          <w:iCs/>
          <w:lang w:val="en-GB"/>
        </w:rPr>
        <w:t xml:space="preserve"> the description</w:t>
      </w:r>
      <w:r w:rsidRPr="00A0397A">
        <w:rPr>
          <w:rFonts w:cstheme="minorHAnsi"/>
          <w:iCs/>
          <w:lang w:val="en-GB"/>
        </w:rPr>
        <w:t xml:space="preserve"> should include a specification of</w:t>
      </w:r>
      <w:r w:rsidR="00CB0A91" w:rsidRPr="00A0397A">
        <w:rPr>
          <w:rFonts w:cstheme="minorHAnsi"/>
          <w:iCs/>
          <w:lang w:val="en-GB"/>
        </w:rPr>
        <w:t xml:space="preserve"> which S-100 Level of Geometry is used in the </w:t>
      </w:r>
      <w:r w:rsidR="00A0397A">
        <w:rPr>
          <w:rFonts w:cstheme="minorHAnsi"/>
          <w:iCs/>
          <w:lang w:val="en-GB"/>
        </w:rPr>
        <w:t>P</w:t>
      </w:r>
      <w:r w:rsidR="00A0397A" w:rsidRPr="00A0397A">
        <w:rPr>
          <w:rFonts w:cstheme="minorHAnsi"/>
          <w:iCs/>
          <w:lang w:val="en-GB"/>
        </w:rPr>
        <w:t xml:space="preserve">roduct </w:t>
      </w:r>
      <w:r w:rsidR="00A0397A">
        <w:rPr>
          <w:rFonts w:cstheme="minorHAnsi"/>
          <w:iCs/>
          <w:lang w:val="en-GB"/>
        </w:rPr>
        <w:t>S</w:t>
      </w:r>
      <w:r w:rsidR="00A0397A" w:rsidRPr="00A0397A">
        <w:rPr>
          <w:rFonts w:cstheme="minorHAnsi"/>
          <w:iCs/>
          <w:lang w:val="en-GB"/>
        </w:rPr>
        <w:t>pecification</w:t>
      </w:r>
      <w:r w:rsidRPr="00A0397A">
        <w:rPr>
          <w:rFonts w:cstheme="minorHAnsi"/>
          <w:iCs/>
          <w:lang w:val="en-GB"/>
        </w:rPr>
        <w:t xml:space="preserve">, as well as any exceptions to the rules as stated in S-100 Part 7, </w:t>
      </w:r>
      <w:del w:id="641" w:author="Teh Stand" w:date="2018-11-22T10:19:00Z">
        <w:r w:rsidRPr="00A0397A" w:rsidDel="00CF467B">
          <w:rPr>
            <w:rFonts w:cstheme="minorHAnsi"/>
            <w:iCs/>
            <w:lang w:val="en-GB"/>
          </w:rPr>
          <w:delText xml:space="preserve">section </w:delText>
        </w:r>
      </w:del>
      <w:ins w:id="642" w:author="Teh Stand" w:date="2018-11-22T10:19:00Z">
        <w:r w:rsidR="00CF467B">
          <w:rPr>
            <w:rFonts w:cstheme="minorHAnsi"/>
            <w:iCs/>
            <w:lang w:val="en-GB"/>
          </w:rPr>
          <w:t>clause 7-</w:t>
        </w:r>
      </w:ins>
      <w:r w:rsidRPr="00A0397A">
        <w:rPr>
          <w:rFonts w:cstheme="minorHAnsi"/>
          <w:iCs/>
          <w:lang w:val="en-GB"/>
        </w:rPr>
        <w:t>4.3.</w:t>
      </w:r>
      <w:r w:rsidR="00C6365C" w:rsidRPr="00A0397A">
        <w:rPr>
          <w:rFonts w:cstheme="minorHAnsi"/>
          <w:iCs/>
          <w:lang w:val="en-GB"/>
        </w:rPr>
        <w:t xml:space="preserve"> For coverage data there should be a description of </w:t>
      </w:r>
      <w:r w:rsidR="00815B43" w:rsidRPr="00A0397A">
        <w:rPr>
          <w:rFonts w:cstheme="minorHAnsi"/>
          <w:iCs/>
          <w:lang w:val="en-GB"/>
        </w:rPr>
        <w:t>which</w:t>
      </w:r>
      <w:r w:rsidR="00C6365C" w:rsidRPr="00A0397A">
        <w:rPr>
          <w:rFonts w:cstheme="minorHAnsi"/>
          <w:iCs/>
          <w:lang w:val="en-GB"/>
        </w:rPr>
        <w:t xml:space="preserve"> spatial model </w:t>
      </w:r>
      <w:r w:rsidR="00815B43" w:rsidRPr="00A0397A">
        <w:rPr>
          <w:rFonts w:cstheme="minorHAnsi"/>
          <w:iCs/>
          <w:lang w:val="en-GB"/>
        </w:rPr>
        <w:t xml:space="preserve">from </w:t>
      </w:r>
      <w:ins w:id="643" w:author="Teh Stand" w:date="2018-11-22T10:19:00Z">
        <w:r w:rsidR="00CF467B">
          <w:rPr>
            <w:rFonts w:cstheme="minorHAnsi"/>
            <w:iCs/>
            <w:lang w:val="en-GB"/>
          </w:rPr>
          <w:t xml:space="preserve">S-100 </w:t>
        </w:r>
      </w:ins>
      <w:r w:rsidR="00815B43" w:rsidRPr="00A0397A">
        <w:rPr>
          <w:rFonts w:cstheme="minorHAnsi"/>
          <w:iCs/>
          <w:lang w:val="en-GB"/>
        </w:rPr>
        <w:t xml:space="preserve">Part 8 </w:t>
      </w:r>
      <w:del w:id="644" w:author="Teh Stand" w:date="2018-11-22T10:19:00Z">
        <w:r w:rsidR="00815B43" w:rsidRPr="00A0397A" w:rsidDel="00CF467B">
          <w:rPr>
            <w:rFonts w:cstheme="minorHAnsi"/>
            <w:iCs/>
            <w:lang w:val="en-GB"/>
          </w:rPr>
          <w:delText>t</w:delText>
        </w:r>
        <w:r w:rsidR="00C6365C" w:rsidRPr="00A0397A" w:rsidDel="00CF467B">
          <w:rPr>
            <w:rFonts w:cstheme="minorHAnsi"/>
            <w:iCs/>
            <w:lang w:val="en-GB"/>
          </w:rPr>
          <w:delText xml:space="preserve">hat </w:delText>
        </w:r>
      </w:del>
      <w:r w:rsidR="00C6365C" w:rsidRPr="00A0397A">
        <w:rPr>
          <w:rFonts w:cstheme="minorHAnsi"/>
          <w:iCs/>
          <w:lang w:val="en-GB"/>
        </w:rPr>
        <w:t>is utilized, such as what type of grid is used for gridded data.</w:t>
      </w:r>
      <w:r w:rsidR="005414BA" w:rsidRPr="00A0397A">
        <w:rPr>
          <w:rFonts w:cstheme="minorHAnsi"/>
          <w:iCs/>
          <w:lang w:val="en-GB"/>
        </w:rPr>
        <w:t xml:space="preserve"> Any grid, point set or TIN structure rules </w:t>
      </w:r>
      <w:r w:rsidR="00815B43" w:rsidRPr="00A0397A">
        <w:rPr>
          <w:rFonts w:cstheme="minorHAnsi"/>
          <w:iCs/>
          <w:lang w:val="en-GB"/>
        </w:rPr>
        <w:t xml:space="preserve">and characteristics </w:t>
      </w:r>
      <w:r w:rsidR="005414BA" w:rsidRPr="00A0397A">
        <w:rPr>
          <w:rFonts w:cstheme="minorHAnsi"/>
          <w:iCs/>
          <w:lang w:val="en-GB"/>
        </w:rPr>
        <w:t>should be included</w:t>
      </w:r>
      <w:r w:rsidR="005E0E68" w:rsidRPr="00A0397A">
        <w:rPr>
          <w:rFonts w:cstheme="minorHAnsi"/>
          <w:iCs/>
          <w:lang w:val="en-GB"/>
        </w:rPr>
        <w:t>, such as shown in the example in</w:t>
      </w:r>
      <w:r w:rsidR="00CF467B">
        <w:rPr>
          <w:rFonts w:cstheme="minorHAnsi"/>
          <w:iCs/>
          <w:lang w:val="en-GB"/>
        </w:rPr>
        <w:t xml:space="preserve"> Table 5-3.</w:t>
      </w:r>
    </w:p>
    <w:p w14:paraId="1CC8FB25" w14:textId="77777777" w:rsidR="00BA293A" w:rsidRPr="00A5518E" w:rsidRDefault="00BA293A" w:rsidP="00A5518E">
      <w:pPr>
        <w:keepNext/>
        <w:autoSpaceDE w:val="0"/>
        <w:autoSpaceDN w:val="0"/>
        <w:adjustRightInd w:val="0"/>
        <w:spacing w:after="0" w:line="240" w:lineRule="auto"/>
        <w:jc w:val="center"/>
        <w:rPr>
          <w:lang w:val="en-GB"/>
        </w:rPr>
      </w:pPr>
      <w:r w:rsidRPr="00A5518E">
        <w:rPr>
          <w:noProof/>
          <w:lang w:val="fr-FR" w:eastAsia="fr-FR"/>
        </w:rPr>
        <w:drawing>
          <wp:inline distT="0" distB="0" distL="0" distR="0" wp14:anchorId="01C4C08E" wp14:editId="4003523C">
            <wp:extent cx="5821680" cy="4892534"/>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l="17821" t="17686" r="30769" b="1773"/>
                    <a:stretch/>
                  </pic:blipFill>
                  <pic:spPr bwMode="auto">
                    <a:xfrm>
                      <a:off x="0" y="0"/>
                      <a:ext cx="5840087" cy="4908004"/>
                    </a:xfrm>
                    <a:prstGeom prst="rect">
                      <a:avLst/>
                    </a:prstGeom>
                    <a:ln>
                      <a:noFill/>
                    </a:ln>
                    <a:extLst>
                      <a:ext uri="{53640926-AAD7-44D8-BBD7-CCE9431645EC}">
                        <a14:shadowObscured xmlns:a14="http://schemas.microsoft.com/office/drawing/2010/main"/>
                      </a:ext>
                    </a:extLst>
                  </pic:spPr>
                </pic:pic>
              </a:graphicData>
            </a:graphic>
          </wp:inline>
        </w:drawing>
      </w:r>
    </w:p>
    <w:p w14:paraId="3A51A621" w14:textId="6F333787" w:rsidR="00BA293A" w:rsidRPr="00A5518E" w:rsidRDefault="00BA293A" w:rsidP="00A5518E">
      <w:pPr>
        <w:pStyle w:val="Caption"/>
        <w:jc w:val="center"/>
        <w:rPr>
          <w:rFonts w:ascii="Arial" w:hAnsi="Arial" w:cs="Arial"/>
          <w:i w:val="0"/>
          <w:iCs w:val="0"/>
          <w:color w:val="FF0000"/>
          <w:sz w:val="20"/>
          <w:szCs w:val="20"/>
          <w:lang w:val="en-GB"/>
        </w:rPr>
      </w:pPr>
      <w:bookmarkStart w:id="645" w:name="_Ref522632925"/>
      <w:r w:rsidRPr="00A5518E">
        <w:rPr>
          <w:lang w:val="en-GB"/>
        </w:rPr>
        <w:t xml:space="preserve">Table </w:t>
      </w:r>
      <w:r w:rsidR="0068193C" w:rsidRPr="00A5518E">
        <w:rPr>
          <w:lang w:val="en-GB"/>
        </w:rPr>
        <w:t>5</w:t>
      </w:r>
      <w:r w:rsidRPr="00A5518E">
        <w:rPr>
          <w:lang w:val="en-GB"/>
        </w:rPr>
        <w:noBreakHyphen/>
      </w:r>
      <w:r w:rsidRPr="00A5518E">
        <w:rPr>
          <w:lang w:val="en-GB"/>
        </w:rPr>
        <w:fldChar w:fldCharType="begin"/>
      </w:r>
      <w:r w:rsidRPr="00A5518E">
        <w:rPr>
          <w:lang w:val="en-GB"/>
        </w:rPr>
        <w:instrText xml:space="preserve"> SEQ Table \* ARABIC \s 1 </w:instrText>
      </w:r>
      <w:r w:rsidRPr="00A5518E">
        <w:rPr>
          <w:lang w:val="en-GB"/>
        </w:rPr>
        <w:fldChar w:fldCharType="separate"/>
      </w:r>
      <w:r w:rsidRPr="00A5518E">
        <w:rPr>
          <w:noProof/>
          <w:lang w:val="en-GB"/>
        </w:rPr>
        <w:t>3</w:t>
      </w:r>
      <w:r w:rsidRPr="00A5518E">
        <w:rPr>
          <w:lang w:val="en-GB"/>
        </w:rPr>
        <w:fldChar w:fldCharType="end"/>
      </w:r>
      <w:r w:rsidRPr="00A5518E">
        <w:rPr>
          <w:lang w:val="en-GB"/>
        </w:rPr>
        <w:t xml:space="preserve"> - Example of attributes and their values for S100_Grid Coverage and S100_Point Coverage.</w:t>
      </w:r>
      <w:bookmarkEnd w:id="645"/>
    </w:p>
    <w:p w14:paraId="4F124E13" w14:textId="3B1BBA0F" w:rsidR="000B5A89" w:rsidRPr="00A5518E" w:rsidDel="00CF467B" w:rsidRDefault="000B5A89">
      <w:pPr>
        <w:autoSpaceDE w:val="0"/>
        <w:autoSpaceDN w:val="0"/>
        <w:adjustRightInd w:val="0"/>
        <w:spacing w:after="0" w:line="240" w:lineRule="auto"/>
        <w:rPr>
          <w:del w:id="646" w:author="Teh Stand" w:date="2018-11-22T10:21:00Z"/>
          <w:lang w:val="en-GB" w:eastAsia="ja-JP"/>
        </w:rPr>
      </w:pPr>
    </w:p>
    <w:p w14:paraId="617D6BB9" w14:textId="644AB15E" w:rsidR="00EA4079" w:rsidRPr="00927E98" w:rsidRDefault="00705EB7" w:rsidP="00E15065">
      <w:pPr>
        <w:pStyle w:val="Heading2"/>
        <w:keepLines w:val="0"/>
        <w:numPr>
          <w:ilvl w:val="2"/>
          <w:numId w:val="8"/>
        </w:numPr>
        <w:tabs>
          <w:tab w:val="left" w:pos="851"/>
        </w:tabs>
        <w:suppressAutoHyphens/>
        <w:spacing w:before="60" w:after="240" w:line="240" w:lineRule="auto"/>
        <w:jc w:val="both"/>
        <w:rPr>
          <w:rFonts w:ascii="Arial" w:eastAsia="MS Mincho" w:hAnsi="Arial" w:cs="Times New Roman"/>
          <w:b/>
          <w:bCs/>
          <w:color w:val="auto"/>
          <w:sz w:val="22"/>
          <w:szCs w:val="20"/>
          <w:lang w:val="en-GB" w:eastAsia="ja-JP"/>
        </w:rPr>
      </w:pPr>
      <w:r w:rsidRPr="00927E98">
        <w:rPr>
          <w:rFonts w:ascii="Arial" w:eastAsia="MS Mincho" w:hAnsi="Arial" w:cs="Times New Roman"/>
          <w:b/>
          <w:bCs/>
          <w:color w:val="auto"/>
          <w:sz w:val="22"/>
          <w:szCs w:val="20"/>
          <w:lang w:val="en-GB" w:eastAsia="ja-JP"/>
        </w:rPr>
        <w:t>Reference systems</w:t>
      </w:r>
      <w:r w:rsidR="00EA4079" w:rsidRPr="00927E98">
        <w:rPr>
          <w:rFonts w:ascii="Arial" w:eastAsia="MS Mincho" w:hAnsi="Arial" w:cs="Times New Roman"/>
          <w:b/>
          <w:bCs/>
          <w:color w:val="auto"/>
          <w:sz w:val="22"/>
          <w:szCs w:val="20"/>
          <w:lang w:val="en-GB" w:eastAsia="ja-JP"/>
        </w:rPr>
        <w:t xml:space="preserve"> / CRS</w:t>
      </w:r>
      <w:bookmarkEnd w:id="618"/>
      <w:bookmarkEnd w:id="619"/>
    </w:p>
    <w:p w14:paraId="2FB7D0E2" w14:textId="2C604775" w:rsidR="004D0BDF" w:rsidRPr="00927E98" w:rsidRDefault="00A01730" w:rsidP="009D0D61">
      <w:pPr>
        <w:pStyle w:val="ListParagraph"/>
        <w:spacing w:line="240" w:lineRule="auto"/>
        <w:ind w:left="0"/>
        <w:contextualSpacing w:val="0"/>
        <w:jc w:val="both"/>
        <w:rPr>
          <w:lang w:val="en-GB"/>
        </w:rPr>
      </w:pPr>
      <w:r w:rsidRPr="00927E98">
        <w:rPr>
          <w:lang w:val="en-GB"/>
        </w:rPr>
        <w:t xml:space="preserve">Product specifications must specify the reference systems that are to be used by the data products that result from the specification. </w:t>
      </w:r>
      <w:r w:rsidR="00764DA2" w:rsidRPr="00927E98">
        <w:rPr>
          <w:lang w:val="en-GB"/>
        </w:rPr>
        <w:t>All</w:t>
      </w:r>
      <w:r w:rsidRPr="00927E98">
        <w:rPr>
          <w:lang w:val="en-GB"/>
        </w:rPr>
        <w:t xml:space="preserve"> S-100 based product specifications </w:t>
      </w:r>
      <w:r w:rsidR="00764DA2" w:rsidRPr="00927E98">
        <w:rPr>
          <w:lang w:val="en-GB"/>
        </w:rPr>
        <w:t xml:space="preserve">that include georeferenced information </w:t>
      </w:r>
      <w:r w:rsidRPr="00927E98">
        <w:rPr>
          <w:lang w:val="en-GB"/>
        </w:rPr>
        <w:t>will have a h</w:t>
      </w:r>
      <w:r w:rsidR="006D3D86" w:rsidRPr="00927E98">
        <w:rPr>
          <w:lang w:val="en-GB"/>
        </w:rPr>
        <w:t>orizontal reference system</w:t>
      </w:r>
      <w:r w:rsidRPr="00927E98">
        <w:rPr>
          <w:lang w:val="en-GB"/>
        </w:rPr>
        <w:t xml:space="preserve">, while vertical reference systems are for specifications </w:t>
      </w:r>
      <w:r w:rsidR="00764DA2" w:rsidRPr="00927E98">
        <w:rPr>
          <w:lang w:val="en-GB"/>
        </w:rPr>
        <w:t>that yield</w:t>
      </w:r>
      <w:r w:rsidRPr="00927E98">
        <w:rPr>
          <w:lang w:val="en-GB"/>
        </w:rPr>
        <w:t xml:space="preserve"> data products that include height information or bathymetry. </w:t>
      </w:r>
      <w:del w:id="647" w:author="Teh Stand" w:date="2018-11-22T10:26:00Z">
        <w:r w:rsidRPr="00927E98" w:rsidDel="009D0D61">
          <w:rPr>
            <w:lang w:val="en-GB"/>
          </w:rPr>
          <w:delText>Some s</w:delText>
        </w:r>
      </w:del>
      <w:ins w:id="648" w:author="Teh Stand" w:date="2018-11-22T10:26:00Z">
        <w:r w:rsidR="009D0D61">
          <w:rPr>
            <w:lang w:val="en-GB"/>
          </w:rPr>
          <w:t xml:space="preserve">A Product </w:t>
        </w:r>
      </w:ins>
      <w:r w:rsidR="009D0D61">
        <w:rPr>
          <w:lang w:val="en-GB"/>
        </w:rPr>
        <w:t>S</w:t>
      </w:r>
      <w:r w:rsidRPr="00927E98">
        <w:rPr>
          <w:lang w:val="en-GB"/>
        </w:rPr>
        <w:t>pecification</w:t>
      </w:r>
      <w:ins w:id="649" w:author="Teh Stand" w:date="2018-11-22T10:26:00Z">
        <w:r w:rsidR="009D0D61">
          <w:rPr>
            <w:lang w:val="en-GB"/>
          </w:rPr>
          <w:t xml:space="preserve"> may</w:t>
        </w:r>
      </w:ins>
      <w:r w:rsidRPr="00927E98">
        <w:rPr>
          <w:lang w:val="en-GB"/>
        </w:rPr>
        <w:t xml:space="preserve"> include</w:t>
      </w:r>
      <w:del w:id="650" w:author="Teh Stand" w:date="2018-11-22T10:26:00Z">
        <w:r w:rsidR="00764DA2" w:rsidRPr="00927E98" w:rsidDel="009D0D61">
          <w:rPr>
            <w:lang w:val="en-GB"/>
          </w:rPr>
          <w:delText>s</w:delText>
        </w:r>
      </w:del>
      <w:r w:rsidRPr="00927E98">
        <w:rPr>
          <w:lang w:val="en-GB"/>
        </w:rPr>
        <w:t xml:space="preserve"> more than one vertical reference system, such as one for sounding data and one for height data. </w:t>
      </w:r>
    </w:p>
    <w:p w14:paraId="41E30C03" w14:textId="1437FE09" w:rsidR="004D0BDF" w:rsidRPr="00927E98" w:rsidDel="009D0D61" w:rsidRDefault="004D0BDF" w:rsidP="009D0D61">
      <w:pPr>
        <w:pStyle w:val="ListParagraph"/>
        <w:spacing w:line="240" w:lineRule="auto"/>
        <w:ind w:left="0"/>
        <w:contextualSpacing w:val="0"/>
        <w:jc w:val="both"/>
        <w:rPr>
          <w:del w:id="651" w:author="Teh Stand" w:date="2018-11-22T10:22:00Z"/>
          <w:lang w:val="en-GB"/>
        </w:rPr>
      </w:pPr>
    </w:p>
    <w:p w14:paraId="239A7C8A" w14:textId="4F0180B2" w:rsidR="009675CE" w:rsidRPr="00927E98" w:rsidRDefault="00A912AB" w:rsidP="009D0D61">
      <w:pPr>
        <w:pStyle w:val="ListParagraph"/>
        <w:spacing w:line="240" w:lineRule="auto"/>
        <w:ind w:left="0"/>
        <w:contextualSpacing w:val="0"/>
        <w:jc w:val="both"/>
        <w:rPr>
          <w:lang w:val="en-GB"/>
        </w:rPr>
      </w:pPr>
      <w:r w:rsidRPr="00927E98">
        <w:rPr>
          <w:lang w:val="en-GB"/>
        </w:rPr>
        <w:t>T</w:t>
      </w:r>
      <w:r w:rsidR="00A01730" w:rsidRPr="00927E98">
        <w:rPr>
          <w:lang w:val="en-GB"/>
        </w:rPr>
        <w:t>wo methods are available for how</w:t>
      </w:r>
      <w:ins w:id="652" w:author="Teh Stand" w:date="2018-11-22T10:27:00Z">
        <w:r w:rsidR="00E15065">
          <w:rPr>
            <w:lang w:val="en-GB"/>
          </w:rPr>
          <w:t xml:space="preserve"> an</w:t>
        </w:r>
      </w:ins>
      <w:r w:rsidR="00A01730" w:rsidRPr="00927E98">
        <w:rPr>
          <w:lang w:val="en-GB"/>
        </w:rPr>
        <w:t xml:space="preserve"> S-100 </w:t>
      </w:r>
      <w:ins w:id="653" w:author="Teh Stand" w:date="2018-11-22T10:27:00Z">
        <w:r w:rsidR="00E15065">
          <w:rPr>
            <w:lang w:val="en-GB"/>
          </w:rPr>
          <w:t xml:space="preserve">based </w:t>
        </w:r>
      </w:ins>
      <w:r w:rsidR="00A01730" w:rsidRPr="00927E98">
        <w:rPr>
          <w:lang w:val="en-GB"/>
        </w:rPr>
        <w:t xml:space="preserve">Product Specification should specify reference systems. These are </w:t>
      </w:r>
      <w:r w:rsidR="00B92882" w:rsidRPr="00927E98">
        <w:rPr>
          <w:lang w:val="en-GB"/>
        </w:rPr>
        <w:t xml:space="preserve">to either </w:t>
      </w:r>
      <w:r w:rsidR="00A01730" w:rsidRPr="00927E98">
        <w:rPr>
          <w:lang w:val="en-GB"/>
        </w:rPr>
        <w:t>specify the reference system</w:t>
      </w:r>
      <w:r w:rsidR="00764DA2" w:rsidRPr="00927E98">
        <w:rPr>
          <w:lang w:val="en-GB"/>
        </w:rPr>
        <w:t xml:space="preserve"> used </w:t>
      </w:r>
      <w:r w:rsidR="00F21705" w:rsidRPr="00927E98">
        <w:rPr>
          <w:lang w:val="en-GB"/>
        </w:rPr>
        <w:t>in full</w:t>
      </w:r>
      <w:r w:rsidR="00A01730" w:rsidRPr="00927E98">
        <w:rPr>
          <w:lang w:val="en-GB"/>
        </w:rPr>
        <w:t>, or</w:t>
      </w:r>
      <w:r w:rsidR="00764DA2" w:rsidRPr="00927E98">
        <w:rPr>
          <w:lang w:val="en-GB"/>
        </w:rPr>
        <w:t xml:space="preserve"> </w:t>
      </w:r>
      <w:r w:rsidR="00F21705" w:rsidRPr="00927E98">
        <w:rPr>
          <w:lang w:val="en-GB"/>
        </w:rPr>
        <w:t>more commonly</w:t>
      </w:r>
      <w:r w:rsidR="00A01730" w:rsidRPr="00927E98">
        <w:rPr>
          <w:lang w:val="en-GB"/>
        </w:rPr>
        <w:t xml:space="preserve"> by referencing an already specified reference system. Part 6 of S-100 provides information of how to </w:t>
      </w:r>
      <w:r w:rsidR="00B92882" w:rsidRPr="00927E98">
        <w:rPr>
          <w:lang w:val="en-GB"/>
        </w:rPr>
        <w:t xml:space="preserve">describe and specify a reference system. The more common method of simply referencing an already specified reference system is generally done </w:t>
      </w:r>
      <w:r w:rsidR="00764DA2" w:rsidRPr="00927E98">
        <w:rPr>
          <w:lang w:val="en-GB"/>
        </w:rPr>
        <w:t xml:space="preserve">by establishing a convention in the </w:t>
      </w:r>
      <w:del w:id="654" w:author="Teh Stand" w:date="2018-11-22T10:28:00Z">
        <w:r w:rsidR="00764DA2" w:rsidRPr="00927E98" w:rsidDel="00E15065">
          <w:rPr>
            <w:lang w:val="en-GB"/>
          </w:rPr>
          <w:delText xml:space="preserve">specification </w:delText>
        </w:r>
      </w:del>
      <w:ins w:id="655" w:author="Teh Stand" w:date="2018-11-22T10:28:00Z">
        <w:r w:rsidR="00E15065">
          <w:rPr>
            <w:lang w:val="en-GB"/>
          </w:rPr>
          <w:t xml:space="preserve">Product </w:t>
        </w:r>
      </w:ins>
      <w:r w:rsidR="00E15065">
        <w:rPr>
          <w:lang w:val="en-GB"/>
        </w:rPr>
        <w:t>S</w:t>
      </w:r>
      <w:r w:rsidR="00E15065" w:rsidRPr="00927E98">
        <w:rPr>
          <w:lang w:val="en-GB"/>
        </w:rPr>
        <w:t xml:space="preserve">pecification </w:t>
      </w:r>
      <w:r w:rsidR="00764DA2" w:rsidRPr="00927E98">
        <w:rPr>
          <w:lang w:val="en-GB"/>
        </w:rPr>
        <w:t>by stating the reference system, or list of references systems used</w:t>
      </w:r>
      <w:ins w:id="656" w:author="Teh Stand" w:date="2018-11-22T10:28:00Z">
        <w:r w:rsidR="00E15065">
          <w:rPr>
            <w:lang w:val="en-GB"/>
          </w:rPr>
          <w:t>;</w:t>
        </w:r>
      </w:ins>
      <w:del w:id="657" w:author="Teh Stand" w:date="2018-11-22T10:28:00Z">
        <w:r w:rsidR="00764DA2" w:rsidRPr="00927E98" w:rsidDel="00E15065">
          <w:rPr>
            <w:lang w:val="en-GB"/>
          </w:rPr>
          <w:delText>,</w:delText>
        </w:r>
      </w:del>
      <w:r w:rsidR="00764DA2" w:rsidRPr="00927E98">
        <w:rPr>
          <w:lang w:val="en-GB"/>
        </w:rPr>
        <w:t xml:space="preserve"> and then by adding the information </w:t>
      </w:r>
      <w:r w:rsidR="00B92882" w:rsidRPr="00927E98">
        <w:rPr>
          <w:lang w:val="en-GB"/>
        </w:rPr>
        <w:t xml:space="preserve">in the metadata of the resulting dataset. </w:t>
      </w:r>
      <w:r w:rsidR="004C1620" w:rsidRPr="00434C46">
        <w:rPr>
          <w:lang w:val="en-GB"/>
        </w:rPr>
        <w:fldChar w:fldCharType="begin"/>
      </w:r>
      <w:r w:rsidR="004C1620" w:rsidRPr="00927E98">
        <w:rPr>
          <w:lang w:val="en-GB"/>
        </w:rPr>
        <w:instrText xml:space="preserve"> REF _Ref523496609 \h </w:instrText>
      </w:r>
      <w:r w:rsidR="004C1620" w:rsidRPr="00434C46">
        <w:rPr>
          <w:lang w:val="en-GB"/>
        </w:rPr>
      </w:r>
      <w:r w:rsidR="004C1620" w:rsidRPr="00434C46">
        <w:rPr>
          <w:lang w:val="en-GB"/>
        </w:rPr>
        <w:fldChar w:fldCharType="separate"/>
      </w:r>
      <w:r w:rsidR="004C1620" w:rsidRPr="00A5518E">
        <w:rPr>
          <w:lang w:val="en-GB"/>
        </w:rPr>
        <w:t>Figure 5</w:t>
      </w:r>
      <w:r w:rsidR="004C1620" w:rsidRPr="00A5518E">
        <w:rPr>
          <w:lang w:val="en-GB"/>
        </w:rPr>
        <w:noBreakHyphen/>
      </w:r>
      <w:r w:rsidR="004C1620" w:rsidRPr="00A5518E">
        <w:rPr>
          <w:noProof/>
          <w:lang w:val="en-GB"/>
        </w:rPr>
        <w:t>6</w:t>
      </w:r>
      <w:r w:rsidR="004C1620" w:rsidRPr="00434C46">
        <w:rPr>
          <w:lang w:val="en-GB"/>
        </w:rPr>
        <w:fldChar w:fldCharType="end"/>
      </w:r>
      <w:r w:rsidR="004C1620" w:rsidRPr="00927E98">
        <w:rPr>
          <w:lang w:val="en-GB"/>
        </w:rPr>
        <w:t xml:space="preserve"> b</w:t>
      </w:r>
      <w:r w:rsidR="00B92882" w:rsidRPr="00927E98">
        <w:rPr>
          <w:lang w:val="en-GB"/>
        </w:rPr>
        <w:t xml:space="preserve">elow is an example from the </w:t>
      </w:r>
      <w:r w:rsidR="004A4D0B" w:rsidRPr="00927E98">
        <w:rPr>
          <w:lang w:val="en-GB"/>
        </w:rPr>
        <w:t xml:space="preserve">S-100 </w:t>
      </w:r>
      <w:r w:rsidR="00E15065">
        <w:rPr>
          <w:lang w:val="en-GB"/>
        </w:rPr>
        <w:t>P</w:t>
      </w:r>
      <w:r w:rsidR="00E15065" w:rsidRPr="00927E98">
        <w:rPr>
          <w:lang w:val="en-GB"/>
        </w:rPr>
        <w:t xml:space="preserve">roduct </w:t>
      </w:r>
      <w:r w:rsidR="00E15065">
        <w:rPr>
          <w:lang w:val="en-GB"/>
        </w:rPr>
        <w:t>S</w:t>
      </w:r>
      <w:r w:rsidR="00E15065" w:rsidRPr="00927E98">
        <w:rPr>
          <w:lang w:val="en-GB"/>
        </w:rPr>
        <w:t xml:space="preserve">pecification </w:t>
      </w:r>
      <w:r w:rsidR="00E15065">
        <w:rPr>
          <w:lang w:val="en-GB"/>
        </w:rPr>
        <w:t>T</w:t>
      </w:r>
      <w:r w:rsidR="00E15065" w:rsidRPr="00927E98">
        <w:rPr>
          <w:lang w:val="en-GB"/>
        </w:rPr>
        <w:t>emplate</w:t>
      </w:r>
      <w:r w:rsidR="004A4D0B" w:rsidRPr="00927E98">
        <w:rPr>
          <w:lang w:val="en-GB"/>
        </w:rPr>
        <w:t>.</w:t>
      </w:r>
    </w:p>
    <w:p w14:paraId="6AB6A1A3" w14:textId="43194A94" w:rsidR="004379E9" w:rsidRPr="00927E98" w:rsidDel="009D0D61" w:rsidRDefault="004379E9">
      <w:pPr>
        <w:pStyle w:val="ListParagraph"/>
        <w:spacing w:after="0" w:line="240" w:lineRule="auto"/>
        <w:ind w:left="0"/>
        <w:contextualSpacing w:val="0"/>
        <w:jc w:val="both"/>
        <w:rPr>
          <w:del w:id="658" w:author="Teh Stand" w:date="2018-11-22T10:22:00Z"/>
          <w:lang w:val="en-GB"/>
        </w:rPr>
        <w:pPrChange w:id="659" w:author="Teh Stand" w:date="2018-11-22T10:22:00Z">
          <w:pPr>
            <w:pStyle w:val="ListParagraph"/>
            <w:ind w:left="0"/>
          </w:pPr>
        </w:pPrChange>
      </w:pPr>
    </w:p>
    <w:p w14:paraId="2437F717" w14:textId="77777777" w:rsidR="00764DA2" w:rsidRPr="00A5518E" w:rsidRDefault="004A4D0B" w:rsidP="009D0D61">
      <w:pPr>
        <w:pStyle w:val="ListParagraph"/>
        <w:keepNext/>
        <w:spacing w:after="0"/>
        <w:ind w:left="0"/>
        <w:contextualSpacing w:val="0"/>
        <w:jc w:val="center"/>
        <w:rPr>
          <w:lang w:val="en-GB"/>
        </w:rPr>
      </w:pPr>
      <w:r w:rsidRPr="00A5518E">
        <w:rPr>
          <w:noProof/>
          <w:lang w:val="fr-FR" w:eastAsia="fr-FR"/>
        </w:rPr>
        <w:drawing>
          <wp:inline distT="0" distB="0" distL="0" distR="0" wp14:anchorId="7601A921" wp14:editId="67AC519A">
            <wp:extent cx="5899561" cy="8305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5916015" cy="832897"/>
                    </a:xfrm>
                    <a:prstGeom prst="rect">
                      <a:avLst/>
                    </a:prstGeom>
                    <a:ln>
                      <a:noFill/>
                    </a:ln>
                    <a:extLst>
                      <a:ext uri="{53640926-AAD7-44D8-BBD7-CCE9431645EC}">
                        <a14:shadowObscured xmlns:a14="http://schemas.microsoft.com/office/drawing/2010/main"/>
                      </a:ext>
                    </a:extLst>
                  </pic:spPr>
                </pic:pic>
              </a:graphicData>
            </a:graphic>
          </wp:inline>
        </w:drawing>
      </w:r>
    </w:p>
    <w:p w14:paraId="41132C13" w14:textId="1FF79460" w:rsidR="004A4D0B" w:rsidRPr="00927E98" w:rsidRDefault="00764DA2" w:rsidP="00C920BF">
      <w:pPr>
        <w:pStyle w:val="Caption"/>
        <w:jc w:val="center"/>
        <w:rPr>
          <w:lang w:val="en-GB"/>
        </w:rPr>
      </w:pPr>
      <w:bookmarkStart w:id="660" w:name="_Ref523496609"/>
      <w:bookmarkStart w:id="661" w:name="_Ref502319756"/>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6</w:t>
      </w:r>
      <w:r w:rsidR="00927E98">
        <w:rPr>
          <w:lang w:val="en-GB"/>
        </w:rPr>
        <w:fldChar w:fldCharType="end"/>
      </w:r>
      <w:bookmarkEnd w:id="660"/>
      <w:bookmarkEnd w:id="661"/>
      <w:r w:rsidRPr="00A5518E">
        <w:rPr>
          <w:lang w:val="en-GB"/>
        </w:rPr>
        <w:t xml:space="preserve"> </w:t>
      </w:r>
      <w:r w:rsidR="005E0E68" w:rsidRPr="00A5518E">
        <w:rPr>
          <w:lang w:val="en-GB"/>
        </w:rPr>
        <w:t xml:space="preserve">Example of </w:t>
      </w:r>
      <w:r w:rsidRPr="00A5518E">
        <w:rPr>
          <w:lang w:val="en-GB"/>
        </w:rPr>
        <w:t>Reference Systems</w:t>
      </w:r>
      <w:r w:rsidR="005E0E68" w:rsidRPr="00A5518E">
        <w:rPr>
          <w:lang w:val="en-GB"/>
        </w:rPr>
        <w:t xml:space="preserve"> references</w:t>
      </w:r>
    </w:p>
    <w:p w14:paraId="087F95AB" w14:textId="07B30203" w:rsidR="003A7EAC" w:rsidRPr="00927E98" w:rsidDel="00E15065" w:rsidRDefault="003A7EAC">
      <w:pPr>
        <w:pStyle w:val="ListParagraph"/>
        <w:spacing w:line="240" w:lineRule="auto"/>
        <w:ind w:left="0"/>
        <w:contextualSpacing w:val="0"/>
        <w:jc w:val="both"/>
        <w:rPr>
          <w:del w:id="662" w:author="Teh Stand" w:date="2018-11-22T10:30:00Z"/>
          <w:lang w:val="en-GB"/>
        </w:rPr>
        <w:pPrChange w:id="663" w:author="Teh Stand" w:date="2018-11-22T10:31:00Z">
          <w:pPr>
            <w:pStyle w:val="ListParagraph"/>
            <w:ind w:left="0"/>
          </w:pPr>
        </w:pPrChange>
      </w:pPr>
    </w:p>
    <w:p w14:paraId="1603F913" w14:textId="48CF006D" w:rsidR="004A4D0B" w:rsidRPr="00927E98" w:rsidRDefault="00827715" w:rsidP="0082635B">
      <w:pPr>
        <w:pStyle w:val="ListParagraph"/>
        <w:spacing w:line="240" w:lineRule="auto"/>
        <w:ind w:left="0"/>
        <w:contextualSpacing w:val="0"/>
        <w:jc w:val="both"/>
        <w:rPr>
          <w:lang w:val="en-GB"/>
        </w:rPr>
      </w:pPr>
      <w:r w:rsidRPr="00927E98">
        <w:rPr>
          <w:lang w:val="en-GB"/>
        </w:rPr>
        <w:t xml:space="preserve">As noted in the example in </w:t>
      </w:r>
      <w:r w:rsidR="00B97C6E" w:rsidRPr="00434C46">
        <w:rPr>
          <w:lang w:val="en-GB"/>
        </w:rPr>
        <w:fldChar w:fldCharType="begin"/>
      </w:r>
      <w:r w:rsidR="00B97C6E" w:rsidRPr="00927E98">
        <w:rPr>
          <w:lang w:val="en-GB"/>
        </w:rPr>
        <w:instrText xml:space="preserve"> REF _Ref502319756 \h </w:instrText>
      </w:r>
      <w:r w:rsidR="00B97C6E" w:rsidRPr="00434C46">
        <w:rPr>
          <w:lang w:val="en-GB"/>
        </w:rPr>
      </w:r>
      <w:r w:rsidR="00B97C6E" w:rsidRPr="00434C46">
        <w:rPr>
          <w:lang w:val="en-GB"/>
        </w:rPr>
        <w:fldChar w:fldCharType="separate"/>
      </w:r>
      <w:r w:rsidR="005E0E68" w:rsidRPr="00A5518E">
        <w:rPr>
          <w:lang w:val="en-GB"/>
        </w:rPr>
        <w:t xml:space="preserve">Figure </w:t>
      </w:r>
      <w:r w:rsidR="004C1620" w:rsidRPr="00A5518E">
        <w:rPr>
          <w:noProof/>
          <w:lang w:val="en-GB"/>
        </w:rPr>
        <w:t>5</w:t>
      </w:r>
      <w:r w:rsidR="005E0E68" w:rsidRPr="00A5518E">
        <w:rPr>
          <w:lang w:val="en-GB"/>
        </w:rPr>
        <w:noBreakHyphen/>
      </w:r>
      <w:r w:rsidR="005E0E68" w:rsidRPr="00A5518E">
        <w:rPr>
          <w:noProof/>
          <w:lang w:val="en-GB"/>
        </w:rPr>
        <w:t>6</w:t>
      </w:r>
      <w:r w:rsidR="00B97C6E" w:rsidRPr="00434C46">
        <w:rPr>
          <w:lang w:val="en-GB"/>
        </w:rPr>
        <w:fldChar w:fldCharType="end"/>
      </w:r>
      <w:r w:rsidRPr="00927E98">
        <w:rPr>
          <w:lang w:val="en-GB"/>
        </w:rPr>
        <w:t xml:space="preserve">, </w:t>
      </w:r>
      <w:r w:rsidR="00F21705" w:rsidRPr="00927E98">
        <w:rPr>
          <w:lang w:val="en-GB"/>
        </w:rPr>
        <w:t xml:space="preserve">the </w:t>
      </w:r>
      <w:r w:rsidRPr="00927E98">
        <w:rPr>
          <w:lang w:val="en-GB"/>
        </w:rPr>
        <w:t>EPSG</w:t>
      </w:r>
      <w:r w:rsidR="00FD3023" w:rsidRPr="00927E98">
        <w:rPr>
          <w:lang w:val="en-GB"/>
        </w:rPr>
        <w:t xml:space="preserve"> </w:t>
      </w:r>
      <w:del w:id="664" w:author="Teh Stand" w:date="2018-11-22T10:32:00Z">
        <w:r w:rsidR="00F21705" w:rsidRPr="00927E98" w:rsidDel="0082635B">
          <w:rPr>
            <w:lang w:val="en-GB"/>
          </w:rPr>
          <w:delText xml:space="preserve">registry </w:delText>
        </w:r>
      </w:del>
      <w:ins w:id="665" w:author="Teh Stand" w:date="2018-11-22T10:32:00Z">
        <w:r w:rsidR="0082635B">
          <w:rPr>
            <w:lang w:val="en-GB"/>
          </w:rPr>
          <w:t>R</w:t>
        </w:r>
        <w:r w:rsidR="0082635B" w:rsidRPr="00927E98">
          <w:rPr>
            <w:lang w:val="en-GB"/>
          </w:rPr>
          <w:t>egist</w:t>
        </w:r>
      </w:ins>
      <w:ins w:id="666" w:author="Teh Stand" w:date="2018-11-22T10:33:00Z">
        <w:r w:rsidR="0082635B">
          <w:rPr>
            <w:lang w:val="en-GB"/>
          </w:rPr>
          <w:t>er</w:t>
        </w:r>
      </w:ins>
      <w:ins w:id="667" w:author="Teh Stand" w:date="2018-11-22T10:32:00Z">
        <w:r w:rsidR="0082635B" w:rsidRPr="00927E98">
          <w:rPr>
            <w:lang w:val="en-GB"/>
          </w:rPr>
          <w:t xml:space="preserve"> </w:t>
        </w:r>
      </w:ins>
      <w:r w:rsidR="00FD3023" w:rsidRPr="00927E98">
        <w:rPr>
          <w:lang w:val="en-GB"/>
        </w:rPr>
        <w:t xml:space="preserve">is a useful </w:t>
      </w:r>
      <w:r w:rsidR="0082635B">
        <w:rPr>
          <w:lang w:val="en-GB"/>
        </w:rPr>
        <w:t>R</w:t>
      </w:r>
      <w:r w:rsidR="0082635B" w:rsidRPr="00927E98">
        <w:rPr>
          <w:lang w:val="en-GB"/>
        </w:rPr>
        <w:t xml:space="preserve">egister </w:t>
      </w:r>
      <w:r w:rsidR="00FD3023" w:rsidRPr="00927E98">
        <w:rPr>
          <w:lang w:val="en-GB"/>
        </w:rPr>
        <w:t xml:space="preserve">of horizontal datums. The </w:t>
      </w:r>
      <w:r w:rsidR="00B97C6E" w:rsidRPr="00927E98">
        <w:rPr>
          <w:lang w:val="en-GB"/>
        </w:rPr>
        <w:t xml:space="preserve">codelist </w:t>
      </w:r>
      <w:r w:rsidR="00FD3023" w:rsidRPr="00927E98">
        <w:rPr>
          <w:lang w:val="en-GB"/>
        </w:rPr>
        <w:t>value for WGS84, the most commonly used horizontal datum</w:t>
      </w:r>
      <w:ins w:id="668" w:author="Teh Stand" w:date="2018-11-22T10:33:00Z">
        <w:r w:rsidR="0082635B">
          <w:rPr>
            <w:lang w:val="en-GB"/>
          </w:rPr>
          <w:t>,</w:t>
        </w:r>
      </w:ins>
      <w:r w:rsidR="00FD3023" w:rsidRPr="00927E98">
        <w:rPr>
          <w:lang w:val="en-GB"/>
        </w:rPr>
        <w:t xml:space="preserve"> is 4326. For vertical datums and sounding datums, S-100 include</w:t>
      </w:r>
      <w:r w:rsidR="00CA5F92" w:rsidRPr="00927E98">
        <w:rPr>
          <w:lang w:val="en-GB"/>
        </w:rPr>
        <w:t>s</w:t>
      </w:r>
      <w:r w:rsidR="00FD3023" w:rsidRPr="00927E98">
        <w:rPr>
          <w:lang w:val="en-GB"/>
        </w:rPr>
        <w:t xml:space="preserve"> an enumerated list </w:t>
      </w:r>
      <w:r w:rsidR="00CA5F92" w:rsidRPr="00927E98">
        <w:rPr>
          <w:lang w:val="en-GB"/>
        </w:rPr>
        <w:t xml:space="preserve">named </w:t>
      </w:r>
      <w:r w:rsidR="00FD3023" w:rsidRPr="00927E98">
        <w:rPr>
          <w:lang w:val="en-GB"/>
        </w:rPr>
        <w:t xml:space="preserve">S100_VerticalAndSoundingDatum. The most commonly used vertical and sounding datums are included </w:t>
      </w:r>
      <w:r w:rsidR="00CA5F92" w:rsidRPr="00927E98">
        <w:rPr>
          <w:lang w:val="en-GB"/>
        </w:rPr>
        <w:t>in this list</w:t>
      </w:r>
      <w:r w:rsidR="00FD3023" w:rsidRPr="00927E98">
        <w:rPr>
          <w:lang w:val="en-GB"/>
        </w:rPr>
        <w:t>. The enumerated list can be extended by requesting</w:t>
      </w:r>
      <w:ins w:id="669" w:author="Teh Stand" w:date="2018-11-22T10:34:00Z">
        <w:r w:rsidR="0082635B">
          <w:rPr>
            <w:lang w:val="en-GB"/>
          </w:rPr>
          <w:t xml:space="preserve"> the</w:t>
        </w:r>
      </w:ins>
      <w:r w:rsidR="00FD3023" w:rsidRPr="00927E98">
        <w:rPr>
          <w:lang w:val="en-GB"/>
        </w:rPr>
        <w:t xml:space="preserve"> IHO</w:t>
      </w:r>
      <w:r w:rsidR="00DD77AB" w:rsidRPr="00927E98">
        <w:rPr>
          <w:lang w:val="en-GB"/>
        </w:rPr>
        <w:t xml:space="preserve"> </w:t>
      </w:r>
      <w:r w:rsidR="00FD3023" w:rsidRPr="00927E98">
        <w:rPr>
          <w:lang w:val="en-GB"/>
        </w:rPr>
        <w:t>S-100WG to include additional values</w:t>
      </w:r>
      <w:del w:id="670" w:author="Teh Stand" w:date="2018-11-22T10:34:00Z">
        <w:r w:rsidR="00FD3023" w:rsidRPr="00927E98" w:rsidDel="0082635B">
          <w:rPr>
            <w:lang w:val="en-GB"/>
          </w:rPr>
          <w:delText xml:space="preserve"> </w:delText>
        </w:r>
      </w:del>
      <w:r w:rsidR="00FD3023" w:rsidRPr="00927E98">
        <w:rPr>
          <w:lang w:val="en-GB"/>
        </w:rPr>
        <w:t>.</w:t>
      </w:r>
    </w:p>
    <w:p w14:paraId="107ABED8" w14:textId="3140ED4C" w:rsidR="007565F4" w:rsidRPr="00927E98" w:rsidDel="00E15065" w:rsidRDefault="007565F4">
      <w:pPr>
        <w:pStyle w:val="ListParagraph"/>
        <w:spacing w:line="240" w:lineRule="auto"/>
        <w:ind w:left="0"/>
        <w:contextualSpacing w:val="0"/>
        <w:jc w:val="both"/>
        <w:rPr>
          <w:del w:id="671" w:author="Teh Stand" w:date="2018-11-22T10:31:00Z"/>
          <w:lang w:val="en-GB"/>
        </w:rPr>
        <w:pPrChange w:id="672" w:author="Teh Stand" w:date="2018-11-22T10:35:00Z">
          <w:pPr>
            <w:pStyle w:val="ListParagraph"/>
            <w:ind w:left="0"/>
          </w:pPr>
        </w:pPrChange>
      </w:pPr>
    </w:p>
    <w:p w14:paraId="64E448D0" w14:textId="42030BBA" w:rsidR="005D43CE" w:rsidRPr="00927E98" w:rsidRDefault="005D43CE" w:rsidP="0082635B">
      <w:pPr>
        <w:pStyle w:val="Heading2"/>
        <w:keepLines w:val="0"/>
        <w:numPr>
          <w:ilvl w:val="2"/>
          <w:numId w:val="8"/>
        </w:numPr>
        <w:tabs>
          <w:tab w:val="left" w:pos="851"/>
        </w:tabs>
        <w:suppressAutoHyphens/>
        <w:spacing w:before="60" w:after="240" w:line="240" w:lineRule="auto"/>
        <w:jc w:val="both"/>
        <w:rPr>
          <w:rFonts w:ascii="Arial" w:eastAsia="MS Mincho" w:hAnsi="Arial" w:cs="Times New Roman"/>
          <w:b/>
          <w:bCs/>
          <w:color w:val="auto"/>
          <w:sz w:val="22"/>
          <w:szCs w:val="20"/>
          <w:lang w:val="en-GB" w:eastAsia="ja-JP"/>
        </w:rPr>
      </w:pPr>
      <w:r w:rsidRPr="00A5518E">
        <w:rPr>
          <w:rFonts w:ascii="Arial" w:eastAsia="MS Mincho" w:hAnsi="Arial" w:cs="Times New Roman"/>
          <w:b/>
          <w:bCs/>
          <w:color w:val="auto"/>
          <w:sz w:val="22"/>
          <w:szCs w:val="20"/>
          <w:lang w:val="en-GB" w:eastAsia="ja-JP"/>
        </w:rPr>
        <w:t>Object identifiers</w:t>
      </w:r>
    </w:p>
    <w:p w14:paraId="73329767" w14:textId="2B391724" w:rsidR="005D43CE" w:rsidRPr="00927E98" w:rsidRDefault="009232D5" w:rsidP="003D255D">
      <w:pPr>
        <w:spacing w:line="240" w:lineRule="auto"/>
        <w:jc w:val="both"/>
        <w:rPr>
          <w:lang w:val="en-GB"/>
        </w:rPr>
      </w:pPr>
      <w:r w:rsidRPr="00927E98">
        <w:rPr>
          <w:lang w:val="en-GB"/>
        </w:rPr>
        <w:t xml:space="preserve">It is recommended that a </w:t>
      </w:r>
      <w:r w:rsidR="0082635B">
        <w:rPr>
          <w:lang w:val="en-GB"/>
        </w:rPr>
        <w:t>P</w:t>
      </w:r>
      <w:r w:rsidR="0082635B" w:rsidRPr="00927E98">
        <w:rPr>
          <w:lang w:val="en-GB"/>
        </w:rPr>
        <w:t xml:space="preserve">roduct </w:t>
      </w:r>
      <w:r w:rsidR="0082635B">
        <w:rPr>
          <w:lang w:val="en-GB"/>
        </w:rPr>
        <w:t>S</w:t>
      </w:r>
      <w:r w:rsidR="0082635B" w:rsidRPr="00927E98">
        <w:rPr>
          <w:lang w:val="en-GB"/>
        </w:rPr>
        <w:t xml:space="preserve">pecification </w:t>
      </w:r>
      <w:r w:rsidRPr="00927E98">
        <w:rPr>
          <w:lang w:val="en-GB"/>
        </w:rPr>
        <w:t>contain rules for</w:t>
      </w:r>
      <w:r w:rsidR="005D43CE" w:rsidRPr="00927E98">
        <w:rPr>
          <w:lang w:val="en-GB"/>
        </w:rPr>
        <w:t xml:space="preserve"> persistent global identifiers for feature and information objects. Identifiers </w:t>
      </w:r>
      <w:r w:rsidRPr="00927E98">
        <w:rPr>
          <w:lang w:val="en-GB"/>
        </w:rPr>
        <w:t>may be omitted w</w:t>
      </w:r>
      <w:r w:rsidR="005D43CE" w:rsidRPr="00927E98">
        <w:rPr>
          <w:lang w:val="en-GB"/>
        </w:rPr>
        <w:t>here the physical realities dictate otherwise or it is known that a reference to the object will not be needed</w:t>
      </w:r>
      <w:r w:rsidRPr="00927E98">
        <w:rPr>
          <w:lang w:val="en-GB"/>
        </w:rPr>
        <w:t>.</w:t>
      </w:r>
      <w:r w:rsidR="005D43CE" w:rsidRPr="00927E98">
        <w:rPr>
          <w:lang w:val="en-GB"/>
        </w:rPr>
        <w:t xml:space="preserve"> For example, identifiers need not be defined for cartographic objects.</w:t>
      </w:r>
    </w:p>
    <w:p w14:paraId="3585D0EF" w14:textId="653E599A" w:rsidR="00B20B0A" w:rsidRPr="00927E98" w:rsidRDefault="005D43CE" w:rsidP="003D255D">
      <w:pPr>
        <w:spacing w:line="240" w:lineRule="auto"/>
        <w:jc w:val="both"/>
        <w:rPr>
          <w:lang w:val="en-GB"/>
        </w:rPr>
      </w:pPr>
      <w:r w:rsidRPr="00927E98">
        <w:rPr>
          <w:lang w:val="en-GB"/>
        </w:rPr>
        <w:t xml:space="preserve">Identifiers of instances should utilize the Maritime Resource Name (MRN) concept and namespace. The MRN namespace is administered by International Association of Lighthouse Authorities (IALA) through the website </w:t>
      </w:r>
      <w:ins w:id="673" w:author="Teh Stand" w:date="2018-11-22T10:37:00Z">
        <w:r w:rsidR="003D255D">
          <w:rPr>
            <w:lang w:val="en-GB"/>
          </w:rPr>
          <w:fldChar w:fldCharType="begin"/>
        </w:r>
        <w:r w:rsidR="003D255D">
          <w:rPr>
            <w:lang w:val="en-GB"/>
          </w:rPr>
          <w:instrText xml:space="preserve"> HYPERLINK "</w:instrText>
        </w:r>
      </w:ins>
      <w:r w:rsidR="003D255D" w:rsidRPr="00927E98">
        <w:rPr>
          <w:lang w:val="en-GB"/>
        </w:rPr>
        <w:instrText>http://mrnregistry.org</w:instrText>
      </w:r>
      <w:ins w:id="674" w:author="Teh Stand" w:date="2018-11-22T10:37:00Z">
        <w:r w:rsidR="003D255D">
          <w:rPr>
            <w:lang w:val="en-GB"/>
          </w:rPr>
          <w:instrText xml:space="preserve">" </w:instrText>
        </w:r>
        <w:r w:rsidR="003D255D">
          <w:rPr>
            <w:lang w:val="en-GB"/>
          </w:rPr>
          <w:fldChar w:fldCharType="separate"/>
        </w:r>
      </w:ins>
      <w:r w:rsidR="003D255D" w:rsidRPr="00501039">
        <w:rPr>
          <w:rStyle w:val="Hyperlink"/>
          <w:lang w:val="en-GB"/>
        </w:rPr>
        <w:t>http://mrnregistry.org</w:t>
      </w:r>
      <w:ins w:id="675" w:author="Teh Stand" w:date="2018-11-22T10:37:00Z">
        <w:r w:rsidR="003D255D">
          <w:rPr>
            <w:lang w:val="en-GB"/>
          </w:rPr>
          <w:fldChar w:fldCharType="end"/>
        </w:r>
      </w:ins>
      <w:r w:rsidRPr="00927E98">
        <w:rPr>
          <w:lang w:val="en-GB"/>
        </w:rPr>
        <w:t>, which also contain references to the full set of rules that apply to the MRN concept. The topmost namespace urn:mrn remains fixed, with subsequent name spaces separated by colons, and available through the application process explained on the website. Any organization wishing to issue MRN conformant identifiers should apply for a name space from IALA, or from an organization that already has a namespace registered</w:t>
      </w:r>
      <w:r w:rsidR="00911D0F" w:rsidRPr="00927E98">
        <w:rPr>
          <w:lang w:val="en-GB"/>
        </w:rPr>
        <w:t>, such as IHO</w:t>
      </w:r>
      <w:r w:rsidRPr="00927E98">
        <w:rPr>
          <w:lang w:val="en-GB"/>
        </w:rPr>
        <w:t>.</w:t>
      </w:r>
      <w:r w:rsidR="00985C7B" w:rsidRPr="00927E98">
        <w:rPr>
          <w:lang w:val="en-GB"/>
        </w:rPr>
        <w:t xml:space="preserve"> </w:t>
      </w:r>
      <w:r w:rsidR="00911D0F" w:rsidRPr="00927E98">
        <w:rPr>
          <w:lang w:val="en-GB"/>
        </w:rPr>
        <w:t xml:space="preserve">S-100 </w:t>
      </w:r>
      <w:r w:rsidR="00B20B0A" w:rsidRPr="00927E98">
        <w:rPr>
          <w:lang w:val="en-GB"/>
        </w:rPr>
        <w:t xml:space="preserve">Part 11, Annex </w:t>
      </w:r>
      <w:r w:rsidR="0074588C" w:rsidRPr="00927E98">
        <w:rPr>
          <w:lang w:val="en-GB"/>
        </w:rPr>
        <w:t>E</w:t>
      </w:r>
      <w:r w:rsidR="00B20B0A" w:rsidRPr="00927E98">
        <w:rPr>
          <w:lang w:val="en-GB"/>
        </w:rPr>
        <w:t xml:space="preserve"> contains additional details about the MRN concept.</w:t>
      </w:r>
    </w:p>
    <w:p w14:paraId="73C68ADA" w14:textId="7B984C69" w:rsidR="009232D5" w:rsidRPr="00927E98" w:rsidRDefault="009232D5" w:rsidP="003D255D">
      <w:pPr>
        <w:spacing w:line="240" w:lineRule="auto"/>
        <w:jc w:val="both"/>
        <w:rPr>
          <w:lang w:val="en-GB"/>
        </w:rPr>
      </w:pPr>
      <w:r w:rsidRPr="00927E98">
        <w:rPr>
          <w:lang w:val="en-GB"/>
        </w:rPr>
        <w:t>Guidance should be included on persevering persistent global identifiers on objects throughout their lifecycle, including when they are reused in other products. Maintaining persistent global identifiers between products can help with interoperability and assist users</w:t>
      </w:r>
      <w:r w:rsidR="00911D0F" w:rsidRPr="00927E98">
        <w:rPr>
          <w:lang w:val="en-GB"/>
        </w:rPr>
        <w:t xml:space="preserve"> and systems</w:t>
      </w:r>
      <w:r w:rsidRPr="00927E98">
        <w:rPr>
          <w:lang w:val="en-GB"/>
        </w:rPr>
        <w:t xml:space="preserve"> in identifying identical features between data products.</w:t>
      </w:r>
    </w:p>
    <w:p w14:paraId="1CB85461" w14:textId="79B8EDC8" w:rsidR="00377972" w:rsidRPr="00927E98" w:rsidDel="0082635B" w:rsidRDefault="00377972">
      <w:pPr>
        <w:tabs>
          <w:tab w:val="left" w:pos="851"/>
        </w:tabs>
        <w:spacing w:line="240" w:lineRule="auto"/>
        <w:jc w:val="both"/>
        <w:rPr>
          <w:del w:id="676" w:author="Teh Stand" w:date="2018-11-22T10:35:00Z"/>
          <w:lang w:val="en-GB"/>
        </w:rPr>
        <w:pPrChange w:id="677" w:author="Teh Stand" w:date="2018-11-22T10:39:00Z">
          <w:pPr/>
        </w:pPrChange>
      </w:pPr>
    </w:p>
    <w:p w14:paraId="71C0DCFC" w14:textId="52E2A208" w:rsidR="00EA4079" w:rsidRPr="00927E98" w:rsidRDefault="00705EB7">
      <w:pPr>
        <w:pStyle w:val="Heading2"/>
        <w:keepLines w:val="0"/>
        <w:numPr>
          <w:ilvl w:val="2"/>
          <w:numId w:val="8"/>
        </w:numPr>
        <w:tabs>
          <w:tab w:val="left" w:pos="851"/>
        </w:tabs>
        <w:suppressAutoHyphens/>
        <w:spacing w:before="60" w:after="240" w:line="240" w:lineRule="auto"/>
        <w:jc w:val="both"/>
        <w:rPr>
          <w:rFonts w:ascii="Arial" w:eastAsia="MS Mincho" w:hAnsi="Arial" w:cs="Times New Roman"/>
          <w:b/>
          <w:bCs/>
          <w:color w:val="auto"/>
          <w:sz w:val="22"/>
          <w:szCs w:val="20"/>
          <w:lang w:val="en-GB" w:eastAsia="ja-JP"/>
        </w:rPr>
        <w:pPrChange w:id="678" w:author="Teh Stand" w:date="2018-11-22T10:39:00Z">
          <w:pPr>
            <w:pStyle w:val="Heading2"/>
            <w:keepLines w:val="0"/>
            <w:numPr>
              <w:ilvl w:val="2"/>
              <w:numId w:val="8"/>
            </w:numPr>
            <w:tabs>
              <w:tab w:val="left" w:pos="851"/>
            </w:tabs>
            <w:suppressAutoHyphens/>
            <w:spacing w:before="60" w:after="240" w:line="250" w:lineRule="exact"/>
            <w:ind w:left="357" w:hanging="357"/>
            <w:jc w:val="both"/>
          </w:pPr>
        </w:pPrChange>
      </w:pPr>
      <w:bookmarkStart w:id="679" w:name="_Toc502540947"/>
      <w:bookmarkStart w:id="680" w:name="_Toc502558251"/>
      <w:r w:rsidRPr="00927E98">
        <w:rPr>
          <w:rFonts w:ascii="Arial" w:eastAsia="MS Mincho" w:hAnsi="Arial" w:cs="Times New Roman"/>
          <w:b/>
          <w:bCs/>
          <w:color w:val="auto"/>
          <w:sz w:val="22"/>
          <w:szCs w:val="20"/>
          <w:lang w:val="en-GB" w:eastAsia="ja-JP"/>
        </w:rPr>
        <w:t>Data quality</w:t>
      </w:r>
      <w:bookmarkEnd w:id="679"/>
      <w:bookmarkEnd w:id="680"/>
    </w:p>
    <w:p w14:paraId="6FBCA5D5" w14:textId="5797476F" w:rsidR="001B116B" w:rsidRPr="00927E98" w:rsidRDefault="003155A7">
      <w:pPr>
        <w:spacing w:line="240" w:lineRule="auto"/>
        <w:jc w:val="both"/>
        <w:rPr>
          <w:lang w:val="en-GB"/>
        </w:rPr>
        <w:pPrChange w:id="681" w:author="Teh Stand" w:date="2018-11-22T10:40:00Z">
          <w:pPr/>
        </w:pPrChange>
      </w:pPr>
      <w:r w:rsidRPr="00927E98">
        <w:rPr>
          <w:lang w:val="en-GB"/>
        </w:rPr>
        <w:t xml:space="preserve">All S-100 based product specifications should include comprehensive ways of capturing information about the quality of the data that results from the specification. </w:t>
      </w:r>
      <w:r w:rsidR="00BA562D" w:rsidRPr="00927E98">
        <w:rPr>
          <w:lang w:val="en-GB"/>
        </w:rPr>
        <w:t xml:space="preserve">The data quality indicators are required for users and user systems to assess fitness for use of the data. Moreover, </w:t>
      </w:r>
      <w:r w:rsidR="00AA2DBD" w:rsidRPr="00927E98">
        <w:rPr>
          <w:lang w:val="en-GB"/>
        </w:rPr>
        <w:t xml:space="preserve">the </w:t>
      </w:r>
      <w:r w:rsidR="00BA562D" w:rsidRPr="00927E98">
        <w:rPr>
          <w:lang w:val="en-GB"/>
        </w:rPr>
        <w:t xml:space="preserve">data </w:t>
      </w:r>
      <w:r w:rsidR="00AA2DBD" w:rsidRPr="00927E98">
        <w:rPr>
          <w:lang w:val="en-GB"/>
        </w:rPr>
        <w:t xml:space="preserve">products </w:t>
      </w:r>
      <w:r w:rsidR="00BA562D" w:rsidRPr="00927E98">
        <w:rPr>
          <w:lang w:val="en-GB"/>
        </w:rPr>
        <w:t xml:space="preserve">may be used by </w:t>
      </w:r>
      <w:r w:rsidR="00FC15BA" w:rsidRPr="00927E98">
        <w:rPr>
          <w:lang w:val="en-GB"/>
        </w:rPr>
        <w:t>user groups that it was not originally intended for, and with good quality indicators these secondary users can make better assessments of the data’s usefulness in their application.</w:t>
      </w:r>
    </w:p>
    <w:p w14:paraId="23F46FC3" w14:textId="10E2EBB5" w:rsidR="00FC15BA" w:rsidRPr="00927E98" w:rsidRDefault="003C1B20" w:rsidP="00BE0DE4">
      <w:pPr>
        <w:spacing w:after="60" w:line="240" w:lineRule="auto"/>
        <w:jc w:val="both"/>
        <w:rPr>
          <w:lang w:val="en-GB"/>
        </w:rPr>
      </w:pPr>
      <w:r w:rsidRPr="00927E98">
        <w:rPr>
          <w:lang w:val="en-GB"/>
        </w:rPr>
        <w:lastRenderedPageBreak/>
        <w:t>There are several types of data quality elements that should be considered for any S-100 based product specifications, these elements include</w:t>
      </w:r>
      <w:r w:rsidR="00886843" w:rsidRPr="00927E98">
        <w:rPr>
          <w:lang w:val="en-GB"/>
        </w:rPr>
        <w:t>, but are not limited to</w:t>
      </w:r>
      <w:ins w:id="682" w:author="Teh Stand" w:date="2018-11-22T10:42:00Z">
        <w:r w:rsidR="00BE0DE4">
          <w:rPr>
            <w:lang w:val="en-GB"/>
          </w:rPr>
          <w:t>:</w:t>
        </w:r>
      </w:ins>
      <w:del w:id="683" w:author="Teh Stand" w:date="2018-11-22T10:42:00Z">
        <w:r w:rsidRPr="00927E98" w:rsidDel="00BE0DE4">
          <w:rPr>
            <w:lang w:val="en-GB"/>
          </w:rPr>
          <w:delText>;</w:delText>
        </w:r>
      </w:del>
    </w:p>
    <w:p w14:paraId="6E995AE6" w14:textId="64BCD3C3" w:rsidR="003C1B20" w:rsidRPr="00927E98" w:rsidRDefault="00287A6F" w:rsidP="00BE0DE4">
      <w:pPr>
        <w:pStyle w:val="ListParagraph"/>
        <w:numPr>
          <w:ilvl w:val="0"/>
          <w:numId w:val="5"/>
        </w:numPr>
        <w:spacing w:after="60" w:line="240" w:lineRule="auto"/>
        <w:contextualSpacing w:val="0"/>
        <w:jc w:val="both"/>
        <w:rPr>
          <w:lang w:val="en-GB"/>
        </w:rPr>
      </w:pPr>
      <w:r w:rsidRPr="00927E98">
        <w:rPr>
          <w:lang w:val="en-GB"/>
        </w:rPr>
        <w:t>intended purpose</w:t>
      </w:r>
      <w:r w:rsidR="003001FC" w:rsidRPr="00927E98">
        <w:rPr>
          <w:lang w:val="en-GB"/>
        </w:rPr>
        <w:t xml:space="preserve"> of data</w:t>
      </w:r>
      <w:r w:rsidR="00886843" w:rsidRPr="00927E98">
        <w:rPr>
          <w:lang w:val="en-GB"/>
        </w:rPr>
        <w:t>;</w:t>
      </w:r>
    </w:p>
    <w:p w14:paraId="346F0CB9" w14:textId="27AC1939" w:rsidR="003C1B20" w:rsidRPr="00927E98" w:rsidRDefault="00287A6F" w:rsidP="00BE0DE4">
      <w:pPr>
        <w:pStyle w:val="ListParagraph"/>
        <w:numPr>
          <w:ilvl w:val="0"/>
          <w:numId w:val="5"/>
        </w:numPr>
        <w:spacing w:after="60" w:line="240" w:lineRule="auto"/>
        <w:contextualSpacing w:val="0"/>
        <w:jc w:val="both"/>
        <w:rPr>
          <w:lang w:val="en-GB"/>
        </w:rPr>
      </w:pPr>
      <w:r w:rsidRPr="00927E98">
        <w:rPr>
          <w:lang w:val="en-GB"/>
        </w:rPr>
        <w:t>statement of quality or lineage</w:t>
      </w:r>
      <w:r w:rsidR="00886843" w:rsidRPr="00927E98">
        <w:rPr>
          <w:lang w:val="en-GB"/>
        </w:rPr>
        <w:t>;</w:t>
      </w:r>
    </w:p>
    <w:p w14:paraId="1A099B1D" w14:textId="285A34E6" w:rsidR="003C1B20" w:rsidRPr="00927E98" w:rsidRDefault="00C62ADD" w:rsidP="00BE0DE4">
      <w:pPr>
        <w:pStyle w:val="ListParagraph"/>
        <w:numPr>
          <w:ilvl w:val="0"/>
          <w:numId w:val="5"/>
        </w:numPr>
        <w:spacing w:after="60" w:line="240" w:lineRule="auto"/>
        <w:contextualSpacing w:val="0"/>
        <w:jc w:val="both"/>
        <w:rPr>
          <w:lang w:val="en-GB"/>
        </w:rPr>
      </w:pPr>
      <w:r w:rsidRPr="00927E98">
        <w:rPr>
          <w:lang w:val="en-GB"/>
        </w:rPr>
        <w:t>c</w:t>
      </w:r>
      <w:r w:rsidR="00287A6F" w:rsidRPr="00927E98">
        <w:rPr>
          <w:lang w:val="en-GB"/>
        </w:rPr>
        <w:t>ompleteness</w:t>
      </w:r>
      <w:r w:rsidRPr="00927E98">
        <w:rPr>
          <w:lang w:val="en-GB"/>
        </w:rPr>
        <w:t xml:space="preserve"> of the data in terms of coverage</w:t>
      </w:r>
      <w:r w:rsidR="00886843" w:rsidRPr="00927E98">
        <w:rPr>
          <w:lang w:val="en-GB"/>
        </w:rPr>
        <w:t>;</w:t>
      </w:r>
    </w:p>
    <w:p w14:paraId="6125AD7B" w14:textId="105065FE" w:rsidR="003C1B20" w:rsidRPr="00927E98" w:rsidRDefault="00287A6F" w:rsidP="00BE0DE4">
      <w:pPr>
        <w:pStyle w:val="ListParagraph"/>
        <w:numPr>
          <w:ilvl w:val="0"/>
          <w:numId w:val="5"/>
        </w:numPr>
        <w:spacing w:after="60" w:line="240" w:lineRule="auto"/>
        <w:contextualSpacing w:val="0"/>
        <w:jc w:val="both"/>
        <w:rPr>
          <w:lang w:val="en-GB"/>
        </w:rPr>
      </w:pPr>
      <w:r w:rsidRPr="00927E98">
        <w:rPr>
          <w:lang w:val="en-GB"/>
        </w:rPr>
        <w:t>logical consistency</w:t>
      </w:r>
      <w:r w:rsidR="00886843" w:rsidRPr="00927E98">
        <w:rPr>
          <w:lang w:val="en-GB"/>
        </w:rPr>
        <w:t>;</w:t>
      </w:r>
    </w:p>
    <w:p w14:paraId="3E034ADE" w14:textId="77658348" w:rsidR="003C1B20" w:rsidRPr="00927E98" w:rsidRDefault="00287A6F" w:rsidP="00BE0DE4">
      <w:pPr>
        <w:pStyle w:val="ListParagraph"/>
        <w:numPr>
          <w:ilvl w:val="0"/>
          <w:numId w:val="5"/>
        </w:numPr>
        <w:spacing w:after="60" w:line="240" w:lineRule="auto"/>
        <w:contextualSpacing w:val="0"/>
        <w:jc w:val="both"/>
        <w:rPr>
          <w:lang w:val="en-GB"/>
        </w:rPr>
      </w:pPr>
      <w:r w:rsidRPr="00927E98">
        <w:rPr>
          <w:lang w:val="en-GB"/>
        </w:rPr>
        <w:t xml:space="preserve">positional </w:t>
      </w:r>
      <w:r w:rsidR="00C62ADD" w:rsidRPr="00927E98">
        <w:rPr>
          <w:lang w:val="en-GB"/>
        </w:rPr>
        <w:t>uncertainty and accuracy</w:t>
      </w:r>
      <w:r w:rsidR="00886843" w:rsidRPr="00927E98">
        <w:rPr>
          <w:lang w:val="en-GB"/>
        </w:rPr>
        <w:t>;</w:t>
      </w:r>
    </w:p>
    <w:p w14:paraId="29D80EC9" w14:textId="684B3669" w:rsidR="003C1B20" w:rsidRPr="00927E98" w:rsidRDefault="00287A6F" w:rsidP="00BE0DE4">
      <w:pPr>
        <w:pStyle w:val="ListParagraph"/>
        <w:numPr>
          <w:ilvl w:val="0"/>
          <w:numId w:val="5"/>
        </w:numPr>
        <w:spacing w:after="60" w:line="240" w:lineRule="auto"/>
        <w:contextualSpacing w:val="0"/>
        <w:jc w:val="both"/>
        <w:rPr>
          <w:lang w:val="en-GB"/>
        </w:rPr>
      </w:pPr>
      <w:r w:rsidRPr="00927E98">
        <w:rPr>
          <w:lang w:val="en-GB"/>
        </w:rPr>
        <w:t>temporal accuracy</w:t>
      </w:r>
      <w:r w:rsidR="00886843" w:rsidRPr="00927E98">
        <w:rPr>
          <w:lang w:val="en-GB"/>
        </w:rPr>
        <w:t>;</w:t>
      </w:r>
    </w:p>
    <w:p w14:paraId="226A1FCB" w14:textId="28734AB0" w:rsidR="003C1B20" w:rsidRPr="00927E98" w:rsidRDefault="00287A6F" w:rsidP="00BE0DE4">
      <w:pPr>
        <w:pStyle w:val="ListParagraph"/>
        <w:numPr>
          <w:ilvl w:val="0"/>
          <w:numId w:val="5"/>
        </w:numPr>
        <w:spacing w:after="60" w:line="240" w:lineRule="auto"/>
        <w:contextualSpacing w:val="0"/>
        <w:jc w:val="both"/>
        <w:rPr>
          <w:lang w:val="en-GB"/>
        </w:rPr>
      </w:pPr>
      <w:r w:rsidRPr="00927E98">
        <w:rPr>
          <w:lang w:val="en-GB"/>
        </w:rPr>
        <w:t>thematic accuracy</w:t>
      </w:r>
      <w:r w:rsidR="00C62ADD" w:rsidRPr="00927E98">
        <w:rPr>
          <w:lang w:val="en-GB"/>
        </w:rPr>
        <w:t xml:space="preserve"> or</w:t>
      </w:r>
      <w:r w:rsidR="003C1B20" w:rsidRPr="00927E98">
        <w:rPr>
          <w:lang w:val="en-GB"/>
        </w:rPr>
        <w:t xml:space="preserve"> </w:t>
      </w:r>
      <w:r w:rsidR="00C62ADD" w:rsidRPr="00927E98">
        <w:rPr>
          <w:lang w:val="en-GB"/>
        </w:rPr>
        <w:t>completeness (areas of sparse data)</w:t>
      </w:r>
      <w:r w:rsidR="00886843" w:rsidRPr="00927E98">
        <w:rPr>
          <w:lang w:val="en-GB"/>
        </w:rPr>
        <w:t>;</w:t>
      </w:r>
    </w:p>
    <w:p w14:paraId="099F8CAF" w14:textId="220E34AD" w:rsidR="003C1B20" w:rsidRPr="00927E98" w:rsidRDefault="003C1B20" w:rsidP="00BE0DE4">
      <w:pPr>
        <w:pStyle w:val="ListParagraph"/>
        <w:numPr>
          <w:ilvl w:val="0"/>
          <w:numId w:val="5"/>
        </w:numPr>
        <w:spacing w:after="60" w:line="240" w:lineRule="auto"/>
        <w:contextualSpacing w:val="0"/>
        <w:jc w:val="both"/>
        <w:rPr>
          <w:lang w:val="en-GB"/>
        </w:rPr>
      </w:pPr>
      <w:r w:rsidRPr="00927E98">
        <w:rPr>
          <w:lang w:val="en-GB"/>
        </w:rPr>
        <w:t xml:space="preserve">anything specifically required for the </w:t>
      </w:r>
      <w:r w:rsidR="00400ABE" w:rsidRPr="00927E98">
        <w:rPr>
          <w:lang w:val="en-GB"/>
        </w:rPr>
        <w:t xml:space="preserve">specified </w:t>
      </w:r>
      <w:r w:rsidRPr="00927E98">
        <w:rPr>
          <w:lang w:val="en-GB"/>
        </w:rPr>
        <w:t>product</w:t>
      </w:r>
      <w:r w:rsidR="00886843" w:rsidRPr="00927E98">
        <w:rPr>
          <w:lang w:val="en-GB"/>
        </w:rPr>
        <w:t>;</w:t>
      </w:r>
    </w:p>
    <w:p w14:paraId="16B2916A" w14:textId="2DE043FD" w:rsidR="00287A6F" w:rsidRPr="00927E98" w:rsidRDefault="00EA4079" w:rsidP="00BE0DE4">
      <w:pPr>
        <w:pStyle w:val="ListParagraph"/>
        <w:numPr>
          <w:ilvl w:val="0"/>
          <w:numId w:val="5"/>
        </w:numPr>
        <w:spacing w:after="0" w:line="240" w:lineRule="auto"/>
        <w:ind w:hanging="357"/>
        <w:contextualSpacing w:val="0"/>
        <w:jc w:val="both"/>
        <w:rPr>
          <w:lang w:val="en-GB"/>
        </w:rPr>
      </w:pPr>
      <w:del w:id="684" w:author="Teh Stand" w:date="2018-11-22T10:43:00Z">
        <w:r w:rsidRPr="00927E98" w:rsidDel="00BE0DE4">
          <w:rPr>
            <w:lang w:val="en-GB"/>
          </w:rPr>
          <w:delText xml:space="preserve">Validation </w:delText>
        </w:r>
      </w:del>
      <w:ins w:id="685" w:author="Teh Stand" w:date="2018-11-22T10:43:00Z">
        <w:r w:rsidR="00BE0DE4">
          <w:rPr>
            <w:lang w:val="en-GB"/>
          </w:rPr>
          <w:t>v</w:t>
        </w:r>
        <w:r w:rsidR="00BE0DE4" w:rsidRPr="00927E98">
          <w:rPr>
            <w:lang w:val="en-GB"/>
          </w:rPr>
          <w:t xml:space="preserve">alidation </w:t>
        </w:r>
      </w:ins>
      <w:r w:rsidRPr="00927E98">
        <w:rPr>
          <w:lang w:val="en-GB"/>
        </w:rPr>
        <w:t>checks</w:t>
      </w:r>
      <w:r w:rsidR="003C1B20" w:rsidRPr="00927E98">
        <w:rPr>
          <w:lang w:val="en-GB"/>
        </w:rPr>
        <w:t xml:space="preserve"> or conformance checks</w:t>
      </w:r>
      <w:r w:rsidR="00400ABE" w:rsidRPr="00927E98">
        <w:rPr>
          <w:lang w:val="en-GB"/>
        </w:rPr>
        <w:t>, including</w:t>
      </w:r>
      <w:ins w:id="686" w:author="Teh Stand" w:date="2018-11-22T10:43:00Z">
        <w:r w:rsidR="00BE0DE4">
          <w:rPr>
            <w:lang w:val="en-GB"/>
          </w:rPr>
          <w:t>:</w:t>
        </w:r>
      </w:ins>
      <w:del w:id="687" w:author="Teh Stand" w:date="2018-11-22T10:43:00Z">
        <w:r w:rsidR="00886843" w:rsidRPr="00927E98" w:rsidDel="00BE0DE4">
          <w:rPr>
            <w:lang w:val="en-GB"/>
          </w:rPr>
          <w:delText>;</w:delText>
        </w:r>
      </w:del>
    </w:p>
    <w:p w14:paraId="7870DBE7" w14:textId="1C8A3B53" w:rsidR="00F55A35" w:rsidRPr="00927E98" w:rsidRDefault="00F55A35" w:rsidP="00BE0DE4">
      <w:pPr>
        <w:pStyle w:val="ListParagraph"/>
        <w:numPr>
          <w:ilvl w:val="2"/>
          <w:numId w:val="1"/>
        </w:numPr>
        <w:spacing w:after="0" w:line="240" w:lineRule="auto"/>
        <w:ind w:hanging="357"/>
        <w:contextualSpacing w:val="0"/>
        <w:jc w:val="both"/>
        <w:rPr>
          <w:lang w:val="en-GB"/>
        </w:rPr>
      </w:pPr>
      <w:r w:rsidRPr="00927E98">
        <w:rPr>
          <w:lang w:val="en-GB"/>
        </w:rPr>
        <w:t>General S-100 tests;</w:t>
      </w:r>
    </w:p>
    <w:p w14:paraId="67E91CC2" w14:textId="7C26D2C5" w:rsidR="00287A6F" w:rsidRPr="00927E98" w:rsidRDefault="00287A6F" w:rsidP="00BE0DE4">
      <w:pPr>
        <w:pStyle w:val="ListParagraph"/>
        <w:numPr>
          <w:ilvl w:val="2"/>
          <w:numId w:val="1"/>
        </w:numPr>
        <w:spacing w:after="0" w:line="240" w:lineRule="auto"/>
        <w:ind w:hanging="357"/>
        <w:contextualSpacing w:val="0"/>
        <w:jc w:val="both"/>
        <w:rPr>
          <w:lang w:val="en-GB"/>
        </w:rPr>
      </w:pPr>
      <w:r w:rsidRPr="00927E98">
        <w:rPr>
          <w:lang w:val="en-GB"/>
        </w:rPr>
        <w:t>General tests for dataset integrity</w:t>
      </w:r>
      <w:r w:rsidR="00886843" w:rsidRPr="00927E98">
        <w:rPr>
          <w:lang w:val="en-GB"/>
        </w:rPr>
        <w:t>;</w:t>
      </w:r>
    </w:p>
    <w:p w14:paraId="783E440C" w14:textId="467B45E5" w:rsidR="00330CC9" w:rsidRPr="00927E98" w:rsidRDefault="00287A6F" w:rsidP="00BE0DE4">
      <w:pPr>
        <w:pStyle w:val="ListParagraph"/>
        <w:numPr>
          <w:ilvl w:val="2"/>
          <w:numId w:val="1"/>
        </w:numPr>
        <w:spacing w:line="240" w:lineRule="auto"/>
        <w:ind w:left="1797" w:hanging="357"/>
        <w:contextualSpacing w:val="0"/>
        <w:jc w:val="both"/>
        <w:rPr>
          <w:lang w:val="en-GB"/>
        </w:rPr>
      </w:pPr>
      <w:r w:rsidRPr="00927E98">
        <w:rPr>
          <w:lang w:val="en-GB"/>
        </w:rPr>
        <w:t>Specific tests for a specific data model</w:t>
      </w:r>
      <w:r w:rsidR="00F55A35" w:rsidRPr="00927E98">
        <w:rPr>
          <w:lang w:val="en-GB"/>
        </w:rPr>
        <w:t>.</w:t>
      </w:r>
    </w:p>
    <w:p w14:paraId="627F5951" w14:textId="523C8817" w:rsidR="00330CC9" w:rsidRPr="00927E98" w:rsidDel="003D255D" w:rsidRDefault="00330CC9" w:rsidP="00BE0DE4">
      <w:pPr>
        <w:pStyle w:val="ListParagraph"/>
        <w:spacing w:line="240" w:lineRule="auto"/>
        <w:ind w:left="0"/>
        <w:rPr>
          <w:del w:id="688" w:author="Teh Stand" w:date="2018-11-22T10:42:00Z"/>
          <w:lang w:val="en-GB"/>
        </w:rPr>
      </w:pPr>
    </w:p>
    <w:p w14:paraId="115289DA" w14:textId="5363D145" w:rsidR="005802C5" w:rsidRPr="00927E98" w:rsidRDefault="005802C5" w:rsidP="00BE0DE4">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689" w:name="_Toc502540948"/>
      <w:bookmarkStart w:id="690" w:name="_Toc502558252"/>
      <w:r w:rsidRPr="00927E98">
        <w:rPr>
          <w:rFonts w:ascii="Arial" w:eastAsia="MS Mincho" w:hAnsi="Arial" w:cs="Times New Roman"/>
          <w:b/>
          <w:bCs/>
          <w:color w:val="auto"/>
          <w:sz w:val="22"/>
          <w:szCs w:val="20"/>
          <w:lang w:val="en-GB" w:eastAsia="ja-JP"/>
        </w:rPr>
        <w:t>Data quality in the data</w:t>
      </w:r>
      <w:bookmarkEnd w:id="689"/>
      <w:bookmarkEnd w:id="690"/>
    </w:p>
    <w:p w14:paraId="6E55FF3D" w14:textId="119999E8" w:rsidR="00330CC9" w:rsidRPr="00927E98" w:rsidRDefault="00041462" w:rsidP="00BE0DE4">
      <w:pPr>
        <w:pStyle w:val="ListParagraph"/>
        <w:spacing w:line="240" w:lineRule="auto"/>
        <w:ind w:left="0"/>
        <w:contextualSpacing w:val="0"/>
        <w:jc w:val="both"/>
        <w:rPr>
          <w:lang w:val="en-GB"/>
        </w:rPr>
      </w:pPr>
      <w:r w:rsidRPr="00927E98">
        <w:rPr>
          <w:lang w:val="en-GB"/>
        </w:rPr>
        <w:t xml:space="preserve">Data quality is </w:t>
      </w:r>
      <w:r w:rsidR="00695A49" w:rsidRPr="00927E98">
        <w:rPr>
          <w:lang w:val="en-GB"/>
        </w:rPr>
        <w:t xml:space="preserve">an important component when a user of the data determines the fitness for use of the data. </w:t>
      </w:r>
      <w:r w:rsidR="00C66987" w:rsidRPr="00927E98">
        <w:rPr>
          <w:lang w:val="en-GB"/>
        </w:rPr>
        <w:t xml:space="preserve">Defining the data quality </w:t>
      </w:r>
      <w:r w:rsidR="00B7116F" w:rsidRPr="00927E98">
        <w:rPr>
          <w:lang w:val="en-GB"/>
        </w:rPr>
        <w:t xml:space="preserve">requirements for each scope of a </w:t>
      </w:r>
      <w:r w:rsidR="00BE0DE4">
        <w:rPr>
          <w:lang w:val="en-GB"/>
        </w:rPr>
        <w:t>P</w:t>
      </w:r>
      <w:r w:rsidR="00BE0DE4" w:rsidRPr="00927E98">
        <w:rPr>
          <w:lang w:val="en-GB"/>
        </w:rPr>
        <w:t xml:space="preserve">roduct </w:t>
      </w:r>
      <w:r w:rsidR="00BE0DE4">
        <w:rPr>
          <w:lang w:val="en-GB"/>
        </w:rPr>
        <w:t>S</w:t>
      </w:r>
      <w:r w:rsidR="00BE0DE4" w:rsidRPr="00927E98">
        <w:rPr>
          <w:lang w:val="en-GB"/>
        </w:rPr>
        <w:t xml:space="preserve">pecification </w:t>
      </w:r>
      <w:r w:rsidR="00B7116F" w:rsidRPr="00927E98">
        <w:rPr>
          <w:lang w:val="en-GB"/>
        </w:rPr>
        <w:t xml:space="preserve">is a requirement. </w:t>
      </w:r>
      <w:r w:rsidR="006C0471" w:rsidRPr="00927E98">
        <w:rPr>
          <w:lang w:val="en-GB"/>
        </w:rPr>
        <w:t xml:space="preserve">The </w:t>
      </w:r>
      <w:r w:rsidR="00400ABE" w:rsidRPr="00927E98">
        <w:rPr>
          <w:lang w:val="en-GB"/>
        </w:rPr>
        <w:t>IHO</w:t>
      </w:r>
      <w:ins w:id="691" w:author="Teh Stand" w:date="2018-11-22T10:44:00Z">
        <w:r w:rsidR="00BE0DE4">
          <w:rPr>
            <w:lang w:val="en-GB"/>
          </w:rPr>
          <w:t xml:space="preserve"> Data Quality Working Group (</w:t>
        </w:r>
      </w:ins>
      <w:del w:id="692" w:author="Teh Stand" w:date="2018-11-22T10:44:00Z">
        <w:r w:rsidR="00400ABE" w:rsidRPr="00927E98" w:rsidDel="00BE0DE4">
          <w:rPr>
            <w:lang w:val="en-GB"/>
          </w:rPr>
          <w:delText>-</w:delText>
        </w:r>
      </w:del>
      <w:r w:rsidR="006C0471" w:rsidRPr="00927E98">
        <w:rPr>
          <w:lang w:val="en-GB"/>
        </w:rPr>
        <w:t>DQWG</w:t>
      </w:r>
      <w:ins w:id="693" w:author="Teh Stand" w:date="2018-11-22T10:44:00Z">
        <w:r w:rsidR="00BE0DE4">
          <w:rPr>
            <w:lang w:val="en-GB"/>
          </w:rPr>
          <w:t>)</w:t>
        </w:r>
      </w:ins>
      <w:r w:rsidR="006C0471" w:rsidRPr="00927E98">
        <w:rPr>
          <w:lang w:val="en-GB"/>
        </w:rPr>
        <w:t xml:space="preserve"> and S-101 </w:t>
      </w:r>
      <w:r w:rsidR="00400ABE" w:rsidRPr="00927E98">
        <w:rPr>
          <w:lang w:val="en-GB"/>
        </w:rPr>
        <w:t>Project Team</w:t>
      </w:r>
      <w:ins w:id="694" w:author="Teh Stand" w:date="2018-11-22T10:44:00Z">
        <w:r w:rsidR="00BE0DE4">
          <w:rPr>
            <w:lang w:val="en-GB"/>
          </w:rPr>
          <w:t xml:space="preserve"> (S-101PT)</w:t>
        </w:r>
      </w:ins>
      <w:r w:rsidR="006C0471" w:rsidRPr="00927E98">
        <w:rPr>
          <w:lang w:val="en-GB"/>
        </w:rPr>
        <w:t xml:space="preserve"> </w:t>
      </w:r>
      <w:r w:rsidR="00695A49" w:rsidRPr="00927E98">
        <w:rPr>
          <w:lang w:val="en-GB"/>
        </w:rPr>
        <w:t xml:space="preserve">has </w:t>
      </w:r>
      <w:r w:rsidR="006C0471" w:rsidRPr="00927E98">
        <w:rPr>
          <w:lang w:val="en-GB"/>
        </w:rPr>
        <w:t>developed a data quality model for S-101 ENCs</w:t>
      </w:r>
      <w:r w:rsidR="00400ABE" w:rsidRPr="00927E98">
        <w:rPr>
          <w:lang w:val="en-GB"/>
        </w:rPr>
        <w:t>. T</w:t>
      </w:r>
      <w:r w:rsidR="006C0471" w:rsidRPr="00927E98">
        <w:rPr>
          <w:lang w:val="en-GB"/>
        </w:rPr>
        <w:t xml:space="preserve">his model has </w:t>
      </w:r>
      <w:r w:rsidR="00F83275" w:rsidRPr="00927E98">
        <w:rPr>
          <w:lang w:val="en-GB"/>
        </w:rPr>
        <w:t xml:space="preserve">subsequently </w:t>
      </w:r>
      <w:r w:rsidR="006C0471" w:rsidRPr="00927E98">
        <w:rPr>
          <w:lang w:val="en-GB"/>
        </w:rPr>
        <w:t xml:space="preserve">been used by various </w:t>
      </w:r>
      <w:r w:rsidR="00BE0DE4">
        <w:rPr>
          <w:lang w:val="en-GB"/>
        </w:rPr>
        <w:t>W</w:t>
      </w:r>
      <w:r w:rsidR="00BE0DE4" w:rsidRPr="00927E98">
        <w:rPr>
          <w:lang w:val="en-GB"/>
        </w:rPr>
        <w:t xml:space="preserve">orking </w:t>
      </w:r>
      <w:r w:rsidR="00BE0DE4">
        <w:rPr>
          <w:lang w:val="en-GB"/>
        </w:rPr>
        <w:t>G</w:t>
      </w:r>
      <w:r w:rsidR="00BE0DE4" w:rsidRPr="00927E98">
        <w:rPr>
          <w:lang w:val="en-GB"/>
        </w:rPr>
        <w:t xml:space="preserve">roups </w:t>
      </w:r>
      <w:r w:rsidR="006C0471" w:rsidRPr="00927E98">
        <w:rPr>
          <w:lang w:val="en-GB"/>
        </w:rPr>
        <w:t xml:space="preserve">and </w:t>
      </w:r>
      <w:r w:rsidR="00BE0DE4">
        <w:rPr>
          <w:lang w:val="en-GB"/>
        </w:rPr>
        <w:t>P</w:t>
      </w:r>
      <w:r w:rsidR="00BE0DE4" w:rsidRPr="00927E98">
        <w:rPr>
          <w:lang w:val="en-GB"/>
        </w:rPr>
        <w:t xml:space="preserve">roduct </w:t>
      </w:r>
      <w:r w:rsidR="00BE0DE4">
        <w:rPr>
          <w:lang w:val="en-GB"/>
        </w:rPr>
        <w:t>S</w:t>
      </w:r>
      <w:r w:rsidR="00BE0DE4" w:rsidRPr="00927E98">
        <w:rPr>
          <w:lang w:val="en-GB"/>
        </w:rPr>
        <w:t xml:space="preserve">pecification </w:t>
      </w:r>
      <w:r w:rsidR="006C0471" w:rsidRPr="00927E98">
        <w:rPr>
          <w:lang w:val="en-GB"/>
        </w:rPr>
        <w:t xml:space="preserve">development teams as a starting point for data quality in other domains. It can be helpful for new development to review the work of existing projects and product specifications in order to reuse all </w:t>
      </w:r>
      <w:r w:rsidR="00F83275" w:rsidRPr="00927E98">
        <w:rPr>
          <w:lang w:val="en-GB"/>
        </w:rPr>
        <w:t>relevant parts</w:t>
      </w:r>
      <w:r w:rsidR="006C0471" w:rsidRPr="00927E98">
        <w:rPr>
          <w:lang w:val="en-GB"/>
        </w:rPr>
        <w:t xml:space="preserve"> of data quality models, instead of creating new models. This also helps with overall data harmonization</w:t>
      </w:r>
      <w:r w:rsidR="00F83275" w:rsidRPr="00927E98">
        <w:rPr>
          <w:lang w:val="en-GB"/>
        </w:rPr>
        <w:t xml:space="preserve"> within the e-Navigation eco system</w:t>
      </w:r>
      <w:r w:rsidR="006C0471" w:rsidRPr="00927E98">
        <w:rPr>
          <w:lang w:val="en-GB"/>
        </w:rPr>
        <w:t xml:space="preserve">. </w:t>
      </w:r>
      <w:r w:rsidR="001D3C8D" w:rsidRPr="00434C46">
        <w:rPr>
          <w:lang w:val="en-GB"/>
        </w:rPr>
        <w:fldChar w:fldCharType="begin"/>
      </w:r>
      <w:r w:rsidR="001D3C8D" w:rsidRPr="00927E98">
        <w:rPr>
          <w:lang w:val="en-GB"/>
        </w:rPr>
        <w:instrText xml:space="preserve"> REF _Ref502083593 \h </w:instrText>
      </w:r>
      <w:r w:rsidR="001D3C8D" w:rsidRPr="00434C46">
        <w:rPr>
          <w:lang w:val="en-GB"/>
        </w:rPr>
      </w:r>
      <w:r w:rsidR="001D3C8D" w:rsidRPr="00434C46">
        <w:rPr>
          <w:lang w:val="en-GB"/>
        </w:rPr>
        <w:fldChar w:fldCharType="separate"/>
      </w:r>
      <w:r w:rsidR="008D5B9E" w:rsidRPr="00A5518E">
        <w:rPr>
          <w:lang w:val="en-GB"/>
        </w:rPr>
        <w:t>Figure 5</w:t>
      </w:r>
      <w:r w:rsidR="008D5B9E" w:rsidRPr="00A5518E">
        <w:rPr>
          <w:lang w:val="en-GB"/>
        </w:rPr>
        <w:noBreakHyphen/>
      </w:r>
      <w:r w:rsidR="008D5B9E" w:rsidRPr="00A5518E">
        <w:rPr>
          <w:noProof/>
          <w:lang w:val="en-GB"/>
        </w:rPr>
        <w:t>7</w:t>
      </w:r>
      <w:r w:rsidR="001D3C8D" w:rsidRPr="00434C46">
        <w:rPr>
          <w:lang w:val="en-GB"/>
        </w:rPr>
        <w:fldChar w:fldCharType="end"/>
      </w:r>
      <w:r w:rsidR="006C0471" w:rsidRPr="00927E98">
        <w:rPr>
          <w:lang w:val="en-GB"/>
        </w:rPr>
        <w:t xml:space="preserve"> below</w:t>
      </w:r>
      <w:del w:id="695" w:author="Teh Stand" w:date="2018-11-22T10:45:00Z">
        <w:r w:rsidR="006C0471" w:rsidRPr="00927E98" w:rsidDel="00BE0DE4">
          <w:rPr>
            <w:lang w:val="en-GB"/>
          </w:rPr>
          <w:delText>,</w:delText>
        </w:r>
      </w:del>
      <w:r w:rsidR="006C0471" w:rsidRPr="00927E98">
        <w:rPr>
          <w:lang w:val="en-GB"/>
        </w:rPr>
        <w:t xml:space="preserve"> shows the data quality model for S-101 ENC, but </w:t>
      </w:r>
      <w:r w:rsidR="00BC20CC" w:rsidRPr="00927E98">
        <w:rPr>
          <w:lang w:val="en-GB"/>
        </w:rPr>
        <w:t xml:space="preserve">it should be </w:t>
      </w:r>
      <w:r w:rsidR="006C0471" w:rsidRPr="00927E98">
        <w:rPr>
          <w:lang w:val="en-GB"/>
        </w:rPr>
        <w:t>note</w:t>
      </w:r>
      <w:r w:rsidR="00BC20CC" w:rsidRPr="00927E98">
        <w:rPr>
          <w:lang w:val="en-GB"/>
        </w:rPr>
        <w:t>d</w:t>
      </w:r>
      <w:r w:rsidR="006C0471" w:rsidRPr="00927E98">
        <w:rPr>
          <w:lang w:val="en-GB"/>
        </w:rPr>
        <w:t xml:space="preserve"> that </w:t>
      </w:r>
      <w:ins w:id="696" w:author="Teh Stand" w:date="2018-11-22T10:45:00Z">
        <w:r w:rsidR="00BE0DE4">
          <w:rPr>
            <w:lang w:val="en-GB"/>
          </w:rPr>
          <w:t xml:space="preserve">the </w:t>
        </w:r>
      </w:ins>
      <w:r w:rsidR="00BC20CC" w:rsidRPr="00927E98">
        <w:rPr>
          <w:lang w:val="en-GB"/>
        </w:rPr>
        <w:t xml:space="preserve">model </w:t>
      </w:r>
      <w:r w:rsidR="006C0471" w:rsidRPr="00927E98">
        <w:rPr>
          <w:lang w:val="en-GB"/>
        </w:rPr>
        <w:t xml:space="preserve">does not include the dataset level data quality metadata. </w:t>
      </w:r>
    </w:p>
    <w:p w14:paraId="2CFDE8F4" w14:textId="01777FD4" w:rsidR="006C0471" w:rsidRPr="00927E98" w:rsidDel="00BE0DE4" w:rsidRDefault="006C0471">
      <w:pPr>
        <w:pStyle w:val="ListParagraph"/>
        <w:spacing w:line="240" w:lineRule="auto"/>
        <w:ind w:left="0"/>
        <w:contextualSpacing w:val="0"/>
        <w:jc w:val="both"/>
        <w:rPr>
          <w:del w:id="697" w:author="Teh Stand" w:date="2018-11-22T10:44:00Z"/>
          <w:lang w:val="en-GB"/>
        </w:rPr>
        <w:pPrChange w:id="698" w:author="Teh Stand" w:date="2018-11-22T10:44:00Z">
          <w:pPr>
            <w:pStyle w:val="ListParagraph"/>
            <w:ind w:left="0"/>
          </w:pPr>
        </w:pPrChange>
      </w:pPr>
    </w:p>
    <w:p w14:paraId="335C73E8" w14:textId="77777777" w:rsidR="001D3C8D" w:rsidRPr="00A5518E" w:rsidRDefault="006C0471" w:rsidP="001D3C8D">
      <w:pPr>
        <w:pStyle w:val="ListParagraph"/>
        <w:keepNext/>
        <w:ind w:left="0"/>
        <w:jc w:val="center"/>
        <w:rPr>
          <w:lang w:val="en-GB"/>
        </w:rPr>
      </w:pPr>
      <w:r w:rsidRPr="00A5518E">
        <w:rPr>
          <w:noProof/>
          <w:lang w:val="fr-FR" w:eastAsia="fr-FR"/>
        </w:rPr>
        <w:drawing>
          <wp:inline distT="0" distB="0" distL="0" distR="0" wp14:anchorId="0CAFF4D1" wp14:editId="59AC792E">
            <wp:extent cx="5943600" cy="44994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5943600" cy="4499458"/>
                    </a:xfrm>
                    <a:prstGeom prst="rect">
                      <a:avLst/>
                    </a:prstGeom>
                    <a:noFill/>
                    <a:ln>
                      <a:noFill/>
                    </a:ln>
                  </pic:spPr>
                </pic:pic>
              </a:graphicData>
            </a:graphic>
          </wp:inline>
        </w:drawing>
      </w:r>
    </w:p>
    <w:p w14:paraId="77869126" w14:textId="15798D64" w:rsidR="006C0471" w:rsidRPr="00A5518E" w:rsidRDefault="001D3C8D" w:rsidP="00C920BF">
      <w:pPr>
        <w:pStyle w:val="Caption"/>
        <w:jc w:val="center"/>
        <w:rPr>
          <w:lang w:val="en-GB"/>
        </w:rPr>
      </w:pPr>
      <w:bookmarkStart w:id="699" w:name="_Ref502083593"/>
      <w:bookmarkStart w:id="700" w:name="_Ref502083549"/>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7</w:t>
      </w:r>
      <w:r w:rsidR="00927E98">
        <w:rPr>
          <w:lang w:val="en-GB"/>
        </w:rPr>
        <w:fldChar w:fldCharType="end"/>
      </w:r>
      <w:bookmarkEnd w:id="699"/>
      <w:ins w:id="701" w:author="Teh Stand" w:date="2018-11-22T11:29:00Z">
        <w:r w:rsidR="00FB2358">
          <w:rPr>
            <w:lang w:val="en-GB"/>
          </w:rPr>
          <w:t xml:space="preserve"> -</w:t>
        </w:r>
      </w:ins>
      <w:r w:rsidRPr="00A5518E">
        <w:rPr>
          <w:lang w:val="en-GB"/>
        </w:rPr>
        <w:t xml:space="preserve"> S-101 Data Quality model</w:t>
      </w:r>
      <w:bookmarkEnd w:id="700"/>
    </w:p>
    <w:p w14:paraId="7FDEACDD" w14:textId="5838BE74" w:rsidR="00ED3C2E" w:rsidRPr="00A5518E" w:rsidRDefault="00FB2358" w:rsidP="00FB2358">
      <w:pPr>
        <w:spacing w:line="240" w:lineRule="auto"/>
        <w:jc w:val="both"/>
        <w:rPr>
          <w:lang w:val="en-GB"/>
        </w:rPr>
      </w:pPr>
      <w:ins w:id="702" w:author="Teh Stand" w:date="2018-11-22T11:30:00Z">
        <w:r>
          <w:rPr>
            <w:lang w:val="en-GB"/>
          </w:rPr>
          <w:t xml:space="preserve">The </w:t>
        </w:r>
      </w:ins>
      <w:r w:rsidR="00E73473" w:rsidRPr="00A5518E">
        <w:rPr>
          <w:lang w:val="en-GB"/>
        </w:rPr>
        <w:t xml:space="preserve">DQWG has created </w:t>
      </w:r>
      <w:r w:rsidR="00C40514" w:rsidRPr="00A5518E">
        <w:rPr>
          <w:lang w:val="en-GB"/>
        </w:rPr>
        <w:t>a Data Quality Checklist for Product Specification developers</w:t>
      </w:r>
      <w:r w:rsidR="005D0B46" w:rsidRPr="00A5518E">
        <w:rPr>
          <w:lang w:val="en-GB"/>
        </w:rPr>
        <w:t>, wh</w:t>
      </w:r>
      <w:r w:rsidR="00BC20CC" w:rsidRPr="00A5518E">
        <w:rPr>
          <w:lang w:val="en-GB"/>
        </w:rPr>
        <w:t>ich</w:t>
      </w:r>
      <w:r w:rsidR="005D0B46" w:rsidRPr="00A5518E">
        <w:rPr>
          <w:lang w:val="en-GB"/>
        </w:rPr>
        <w:t xml:space="preserve"> aims to </w:t>
      </w:r>
      <w:r w:rsidR="00C40514" w:rsidRPr="00A5518E">
        <w:rPr>
          <w:lang w:val="en-GB"/>
        </w:rPr>
        <w:t>ensure that data quality aspects are addressed in an appropriate and harmonized way for all S-100 based product specifications.</w:t>
      </w:r>
      <w:r w:rsidR="005D0B46" w:rsidRPr="00A5518E">
        <w:rPr>
          <w:lang w:val="en-GB"/>
        </w:rPr>
        <w:t xml:space="preserve"> </w:t>
      </w:r>
      <w:r w:rsidR="00C40514" w:rsidRPr="00A5518E">
        <w:rPr>
          <w:lang w:val="en-GB"/>
        </w:rPr>
        <w:t xml:space="preserve">This Data Quality Checklist provides recommendations of appropriate data quality measures </w:t>
      </w:r>
      <w:r w:rsidR="00362F00" w:rsidRPr="00A5518E">
        <w:rPr>
          <w:lang w:val="en-GB"/>
        </w:rPr>
        <w:t>for</w:t>
      </w:r>
      <w:r w:rsidR="00C40514" w:rsidRPr="00A5518E">
        <w:rPr>
          <w:lang w:val="en-GB"/>
        </w:rPr>
        <w:t xml:space="preserve"> S-1xx based </w:t>
      </w:r>
      <w:r>
        <w:rPr>
          <w:lang w:val="en-GB"/>
        </w:rPr>
        <w:t>p</w:t>
      </w:r>
      <w:r w:rsidRPr="00A5518E">
        <w:rPr>
          <w:lang w:val="en-GB"/>
        </w:rPr>
        <w:t xml:space="preserve">roduct </w:t>
      </w:r>
      <w:r>
        <w:rPr>
          <w:lang w:val="en-GB"/>
        </w:rPr>
        <w:t>s</w:t>
      </w:r>
      <w:r w:rsidRPr="00A5518E">
        <w:rPr>
          <w:lang w:val="en-GB"/>
        </w:rPr>
        <w:t>pecifications</w:t>
      </w:r>
      <w:r w:rsidR="00362F00" w:rsidRPr="00A5518E">
        <w:rPr>
          <w:lang w:val="en-GB"/>
        </w:rPr>
        <w:t>.</w:t>
      </w:r>
      <w:r w:rsidR="00D4461F" w:rsidRPr="00A5518E">
        <w:rPr>
          <w:lang w:val="en-GB"/>
        </w:rPr>
        <w:t xml:space="preserve"> </w:t>
      </w:r>
      <w:r w:rsidR="001D347E" w:rsidRPr="00A5518E">
        <w:rPr>
          <w:lang w:val="en-GB"/>
        </w:rPr>
        <w:t>The Checklist</w:t>
      </w:r>
      <w:r w:rsidR="00D4461F" w:rsidRPr="00A5518E">
        <w:rPr>
          <w:lang w:val="en-GB"/>
        </w:rPr>
        <w:t xml:space="preserve"> can be found in </w:t>
      </w:r>
      <w:r w:rsidR="004E5E44" w:rsidRPr="00A5518E">
        <w:rPr>
          <w:lang w:val="en-GB"/>
        </w:rPr>
        <w:t>P</w:t>
      </w:r>
      <w:r w:rsidR="00D4461F" w:rsidRPr="00A5518E">
        <w:rPr>
          <w:lang w:val="en-GB"/>
        </w:rPr>
        <w:t xml:space="preserve">art </w:t>
      </w:r>
      <w:r w:rsidR="000E2DBE" w:rsidRPr="00A5518E">
        <w:rPr>
          <w:lang w:val="en-GB"/>
        </w:rPr>
        <w:t>C of this Guideline</w:t>
      </w:r>
      <w:r w:rsidR="004E5E44" w:rsidRPr="00A5518E">
        <w:rPr>
          <w:lang w:val="en-GB"/>
        </w:rPr>
        <w:t>.</w:t>
      </w:r>
    </w:p>
    <w:p w14:paraId="24F4F777" w14:textId="11A3960C" w:rsidR="00C40514" w:rsidRPr="00A5518E" w:rsidRDefault="00C40514" w:rsidP="00FB2358">
      <w:pPr>
        <w:spacing w:line="240" w:lineRule="auto"/>
        <w:jc w:val="both"/>
        <w:rPr>
          <w:lang w:val="en-GB"/>
        </w:rPr>
      </w:pPr>
      <w:r w:rsidRPr="00A5518E">
        <w:rPr>
          <w:lang w:val="en-GB"/>
        </w:rPr>
        <w:t xml:space="preserve">When drafting a Product Specification, the Data Quality Checklist </w:t>
      </w:r>
      <w:r w:rsidR="005D0B46" w:rsidRPr="00A5518E">
        <w:rPr>
          <w:lang w:val="en-GB"/>
        </w:rPr>
        <w:t>can</w:t>
      </w:r>
      <w:r w:rsidRPr="00A5518E">
        <w:rPr>
          <w:lang w:val="en-GB"/>
        </w:rPr>
        <w:t xml:space="preserve"> serve as a guidance document to verify if the appropriate Data Quality Elements have been included in the Product Specification. A Data Quality Element is a quantitative component </w:t>
      </w:r>
      <w:r w:rsidR="00BC20CC" w:rsidRPr="00A5518E">
        <w:rPr>
          <w:lang w:val="en-GB"/>
        </w:rPr>
        <w:t xml:space="preserve">which </w:t>
      </w:r>
      <w:r w:rsidRPr="00A5518E">
        <w:rPr>
          <w:lang w:val="en-GB"/>
        </w:rPr>
        <w:t>document</w:t>
      </w:r>
      <w:ins w:id="703" w:author="Teh Stand" w:date="2018-11-22T11:32:00Z">
        <w:r w:rsidR="00FB2358">
          <w:rPr>
            <w:lang w:val="en-GB"/>
          </w:rPr>
          <w:t>s</w:t>
        </w:r>
      </w:ins>
      <w:r w:rsidRPr="00A5518E">
        <w:rPr>
          <w:lang w:val="en-GB"/>
        </w:rPr>
        <w:t xml:space="preserve"> the quality of a dataset. The applicability of a </w:t>
      </w:r>
      <w:r w:rsidR="00FB2358">
        <w:rPr>
          <w:lang w:val="en-GB"/>
        </w:rPr>
        <w:t>D</w:t>
      </w:r>
      <w:r w:rsidR="00FB2358" w:rsidRPr="00A5518E">
        <w:rPr>
          <w:lang w:val="en-GB"/>
        </w:rPr>
        <w:t xml:space="preserve">ata </w:t>
      </w:r>
      <w:r w:rsidR="00FB2358">
        <w:rPr>
          <w:lang w:val="en-GB"/>
        </w:rPr>
        <w:t>Q</w:t>
      </w:r>
      <w:r w:rsidR="00FB2358" w:rsidRPr="00A5518E">
        <w:rPr>
          <w:lang w:val="en-GB"/>
        </w:rPr>
        <w:t xml:space="preserve">uality </w:t>
      </w:r>
      <w:r w:rsidR="00FB2358">
        <w:rPr>
          <w:lang w:val="en-GB"/>
        </w:rPr>
        <w:t>E</w:t>
      </w:r>
      <w:r w:rsidR="00FB2358" w:rsidRPr="00A5518E">
        <w:rPr>
          <w:lang w:val="en-GB"/>
        </w:rPr>
        <w:t xml:space="preserve">lement </w:t>
      </w:r>
      <w:r w:rsidRPr="00A5518E">
        <w:rPr>
          <w:lang w:val="en-GB"/>
        </w:rPr>
        <w:t xml:space="preserve">to a dataset depends on both the dataset’s content and its Product Specification, the result being that all available data quality elements may not be applicable to all </w:t>
      </w:r>
      <w:r w:rsidR="00BC20CC" w:rsidRPr="00A5518E">
        <w:rPr>
          <w:lang w:val="en-GB"/>
        </w:rPr>
        <w:t xml:space="preserve">product specifications or </w:t>
      </w:r>
      <w:r w:rsidRPr="00A5518E">
        <w:rPr>
          <w:lang w:val="en-GB"/>
        </w:rPr>
        <w:t>datasets.</w:t>
      </w:r>
      <w:r w:rsidR="005B75AB" w:rsidRPr="00A5518E">
        <w:rPr>
          <w:lang w:val="en-GB"/>
        </w:rPr>
        <w:t xml:space="preserve"> It is left to the </w:t>
      </w:r>
      <w:r w:rsidR="00FB2358">
        <w:rPr>
          <w:lang w:val="en-GB"/>
        </w:rPr>
        <w:t>P</w:t>
      </w:r>
      <w:r w:rsidR="00FB2358" w:rsidRPr="00A5518E">
        <w:rPr>
          <w:lang w:val="en-GB"/>
        </w:rPr>
        <w:t xml:space="preserve">roduct </w:t>
      </w:r>
      <w:r w:rsidR="00FB2358">
        <w:rPr>
          <w:lang w:val="en-GB"/>
        </w:rPr>
        <w:t>S</w:t>
      </w:r>
      <w:r w:rsidR="00FB2358" w:rsidRPr="00A5518E">
        <w:rPr>
          <w:lang w:val="en-GB"/>
        </w:rPr>
        <w:t xml:space="preserve">pecification </w:t>
      </w:r>
      <w:r w:rsidR="005B75AB" w:rsidRPr="00A5518E">
        <w:rPr>
          <w:lang w:val="en-GB"/>
        </w:rPr>
        <w:t>developers to determine what data quality elements are appropriate.</w:t>
      </w:r>
    </w:p>
    <w:p w14:paraId="2B58DACF" w14:textId="5B6204BF" w:rsidR="005D0B46" w:rsidRPr="00927E98" w:rsidDel="00FB2358" w:rsidRDefault="005D0B46">
      <w:pPr>
        <w:pStyle w:val="Caption"/>
        <w:spacing w:after="160"/>
        <w:jc w:val="both"/>
        <w:rPr>
          <w:del w:id="704" w:author="Teh Stand" w:date="2018-11-22T11:30:00Z"/>
          <w:lang w:val="en-GB"/>
        </w:rPr>
        <w:pPrChange w:id="705" w:author="Teh Stand" w:date="2018-11-22T11:34:00Z">
          <w:pPr>
            <w:pStyle w:val="Caption"/>
            <w:jc w:val="center"/>
          </w:pPr>
        </w:pPrChange>
      </w:pPr>
    </w:p>
    <w:p w14:paraId="3343907D" w14:textId="542B3A80" w:rsidR="005802C5" w:rsidRPr="00927E98" w:rsidRDefault="005802C5" w:rsidP="00FB2358">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706" w:name="_Toc502540949"/>
      <w:bookmarkStart w:id="707" w:name="_Toc502558253"/>
      <w:r w:rsidRPr="00927E98">
        <w:rPr>
          <w:rFonts w:ascii="Arial" w:eastAsia="MS Mincho" w:hAnsi="Arial" w:cs="Times New Roman"/>
          <w:b/>
          <w:bCs/>
          <w:color w:val="auto"/>
          <w:sz w:val="22"/>
          <w:szCs w:val="20"/>
          <w:lang w:val="en-GB" w:eastAsia="ja-JP"/>
        </w:rPr>
        <w:t>Data quality checks</w:t>
      </w:r>
      <w:bookmarkEnd w:id="706"/>
      <w:bookmarkEnd w:id="707"/>
    </w:p>
    <w:p w14:paraId="5F0BF11F" w14:textId="33DC8853" w:rsidR="00D8799C" w:rsidRPr="00927E98" w:rsidRDefault="00757D62" w:rsidP="00DC4645">
      <w:pPr>
        <w:pStyle w:val="ListParagraph"/>
        <w:spacing w:line="240" w:lineRule="auto"/>
        <w:ind w:left="0"/>
        <w:contextualSpacing w:val="0"/>
        <w:jc w:val="both"/>
        <w:rPr>
          <w:lang w:val="en-GB"/>
        </w:rPr>
      </w:pPr>
      <w:r w:rsidRPr="00927E98">
        <w:rPr>
          <w:lang w:val="en-GB"/>
        </w:rPr>
        <w:t>It is recommended to develop c</w:t>
      </w:r>
      <w:r w:rsidR="0060753F" w:rsidRPr="00927E98">
        <w:rPr>
          <w:lang w:val="en-GB"/>
        </w:rPr>
        <w:t>onformance checks, or validation checks</w:t>
      </w:r>
      <w:r w:rsidR="00327851" w:rsidRPr="00927E98">
        <w:rPr>
          <w:lang w:val="en-GB"/>
        </w:rPr>
        <w:t>,</w:t>
      </w:r>
      <w:r w:rsidR="0060753F" w:rsidRPr="00927E98">
        <w:rPr>
          <w:lang w:val="en-GB"/>
        </w:rPr>
        <w:t xml:space="preserve"> for each </w:t>
      </w:r>
      <w:r w:rsidR="00DC4645">
        <w:rPr>
          <w:lang w:val="en-GB"/>
        </w:rPr>
        <w:t>P</w:t>
      </w:r>
      <w:r w:rsidR="00DC4645" w:rsidRPr="00927E98">
        <w:rPr>
          <w:lang w:val="en-GB"/>
        </w:rPr>
        <w:t xml:space="preserve">roduct </w:t>
      </w:r>
      <w:r w:rsidR="00DC4645">
        <w:rPr>
          <w:lang w:val="en-GB"/>
        </w:rPr>
        <w:t>S</w:t>
      </w:r>
      <w:r w:rsidR="00DC4645" w:rsidRPr="00927E98">
        <w:rPr>
          <w:lang w:val="en-GB"/>
        </w:rPr>
        <w:t>pecification</w:t>
      </w:r>
      <w:r w:rsidR="0060753F" w:rsidRPr="00927E98">
        <w:rPr>
          <w:lang w:val="en-GB"/>
        </w:rPr>
        <w:t xml:space="preserve">. These checks serve as a </w:t>
      </w:r>
      <w:r w:rsidR="0068663D" w:rsidRPr="00927E98">
        <w:rPr>
          <w:lang w:val="en-GB"/>
        </w:rPr>
        <w:t xml:space="preserve">list of tests </w:t>
      </w:r>
      <w:r w:rsidR="00C458FC" w:rsidRPr="00927E98">
        <w:rPr>
          <w:lang w:val="en-GB"/>
        </w:rPr>
        <w:t xml:space="preserve">used </w:t>
      </w:r>
      <w:r w:rsidR="0068663D" w:rsidRPr="00927E98">
        <w:rPr>
          <w:lang w:val="en-GB"/>
        </w:rPr>
        <w:t xml:space="preserve">to validate datasets </w:t>
      </w:r>
      <w:del w:id="708" w:author="Teh Stand" w:date="2018-11-22T11:44:00Z">
        <w:r w:rsidR="0068663D" w:rsidRPr="00927E98" w:rsidDel="00DC4645">
          <w:rPr>
            <w:lang w:val="en-GB"/>
          </w:rPr>
          <w:delText xml:space="preserve"> </w:delText>
        </w:r>
      </w:del>
      <w:r w:rsidR="0068663D" w:rsidRPr="00927E98">
        <w:rPr>
          <w:lang w:val="en-GB"/>
        </w:rPr>
        <w:t>conform</w:t>
      </w:r>
      <w:r w:rsidR="00C458FC" w:rsidRPr="00927E98">
        <w:rPr>
          <w:lang w:val="en-GB"/>
        </w:rPr>
        <w:t>ing</w:t>
      </w:r>
      <w:r w:rsidR="0068663D" w:rsidRPr="00927E98">
        <w:rPr>
          <w:lang w:val="en-GB"/>
        </w:rPr>
        <w:t xml:space="preserve"> to the </w:t>
      </w:r>
      <w:r w:rsidR="00DC4645">
        <w:rPr>
          <w:lang w:val="en-GB"/>
        </w:rPr>
        <w:t>P</w:t>
      </w:r>
      <w:r w:rsidR="00DC4645" w:rsidRPr="00927E98">
        <w:rPr>
          <w:lang w:val="en-GB"/>
        </w:rPr>
        <w:t xml:space="preserve">roduct </w:t>
      </w:r>
      <w:r w:rsidR="00DC4645">
        <w:rPr>
          <w:lang w:val="en-GB"/>
        </w:rPr>
        <w:t>S</w:t>
      </w:r>
      <w:r w:rsidR="00DC4645" w:rsidRPr="00927E98">
        <w:rPr>
          <w:lang w:val="en-GB"/>
        </w:rPr>
        <w:t>pecification</w:t>
      </w:r>
      <w:r w:rsidR="0068663D" w:rsidRPr="00927E98">
        <w:rPr>
          <w:lang w:val="en-GB"/>
        </w:rPr>
        <w:t xml:space="preserve">.  The checks should include tests for data format consistency, conformance to the specification and </w:t>
      </w:r>
      <w:r w:rsidR="005B75AB" w:rsidRPr="00927E98">
        <w:rPr>
          <w:lang w:val="en-GB"/>
        </w:rPr>
        <w:t xml:space="preserve">to the </w:t>
      </w:r>
      <w:r w:rsidR="0068663D" w:rsidRPr="00927E98">
        <w:rPr>
          <w:lang w:val="en-GB"/>
        </w:rPr>
        <w:t xml:space="preserve">data model logical consistency. S-58 is the standard for validating S-57 </w:t>
      </w:r>
      <w:r w:rsidR="000C4F88" w:rsidRPr="00927E98">
        <w:rPr>
          <w:lang w:val="en-GB"/>
        </w:rPr>
        <w:t>ENCs and</w:t>
      </w:r>
      <w:r w:rsidR="0068663D" w:rsidRPr="00927E98">
        <w:rPr>
          <w:lang w:val="en-GB"/>
        </w:rPr>
        <w:t xml:space="preserve"> has been </w:t>
      </w:r>
      <w:r w:rsidR="005B75AB" w:rsidRPr="00927E98">
        <w:rPr>
          <w:lang w:val="en-GB"/>
        </w:rPr>
        <w:t xml:space="preserve">continually </w:t>
      </w:r>
      <w:r w:rsidR="001D3C8D" w:rsidRPr="00927E98">
        <w:rPr>
          <w:lang w:val="en-GB"/>
        </w:rPr>
        <w:t xml:space="preserve">improved </w:t>
      </w:r>
      <w:r w:rsidR="0068663D" w:rsidRPr="00927E98">
        <w:rPr>
          <w:lang w:val="en-GB"/>
        </w:rPr>
        <w:t xml:space="preserve">over </w:t>
      </w:r>
      <w:r w:rsidR="001D3C8D" w:rsidRPr="00927E98">
        <w:rPr>
          <w:lang w:val="en-GB"/>
        </w:rPr>
        <w:t>almost</w:t>
      </w:r>
      <w:r w:rsidR="0068663D" w:rsidRPr="00927E98">
        <w:rPr>
          <w:lang w:val="en-GB"/>
        </w:rPr>
        <w:t xml:space="preserve"> 20 years</w:t>
      </w:r>
      <w:r w:rsidR="001D3C8D" w:rsidRPr="00927E98">
        <w:rPr>
          <w:lang w:val="en-GB"/>
        </w:rPr>
        <w:t xml:space="preserve"> of experience with S-57 production and use</w:t>
      </w:r>
      <w:r w:rsidR="0068663D" w:rsidRPr="00927E98">
        <w:rPr>
          <w:lang w:val="en-GB"/>
        </w:rPr>
        <w:t xml:space="preserve">. </w:t>
      </w:r>
      <w:r w:rsidR="005B75AB" w:rsidRPr="00927E98">
        <w:rPr>
          <w:lang w:val="en-GB"/>
        </w:rPr>
        <w:t xml:space="preserve">S-58 </w:t>
      </w:r>
      <w:r w:rsidR="0068663D" w:rsidRPr="00927E98">
        <w:rPr>
          <w:lang w:val="en-GB"/>
        </w:rPr>
        <w:t xml:space="preserve">can </w:t>
      </w:r>
      <w:r w:rsidR="004716E5" w:rsidRPr="00927E98">
        <w:rPr>
          <w:lang w:val="en-GB"/>
        </w:rPr>
        <w:t>be used as a</w:t>
      </w:r>
      <w:r w:rsidR="0068663D" w:rsidRPr="00927E98">
        <w:rPr>
          <w:lang w:val="en-GB"/>
        </w:rPr>
        <w:t xml:space="preserve"> template for how </w:t>
      </w:r>
      <w:r w:rsidR="0068663D" w:rsidRPr="00927E98">
        <w:rPr>
          <w:lang w:val="en-GB"/>
        </w:rPr>
        <w:lastRenderedPageBreak/>
        <w:t xml:space="preserve">to structure checks and </w:t>
      </w:r>
      <w:r w:rsidR="004716E5" w:rsidRPr="00927E98">
        <w:rPr>
          <w:lang w:val="en-GB"/>
        </w:rPr>
        <w:t xml:space="preserve">it can provide input for </w:t>
      </w:r>
      <w:r w:rsidR="00C458FC" w:rsidRPr="00927E98">
        <w:rPr>
          <w:lang w:val="en-GB"/>
        </w:rPr>
        <w:t xml:space="preserve">which </w:t>
      </w:r>
      <w:r w:rsidR="0068663D" w:rsidRPr="00927E98">
        <w:rPr>
          <w:lang w:val="en-GB"/>
        </w:rPr>
        <w:t xml:space="preserve">checks to consider when creating a new specification. It should be expected that the conformance checks will evolve as experience is gained with any </w:t>
      </w:r>
      <w:r w:rsidR="00DC4645">
        <w:rPr>
          <w:lang w:val="en-GB"/>
        </w:rPr>
        <w:t>P</w:t>
      </w:r>
      <w:r w:rsidR="00DC4645" w:rsidRPr="00927E98">
        <w:rPr>
          <w:lang w:val="en-GB"/>
        </w:rPr>
        <w:t xml:space="preserve">roduct </w:t>
      </w:r>
      <w:r w:rsidR="00DC4645">
        <w:rPr>
          <w:lang w:val="en-GB"/>
        </w:rPr>
        <w:t>S</w:t>
      </w:r>
      <w:r w:rsidR="00DC4645" w:rsidRPr="00927E98">
        <w:rPr>
          <w:lang w:val="en-GB"/>
        </w:rPr>
        <w:t xml:space="preserve">pecification </w:t>
      </w:r>
      <w:r w:rsidRPr="00927E98">
        <w:rPr>
          <w:lang w:val="en-GB"/>
        </w:rPr>
        <w:t>and they should therefore be considered a regular maintenance item</w:t>
      </w:r>
      <w:r w:rsidR="00D8799C" w:rsidRPr="00927E98">
        <w:rPr>
          <w:lang w:val="en-GB"/>
        </w:rPr>
        <w:t>.</w:t>
      </w:r>
    </w:p>
    <w:p w14:paraId="6479BCB5" w14:textId="2E66AB66" w:rsidR="00964442" w:rsidRPr="00927E98" w:rsidDel="00DC4645" w:rsidRDefault="00964442" w:rsidP="00DC4645">
      <w:pPr>
        <w:pStyle w:val="ListParagraph"/>
        <w:spacing w:line="240" w:lineRule="auto"/>
        <w:ind w:left="0"/>
        <w:contextualSpacing w:val="0"/>
        <w:jc w:val="both"/>
        <w:rPr>
          <w:del w:id="709" w:author="Teh Stand" w:date="2018-11-22T11:46:00Z"/>
          <w:lang w:val="en-GB"/>
        </w:rPr>
      </w:pPr>
    </w:p>
    <w:p w14:paraId="615C5FE9" w14:textId="77777777" w:rsidR="001D3C8D" w:rsidRPr="00A5518E" w:rsidRDefault="00964442" w:rsidP="001D3C8D">
      <w:pPr>
        <w:pStyle w:val="ListParagraph"/>
        <w:keepNext/>
        <w:ind w:left="0"/>
        <w:rPr>
          <w:lang w:val="en-GB"/>
        </w:rPr>
      </w:pPr>
      <w:r w:rsidRPr="00A5518E">
        <w:rPr>
          <w:noProof/>
          <w:lang w:val="fr-FR" w:eastAsia="fr-FR"/>
        </w:rPr>
        <w:drawing>
          <wp:inline distT="0" distB="0" distL="0" distR="0" wp14:anchorId="7095F206" wp14:editId="1A48B474">
            <wp:extent cx="5943600" cy="174623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6002491" cy="1763535"/>
                    </a:xfrm>
                    <a:prstGeom prst="rect">
                      <a:avLst/>
                    </a:prstGeom>
                    <a:ln>
                      <a:noFill/>
                    </a:ln>
                    <a:extLst>
                      <a:ext uri="{53640926-AAD7-44D8-BBD7-CCE9431645EC}">
                        <a14:shadowObscured xmlns:a14="http://schemas.microsoft.com/office/drawing/2010/main"/>
                      </a:ext>
                    </a:extLst>
                  </pic:spPr>
                </pic:pic>
              </a:graphicData>
            </a:graphic>
          </wp:inline>
        </w:drawing>
      </w:r>
    </w:p>
    <w:p w14:paraId="4ABB9780" w14:textId="29D6C1B5" w:rsidR="0068663D" w:rsidRPr="00927E98" w:rsidRDefault="001D3C8D" w:rsidP="00C920BF">
      <w:pPr>
        <w:pStyle w:val="Caption"/>
        <w:jc w:val="center"/>
        <w:rPr>
          <w:lang w:val="en-GB"/>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8</w:t>
      </w:r>
      <w:r w:rsidR="00927E98">
        <w:rPr>
          <w:lang w:val="en-GB"/>
        </w:rPr>
        <w:fldChar w:fldCharType="end"/>
      </w:r>
      <w:r w:rsidRPr="00A5518E">
        <w:rPr>
          <w:lang w:val="en-GB"/>
        </w:rPr>
        <w:t xml:space="preserve"> Example of validation checks from draft S-122 v1.0.0</w:t>
      </w:r>
    </w:p>
    <w:p w14:paraId="4AEB9B5B" w14:textId="272D21E7" w:rsidR="00163A84" w:rsidRPr="00927E98" w:rsidRDefault="00C458FC" w:rsidP="00DC4645">
      <w:pPr>
        <w:pStyle w:val="ListParagraph"/>
        <w:spacing w:line="240" w:lineRule="auto"/>
        <w:ind w:left="0"/>
        <w:contextualSpacing w:val="0"/>
        <w:jc w:val="both"/>
        <w:rPr>
          <w:lang w:val="en-GB"/>
        </w:rPr>
      </w:pPr>
      <w:r w:rsidRPr="00927E98">
        <w:rPr>
          <w:lang w:val="en-GB"/>
        </w:rPr>
        <w:t xml:space="preserve">A set of generic S-100 </w:t>
      </w:r>
      <w:ins w:id="710" w:author="Teh Stand" w:date="2018-11-22T11:48:00Z">
        <w:r w:rsidR="00DC4645">
          <w:rPr>
            <w:lang w:val="en-GB"/>
          </w:rPr>
          <w:t xml:space="preserve">validation </w:t>
        </w:r>
      </w:ins>
      <w:r w:rsidRPr="00927E98">
        <w:rPr>
          <w:lang w:val="en-GB"/>
        </w:rPr>
        <w:t xml:space="preserve">checks are under development, and these should be considered for applicability to all </w:t>
      </w:r>
      <w:ins w:id="711" w:author="Teh Stand" w:date="2018-11-22T11:48:00Z">
        <w:r w:rsidR="00DC4645">
          <w:rPr>
            <w:lang w:val="en-GB"/>
          </w:rPr>
          <w:t xml:space="preserve">S-100 based </w:t>
        </w:r>
      </w:ins>
      <w:r w:rsidRPr="00927E98">
        <w:rPr>
          <w:lang w:val="en-GB"/>
        </w:rPr>
        <w:t>product specifications.</w:t>
      </w:r>
    </w:p>
    <w:p w14:paraId="12D54413" w14:textId="52A24576" w:rsidR="001D347E" w:rsidRPr="00927E98" w:rsidDel="00DC4645" w:rsidRDefault="001D347E">
      <w:pPr>
        <w:pStyle w:val="ListParagraph"/>
        <w:spacing w:line="240" w:lineRule="auto"/>
        <w:ind w:left="0"/>
        <w:contextualSpacing w:val="0"/>
        <w:jc w:val="both"/>
        <w:rPr>
          <w:del w:id="712" w:author="Teh Stand" w:date="2018-11-22T11:47:00Z"/>
          <w:lang w:val="en-GB"/>
        </w:rPr>
      </w:pPr>
    </w:p>
    <w:p w14:paraId="6497302C" w14:textId="5CFC8494" w:rsidR="001D347E" w:rsidRPr="00927E98" w:rsidDel="00761B24" w:rsidRDefault="001D347E">
      <w:pPr>
        <w:pStyle w:val="ListParagraph"/>
        <w:spacing w:line="240" w:lineRule="auto"/>
        <w:ind w:left="0"/>
        <w:contextualSpacing w:val="0"/>
        <w:jc w:val="both"/>
        <w:rPr>
          <w:del w:id="713" w:author="Teh Stand" w:date="2018-11-22T11:51:00Z"/>
          <w:lang w:val="en-GB"/>
        </w:rPr>
      </w:pPr>
      <w:del w:id="714" w:author="Teh Stand" w:date="2018-11-22T11:51:00Z">
        <w:r w:rsidRPr="00927E98" w:rsidDel="00761B24">
          <w:rPr>
            <w:lang w:val="en-GB"/>
          </w:rPr>
          <w:delText>Some of the quality measures described in the Data Quality Checklist are derived from statistics about relevant passed and failed checks.</w:delText>
        </w:r>
      </w:del>
    </w:p>
    <w:p w14:paraId="3C39ACC4" w14:textId="49A5FA53" w:rsidR="00D81E92" w:rsidRPr="00927E98" w:rsidRDefault="00705EB7" w:rsidP="00AC061C">
      <w:pPr>
        <w:pStyle w:val="Heading2"/>
        <w:keepLines w:val="0"/>
        <w:numPr>
          <w:ilvl w:val="2"/>
          <w:numId w:val="8"/>
        </w:numPr>
        <w:tabs>
          <w:tab w:val="left" w:pos="851"/>
        </w:tabs>
        <w:suppressAutoHyphens/>
        <w:spacing w:before="60" w:after="240" w:line="240" w:lineRule="auto"/>
        <w:jc w:val="both"/>
        <w:rPr>
          <w:rFonts w:ascii="Arial" w:eastAsia="MS Mincho" w:hAnsi="Arial" w:cs="Times New Roman"/>
          <w:b/>
          <w:bCs/>
          <w:color w:val="auto"/>
          <w:sz w:val="22"/>
          <w:szCs w:val="20"/>
          <w:lang w:val="en-GB" w:eastAsia="ja-JP"/>
        </w:rPr>
      </w:pPr>
      <w:bookmarkStart w:id="715" w:name="_Toc502540950"/>
      <w:bookmarkStart w:id="716" w:name="_Toc502558254"/>
      <w:r w:rsidRPr="00927E98">
        <w:rPr>
          <w:rFonts w:ascii="Arial" w:eastAsia="MS Mincho" w:hAnsi="Arial" w:cs="Times New Roman"/>
          <w:b/>
          <w:bCs/>
          <w:color w:val="auto"/>
          <w:sz w:val="22"/>
          <w:szCs w:val="20"/>
          <w:lang w:val="en-GB" w:eastAsia="ja-JP"/>
        </w:rPr>
        <w:t xml:space="preserve">Data </w:t>
      </w:r>
      <w:r w:rsidR="00F559AF" w:rsidRPr="00927E98">
        <w:rPr>
          <w:rFonts w:ascii="Arial" w:eastAsia="MS Mincho" w:hAnsi="Arial" w:cs="Times New Roman"/>
          <w:b/>
          <w:bCs/>
          <w:color w:val="auto"/>
          <w:sz w:val="22"/>
          <w:szCs w:val="20"/>
          <w:lang w:val="en-GB" w:eastAsia="ja-JP"/>
        </w:rPr>
        <w:t xml:space="preserve">capture </w:t>
      </w:r>
      <w:bookmarkEnd w:id="715"/>
      <w:bookmarkEnd w:id="716"/>
      <w:r w:rsidR="00F559AF" w:rsidRPr="00927E98">
        <w:rPr>
          <w:rFonts w:ascii="Arial" w:eastAsia="MS Mincho" w:hAnsi="Arial" w:cs="Times New Roman"/>
          <w:b/>
          <w:bCs/>
          <w:color w:val="auto"/>
          <w:sz w:val="22"/>
          <w:szCs w:val="20"/>
          <w:lang w:val="en-GB" w:eastAsia="ja-JP"/>
        </w:rPr>
        <w:t>instructions</w:t>
      </w:r>
    </w:p>
    <w:p w14:paraId="2B61F377" w14:textId="59C41454" w:rsidR="00092769" w:rsidRPr="00927E98" w:rsidRDefault="00461702" w:rsidP="00AC061C">
      <w:pPr>
        <w:pStyle w:val="ListParagraph"/>
        <w:spacing w:line="240" w:lineRule="auto"/>
        <w:ind w:left="0"/>
        <w:contextualSpacing w:val="0"/>
        <w:jc w:val="both"/>
        <w:rPr>
          <w:lang w:val="en-GB"/>
        </w:rPr>
      </w:pPr>
      <w:r w:rsidRPr="00927E98">
        <w:rPr>
          <w:lang w:val="en-GB"/>
        </w:rPr>
        <w:t xml:space="preserve">Any S-100 </w:t>
      </w:r>
      <w:ins w:id="717" w:author="Teh Stand" w:date="2018-11-22T11:52:00Z">
        <w:r w:rsidR="00761B24">
          <w:rPr>
            <w:lang w:val="en-GB"/>
          </w:rPr>
          <w:t xml:space="preserve">based </w:t>
        </w:r>
      </w:ins>
      <w:del w:id="718" w:author="Teh Stand" w:date="2018-11-22T11:52:00Z">
        <w:r w:rsidR="00D81E92" w:rsidRPr="00927E98" w:rsidDel="00761B24">
          <w:rPr>
            <w:lang w:val="en-GB"/>
          </w:rPr>
          <w:delText xml:space="preserve">product </w:delText>
        </w:r>
      </w:del>
      <w:ins w:id="719" w:author="Teh Stand" w:date="2018-11-22T11:52:00Z">
        <w:r w:rsidR="00761B24">
          <w:rPr>
            <w:lang w:val="en-GB"/>
          </w:rPr>
          <w:t>P</w:t>
        </w:r>
        <w:r w:rsidR="00761B24" w:rsidRPr="00927E98">
          <w:rPr>
            <w:lang w:val="en-GB"/>
          </w:rPr>
          <w:t xml:space="preserve">roduct </w:t>
        </w:r>
      </w:ins>
      <w:del w:id="720" w:author="Teh Stand" w:date="2018-11-22T11:52:00Z">
        <w:r w:rsidR="00D81E92" w:rsidRPr="00927E98" w:rsidDel="00761B24">
          <w:rPr>
            <w:lang w:val="en-GB"/>
          </w:rPr>
          <w:delText xml:space="preserve">specification </w:delText>
        </w:r>
      </w:del>
      <w:ins w:id="721" w:author="Teh Stand" w:date="2018-11-22T11:52:00Z">
        <w:r w:rsidR="00761B24">
          <w:rPr>
            <w:lang w:val="en-GB"/>
          </w:rPr>
          <w:t>S</w:t>
        </w:r>
        <w:r w:rsidR="00761B24" w:rsidRPr="00927E98">
          <w:rPr>
            <w:lang w:val="en-GB"/>
          </w:rPr>
          <w:t xml:space="preserve">pecification </w:t>
        </w:r>
      </w:ins>
      <w:r w:rsidR="00D81E92" w:rsidRPr="00927E98">
        <w:rPr>
          <w:lang w:val="en-GB"/>
        </w:rPr>
        <w:t xml:space="preserve">must provide information on how </w:t>
      </w:r>
      <w:del w:id="722" w:author="Teh Stand" w:date="2018-11-22T11:52:00Z">
        <w:r w:rsidR="00E13E9B" w:rsidRPr="00927E98" w:rsidDel="00761B24">
          <w:rPr>
            <w:lang w:val="en-GB"/>
          </w:rPr>
          <w:delText xml:space="preserve">conforming </w:delText>
        </w:r>
      </w:del>
      <w:r w:rsidR="00D81E92" w:rsidRPr="00927E98">
        <w:rPr>
          <w:lang w:val="en-GB"/>
        </w:rPr>
        <w:t xml:space="preserve">data </w:t>
      </w:r>
      <w:ins w:id="723" w:author="Teh Stand" w:date="2018-11-22T11:53:00Z">
        <w:r w:rsidR="00761B24" w:rsidRPr="00927E98">
          <w:rPr>
            <w:lang w:val="en-GB"/>
          </w:rPr>
          <w:t xml:space="preserve">conforming </w:t>
        </w:r>
        <w:r w:rsidR="00761B24">
          <w:rPr>
            <w:lang w:val="en-GB"/>
          </w:rPr>
          <w:t xml:space="preserve">to the Product Specification </w:t>
        </w:r>
      </w:ins>
      <w:r w:rsidR="00D81E92" w:rsidRPr="00927E98">
        <w:rPr>
          <w:lang w:val="en-GB"/>
        </w:rPr>
        <w:t>is to be captured. This</w:t>
      </w:r>
      <w:r w:rsidR="00AD383F" w:rsidRPr="00927E98">
        <w:rPr>
          <w:lang w:val="en-GB"/>
        </w:rPr>
        <w:t xml:space="preserve"> information </w:t>
      </w:r>
      <w:r w:rsidR="00D81E92" w:rsidRPr="00927E98">
        <w:rPr>
          <w:lang w:val="en-GB"/>
        </w:rPr>
        <w:t>should be as detailed and specific as necessary.</w:t>
      </w:r>
      <w:r w:rsidR="00AD383F" w:rsidRPr="00927E98">
        <w:rPr>
          <w:lang w:val="en-GB"/>
        </w:rPr>
        <w:t xml:space="preserve"> To this end, the S-100 Product Specification Template recommends the development of a Data Classification and Encoding Guide</w:t>
      </w:r>
      <w:del w:id="724" w:author="Teh Stand" w:date="2018-11-22T11:53:00Z">
        <w:r w:rsidR="00AD383F" w:rsidRPr="00927E98" w:rsidDel="00761B24">
          <w:rPr>
            <w:lang w:val="en-GB"/>
          </w:rPr>
          <w:delText>,</w:delText>
        </w:r>
      </w:del>
      <w:r w:rsidR="00AD383F" w:rsidRPr="00927E98">
        <w:rPr>
          <w:lang w:val="en-GB"/>
        </w:rPr>
        <w:t xml:space="preserve"> (DCEG). </w:t>
      </w:r>
      <w:r w:rsidR="00092769" w:rsidRPr="00927E98">
        <w:rPr>
          <w:lang w:val="en-GB"/>
        </w:rPr>
        <w:t xml:space="preserve">The DCEG is used to link practical examples to the data model. </w:t>
      </w:r>
      <w:r w:rsidR="005008F5" w:rsidRPr="00927E98">
        <w:rPr>
          <w:lang w:val="en-GB"/>
        </w:rPr>
        <w:t>F</w:t>
      </w:r>
      <w:r w:rsidR="00092769" w:rsidRPr="00927E98">
        <w:rPr>
          <w:lang w:val="en-GB"/>
        </w:rPr>
        <w:t>or example</w:t>
      </w:r>
      <w:r w:rsidR="00AE7A99" w:rsidRPr="00927E98">
        <w:rPr>
          <w:lang w:val="en-GB"/>
        </w:rPr>
        <w:t>,</w:t>
      </w:r>
      <w:r w:rsidR="00092769" w:rsidRPr="00927E98">
        <w:rPr>
          <w:lang w:val="en-GB"/>
        </w:rPr>
        <w:t xml:space="preserve"> </w:t>
      </w:r>
      <w:r w:rsidR="005008F5" w:rsidRPr="00927E98">
        <w:rPr>
          <w:lang w:val="en-GB"/>
        </w:rPr>
        <w:t xml:space="preserve">the DCEG can </w:t>
      </w:r>
      <w:r w:rsidR="00092769" w:rsidRPr="00927E98">
        <w:rPr>
          <w:lang w:val="en-GB"/>
        </w:rPr>
        <w:t xml:space="preserve">explain how different types of underwater rock </w:t>
      </w:r>
      <w:del w:id="725" w:author="Teh Stand" w:date="2018-11-22T11:53:00Z">
        <w:r w:rsidR="00092769" w:rsidRPr="00927E98" w:rsidDel="00761B24">
          <w:rPr>
            <w:lang w:val="en-GB"/>
          </w:rPr>
          <w:delText xml:space="preserve">is </w:delText>
        </w:r>
      </w:del>
      <w:ins w:id="726" w:author="Teh Stand" w:date="2018-11-22T11:53:00Z">
        <w:r w:rsidR="00761B24">
          <w:rPr>
            <w:lang w:val="en-GB"/>
          </w:rPr>
          <w:t>are</w:t>
        </w:r>
        <w:r w:rsidR="00761B24" w:rsidRPr="00927E98">
          <w:rPr>
            <w:lang w:val="en-GB"/>
          </w:rPr>
          <w:t xml:space="preserve"> </w:t>
        </w:r>
      </w:ins>
      <w:r w:rsidR="00092769" w:rsidRPr="00927E98">
        <w:rPr>
          <w:lang w:val="en-GB"/>
        </w:rPr>
        <w:t>to be encoded using a specific data model, including which feature class should be used</w:t>
      </w:r>
      <w:ins w:id="727" w:author="Teh Stand" w:date="2018-11-22T11:54:00Z">
        <w:r w:rsidR="00761B24">
          <w:rPr>
            <w:lang w:val="en-GB"/>
          </w:rPr>
          <w:t>;</w:t>
        </w:r>
      </w:ins>
      <w:del w:id="728" w:author="Teh Stand" w:date="2018-11-22T11:54:00Z">
        <w:r w:rsidR="00092769" w:rsidRPr="00927E98" w:rsidDel="00761B24">
          <w:rPr>
            <w:lang w:val="en-GB"/>
          </w:rPr>
          <w:delText>,</w:delText>
        </w:r>
      </w:del>
      <w:r w:rsidR="00092769" w:rsidRPr="00927E98">
        <w:rPr>
          <w:lang w:val="en-GB"/>
        </w:rPr>
        <w:t xml:space="preserve"> and what attributes</w:t>
      </w:r>
      <w:ins w:id="729" w:author="Teh Stand" w:date="2018-11-22T11:54:00Z">
        <w:r w:rsidR="00AC061C">
          <w:rPr>
            <w:lang w:val="en-GB"/>
          </w:rPr>
          <w:t>;</w:t>
        </w:r>
      </w:ins>
      <w:r w:rsidR="00092769" w:rsidRPr="00927E98">
        <w:rPr>
          <w:lang w:val="en-GB"/>
        </w:rPr>
        <w:t xml:space="preserve"> and their expected values that correspond to the different types of underwater rock.</w:t>
      </w:r>
      <w:r w:rsidR="00D758B1" w:rsidRPr="00927E98">
        <w:rPr>
          <w:lang w:val="en-GB"/>
        </w:rPr>
        <w:t xml:space="preserve"> The DCEG template is a tabular representation of the </w:t>
      </w:r>
      <w:del w:id="730" w:author="Teh Stand" w:date="2018-11-22T11:55:00Z">
        <w:r w:rsidR="00D758B1" w:rsidRPr="00927E98" w:rsidDel="00AC061C">
          <w:rPr>
            <w:lang w:val="en-GB"/>
          </w:rPr>
          <w:delText xml:space="preserve">feature </w:delText>
        </w:r>
      </w:del>
      <w:ins w:id="731" w:author="Teh Stand" w:date="2018-11-22T11:55:00Z">
        <w:r w:rsidR="00AC061C">
          <w:rPr>
            <w:lang w:val="en-GB"/>
          </w:rPr>
          <w:t>F</w:t>
        </w:r>
        <w:r w:rsidR="00AC061C" w:rsidRPr="00927E98">
          <w:rPr>
            <w:lang w:val="en-GB"/>
          </w:rPr>
          <w:t xml:space="preserve">eature </w:t>
        </w:r>
      </w:ins>
      <w:del w:id="732" w:author="Teh Stand" w:date="2018-11-22T11:55:00Z">
        <w:r w:rsidR="00D758B1" w:rsidRPr="00927E98" w:rsidDel="00AC061C">
          <w:rPr>
            <w:lang w:val="en-GB"/>
          </w:rPr>
          <w:delText xml:space="preserve">catalogue </w:delText>
        </w:r>
      </w:del>
      <w:ins w:id="733" w:author="Teh Stand" w:date="2018-11-22T11:55:00Z">
        <w:r w:rsidR="00AC061C">
          <w:rPr>
            <w:lang w:val="en-GB"/>
          </w:rPr>
          <w:t>C</w:t>
        </w:r>
        <w:r w:rsidR="00AC061C" w:rsidRPr="00927E98">
          <w:rPr>
            <w:lang w:val="en-GB"/>
          </w:rPr>
          <w:t xml:space="preserve">atalogue </w:t>
        </w:r>
      </w:ins>
      <w:r w:rsidR="00D758B1" w:rsidRPr="00927E98">
        <w:rPr>
          <w:lang w:val="en-GB"/>
        </w:rPr>
        <w:t xml:space="preserve">with </w:t>
      </w:r>
      <w:ins w:id="734" w:author="Teh Stand" w:date="2018-11-22T11:55:00Z">
        <w:r w:rsidR="00AC061C">
          <w:rPr>
            <w:lang w:val="en-GB"/>
          </w:rPr>
          <w:t xml:space="preserve">the </w:t>
        </w:r>
      </w:ins>
      <w:r w:rsidR="00D758B1" w:rsidRPr="00927E98">
        <w:rPr>
          <w:lang w:val="en-GB"/>
        </w:rPr>
        <w:t>option to include graphics and remarks specific for each feature class and information class. The tabular form includes the definition of each class</w:t>
      </w:r>
      <w:ins w:id="735" w:author="Teh Stand" w:date="2018-11-22T11:55:00Z">
        <w:r w:rsidR="00AC061C">
          <w:rPr>
            <w:lang w:val="en-GB"/>
          </w:rPr>
          <w:t>;</w:t>
        </w:r>
      </w:ins>
      <w:del w:id="736" w:author="Teh Stand" w:date="2018-11-22T11:55:00Z">
        <w:r w:rsidR="00D758B1" w:rsidRPr="00927E98" w:rsidDel="00AC061C">
          <w:rPr>
            <w:lang w:val="en-GB"/>
          </w:rPr>
          <w:delText>,</w:delText>
        </w:r>
      </w:del>
      <w:r w:rsidR="00D758B1" w:rsidRPr="00927E98">
        <w:rPr>
          <w:lang w:val="en-GB"/>
        </w:rPr>
        <w:t xml:space="preserve"> the attributes that the class carry</w:t>
      </w:r>
      <w:ins w:id="737" w:author="Teh Stand" w:date="2018-11-22T11:55:00Z">
        <w:r w:rsidR="00AC061C">
          <w:rPr>
            <w:lang w:val="en-GB"/>
          </w:rPr>
          <w:t>;</w:t>
        </w:r>
      </w:ins>
      <w:del w:id="738" w:author="Teh Stand" w:date="2018-11-22T11:55:00Z">
        <w:r w:rsidR="00D758B1" w:rsidRPr="00927E98" w:rsidDel="00AC061C">
          <w:rPr>
            <w:lang w:val="en-GB"/>
          </w:rPr>
          <w:delText>,</w:delText>
        </w:r>
      </w:del>
      <w:r w:rsidR="00D758B1" w:rsidRPr="00927E98">
        <w:rPr>
          <w:lang w:val="en-GB"/>
        </w:rPr>
        <w:t xml:space="preserve"> as well as descriptions of any associations the class may have.</w:t>
      </w:r>
    </w:p>
    <w:p w14:paraId="3038BC2F" w14:textId="1CA283F5" w:rsidR="00092769" w:rsidRPr="00927E98" w:rsidDel="00761B24" w:rsidRDefault="00092769">
      <w:pPr>
        <w:pStyle w:val="ListParagraph"/>
        <w:spacing w:line="240" w:lineRule="auto"/>
        <w:ind w:left="360"/>
        <w:contextualSpacing w:val="0"/>
        <w:jc w:val="both"/>
        <w:rPr>
          <w:del w:id="739" w:author="Teh Stand" w:date="2018-11-22T11:52:00Z"/>
          <w:lang w:val="en-GB"/>
        </w:rPr>
        <w:pPrChange w:id="740" w:author="Teh Stand" w:date="2018-11-22T11:52:00Z">
          <w:pPr>
            <w:pStyle w:val="ListParagraph"/>
            <w:ind w:left="360"/>
          </w:pPr>
        </w:pPrChange>
      </w:pPr>
    </w:p>
    <w:p w14:paraId="68B051A5" w14:textId="0B824B61" w:rsidR="00092769" w:rsidRPr="00927E98" w:rsidRDefault="004716E5" w:rsidP="00AC061C">
      <w:pPr>
        <w:pStyle w:val="ListParagraph"/>
        <w:spacing w:line="240" w:lineRule="auto"/>
        <w:ind w:left="0"/>
        <w:contextualSpacing w:val="0"/>
        <w:jc w:val="both"/>
        <w:rPr>
          <w:lang w:val="en-GB"/>
        </w:rPr>
      </w:pPr>
      <w:r w:rsidRPr="00927E98">
        <w:rPr>
          <w:lang w:val="en-GB"/>
        </w:rPr>
        <w:t>T</w:t>
      </w:r>
      <w:r w:rsidR="00092769" w:rsidRPr="00927E98">
        <w:rPr>
          <w:lang w:val="en-GB"/>
        </w:rPr>
        <w:t xml:space="preserve">he </w:t>
      </w:r>
      <w:r w:rsidR="00AD383F" w:rsidRPr="00927E98">
        <w:rPr>
          <w:lang w:val="en-GB"/>
        </w:rPr>
        <w:t>data capture guide</w:t>
      </w:r>
      <w:r w:rsidR="00092769" w:rsidRPr="00927E98">
        <w:rPr>
          <w:lang w:val="en-GB"/>
        </w:rPr>
        <w:t xml:space="preserve"> is mostly used by the data producers</w:t>
      </w:r>
      <w:r w:rsidR="00AD383F" w:rsidRPr="00927E98">
        <w:rPr>
          <w:lang w:val="en-GB"/>
        </w:rPr>
        <w:t xml:space="preserve"> and serves as collective instructional document of globally common rules of how to create data</w:t>
      </w:r>
      <w:r w:rsidR="004C6127" w:rsidRPr="00927E98">
        <w:rPr>
          <w:lang w:val="en-GB"/>
        </w:rPr>
        <w:t xml:space="preserve"> </w:t>
      </w:r>
      <w:r w:rsidR="006F7DE3" w:rsidRPr="00927E98">
        <w:rPr>
          <w:lang w:val="en-GB"/>
        </w:rPr>
        <w:t xml:space="preserve">according to a specific </w:t>
      </w:r>
      <w:r w:rsidR="00AC061C">
        <w:rPr>
          <w:lang w:val="en-GB"/>
        </w:rPr>
        <w:t>P</w:t>
      </w:r>
      <w:r w:rsidR="00AC061C" w:rsidRPr="00927E98">
        <w:rPr>
          <w:lang w:val="en-GB"/>
        </w:rPr>
        <w:t xml:space="preserve">roduct </w:t>
      </w:r>
      <w:r w:rsidR="00AC061C">
        <w:rPr>
          <w:lang w:val="en-GB"/>
        </w:rPr>
        <w:t>S</w:t>
      </w:r>
      <w:r w:rsidR="00AC061C" w:rsidRPr="00927E98">
        <w:rPr>
          <w:lang w:val="en-GB"/>
        </w:rPr>
        <w:t>pecification</w:t>
      </w:r>
      <w:r w:rsidR="00AD383F" w:rsidRPr="00927E98">
        <w:rPr>
          <w:lang w:val="en-GB"/>
        </w:rPr>
        <w:t xml:space="preserve">. </w:t>
      </w:r>
      <w:r w:rsidRPr="00927E98">
        <w:rPr>
          <w:lang w:val="en-GB"/>
        </w:rPr>
        <w:t>The</w:t>
      </w:r>
      <w:r w:rsidR="00092769" w:rsidRPr="00927E98">
        <w:rPr>
          <w:lang w:val="en-GB"/>
        </w:rPr>
        <w:t xml:space="preserve"> document will grow with experience</w:t>
      </w:r>
      <w:r w:rsidR="00AD383F" w:rsidRPr="00927E98">
        <w:rPr>
          <w:lang w:val="en-GB"/>
        </w:rPr>
        <w:t xml:space="preserve"> as more special cases get resolved into a globally agreed process. This also improves overall consistency among producers and products, leading to more stabl</w:t>
      </w:r>
      <w:r w:rsidR="00463D18" w:rsidRPr="00927E98">
        <w:rPr>
          <w:lang w:val="en-GB"/>
        </w:rPr>
        <w:t>e</w:t>
      </w:r>
      <w:r w:rsidR="00AD383F" w:rsidRPr="00927E98">
        <w:rPr>
          <w:lang w:val="en-GB"/>
        </w:rPr>
        <w:t xml:space="preserve"> user systems as all stakeholders gain a common understanding of how to use the data products</w:t>
      </w:r>
      <w:r w:rsidR="001050F0" w:rsidRPr="00927E98">
        <w:rPr>
          <w:lang w:val="en-GB"/>
        </w:rPr>
        <w:t>.</w:t>
      </w:r>
    </w:p>
    <w:p w14:paraId="499D3E00" w14:textId="77777777" w:rsidR="00D74BEF" w:rsidRPr="00927E98" w:rsidRDefault="00D74BEF" w:rsidP="00AC061C">
      <w:pPr>
        <w:pStyle w:val="Heading2"/>
        <w:keepLines w:val="0"/>
        <w:numPr>
          <w:ilvl w:val="2"/>
          <w:numId w:val="8"/>
        </w:numPr>
        <w:tabs>
          <w:tab w:val="left" w:pos="851"/>
        </w:tabs>
        <w:suppressAutoHyphens/>
        <w:spacing w:before="60" w:after="240" w:line="240" w:lineRule="auto"/>
        <w:jc w:val="both"/>
        <w:rPr>
          <w:rFonts w:ascii="Arial" w:eastAsia="MS Mincho" w:hAnsi="Arial" w:cs="Times New Roman"/>
          <w:b/>
          <w:bCs/>
          <w:color w:val="auto"/>
          <w:sz w:val="22"/>
          <w:szCs w:val="20"/>
          <w:lang w:val="en-GB" w:eastAsia="ja-JP"/>
        </w:rPr>
      </w:pPr>
      <w:bookmarkStart w:id="741" w:name="_Toc502540951"/>
      <w:bookmarkStart w:id="742" w:name="_Toc502558255"/>
      <w:r w:rsidRPr="00927E98">
        <w:rPr>
          <w:rFonts w:ascii="Arial" w:eastAsia="MS Mincho" w:hAnsi="Arial" w:cs="Times New Roman"/>
          <w:b/>
          <w:bCs/>
          <w:color w:val="auto"/>
          <w:sz w:val="22"/>
          <w:szCs w:val="20"/>
          <w:lang w:val="en-GB" w:eastAsia="ja-JP"/>
        </w:rPr>
        <w:t>Maintenance</w:t>
      </w:r>
      <w:bookmarkEnd w:id="741"/>
      <w:bookmarkEnd w:id="742"/>
      <w:r w:rsidRPr="00927E98">
        <w:rPr>
          <w:rFonts w:ascii="Arial" w:eastAsia="MS Mincho" w:hAnsi="Arial" w:cs="Times New Roman"/>
          <w:b/>
          <w:bCs/>
          <w:color w:val="auto"/>
          <w:sz w:val="22"/>
          <w:szCs w:val="20"/>
          <w:lang w:val="en-GB" w:eastAsia="ja-JP"/>
        </w:rPr>
        <w:t xml:space="preserve"> </w:t>
      </w:r>
    </w:p>
    <w:p w14:paraId="30606F80" w14:textId="54265FE1" w:rsidR="00D74BEF" w:rsidRPr="00927E98" w:rsidRDefault="00D74BEF" w:rsidP="00432DB6">
      <w:pPr>
        <w:spacing w:line="240" w:lineRule="auto"/>
        <w:jc w:val="both"/>
        <w:rPr>
          <w:lang w:val="en-GB"/>
        </w:rPr>
      </w:pPr>
      <w:r w:rsidRPr="00927E98">
        <w:rPr>
          <w:lang w:val="en-GB"/>
        </w:rPr>
        <w:t xml:space="preserve">Generally, it is expected that data created from an S-100 </w:t>
      </w:r>
      <w:ins w:id="743" w:author="Teh Stand" w:date="2018-11-22T12:04:00Z">
        <w:r w:rsidR="00432DB6">
          <w:rPr>
            <w:lang w:val="en-GB"/>
          </w:rPr>
          <w:t xml:space="preserve">based </w:t>
        </w:r>
      </w:ins>
      <w:r w:rsidRPr="00927E98">
        <w:rPr>
          <w:lang w:val="en-GB"/>
        </w:rPr>
        <w:t xml:space="preserve">Product Specification will not remain valid indefinitely. It is therefore necessary to specify how data created in accordance with a </w:t>
      </w:r>
      <w:del w:id="744" w:author="Teh Stand" w:date="2018-11-22T12:05:00Z">
        <w:r w:rsidRPr="00927E98" w:rsidDel="00432DB6">
          <w:rPr>
            <w:lang w:val="en-GB"/>
          </w:rPr>
          <w:delText xml:space="preserve">specification </w:delText>
        </w:r>
      </w:del>
      <w:ins w:id="745" w:author="Teh Stand" w:date="2018-11-22T12:05:00Z">
        <w:r w:rsidR="00432DB6">
          <w:rPr>
            <w:lang w:val="en-GB"/>
          </w:rPr>
          <w:t xml:space="preserve">Product </w:t>
        </w:r>
      </w:ins>
      <w:r w:rsidR="00432DB6">
        <w:rPr>
          <w:lang w:val="en-GB"/>
        </w:rPr>
        <w:t>S</w:t>
      </w:r>
      <w:r w:rsidR="00432DB6" w:rsidRPr="00927E98">
        <w:rPr>
          <w:lang w:val="en-GB"/>
        </w:rPr>
        <w:t xml:space="preserve">pecification </w:t>
      </w:r>
      <w:r w:rsidRPr="00927E98">
        <w:rPr>
          <w:lang w:val="en-GB"/>
        </w:rPr>
        <w:t>shall be maintained, including how datasets and support files are updated.</w:t>
      </w:r>
    </w:p>
    <w:p w14:paraId="7EA251BF" w14:textId="1AF86E65" w:rsidR="00D74BEF" w:rsidRPr="00927E98" w:rsidRDefault="00D74BEF">
      <w:pPr>
        <w:spacing w:after="60" w:line="240" w:lineRule="auto"/>
        <w:jc w:val="both"/>
        <w:rPr>
          <w:lang w:val="en-GB"/>
        </w:rPr>
        <w:pPrChange w:id="746" w:author="Teh Stand" w:date="2018-11-22T12:06:00Z">
          <w:pPr/>
        </w:pPrChange>
      </w:pPr>
      <w:r w:rsidRPr="00927E98">
        <w:rPr>
          <w:lang w:val="en-GB"/>
        </w:rPr>
        <w:t>Two main types of updating routines can be expected</w:t>
      </w:r>
      <w:ins w:id="747" w:author="Teh Stand" w:date="2018-11-22T12:06:00Z">
        <w:r w:rsidR="00432DB6">
          <w:rPr>
            <w:lang w:val="en-GB"/>
          </w:rPr>
          <w:t>:</w:t>
        </w:r>
      </w:ins>
      <w:del w:id="748" w:author="Teh Stand" w:date="2018-11-22T12:06:00Z">
        <w:r w:rsidRPr="00927E98" w:rsidDel="00432DB6">
          <w:rPr>
            <w:lang w:val="en-GB"/>
          </w:rPr>
          <w:delText>;</w:delText>
        </w:r>
      </w:del>
    </w:p>
    <w:p w14:paraId="3426FAD5" w14:textId="67C4466C" w:rsidR="00D74BEF" w:rsidRPr="00927E98" w:rsidRDefault="00D74BEF">
      <w:pPr>
        <w:pStyle w:val="ListParagraph"/>
        <w:numPr>
          <w:ilvl w:val="0"/>
          <w:numId w:val="7"/>
        </w:numPr>
        <w:spacing w:after="60" w:line="240" w:lineRule="auto"/>
        <w:contextualSpacing w:val="0"/>
        <w:jc w:val="both"/>
        <w:rPr>
          <w:lang w:val="en-GB"/>
        </w:rPr>
        <w:pPrChange w:id="749" w:author="Teh Stand" w:date="2018-11-22T12:06:00Z">
          <w:pPr>
            <w:pStyle w:val="ListParagraph"/>
            <w:numPr>
              <w:numId w:val="7"/>
            </w:numPr>
            <w:ind w:hanging="360"/>
          </w:pPr>
        </w:pPrChange>
      </w:pPr>
      <w:del w:id="750" w:author="Teh Stand" w:date="2018-11-22T12:06:00Z">
        <w:r w:rsidRPr="00927E98" w:rsidDel="00432DB6">
          <w:rPr>
            <w:lang w:val="en-GB"/>
          </w:rPr>
          <w:delText>as</w:delText>
        </w:r>
      </w:del>
      <w:ins w:id="751" w:author="Teh Stand" w:date="2018-11-22T12:06:00Z">
        <w:r w:rsidR="00432DB6" w:rsidRPr="00927E98">
          <w:rPr>
            <w:lang w:val="en-GB"/>
          </w:rPr>
          <w:t>As</w:t>
        </w:r>
      </w:ins>
      <w:r w:rsidRPr="00927E98">
        <w:rPr>
          <w:lang w:val="en-GB"/>
        </w:rPr>
        <w:t xml:space="preserve"> needed</w:t>
      </w:r>
      <w:ins w:id="752" w:author="Teh Stand" w:date="2018-11-22T12:06:00Z">
        <w:r w:rsidR="00432DB6">
          <w:rPr>
            <w:lang w:val="en-GB"/>
          </w:rPr>
          <w:t>:</w:t>
        </w:r>
      </w:ins>
      <w:del w:id="753" w:author="Teh Stand" w:date="2018-11-22T12:06:00Z">
        <w:r w:rsidRPr="00927E98" w:rsidDel="00432DB6">
          <w:rPr>
            <w:lang w:val="en-GB"/>
          </w:rPr>
          <w:delText>;</w:delText>
        </w:r>
      </w:del>
      <w:r w:rsidRPr="00927E98">
        <w:rPr>
          <w:lang w:val="en-GB"/>
        </w:rPr>
        <w:t xml:space="preserve"> </w:t>
      </w:r>
      <w:del w:id="754" w:author="Teh Stand" w:date="2018-11-22T12:08:00Z">
        <w:r w:rsidRPr="00927E98" w:rsidDel="00432DB6">
          <w:rPr>
            <w:lang w:val="en-GB"/>
          </w:rPr>
          <w:delText xml:space="preserve">this </w:delText>
        </w:r>
      </w:del>
      <w:ins w:id="755" w:author="Teh Stand" w:date="2018-11-22T12:08:00Z">
        <w:r w:rsidR="00432DB6">
          <w:rPr>
            <w:lang w:val="en-GB"/>
          </w:rPr>
          <w:t>T</w:t>
        </w:r>
        <w:r w:rsidR="00432DB6" w:rsidRPr="00927E98">
          <w:rPr>
            <w:lang w:val="en-GB"/>
          </w:rPr>
          <w:t xml:space="preserve">his </w:t>
        </w:r>
      </w:ins>
      <w:r w:rsidRPr="00927E98">
        <w:rPr>
          <w:lang w:val="en-GB"/>
        </w:rPr>
        <w:t xml:space="preserve">type of updating routine means that datasets are updated when there is a need to do so, and are to be considered the current information till there is </w:t>
      </w:r>
      <w:del w:id="756" w:author="Teh Stand" w:date="2018-11-22T12:07:00Z">
        <w:r w:rsidRPr="00927E98" w:rsidDel="00432DB6">
          <w:rPr>
            <w:lang w:val="en-GB"/>
          </w:rPr>
          <w:delText xml:space="preserve">an </w:delText>
        </w:r>
      </w:del>
      <w:ins w:id="757" w:author="Teh Stand" w:date="2018-11-22T12:07:00Z">
        <w:r w:rsidR="00432DB6" w:rsidRPr="00927E98">
          <w:rPr>
            <w:lang w:val="en-GB"/>
          </w:rPr>
          <w:t>a</w:t>
        </w:r>
        <w:r w:rsidR="00432DB6">
          <w:rPr>
            <w:lang w:val="en-GB"/>
          </w:rPr>
          <w:t xml:space="preserve"> further</w:t>
        </w:r>
        <w:r w:rsidR="00432DB6" w:rsidRPr="00927E98">
          <w:rPr>
            <w:lang w:val="en-GB"/>
          </w:rPr>
          <w:t xml:space="preserve"> </w:t>
        </w:r>
      </w:ins>
      <w:r w:rsidRPr="00927E98">
        <w:rPr>
          <w:lang w:val="en-GB"/>
        </w:rPr>
        <w:t xml:space="preserve">update. Electronic Navigational Charts and Nautical Publications are two types of data that </w:t>
      </w:r>
      <w:ins w:id="758" w:author="Teh Stand" w:date="2018-11-22T12:07:00Z">
        <w:r w:rsidR="00432DB6">
          <w:rPr>
            <w:lang w:val="en-GB"/>
          </w:rPr>
          <w:t xml:space="preserve">are </w:t>
        </w:r>
      </w:ins>
      <w:r w:rsidRPr="00927E98">
        <w:rPr>
          <w:lang w:val="en-GB"/>
        </w:rPr>
        <w:t xml:space="preserve">generally </w:t>
      </w:r>
      <w:del w:id="759" w:author="Teh Stand" w:date="2018-11-22T12:07:00Z">
        <w:r w:rsidRPr="00927E98" w:rsidDel="00432DB6">
          <w:rPr>
            <w:lang w:val="en-GB"/>
          </w:rPr>
          <w:delText xml:space="preserve">is </w:delText>
        </w:r>
      </w:del>
      <w:r w:rsidRPr="00927E98">
        <w:rPr>
          <w:lang w:val="en-GB"/>
        </w:rPr>
        <w:t>maintained in this manner.</w:t>
      </w:r>
    </w:p>
    <w:p w14:paraId="56718D54" w14:textId="2697A14F" w:rsidR="00D74BEF" w:rsidRPr="00927E98" w:rsidRDefault="00D74BEF" w:rsidP="00E65378">
      <w:pPr>
        <w:pStyle w:val="ListParagraph"/>
        <w:numPr>
          <w:ilvl w:val="0"/>
          <w:numId w:val="7"/>
        </w:numPr>
        <w:spacing w:line="240" w:lineRule="auto"/>
        <w:contextualSpacing w:val="0"/>
        <w:jc w:val="both"/>
        <w:rPr>
          <w:lang w:val="en-GB"/>
        </w:rPr>
      </w:pPr>
      <w:del w:id="760" w:author="Teh Stand" w:date="2018-11-22T12:08:00Z">
        <w:r w:rsidRPr="00927E98" w:rsidDel="00432DB6">
          <w:rPr>
            <w:lang w:val="en-GB"/>
          </w:rPr>
          <w:lastRenderedPageBreak/>
          <w:delText>by</w:delText>
        </w:r>
      </w:del>
      <w:ins w:id="761" w:author="Teh Stand" w:date="2018-11-22T12:08:00Z">
        <w:r w:rsidR="00432DB6" w:rsidRPr="00927E98">
          <w:rPr>
            <w:lang w:val="en-GB"/>
          </w:rPr>
          <w:t>By</w:t>
        </w:r>
      </w:ins>
      <w:r w:rsidRPr="00927E98">
        <w:rPr>
          <w:lang w:val="en-GB"/>
        </w:rPr>
        <w:t xml:space="preserve"> schedule</w:t>
      </w:r>
      <w:ins w:id="762" w:author="Teh Stand" w:date="2018-11-22T12:08:00Z">
        <w:r w:rsidR="00432DB6">
          <w:rPr>
            <w:lang w:val="en-GB"/>
          </w:rPr>
          <w:t>:</w:t>
        </w:r>
      </w:ins>
      <w:del w:id="763" w:author="Teh Stand" w:date="2018-11-22T12:08:00Z">
        <w:r w:rsidRPr="00927E98" w:rsidDel="00432DB6">
          <w:rPr>
            <w:lang w:val="en-GB"/>
          </w:rPr>
          <w:delText>;</w:delText>
        </w:r>
      </w:del>
      <w:r w:rsidRPr="00927E98">
        <w:rPr>
          <w:lang w:val="en-GB"/>
        </w:rPr>
        <w:t xml:space="preserve"> </w:t>
      </w:r>
      <w:del w:id="764" w:author="Teh Stand" w:date="2018-11-22T12:08:00Z">
        <w:r w:rsidRPr="00927E98" w:rsidDel="00432DB6">
          <w:rPr>
            <w:lang w:val="en-GB"/>
          </w:rPr>
          <w:delText xml:space="preserve">this </w:delText>
        </w:r>
      </w:del>
      <w:ins w:id="765" w:author="Teh Stand" w:date="2018-11-22T12:08:00Z">
        <w:r w:rsidR="00432DB6">
          <w:rPr>
            <w:lang w:val="en-GB"/>
          </w:rPr>
          <w:t>T</w:t>
        </w:r>
        <w:r w:rsidR="00432DB6" w:rsidRPr="00927E98">
          <w:rPr>
            <w:lang w:val="en-GB"/>
          </w:rPr>
          <w:t xml:space="preserve">his </w:t>
        </w:r>
      </w:ins>
      <w:r w:rsidRPr="00927E98">
        <w:rPr>
          <w:lang w:val="en-GB"/>
        </w:rPr>
        <w:t>type of updating routine means that datasets are updated on a fixed schedule</w:t>
      </w:r>
      <w:r w:rsidR="0075013F" w:rsidRPr="00927E98">
        <w:rPr>
          <w:lang w:val="en-GB"/>
        </w:rPr>
        <w:t xml:space="preserve"> or interval,</w:t>
      </w:r>
      <w:r w:rsidRPr="00927E98">
        <w:rPr>
          <w:lang w:val="en-GB"/>
        </w:rPr>
        <w:t xml:space="preserve"> and that users can always anticipate when new datasets become available. Surface current and water level information are two types of data that </w:t>
      </w:r>
      <w:ins w:id="766" w:author="Teh Stand" w:date="2018-11-22T12:08:00Z">
        <w:r w:rsidR="00432DB6">
          <w:rPr>
            <w:lang w:val="en-GB"/>
          </w:rPr>
          <w:t xml:space="preserve">are </w:t>
        </w:r>
      </w:ins>
      <w:r w:rsidRPr="00927E98">
        <w:rPr>
          <w:lang w:val="en-GB"/>
        </w:rPr>
        <w:t xml:space="preserve">generally </w:t>
      </w:r>
      <w:del w:id="767" w:author="Teh Stand" w:date="2018-11-22T12:09:00Z">
        <w:r w:rsidRPr="00927E98" w:rsidDel="00432DB6">
          <w:rPr>
            <w:lang w:val="en-GB"/>
          </w:rPr>
          <w:delText xml:space="preserve">is </w:delText>
        </w:r>
      </w:del>
      <w:r w:rsidRPr="00927E98">
        <w:rPr>
          <w:lang w:val="en-GB"/>
        </w:rPr>
        <w:t>maintained in this manner.</w:t>
      </w:r>
    </w:p>
    <w:p w14:paraId="5D47A216" w14:textId="63B84FCB" w:rsidR="00D74BEF" w:rsidRPr="00927E98" w:rsidDel="00432DB6" w:rsidRDefault="00D74BEF">
      <w:pPr>
        <w:pStyle w:val="ListParagraph"/>
        <w:spacing w:line="240" w:lineRule="auto"/>
        <w:ind w:left="360"/>
        <w:contextualSpacing w:val="0"/>
        <w:jc w:val="both"/>
        <w:rPr>
          <w:del w:id="768" w:author="Teh Stand" w:date="2018-11-22T12:08:00Z"/>
          <w:lang w:val="en-GB"/>
        </w:rPr>
        <w:pPrChange w:id="769" w:author="Teh Stand" w:date="2018-11-22T12:08:00Z">
          <w:pPr>
            <w:pStyle w:val="ListParagraph"/>
            <w:ind w:left="360"/>
          </w:pPr>
        </w:pPrChange>
      </w:pPr>
    </w:p>
    <w:p w14:paraId="20220647" w14:textId="1F27BB4E" w:rsidR="00D74BEF" w:rsidRPr="00927E98" w:rsidRDefault="00D74BEF" w:rsidP="00E65378">
      <w:pPr>
        <w:pStyle w:val="ListParagraph"/>
        <w:spacing w:line="240" w:lineRule="auto"/>
        <w:ind w:left="0"/>
        <w:contextualSpacing w:val="0"/>
        <w:jc w:val="both"/>
        <w:rPr>
          <w:lang w:val="en-GB"/>
        </w:rPr>
      </w:pPr>
      <w:r w:rsidRPr="00927E98">
        <w:rPr>
          <w:lang w:val="en-GB"/>
        </w:rPr>
        <w:t xml:space="preserve">Once </w:t>
      </w:r>
      <w:del w:id="770" w:author="Teh Stand" w:date="2018-11-22T12:10:00Z">
        <w:r w:rsidRPr="00927E98" w:rsidDel="00E65378">
          <w:rPr>
            <w:lang w:val="en-GB"/>
          </w:rPr>
          <w:delText xml:space="preserve">it has been established how </w:delText>
        </w:r>
      </w:del>
      <w:r w:rsidRPr="00927E98">
        <w:rPr>
          <w:lang w:val="en-GB"/>
        </w:rPr>
        <w:t xml:space="preserve">updating routines </w:t>
      </w:r>
      <w:del w:id="771" w:author="Teh Stand" w:date="2018-11-22T12:10:00Z">
        <w:r w:rsidRPr="00927E98" w:rsidDel="00E65378">
          <w:rPr>
            <w:lang w:val="en-GB"/>
          </w:rPr>
          <w:delText>is to be done</w:delText>
        </w:r>
      </w:del>
      <w:ins w:id="772" w:author="Teh Stand" w:date="2018-11-22T12:10:00Z">
        <w:r w:rsidR="00E65378">
          <w:rPr>
            <w:lang w:val="en-GB"/>
          </w:rPr>
          <w:t>have been established</w:t>
        </w:r>
      </w:ins>
      <w:r w:rsidRPr="00927E98">
        <w:rPr>
          <w:lang w:val="en-GB"/>
        </w:rPr>
        <w:t xml:space="preserve"> for products created from a </w:t>
      </w:r>
      <w:r w:rsidR="00E65378">
        <w:rPr>
          <w:lang w:val="en-GB"/>
        </w:rPr>
        <w:t>P</w:t>
      </w:r>
      <w:r w:rsidR="00E65378" w:rsidRPr="00927E98">
        <w:rPr>
          <w:lang w:val="en-GB"/>
        </w:rPr>
        <w:t xml:space="preserve">roduct </w:t>
      </w:r>
      <w:r w:rsidR="00E65378">
        <w:rPr>
          <w:lang w:val="en-GB"/>
        </w:rPr>
        <w:t>S</w:t>
      </w:r>
      <w:r w:rsidR="00E65378" w:rsidRPr="00927E98">
        <w:rPr>
          <w:lang w:val="en-GB"/>
        </w:rPr>
        <w:t>pecification</w:t>
      </w:r>
      <w:r w:rsidRPr="00927E98">
        <w:rPr>
          <w:lang w:val="en-GB"/>
        </w:rPr>
        <w:t xml:space="preserve">, it is necessary to establish the means by which to achieve this. </w:t>
      </w:r>
      <w:del w:id="773" w:author="Teh Stand" w:date="2018-11-22T12:10:00Z">
        <w:r w:rsidRPr="00927E98" w:rsidDel="00E65378">
          <w:rPr>
            <w:lang w:val="en-GB"/>
          </w:rPr>
          <w:delText>Also, here</w:delText>
        </w:r>
      </w:del>
      <w:ins w:id="774" w:author="Teh Stand" w:date="2018-11-22T12:10:00Z">
        <w:r w:rsidR="00E65378">
          <w:rPr>
            <w:lang w:val="en-GB"/>
          </w:rPr>
          <w:t>Again,</w:t>
        </w:r>
      </w:ins>
      <w:r w:rsidRPr="00927E98">
        <w:rPr>
          <w:lang w:val="en-GB"/>
        </w:rPr>
        <w:t xml:space="preserve"> there are mainly two options</w:t>
      </w:r>
      <w:ins w:id="775" w:author="Teh Stand" w:date="2018-11-22T12:10:00Z">
        <w:r w:rsidR="00E65378">
          <w:rPr>
            <w:lang w:val="en-GB"/>
          </w:rPr>
          <w:t>:</w:t>
        </w:r>
      </w:ins>
      <w:del w:id="776" w:author="Teh Stand" w:date="2018-11-22T12:10:00Z">
        <w:r w:rsidR="005F5D84" w:rsidRPr="00927E98" w:rsidDel="00E65378">
          <w:rPr>
            <w:lang w:val="en-GB"/>
          </w:rPr>
          <w:delText>;</w:delText>
        </w:r>
      </w:del>
      <w:r w:rsidR="005F5D84" w:rsidRPr="00927E98">
        <w:rPr>
          <w:lang w:val="en-GB"/>
        </w:rPr>
        <w:t xml:space="preserve"> incremental updates</w:t>
      </w:r>
      <w:ins w:id="777" w:author="Teh Stand" w:date="2018-11-22T12:11:00Z">
        <w:r w:rsidR="00E65378">
          <w:rPr>
            <w:lang w:val="en-GB"/>
          </w:rPr>
          <w:t>;</w:t>
        </w:r>
      </w:ins>
      <w:r w:rsidR="005F5D84" w:rsidRPr="00927E98">
        <w:rPr>
          <w:lang w:val="en-GB"/>
        </w:rPr>
        <w:t xml:space="preserve"> and whole dataset replacement</w:t>
      </w:r>
      <w:r w:rsidR="00240D68" w:rsidRPr="00927E98">
        <w:rPr>
          <w:lang w:val="en-GB"/>
        </w:rPr>
        <w:t xml:space="preserve">, both of which are elaborated </w:t>
      </w:r>
      <w:r w:rsidR="0075013F" w:rsidRPr="00927E98">
        <w:rPr>
          <w:lang w:val="en-GB"/>
        </w:rPr>
        <w:t xml:space="preserve">in the next two </w:t>
      </w:r>
      <w:del w:id="778" w:author="Teh Stand" w:date="2018-11-22T12:11:00Z">
        <w:r w:rsidR="0075013F" w:rsidRPr="00927E98" w:rsidDel="00E65378">
          <w:rPr>
            <w:lang w:val="en-GB"/>
          </w:rPr>
          <w:delText>chapters</w:delText>
        </w:r>
      </w:del>
      <w:ins w:id="779" w:author="Teh Stand" w:date="2018-11-22T12:11:00Z">
        <w:r w:rsidR="00E65378">
          <w:rPr>
            <w:lang w:val="en-GB"/>
          </w:rPr>
          <w:t>sections</w:t>
        </w:r>
      </w:ins>
      <w:r w:rsidRPr="00927E98">
        <w:rPr>
          <w:lang w:val="en-GB"/>
        </w:rPr>
        <w:t>.</w:t>
      </w:r>
    </w:p>
    <w:p w14:paraId="65558BF9" w14:textId="5E13C453" w:rsidR="00240D68" w:rsidRPr="00927E98" w:rsidRDefault="00240D68" w:rsidP="00E65378">
      <w:pPr>
        <w:spacing w:line="240" w:lineRule="auto"/>
        <w:jc w:val="both"/>
        <w:rPr>
          <w:lang w:val="en-GB"/>
        </w:rPr>
      </w:pPr>
      <w:r w:rsidRPr="00927E98">
        <w:rPr>
          <w:lang w:val="en-GB"/>
        </w:rPr>
        <w:t>It should be noted that these two types of updating are not mutually exclusive</w:t>
      </w:r>
      <w:del w:id="780" w:author="Teh Stand" w:date="2018-11-22T12:12:00Z">
        <w:r w:rsidRPr="00927E98" w:rsidDel="00E65378">
          <w:rPr>
            <w:lang w:val="en-GB"/>
          </w:rPr>
          <w:delText xml:space="preserve">, </w:delText>
        </w:r>
      </w:del>
      <w:ins w:id="781" w:author="Teh Stand" w:date="2018-11-22T12:12:00Z">
        <w:r w:rsidR="00E65378">
          <w:rPr>
            <w:lang w:val="en-GB"/>
          </w:rPr>
          <w:t>;</w:t>
        </w:r>
        <w:r w:rsidR="00E65378" w:rsidRPr="00927E98">
          <w:rPr>
            <w:lang w:val="en-GB"/>
          </w:rPr>
          <w:t xml:space="preserve"> </w:t>
        </w:r>
      </w:ins>
      <w:r w:rsidRPr="00927E98">
        <w:rPr>
          <w:lang w:val="en-GB"/>
        </w:rPr>
        <w:t xml:space="preserve">and that combinations of the two can be utilized depending on the foreseen needs of the particular </w:t>
      </w:r>
      <w:r w:rsidR="00E65378">
        <w:rPr>
          <w:lang w:val="en-GB"/>
        </w:rPr>
        <w:t>P</w:t>
      </w:r>
      <w:r w:rsidR="00E65378" w:rsidRPr="00927E98">
        <w:rPr>
          <w:lang w:val="en-GB"/>
        </w:rPr>
        <w:t xml:space="preserve">roduct </w:t>
      </w:r>
      <w:r w:rsidR="00E65378">
        <w:rPr>
          <w:lang w:val="en-GB"/>
        </w:rPr>
        <w:t>S</w:t>
      </w:r>
      <w:r w:rsidR="00E65378" w:rsidRPr="00927E98">
        <w:rPr>
          <w:lang w:val="en-GB"/>
        </w:rPr>
        <w:t>pecification</w:t>
      </w:r>
      <w:r w:rsidRPr="00927E98">
        <w:rPr>
          <w:lang w:val="en-GB"/>
        </w:rPr>
        <w:t>. However, it is important to specify exactly how the updating methodology will work, to enable machine processing of new data.</w:t>
      </w:r>
    </w:p>
    <w:p w14:paraId="1DE7B044" w14:textId="65C4A731" w:rsidR="00240D68" w:rsidRPr="00927E98" w:rsidRDefault="00240D68" w:rsidP="00E65378">
      <w:pPr>
        <w:spacing w:line="240" w:lineRule="auto"/>
        <w:jc w:val="both"/>
        <w:rPr>
          <w:lang w:val="en-GB"/>
        </w:rPr>
      </w:pPr>
      <w:r w:rsidRPr="00927E98">
        <w:rPr>
          <w:lang w:val="en-GB"/>
        </w:rPr>
        <w:t xml:space="preserve">Data Sources or events that may impact dataset maintenance </w:t>
      </w:r>
      <w:r w:rsidR="004716E5" w:rsidRPr="00927E98">
        <w:rPr>
          <w:lang w:val="en-GB"/>
        </w:rPr>
        <w:t xml:space="preserve">are </w:t>
      </w:r>
      <w:r w:rsidRPr="00927E98">
        <w:rPr>
          <w:lang w:val="en-GB"/>
        </w:rPr>
        <w:t xml:space="preserve">useful to elaborate in a </w:t>
      </w:r>
      <w:r w:rsidR="00E65378">
        <w:rPr>
          <w:lang w:val="en-GB"/>
        </w:rPr>
        <w:t>P</w:t>
      </w:r>
      <w:r w:rsidR="00E65378" w:rsidRPr="00927E98">
        <w:rPr>
          <w:lang w:val="en-GB"/>
        </w:rPr>
        <w:t xml:space="preserve">roduct </w:t>
      </w:r>
      <w:r w:rsidR="00E65378">
        <w:rPr>
          <w:lang w:val="en-GB"/>
        </w:rPr>
        <w:t>S</w:t>
      </w:r>
      <w:r w:rsidR="00E65378" w:rsidRPr="00927E98">
        <w:rPr>
          <w:lang w:val="en-GB"/>
        </w:rPr>
        <w:t xml:space="preserve">pecification </w:t>
      </w:r>
      <w:r w:rsidRPr="00927E98">
        <w:rPr>
          <w:lang w:val="en-GB"/>
        </w:rPr>
        <w:t>so that both producers and users can better understand what may cause new data to be issued.</w:t>
      </w:r>
    </w:p>
    <w:p w14:paraId="33CD58E8" w14:textId="778EC022" w:rsidR="005F5D84" w:rsidRPr="00927E98" w:rsidRDefault="00D74BEF" w:rsidP="00E65378">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782" w:name="_Toc502540952"/>
      <w:bookmarkStart w:id="783" w:name="_Toc502558256"/>
      <w:r w:rsidRPr="00927E98">
        <w:rPr>
          <w:rFonts w:ascii="Arial" w:eastAsia="MS Mincho" w:hAnsi="Arial" w:cs="Times New Roman"/>
          <w:b/>
          <w:bCs/>
          <w:color w:val="auto"/>
          <w:sz w:val="22"/>
          <w:szCs w:val="20"/>
          <w:lang w:val="en-GB" w:eastAsia="ja-JP"/>
        </w:rPr>
        <w:t>Incremental update</w:t>
      </w:r>
      <w:bookmarkEnd w:id="782"/>
      <w:bookmarkEnd w:id="783"/>
    </w:p>
    <w:p w14:paraId="74F184FC" w14:textId="652759A6" w:rsidR="00BB4040" w:rsidRPr="00927E98" w:rsidRDefault="005F5D84" w:rsidP="00E65378">
      <w:pPr>
        <w:pStyle w:val="ListParagraph"/>
        <w:spacing w:line="240" w:lineRule="auto"/>
        <w:ind w:left="0"/>
        <w:contextualSpacing w:val="0"/>
        <w:jc w:val="both"/>
        <w:rPr>
          <w:lang w:val="en-GB"/>
        </w:rPr>
      </w:pPr>
      <w:r w:rsidRPr="00927E98">
        <w:rPr>
          <w:lang w:val="en-GB"/>
        </w:rPr>
        <w:t>T</w:t>
      </w:r>
      <w:r w:rsidR="00D74BEF" w:rsidRPr="00927E98">
        <w:rPr>
          <w:lang w:val="en-GB"/>
        </w:rPr>
        <w:t xml:space="preserve">his type of updating is a method of updating a previously issued dataset by amending only a part of the dataset. This method can be very useful where bandwidth </w:t>
      </w:r>
      <w:r w:rsidR="004716E5" w:rsidRPr="00927E98">
        <w:rPr>
          <w:lang w:val="en-GB"/>
        </w:rPr>
        <w:t>requires consideration</w:t>
      </w:r>
      <w:r w:rsidR="00D74BEF" w:rsidRPr="00927E98">
        <w:rPr>
          <w:lang w:val="en-GB"/>
        </w:rPr>
        <w:t xml:space="preserve"> and the changes are relatively minor within the </w:t>
      </w:r>
      <w:r w:rsidRPr="00927E98">
        <w:rPr>
          <w:lang w:val="en-GB"/>
        </w:rPr>
        <w:t>scope of the whole</w:t>
      </w:r>
      <w:r w:rsidR="00D74BEF" w:rsidRPr="00927E98">
        <w:rPr>
          <w:lang w:val="en-GB"/>
        </w:rPr>
        <w:t xml:space="preserve"> dataset. </w:t>
      </w:r>
    </w:p>
    <w:p w14:paraId="209B7E31" w14:textId="774D9115" w:rsidR="00BB4040" w:rsidRPr="00927E98" w:rsidDel="00E65378" w:rsidRDefault="00BB4040" w:rsidP="00E65378">
      <w:pPr>
        <w:pStyle w:val="ListParagraph"/>
        <w:spacing w:line="240" w:lineRule="auto"/>
        <w:ind w:left="0"/>
        <w:contextualSpacing w:val="0"/>
        <w:jc w:val="both"/>
        <w:rPr>
          <w:del w:id="784" w:author="Teh Stand" w:date="2018-11-22T12:13:00Z"/>
          <w:lang w:val="en-GB"/>
        </w:rPr>
      </w:pPr>
    </w:p>
    <w:p w14:paraId="6BB89B71" w14:textId="18D3923A" w:rsidR="005F5D84" w:rsidRPr="00927E98" w:rsidRDefault="00D74BEF" w:rsidP="00E65378">
      <w:pPr>
        <w:pStyle w:val="ListParagraph"/>
        <w:spacing w:line="240" w:lineRule="auto"/>
        <w:ind w:left="0"/>
        <w:contextualSpacing w:val="0"/>
        <w:jc w:val="both"/>
        <w:rPr>
          <w:lang w:val="en-GB"/>
        </w:rPr>
      </w:pPr>
      <w:r w:rsidRPr="00927E98">
        <w:rPr>
          <w:lang w:val="en-GB"/>
        </w:rPr>
        <w:t>An example can be the addition of two objects to a dataset which contain thousands of other objects</w:t>
      </w:r>
      <w:r w:rsidR="00BB4040" w:rsidRPr="00927E98">
        <w:rPr>
          <w:lang w:val="en-GB"/>
        </w:rPr>
        <w:t>;</w:t>
      </w:r>
      <w:r w:rsidRPr="00927E98">
        <w:rPr>
          <w:lang w:val="en-GB"/>
        </w:rPr>
        <w:t xml:space="preserve"> </w:t>
      </w:r>
      <w:r w:rsidR="00BB4040" w:rsidRPr="00927E98">
        <w:rPr>
          <w:lang w:val="en-GB"/>
        </w:rPr>
        <w:t xml:space="preserve">the </w:t>
      </w:r>
      <w:r w:rsidRPr="00927E98">
        <w:rPr>
          <w:lang w:val="en-GB"/>
        </w:rPr>
        <w:t>incremental update would then be</w:t>
      </w:r>
      <w:r w:rsidR="005F5D84" w:rsidRPr="00927E98">
        <w:rPr>
          <w:lang w:val="en-GB"/>
        </w:rPr>
        <w:t xml:space="preserve"> a</w:t>
      </w:r>
      <w:r w:rsidRPr="00927E98">
        <w:rPr>
          <w:lang w:val="en-GB"/>
        </w:rPr>
        <w:t xml:space="preserve"> much smaller dataset that contains only the revision instructions to the main</w:t>
      </w:r>
      <w:r w:rsidR="004716E5" w:rsidRPr="00927E98">
        <w:rPr>
          <w:lang w:val="en-GB"/>
        </w:rPr>
        <w:t xml:space="preserve"> product data</w:t>
      </w:r>
      <w:r w:rsidRPr="00927E98">
        <w:rPr>
          <w:lang w:val="en-GB"/>
        </w:rPr>
        <w:t>, or base dataset. Once the revision instructions are applied, the updated dataset would include the additional two objects. It may be required to retain both the base dataset and the incremental update within the user system for traceability purposes</w:t>
      </w:r>
      <w:ins w:id="785" w:author="Teh Stand" w:date="2018-11-22T12:15:00Z">
        <w:r w:rsidR="00B937CE">
          <w:rPr>
            <w:lang w:val="en-GB"/>
          </w:rPr>
          <w:t>;</w:t>
        </w:r>
      </w:ins>
      <w:del w:id="786" w:author="Teh Stand" w:date="2018-11-22T12:15:00Z">
        <w:r w:rsidR="005F5D84" w:rsidRPr="00927E98" w:rsidDel="00B937CE">
          <w:rPr>
            <w:lang w:val="en-GB"/>
          </w:rPr>
          <w:delText>,</w:delText>
        </w:r>
      </w:del>
      <w:r w:rsidR="005F5D84" w:rsidRPr="00927E98">
        <w:rPr>
          <w:lang w:val="en-GB"/>
        </w:rPr>
        <w:t xml:space="preserve"> and where this is the case, the specification should be written in a manner to explicitly state this for implementers</w:t>
      </w:r>
      <w:r w:rsidRPr="00927E98">
        <w:rPr>
          <w:lang w:val="en-GB"/>
        </w:rPr>
        <w:t>.</w:t>
      </w:r>
    </w:p>
    <w:p w14:paraId="2D07CEBC" w14:textId="75C3C98A" w:rsidR="005F5D84" w:rsidRPr="00927E98" w:rsidDel="00E65378" w:rsidRDefault="005F5D84" w:rsidP="00E65378">
      <w:pPr>
        <w:pStyle w:val="ListParagraph"/>
        <w:spacing w:line="240" w:lineRule="auto"/>
        <w:ind w:left="0"/>
        <w:contextualSpacing w:val="0"/>
        <w:jc w:val="both"/>
        <w:rPr>
          <w:del w:id="787" w:author="Teh Stand" w:date="2018-11-22T12:13:00Z"/>
          <w:lang w:val="en-GB"/>
        </w:rPr>
      </w:pPr>
    </w:p>
    <w:p w14:paraId="3EF93EB6" w14:textId="68ACFD6F" w:rsidR="00D74BEF" w:rsidRPr="00927E98" w:rsidRDefault="00D74BEF" w:rsidP="00E65378">
      <w:pPr>
        <w:pStyle w:val="ListParagraph"/>
        <w:spacing w:line="240" w:lineRule="auto"/>
        <w:ind w:left="0"/>
        <w:contextualSpacing w:val="0"/>
        <w:jc w:val="both"/>
        <w:rPr>
          <w:lang w:val="en-GB"/>
        </w:rPr>
      </w:pPr>
      <w:r w:rsidRPr="00927E98">
        <w:rPr>
          <w:lang w:val="en-GB"/>
        </w:rPr>
        <w:t xml:space="preserve">It should be noted that with incremental updates there may come a point when there are so many changes that it makes sense to re-issue the dataset in a manner that includes </w:t>
      </w:r>
      <w:ins w:id="788" w:author="Teh Stand" w:date="2018-11-22T12:17:00Z">
        <w:r w:rsidR="00B937CE">
          <w:rPr>
            <w:lang w:val="en-GB"/>
          </w:rPr>
          <w:t xml:space="preserve">all </w:t>
        </w:r>
      </w:ins>
      <w:r w:rsidRPr="00927E98">
        <w:rPr>
          <w:lang w:val="en-GB"/>
        </w:rPr>
        <w:t xml:space="preserve">the changes </w:t>
      </w:r>
      <w:del w:id="789" w:author="Teh Stand" w:date="2018-11-22T12:17:00Z">
        <w:r w:rsidRPr="00927E98" w:rsidDel="00B937CE">
          <w:rPr>
            <w:lang w:val="en-GB"/>
          </w:rPr>
          <w:delText xml:space="preserve">received </w:delText>
        </w:r>
      </w:del>
      <w:ins w:id="790" w:author="Teh Stand" w:date="2018-11-22T12:17:00Z">
        <w:r w:rsidR="00B937CE">
          <w:rPr>
            <w:lang w:val="en-GB"/>
          </w:rPr>
          <w:t>applied</w:t>
        </w:r>
      </w:ins>
      <w:ins w:id="791" w:author="Teh Stand" w:date="2018-11-22T12:18:00Z">
        <w:r w:rsidR="00B937CE">
          <w:rPr>
            <w:lang w:val="en-GB"/>
          </w:rPr>
          <w:t xml:space="preserve"> previously</w:t>
        </w:r>
      </w:ins>
      <w:ins w:id="792" w:author="Teh Stand" w:date="2018-11-22T12:17:00Z">
        <w:r w:rsidR="00B937CE" w:rsidRPr="00927E98">
          <w:rPr>
            <w:lang w:val="en-GB"/>
          </w:rPr>
          <w:t xml:space="preserve"> </w:t>
        </w:r>
      </w:ins>
      <w:r w:rsidRPr="00927E98">
        <w:rPr>
          <w:lang w:val="en-GB"/>
        </w:rPr>
        <w:t>via incremental update</w:t>
      </w:r>
      <w:ins w:id="793" w:author="Teh Stand" w:date="2018-11-22T12:17:00Z">
        <w:r w:rsidR="00B937CE">
          <w:rPr>
            <w:lang w:val="en-GB"/>
          </w:rPr>
          <w:t>;</w:t>
        </w:r>
      </w:ins>
      <w:del w:id="794" w:author="Teh Stand" w:date="2018-11-22T12:17:00Z">
        <w:r w:rsidRPr="00927E98" w:rsidDel="00B937CE">
          <w:rPr>
            <w:lang w:val="en-GB"/>
          </w:rPr>
          <w:delText>,</w:delText>
        </w:r>
      </w:del>
      <w:r w:rsidRPr="00927E98">
        <w:rPr>
          <w:lang w:val="en-GB"/>
        </w:rPr>
        <w:t xml:space="preserve"> </w:t>
      </w:r>
      <w:del w:id="795" w:author="Teh Stand" w:date="2018-11-22T12:17:00Z">
        <w:r w:rsidRPr="00927E98" w:rsidDel="00B937CE">
          <w:rPr>
            <w:lang w:val="en-GB"/>
          </w:rPr>
          <w:delText xml:space="preserve">and </w:delText>
        </w:r>
      </w:del>
      <w:r w:rsidRPr="00927E98">
        <w:rPr>
          <w:lang w:val="en-GB"/>
        </w:rPr>
        <w:t>thereby replacing the original base dataset with a new fully updated base dataset</w:t>
      </w:r>
      <w:ins w:id="796" w:author="Teh Stand" w:date="2018-11-22T12:17:00Z">
        <w:r w:rsidR="00B937CE">
          <w:rPr>
            <w:lang w:val="en-GB"/>
          </w:rPr>
          <w:t>;</w:t>
        </w:r>
      </w:ins>
      <w:del w:id="797" w:author="Teh Stand" w:date="2018-11-22T12:17:00Z">
        <w:r w:rsidRPr="00927E98" w:rsidDel="00B937CE">
          <w:rPr>
            <w:lang w:val="en-GB"/>
          </w:rPr>
          <w:delText>,</w:delText>
        </w:r>
      </w:del>
      <w:r w:rsidRPr="00927E98">
        <w:rPr>
          <w:lang w:val="en-GB"/>
        </w:rPr>
        <w:t xml:space="preserve"> and from there issue any changes as new incremental changes. In S-100 </w:t>
      </w:r>
      <w:r w:rsidR="0080023B" w:rsidRPr="00927E98">
        <w:rPr>
          <w:lang w:val="en-GB"/>
        </w:rPr>
        <w:t>Edition 4</w:t>
      </w:r>
      <w:r w:rsidRPr="00927E98">
        <w:rPr>
          <w:lang w:val="en-GB"/>
        </w:rPr>
        <w:t>, ISO 8211</w:t>
      </w:r>
      <w:r w:rsidR="0080023B" w:rsidRPr="00927E98">
        <w:rPr>
          <w:lang w:val="en-GB"/>
        </w:rPr>
        <w:t xml:space="preserve"> and HDF5</w:t>
      </w:r>
      <w:r w:rsidRPr="00927E98">
        <w:rPr>
          <w:lang w:val="en-GB"/>
        </w:rPr>
        <w:t xml:space="preserve"> encoding</w:t>
      </w:r>
      <w:r w:rsidR="0080023B" w:rsidRPr="00927E98">
        <w:rPr>
          <w:lang w:val="en-GB"/>
        </w:rPr>
        <w:t>s</w:t>
      </w:r>
      <w:r w:rsidRPr="00927E98">
        <w:rPr>
          <w:lang w:val="en-GB"/>
        </w:rPr>
        <w:t xml:space="preserve"> support</w:t>
      </w:r>
      <w:del w:id="798" w:author="Teh Stand" w:date="2018-11-22T12:19:00Z">
        <w:r w:rsidRPr="00927E98" w:rsidDel="00B937CE">
          <w:rPr>
            <w:lang w:val="en-GB"/>
          </w:rPr>
          <w:delText>s</w:delText>
        </w:r>
      </w:del>
      <w:r w:rsidRPr="00927E98">
        <w:rPr>
          <w:lang w:val="en-GB"/>
        </w:rPr>
        <w:t xml:space="preserve"> this type of updating. </w:t>
      </w:r>
      <w:r w:rsidR="0080023B" w:rsidRPr="00927E98">
        <w:rPr>
          <w:lang w:val="en-GB"/>
        </w:rPr>
        <w:t>GML encoding does not yet support this type of encoding.</w:t>
      </w:r>
    </w:p>
    <w:p w14:paraId="7AE79432" w14:textId="73179729" w:rsidR="00D74BEF" w:rsidRPr="00927E98" w:rsidDel="00E65378" w:rsidRDefault="00D74BEF">
      <w:pPr>
        <w:pStyle w:val="ListParagraph"/>
        <w:spacing w:line="240" w:lineRule="auto"/>
        <w:ind w:left="0"/>
        <w:contextualSpacing w:val="0"/>
        <w:jc w:val="both"/>
        <w:rPr>
          <w:del w:id="799" w:author="Teh Stand" w:date="2018-11-22T12:13:00Z"/>
          <w:lang w:val="en-GB"/>
        </w:rPr>
        <w:pPrChange w:id="800" w:author="Teh Stand" w:date="2018-11-22T12:19:00Z">
          <w:pPr>
            <w:pStyle w:val="ListParagraph"/>
            <w:ind w:left="0"/>
          </w:pPr>
        </w:pPrChange>
      </w:pPr>
    </w:p>
    <w:p w14:paraId="67CC25BB" w14:textId="77777777" w:rsidR="005F5D84" w:rsidRPr="00927E98" w:rsidRDefault="00D74BEF" w:rsidP="00B06468">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801" w:name="_Toc502540953"/>
      <w:bookmarkStart w:id="802" w:name="_Toc502558257"/>
      <w:r w:rsidRPr="00927E98">
        <w:rPr>
          <w:rFonts w:ascii="Arial" w:eastAsia="MS Mincho" w:hAnsi="Arial" w:cs="Times New Roman"/>
          <w:b/>
          <w:bCs/>
          <w:color w:val="auto"/>
          <w:sz w:val="22"/>
          <w:szCs w:val="20"/>
          <w:lang w:val="en-GB" w:eastAsia="ja-JP"/>
        </w:rPr>
        <w:t>Whole dataset update</w:t>
      </w:r>
      <w:bookmarkEnd w:id="801"/>
      <w:bookmarkEnd w:id="802"/>
    </w:p>
    <w:p w14:paraId="212D3854" w14:textId="46276488" w:rsidR="00D74BEF" w:rsidRPr="00927E98" w:rsidRDefault="005F5D84" w:rsidP="00B06468">
      <w:pPr>
        <w:pStyle w:val="ListParagraph"/>
        <w:spacing w:line="240" w:lineRule="auto"/>
        <w:ind w:left="0"/>
        <w:contextualSpacing w:val="0"/>
        <w:jc w:val="both"/>
        <w:rPr>
          <w:lang w:val="en-GB"/>
        </w:rPr>
      </w:pPr>
      <w:r w:rsidRPr="00927E98">
        <w:rPr>
          <w:lang w:val="en-GB"/>
        </w:rPr>
        <w:t>T</w:t>
      </w:r>
      <w:r w:rsidR="00D74BEF" w:rsidRPr="00927E98">
        <w:rPr>
          <w:lang w:val="en-GB"/>
        </w:rPr>
        <w:t xml:space="preserve">his type of updating is a method of updating a previously issued dataset by replacing it wholesale with a new dataset. This method makes most sense when the replacement data alters all or a sufficiently large portion of the previous dataset. For example, when </w:t>
      </w:r>
      <w:del w:id="803" w:author="Teh Stand" w:date="2018-11-22T12:21:00Z">
        <w:r w:rsidR="00D74BEF" w:rsidRPr="00927E98" w:rsidDel="00B06468">
          <w:rPr>
            <w:lang w:val="en-GB"/>
          </w:rPr>
          <w:delText xml:space="preserve">a </w:delText>
        </w:r>
      </w:del>
      <w:r w:rsidR="00D74BEF" w:rsidRPr="00927E98">
        <w:rPr>
          <w:lang w:val="en-GB"/>
        </w:rPr>
        <w:t>forecasted data of a certain natural phenomenon is replaced with updated forecast data and the update data invalidates by being more current. All encodings in S-100 support this method of updating.</w:t>
      </w:r>
    </w:p>
    <w:p w14:paraId="3C0B001A" w14:textId="6747194D" w:rsidR="005F5D84" w:rsidRPr="00927E98" w:rsidRDefault="005F5D84" w:rsidP="00B06468">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804" w:name="_Toc502540954"/>
      <w:bookmarkStart w:id="805" w:name="_Toc502558258"/>
      <w:r w:rsidRPr="00927E98">
        <w:rPr>
          <w:rFonts w:ascii="Arial" w:eastAsia="MS Mincho" w:hAnsi="Arial" w:cs="Times New Roman"/>
          <w:b/>
          <w:bCs/>
          <w:color w:val="auto"/>
          <w:sz w:val="22"/>
          <w:szCs w:val="20"/>
          <w:lang w:val="en-GB" w:eastAsia="ja-JP"/>
        </w:rPr>
        <w:t>Support file maintenance</w:t>
      </w:r>
      <w:bookmarkEnd w:id="804"/>
      <w:bookmarkEnd w:id="805"/>
    </w:p>
    <w:p w14:paraId="005F03CB" w14:textId="5B775E83" w:rsidR="00FD19DF" w:rsidRPr="00A5518E" w:rsidRDefault="004627FD" w:rsidP="00AD37A6">
      <w:pPr>
        <w:spacing w:line="240" w:lineRule="auto"/>
        <w:jc w:val="both"/>
        <w:rPr>
          <w:rFonts w:cs="Arial"/>
          <w:lang w:val="en-GB"/>
        </w:rPr>
      </w:pPr>
      <w:r w:rsidRPr="00927E98">
        <w:rPr>
          <w:lang w:val="en-GB" w:eastAsia="ja-JP"/>
        </w:rPr>
        <w:t xml:space="preserve">Updating support </w:t>
      </w:r>
      <w:r w:rsidR="005F5D84" w:rsidRPr="00927E98">
        <w:rPr>
          <w:lang w:val="en-GB" w:eastAsia="ja-JP"/>
        </w:rPr>
        <w:t xml:space="preserve">files </w:t>
      </w:r>
      <w:r w:rsidR="003A3D85" w:rsidRPr="00927E98">
        <w:rPr>
          <w:lang w:val="en-GB" w:eastAsia="ja-JP"/>
        </w:rPr>
        <w:t xml:space="preserve">in S-100 based product specifications can be done through the metadata that goes with the support files. </w:t>
      </w:r>
      <w:r w:rsidR="003A3D85" w:rsidRPr="00A5518E">
        <w:rPr>
          <w:rFonts w:cs="Arial"/>
          <w:lang w:val="en-GB"/>
        </w:rPr>
        <w:t xml:space="preserve">This is done by including issue date and management information in the discovery </w:t>
      </w:r>
      <w:r w:rsidR="003A3D85" w:rsidRPr="00A5518E">
        <w:rPr>
          <w:rFonts w:cs="Arial"/>
          <w:lang w:val="en-GB"/>
        </w:rPr>
        <w:lastRenderedPageBreak/>
        <w:t xml:space="preserve">metadata file that </w:t>
      </w:r>
      <w:del w:id="806" w:author="Teh Stand" w:date="2018-11-22T12:28:00Z">
        <w:r w:rsidR="003A3D85" w:rsidRPr="00A5518E" w:rsidDel="00485DDF">
          <w:rPr>
            <w:rFonts w:cs="Arial"/>
            <w:lang w:val="en-GB"/>
          </w:rPr>
          <w:delText xml:space="preserve">follows </w:delText>
        </w:r>
      </w:del>
      <w:ins w:id="807" w:author="Teh Stand" w:date="2018-11-22T12:28:00Z">
        <w:r w:rsidR="00485DDF">
          <w:rPr>
            <w:rFonts w:cs="Arial"/>
            <w:lang w:val="en-GB"/>
          </w:rPr>
          <w:t>is incorporated in</w:t>
        </w:r>
        <w:r w:rsidR="00485DDF" w:rsidRPr="00A5518E">
          <w:rPr>
            <w:rFonts w:cs="Arial"/>
            <w:lang w:val="en-GB"/>
          </w:rPr>
          <w:t xml:space="preserve"> </w:t>
        </w:r>
      </w:ins>
      <w:r w:rsidR="003A3D85" w:rsidRPr="00A5518E">
        <w:rPr>
          <w:rFonts w:cs="Arial"/>
          <w:lang w:val="en-GB"/>
        </w:rPr>
        <w:t>the exchange set that includes the new or updated support file. Below i</w:t>
      </w:r>
      <w:r w:rsidRPr="00A5518E">
        <w:rPr>
          <w:rFonts w:cs="Arial"/>
          <w:lang w:val="en-GB"/>
        </w:rPr>
        <w:t>s</w:t>
      </w:r>
      <w:r w:rsidR="003A3D85" w:rsidRPr="00A5518E">
        <w:rPr>
          <w:rFonts w:cs="Arial"/>
          <w:lang w:val="en-GB"/>
        </w:rPr>
        <w:t xml:space="preserve"> an example of how such instructions can be written for a </w:t>
      </w:r>
      <w:r w:rsidR="00485DDF">
        <w:rPr>
          <w:rFonts w:cs="Arial"/>
          <w:lang w:val="en-GB"/>
        </w:rPr>
        <w:t>P</w:t>
      </w:r>
      <w:r w:rsidR="00485DDF" w:rsidRPr="00A5518E">
        <w:rPr>
          <w:rFonts w:cs="Arial"/>
          <w:lang w:val="en-GB"/>
        </w:rPr>
        <w:t xml:space="preserve">roduct </w:t>
      </w:r>
      <w:r w:rsidR="00485DDF">
        <w:rPr>
          <w:rFonts w:cs="Arial"/>
          <w:lang w:val="en-GB"/>
        </w:rPr>
        <w:t>S</w:t>
      </w:r>
      <w:r w:rsidR="00485DDF" w:rsidRPr="00A5518E">
        <w:rPr>
          <w:rFonts w:cs="Arial"/>
          <w:lang w:val="en-GB"/>
        </w:rPr>
        <w:t>pecification</w:t>
      </w:r>
      <w:r w:rsidR="003A3D85" w:rsidRPr="00A5518E">
        <w:rPr>
          <w:rFonts w:cs="Arial"/>
          <w:lang w:val="en-GB"/>
        </w:rPr>
        <w:t>.</w:t>
      </w:r>
    </w:p>
    <w:p w14:paraId="1DE16D60" w14:textId="203595F3" w:rsidR="003A3D85" w:rsidRPr="005B2570" w:rsidRDefault="000E2DBE" w:rsidP="00B06468">
      <w:pPr>
        <w:autoSpaceDE w:val="0"/>
        <w:autoSpaceDN w:val="0"/>
        <w:adjustRightInd w:val="0"/>
        <w:spacing w:after="60" w:line="240" w:lineRule="auto"/>
        <w:jc w:val="both"/>
        <w:rPr>
          <w:rFonts w:cs="Arial"/>
          <w:i/>
          <w:lang w:val="en-GB"/>
        </w:rPr>
      </w:pPr>
      <w:del w:id="808" w:author="Teh Stand" w:date="2018-11-22T12:26:00Z">
        <w:r w:rsidRPr="00485DDF" w:rsidDel="00485DDF">
          <w:rPr>
            <w:rFonts w:cs="Arial"/>
            <w:i/>
            <w:lang w:val="en-GB"/>
            <w:rPrChange w:id="809" w:author="Teh Stand" w:date="2018-11-22T12:26:00Z">
              <w:rPr>
                <w:rFonts w:cs="Arial"/>
                <w:lang w:val="en-GB"/>
              </w:rPr>
            </w:rPrChange>
          </w:rPr>
          <w:delText xml:space="preserve">EXAMPLE </w:delText>
        </w:r>
      </w:del>
      <w:ins w:id="810" w:author="Teh Stand" w:date="2018-11-22T12:26:00Z">
        <w:r w:rsidR="00485DDF" w:rsidRPr="00485DDF">
          <w:rPr>
            <w:rFonts w:cs="Arial"/>
            <w:i/>
            <w:lang w:val="en-GB"/>
            <w:rPrChange w:id="811" w:author="Teh Stand" w:date="2018-11-22T12:26:00Z">
              <w:rPr>
                <w:rFonts w:cs="Arial"/>
                <w:lang w:val="en-GB"/>
              </w:rPr>
            </w:rPrChange>
          </w:rPr>
          <w:t>E</w:t>
        </w:r>
        <w:r w:rsidR="00485DDF">
          <w:rPr>
            <w:rFonts w:cs="Arial"/>
            <w:i/>
            <w:lang w:val="en-GB"/>
          </w:rPr>
          <w:t>xample:</w:t>
        </w:r>
        <w:r w:rsidR="00485DDF" w:rsidRPr="005B2570">
          <w:rPr>
            <w:rFonts w:cs="Arial"/>
            <w:i/>
            <w:lang w:val="en-GB"/>
          </w:rPr>
          <w:t xml:space="preserve"> </w:t>
        </w:r>
      </w:ins>
    </w:p>
    <w:p w14:paraId="5183424C" w14:textId="0D139B2B" w:rsidR="003A3D85" w:rsidRPr="00A5518E" w:rsidDel="00B06468" w:rsidRDefault="003A3D85">
      <w:pPr>
        <w:autoSpaceDE w:val="0"/>
        <w:autoSpaceDN w:val="0"/>
        <w:adjustRightInd w:val="0"/>
        <w:spacing w:after="60" w:line="240" w:lineRule="auto"/>
        <w:jc w:val="both"/>
        <w:rPr>
          <w:del w:id="812" w:author="Teh Stand" w:date="2018-11-22T12:24:00Z"/>
          <w:rFonts w:cs="Arial"/>
          <w:lang w:val="en-GB"/>
        </w:rPr>
        <w:pPrChange w:id="813" w:author="Teh Stand" w:date="2018-11-22T12:24:00Z">
          <w:pPr>
            <w:autoSpaceDE w:val="0"/>
            <w:autoSpaceDN w:val="0"/>
            <w:adjustRightInd w:val="0"/>
            <w:spacing w:after="0" w:line="240" w:lineRule="auto"/>
          </w:pPr>
        </w:pPrChange>
      </w:pPr>
    </w:p>
    <w:p w14:paraId="0B41505F" w14:textId="5C1020E6" w:rsidR="00FD19DF" w:rsidRPr="00A5518E" w:rsidRDefault="00FD19DF" w:rsidP="005B2570">
      <w:pPr>
        <w:autoSpaceDE w:val="0"/>
        <w:autoSpaceDN w:val="0"/>
        <w:adjustRightInd w:val="0"/>
        <w:spacing w:line="240" w:lineRule="auto"/>
        <w:jc w:val="both"/>
        <w:rPr>
          <w:rFonts w:eastAsia="Times New Roman" w:cs="Arial"/>
          <w:i/>
          <w:lang w:val="en-GB"/>
        </w:rPr>
      </w:pPr>
      <w:r w:rsidRPr="00A5518E">
        <w:rPr>
          <w:rFonts w:cs="Arial"/>
          <w:i/>
          <w:lang w:val="en-GB"/>
        </w:rPr>
        <w:t xml:space="preserve">The type of support file is indicated in the “purpose” field of the discovery metadata.  Support files carrying the “deletion” flag must be removed from the system.  </w:t>
      </w:r>
      <w:r w:rsidRPr="00A5518E">
        <w:rPr>
          <w:rFonts w:eastAsia="Times New Roman" w:cs="Arial"/>
          <w:i/>
          <w:lang w:val="en-GB"/>
        </w:rPr>
        <w:t>When a feature pointing to a text, picture or application file is deleted or updated so that it no longer references the file, the system software must</w:t>
      </w:r>
      <w:r w:rsidRPr="00A5518E">
        <w:rPr>
          <w:rFonts w:eastAsia="Times New Roman" w:cs="Arial"/>
          <w:i/>
          <w:color w:val="FF0000"/>
          <w:lang w:val="en-GB"/>
        </w:rPr>
        <w:t xml:space="preserve"> </w:t>
      </w:r>
      <w:r w:rsidRPr="00A5518E">
        <w:rPr>
          <w:rFonts w:eastAsia="Times New Roman" w:cs="Arial"/>
          <w:i/>
          <w:lang w:val="en-GB"/>
        </w:rPr>
        <w:t xml:space="preserve">check to see whether any other feature </w:t>
      </w:r>
      <w:del w:id="814" w:author="Teh Stand" w:date="2018-11-22T12:29:00Z">
        <w:r w:rsidRPr="00A5518E" w:rsidDel="00485DDF">
          <w:rPr>
            <w:rFonts w:eastAsia="Times New Roman" w:cs="Arial"/>
            <w:i/>
            <w:lang w:val="en-GB"/>
          </w:rPr>
          <w:delText xml:space="preserve">referenced </w:delText>
        </w:r>
      </w:del>
      <w:ins w:id="815" w:author="Teh Stand" w:date="2018-11-22T12:29:00Z">
        <w:r w:rsidR="00485DDF" w:rsidRPr="00A5518E">
          <w:rPr>
            <w:rFonts w:eastAsia="Times New Roman" w:cs="Arial"/>
            <w:i/>
            <w:lang w:val="en-GB"/>
          </w:rPr>
          <w:t>reference</w:t>
        </w:r>
        <w:r w:rsidR="00485DDF">
          <w:rPr>
            <w:rFonts w:eastAsia="Times New Roman" w:cs="Arial"/>
            <w:i/>
            <w:lang w:val="en-GB"/>
          </w:rPr>
          <w:t>s</w:t>
        </w:r>
        <w:r w:rsidR="00485DDF" w:rsidRPr="00A5518E">
          <w:rPr>
            <w:rFonts w:eastAsia="Times New Roman" w:cs="Arial"/>
            <w:i/>
            <w:lang w:val="en-GB"/>
          </w:rPr>
          <w:t xml:space="preserve"> </w:t>
        </w:r>
      </w:ins>
      <w:r w:rsidRPr="00A5518E">
        <w:rPr>
          <w:rFonts w:eastAsia="Times New Roman" w:cs="Arial"/>
          <w:i/>
          <w:lang w:val="en-GB"/>
        </w:rPr>
        <w:t xml:space="preserve">the same file, before that file is deleted. </w:t>
      </w:r>
    </w:p>
    <w:p w14:paraId="63B4F199" w14:textId="221AA72C" w:rsidR="00FD19DF" w:rsidRPr="00A5518E" w:rsidDel="00485DDF" w:rsidRDefault="00FD19DF" w:rsidP="005B2570">
      <w:pPr>
        <w:autoSpaceDE w:val="0"/>
        <w:autoSpaceDN w:val="0"/>
        <w:adjustRightInd w:val="0"/>
        <w:spacing w:line="240" w:lineRule="auto"/>
        <w:jc w:val="both"/>
        <w:rPr>
          <w:del w:id="816" w:author="Teh Stand" w:date="2018-11-22T12:26:00Z"/>
          <w:rFonts w:eastAsia="Times New Roman" w:cs="Arial"/>
          <w:lang w:val="en-GB"/>
        </w:rPr>
      </w:pPr>
    </w:p>
    <w:p w14:paraId="10FEBC9D" w14:textId="6915036A" w:rsidR="00FD19DF" w:rsidRPr="00A5518E" w:rsidRDefault="003A3D85" w:rsidP="005B2570">
      <w:pPr>
        <w:autoSpaceDE w:val="0"/>
        <w:autoSpaceDN w:val="0"/>
        <w:adjustRightInd w:val="0"/>
        <w:spacing w:line="240" w:lineRule="auto"/>
        <w:jc w:val="both"/>
        <w:rPr>
          <w:rFonts w:cs="Arial"/>
          <w:lang w:val="en-GB"/>
        </w:rPr>
      </w:pPr>
      <w:r w:rsidRPr="00A5518E">
        <w:rPr>
          <w:rFonts w:eastAsia="Times New Roman" w:cs="Arial"/>
          <w:lang w:val="en-GB"/>
        </w:rPr>
        <w:t>To avoid complex management routines, it may be advantageous to specify that each</w:t>
      </w:r>
      <w:r w:rsidR="00FD19DF" w:rsidRPr="00A5518E">
        <w:rPr>
          <w:rFonts w:eastAsia="Times New Roman" w:cs="Arial"/>
          <w:lang w:val="en-GB"/>
        </w:rPr>
        <w:t xml:space="preserve"> support file </w:t>
      </w:r>
      <w:r w:rsidRPr="00A5518E">
        <w:rPr>
          <w:rFonts w:eastAsia="Times New Roman" w:cs="Arial"/>
          <w:lang w:val="en-GB"/>
        </w:rPr>
        <w:t xml:space="preserve">should </w:t>
      </w:r>
      <w:r w:rsidR="00FD19DF" w:rsidRPr="00A5518E">
        <w:rPr>
          <w:rFonts w:eastAsia="Times New Roman" w:cs="Arial"/>
          <w:lang w:val="en-GB"/>
        </w:rPr>
        <w:t xml:space="preserve">only </w:t>
      </w:r>
      <w:r w:rsidRPr="00A5518E">
        <w:rPr>
          <w:rFonts w:eastAsia="Times New Roman" w:cs="Arial"/>
          <w:lang w:val="en-GB"/>
        </w:rPr>
        <w:t xml:space="preserve">be used </w:t>
      </w:r>
      <w:r w:rsidR="00FD19DF" w:rsidRPr="00A5518E">
        <w:rPr>
          <w:rFonts w:eastAsia="Times New Roman" w:cs="Arial"/>
          <w:lang w:val="en-GB"/>
        </w:rPr>
        <w:t>once in the exchange set</w:t>
      </w:r>
      <w:r w:rsidRPr="00A5518E">
        <w:rPr>
          <w:rFonts w:eastAsia="Times New Roman" w:cs="Arial"/>
          <w:lang w:val="en-GB"/>
        </w:rPr>
        <w:t xml:space="preserve"> and to </w:t>
      </w:r>
      <w:r w:rsidR="00FD19DF" w:rsidRPr="00A5518E">
        <w:rPr>
          <w:rFonts w:cs="Arial"/>
          <w:lang w:val="en-GB"/>
        </w:rPr>
        <w:t>store</w:t>
      </w:r>
      <w:r w:rsidRPr="00A5518E">
        <w:rPr>
          <w:rFonts w:cs="Arial"/>
          <w:lang w:val="en-GB"/>
        </w:rPr>
        <w:t xml:space="preserve"> the support files</w:t>
      </w:r>
      <w:r w:rsidR="00FD19DF" w:rsidRPr="00A5518E">
        <w:rPr>
          <w:rFonts w:cs="Arial"/>
          <w:lang w:val="en-GB"/>
        </w:rPr>
        <w:t xml:space="preserve"> in a separate folder within the exchange set.  </w:t>
      </w:r>
    </w:p>
    <w:p w14:paraId="6630FB0F" w14:textId="71CB06D2" w:rsidR="00C05DE0" w:rsidRPr="00A5518E" w:rsidDel="00485DDF" w:rsidRDefault="00C05DE0" w:rsidP="003A3D85">
      <w:pPr>
        <w:autoSpaceDE w:val="0"/>
        <w:autoSpaceDN w:val="0"/>
        <w:adjustRightInd w:val="0"/>
        <w:spacing w:after="0" w:line="240" w:lineRule="auto"/>
        <w:rPr>
          <w:del w:id="817" w:author="Teh Stand" w:date="2018-11-22T12:29:00Z"/>
          <w:rFonts w:cs="Arial"/>
          <w:lang w:val="en-GB"/>
        </w:rPr>
      </w:pPr>
    </w:p>
    <w:p w14:paraId="08D36D36" w14:textId="77777777" w:rsidR="005D7E39" w:rsidRPr="00AD37A6" w:rsidRDefault="005D7E39" w:rsidP="00AD37A6">
      <w:pPr>
        <w:pStyle w:val="Heading2"/>
        <w:keepLines w:val="0"/>
        <w:numPr>
          <w:ilvl w:val="2"/>
          <w:numId w:val="8"/>
        </w:numPr>
        <w:tabs>
          <w:tab w:val="left" w:pos="851"/>
        </w:tabs>
        <w:suppressAutoHyphens/>
        <w:spacing w:before="60" w:after="240" w:line="240" w:lineRule="auto"/>
        <w:jc w:val="both"/>
        <w:rPr>
          <w:rFonts w:ascii="Arial" w:eastAsia="MS Mincho" w:hAnsi="Arial" w:cs="Times New Roman"/>
          <w:b/>
          <w:bCs/>
          <w:color w:val="auto"/>
          <w:sz w:val="22"/>
          <w:szCs w:val="20"/>
          <w:lang w:val="en-GB" w:eastAsia="ja-JP"/>
        </w:rPr>
      </w:pPr>
      <w:bookmarkStart w:id="818" w:name="_Toc502540955"/>
      <w:bookmarkStart w:id="819" w:name="_Toc502558259"/>
      <w:r w:rsidRPr="00AD37A6">
        <w:rPr>
          <w:rFonts w:ascii="Arial" w:eastAsia="MS Mincho" w:hAnsi="Arial" w:cs="Times New Roman"/>
          <w:b/>
          <w:bCs/>
          <w:color w:val="auto"/>
          <w:sz w:val="22"/>
          <w:szCs w:val="20"/>
          <w:lang w:val="en-GB" w:eastAsia="ja-JP"/>
        </w:rPr>
        <w:t>Data product delivery</w:t>
      </w:r>
      <w:bookmarkEnd w:id="818"/>
      <w:bookmarkEnd w:id="819"/>
    </w:p>
    <w:p w14:paraId="32115D0D" w14:textId="79F3BA99" w:rsidR="005D7E39" w:rsidRPr="00927E98" w:rsidRDefault="005D7E39" w:rsidP="00AD37A6">
      <w:pPr>
        <w:autoSpaceDE w:val="0"/>
        <w:autoSpaceDN w:val="0"/>
        <w:adjustRightInd w:val="0"/>
        <w:spacing w:line="240" w:lineRule="auto"/>
        <w:jc w:val="both"/>
        <w:rPr>
          <w:lang w:val="en-GB" w:eastAsia="ja-JP"/>
        </w:rPr>
      </w:pPr>
      <w:r w:rsidRPr="00927E98">
        <w:rPr>
          <w:lang w:val="en-GB" w:eastAsia="ja-JP"/>
        </w:rPr>
        <w:t xml:space="preserve">The </w:t>
      </w:r>
      <w:del w:id="820" w:author="Teh Stand" w:date="2018-11-22T14:32:00Z">
        <w:r w:rsidRPr="00927E98" w:rsidDel="00AD37A6">
          <w:rPr>
            <w:lang w:val="en-GB" w:eastAsia="ja-JP"/>
          </w:rPr>
          <w:delText xml:space="preserve">product </w:delText>
        </w:r>
      </w:del>
      <w:ins w:id="821" w:author="Teh Stand" w:date="2018-11-22T14:32:00Z">
        <w:r w:rsidR="00AD37A6">
          <w:rPr>
            <w:lang w:val="en-GB" w:eastAsia="ja-JP"/>
          </w:rPr>
          <w:t>P</w:t>
        </w:r>
        <w:r w:rsidR="00AD37A6" w:rsidRPr="00927E98">
          <w:rPr>
            <w:lang w:val="en-GB" w:eastAsia="ja-JP"/>
          </w:rPr>
          <w:t xml:space="preserve">roduct </w:t>
        </w:r>
      </w:ins>
      <w:del w:id="822" w:author="Teh Stand" w:date="2018-11-22T14:32:00Z">
        <w:r w:rsidRPr="00927E98" w:rsidDel="00AD37A6">
          <w:rPr>
            <w:lang w:val="en-GB" w:eastAsia="ja-JP"/>
          </w:rPr>
          <w:delText xml:space="preserve">specification </w:delText>
        </w:r>
      </w:del>
      <w:ins w:id="823" w:author="Teh Stand" w:date="2018-11-22T14:32:00Z">
        <w:r w:rsidR="00AD37A6">
          <w:rPr>
            <w:lang w:val="en-GB" w:eastAsia="ja-JP"/>
          </w:rPr>
          <w:t>S</w:t>
        </w:r>
        <w:r w:rsidR="00AD37A6" w:rsidRPr="00927E98">
          <w:rPr>
            <w:lang w:val="en-GB" w:eastAsia="ja-JP"/>
          </w:rPr>
          <w:t xml:space="preserve">pecification </w:t>
        </w:r>
      </w:ins>
      <w:r w:rsidRPr="00927E98">
        <w:rPr>
          <w:lang w:val="en-GB" w:eastAsia="ja-JP"/>
        </w:rPr>
        <w:t xml:space="preserve">may define the delivery medium (such as DVD or a web service) for each identified scope in the specification. This is an optional section, but it includes the structure of delivered data products, and is therefore of importance where data is delivered to systems that include a level of data import automation </w:t>
      </w:r>
      <w:ins w:id="824" w:author="Teh Stand" w:date="2018-11-22T14:33:00Z">
        <w:r w:rsidR="00AD37A6">
          <w:rPr>
            <w:lang w:val="en-GB" w:eastAsia="ja-JP"/>
          </w:rPr>
          <w:t xml:space="preserve">so as </w:t>
        </w:r>
      </w:ins>
      <w:r w:rsidRPr="00927E98">
        <w:rPr>
          <w:lang w:val="en-GB" w:eastAsia="ja-JP"/>
        </w:rPr>
        <w:t xml:space="preserve">to allow implementers to program the system to a standardized delivery structure. It can also be useful to specify when data products can be delivered in different formats, such as SENC delivery. Data being delivered to ECDIS and similar systems generally expect exchange sets. S-100 includes a description of an S-100 exchange set for the interchange of geospatial data and its relevant metadata, and details can be found in </w:t>
      </w:r>
      <w:ins w:id="825" w:author="Teh Stand" w:date="2018-11-22T14:34:00Z">
        <w:r w:rsidR="00AD37A6">
          <w:rPr>
            <w:lang w:val="en-GB" w:eastAsia="ja-JP"/>
          </w:rPr>
          <w:t xml:space="preserve">S-100 </w:t>
        </w:r>
      </w:ins>
      <w:r w:rsidRPr="00927E98">
        <w:rPr>
          <w:lang w:val="en-GB" w:eastAsia="ja-JP"/>
        </w:rPr>
        <w:t>Part 4a, Appendix D.</w:t>
      </w:r>
    </w:p>
    <w:p w14:paraId="5F2B8A8C" w14:textId="7815DC23" w:rsidR="005D7E39" w:rsidRPr="00A5518E" w:rsidRDefault="00743E7D" w:rsidP="005D7E39">
      <w:pPr>
        <w:keepNext/>
        <w:autoSpaceDE w:val="0"/>
        <w:autoSpaceDN w:val="0"/>
        <w:adjustRightInd w:val="0"/>
        <w:spacing w:after="0" w:line="240" w:lineRule="auto"/>
        <w:rPr>
          <w:lang w:val="en-GB"/>
        </w:rPr>
      </w:pPr>
      <w:r w:rsidRPr="00A5518E">
        <w:rPr>
          <w:noProof/>
          <w:lang w:val="fr-FR" w:eastAsia="fr-FR"/>
        </w:rPr>
        <w:drawing>
          <wp:inline distT="0" distB="0" distL="0" distR="0" wp14:anchorId="046E9CFF" wp14:editId="06F8E9A3">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24 S101 (S100) ExchangeSet.jpg"/>
                    <pic:cNvPicPr/>
                  </pic:nvPicPr>
                  <pic:blipFill>
                    <a:blip r:embed="rId25">
                      <a:extLst>
                        <a:ext uri="{28A0092B-C50C-407E-A947-70E740481C1C}">
                          <a14:useLocalDpi xmlns:a14="http://schemas.microsoft.com/office/drawing/2010/main"/>
                        </a:ext>
                      </a:extLst>
                    </a:blip>
                    <a:stretch>
                      <a:fillRect/>
                    </a:stretch>
                  </pic:blipFill>
                  <pic:spPr>
                    <a:xfrm>
                      <a:off x="0" y="0"/>
                      <a:ext cx="5943600" cy="3167380"/>
                    </a:xfrm>
                    <a:prstGeom prst="rect">
                      <a:avLst/>
                    </a:prstGeom>
                  </pic:spPr>
                </pic:pic>
              </a:graphicData>
            </a:graphic>
          </wp:inline>
        </w:drawing>
      </w:r>
    </w:p>
    <w:p w14:paraId="246EF9FF" w14:textId="164A75E6" w:rsidR="005D7E39" w:rsidRPr="00927E98" w:rsidRDefault="005D7E39" w:rsidP="005D7E39">
      <w:pPr>
        <w:pStyle w:val="Caption"/>
        <w:jc w:val="center"/>
        <w:rPr>
          <w:lang w:val="en-GB"/>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9</w:t>
      </w:r>
      <w:r w:rsidR="00927E98">
        <w:rPr>
          <w:lang w:val="en-GB"/>
        </w:rPr>
        <w:fldChar w:fldCharType="end"/>
      </w:r>
      <w:ins w:id="826" w:author="Teh Stand" w:date="2018-11-22T14:34:00Z">
        <w:r w:rsidR="00AD37A6">
          <w:rPr>
            <w:lang w:val="en-GB"/>
          </w:rPr>
          <w:t xml:space="preserve"> -</w:t>
        </w:r>
      </w:ins>
      <w:r w:rsidRPr="00A5518E">
        <w:rPr>
          <w:lang w:val="en-GB"/>
        </w:rPr>
        <w:t xml:space="preserve"> S-100 Exchange Set</w:t>
      </w:r>
    </w:p>
    <w:p w14:paraId="50797D02" w14:textId="7C7A408E" w:rsidR="005D7E39" w:rsidRPr="00927E98" w:rsidRDefault="005D7E39" w:rsidP="00F54ED1">
      <w:pPr>
        <w:autoSpaceDE w:val="0"/>
        <w:autoSpaceDN w:val="0"/>
        <w:adjustRightInd w:val="0"/>
        <w:spacing w:line="240" w:lineRule="auto"/>
        <w:jc w:val="both"/>
        <w:rPr>
          <w:lang w:val="en-GB"/>
        </w:rPr>
      </w:pPr>
      <w:r w:rsidRPr="00927E98">
        <w:rPr>
          <w:lang w:val="en-GB"/>
        </w:rPr>
        <w:t xml:space="preserve">Within an exchange set, several types of files are possible, in addition to the dataset. These </w:t>
      </w:r>
      <w:r w:rsidR="00E70918" w:rsidRPr="00927E98">
        <w:rPr>
          <w:lang w:val="en-GB"/>
        </w:rPr>
        <w:t xml:space="preserve">types of files are </w:t>
      </w:r>
      <w:r w:rsidRPr="00927E98">
        <w:rPr>
          <w:lang w:val="en-GB"/>
        </w:rPr>
        <w:t xml:space="preserve">generally </w:t>
      </w:r>
      <w:r w:rsidR="00E70918" w:rsidRPr="00927E98">
        <w:rPr>
          <w:lang w:val="en-GB"/>
        </w:rPr>
        <w:t xml:space="preserve">named </w:t>
      </w:r>
      <w:r w:rsidRPr="00927E98">
        <w:rPr>
          <w:lang w:val="en-GB"/>
        </w:rPr>
        <w:t>support files. The support file</w:t>
      </w:r>
      <w:r w:rsidR="00E70918" w:rsidRPr="00927E98">
        <w:rPr>
          <w:lang w:val="en-GB"/>
        </w:rPr>
        <w:t>s</w:t>
      </w:r>
      <w:r w:rsidRPr="00927E98">
        <w:rPr>
          <w:lang w:val="en-GB"/>
        </w:rPr>
        <w:t xml:space="preserve"> can be divided into two types; support files for the individual dataset and support files for the exchange set. Support files that are associated with the individual dataset usually include</w:t>
      </w:r>
      <w:del w:id="827" w:author="Teh Stand" w:date="2018-11-22T14:39:00Z">
        <w:r w:rsidRPr="00927E98" w:rsidDel="00F54ED1">
          <w:rPr>
            <w:lang w:val="en-GB"/>
          </w:rPr>
          <w:delText>s</w:delText>
        </w:r>
      </w:del>
      <w:r w:rsidRPr="00927E98">
        <w:rPr>
          <w:lang w:val="en-GB"/>
        </w:rPr>
        <w:t xml:space="preserve"> file types such as text files and image files</w:t>
      </w:r>
      <w:ins w:id="828" w:author="Teh Stand" w:date="2018-11-22T14:39:00Z">
        <w:r w:rsidR="00F54ED1">
          <w:rPr>
            <w:lang w:val="en-GB"/>
          </w:rPr>
          <w:t>;</w:t>
        </w:r>
      </w:ins>
      <w:del w:id="829" w:author="Teh Stand" w:date="2018-11-22T14:39:00Z">
        <w:r w:rsidRPr="00927E98" w:rsidDel="00F54ED1">
          <w:rPr>
            <w:lang w:val="en-GB"/>
          </w:rPr>
          <w:delText>,</w:delText>
        </w:r>
      </w:del>
      <w:r w:rsidRPr="00927E98">
        <w:rPr>
          <w:lang w:val="en-GB"/>
        </w:rPr>
        <w:t xml:space="preserve"> while support files that are associated with the exchange set, usually are feature and portrayal catalogues.</w:t>
      </w:r>
    </w:p>
    <w:p w14:paraId="5FBD999B" w14:textId="4BB035CE" w:rsidR="005D7E39" w:rsidRPr="00927E98" w:rsidDel="00AD37A6" w:rsidRDefault="005D7E39" w:rsidP="00F54ED1">
      <w:pPr>
        <w:autoSpaceDE w:val="0"/>
        <w:autoSpaceDN w:val="0"/>
        <w:adjustRightInd w:val="0"/>
        <w:spacing w:line="240" w:lineRule="auto"/>
        <w:jc w:val="both"/>
        <w:rPr>
          <w:del w:id="830" w:author="Teh Stand" w:date="2018-11-22T14:35:00Z"/>
          <w:lang w:val="en-GB"/>
        </w:rPr>
      </w:pPr>
    </w:p>
    <w:p w14:paraId="07BAAE06" w14:textId="22C5622A" w:rsidR="005D7E39" w:rsidRPr="00927E98" w:rsidRDefault="005D7E39" w:rsidP="00F54ED1">
      <w:pPr>
        <w:autoSpaceDE w:val="0"/>
        <w:autoSpaceDN w:val="0"/>
        <w:adjustRightInd w:val="0"/>
        <w:spacing w:line="240" w:lineRule="auto"/>
        <w:jc w:val="both"/>
        <w:rPr>
          <w:lang w:val="en-GB"/>
        </w:rPr>
      </w:pPr>
      <w:r w:rsidRPr="00927E98">
        <w:rPr>
          <w:lang w:val="en-GB"/>
        </w:rPr>
        <w:t>Depending on the target user, data products may be delivered in a variety of supply chain methods, such as via Regional ENC Coordinating Centre (RENC), service providers, web service, FTP etc. It can be useful to consider the supply chain when specifying the data product delivery.</w:t>
      </w:r>
    </w:p>
    <w:p w14:paraId="09539AC3" w14:textId="420D0165" w:rsidR="007945A2" w:rsidRPr="00927E98" w:rsidDel="00AD37A6" w:rsidRDefault="007945A2">
      <w:pPr>
        <w:autoSpaceDE w:val="0"/>
        <w:autoSpaceDN w:val="0"/>
        <w:adjustRightInd w:val="0"/>
        <w:spacing w:line="240" w:lineRule="auto"/>
        <w:jc w:val="both"/>
        <w:rPr>
          <w:del w:id="831" w:author="Teh Stand" w:date="2018-11-22T14:35:00Z"/>
          <w:lang w:val="en-GB"/>
        </w:rPr>
        <w:pPrChange w:id="832" w:author="Teh Stand" w:date="2018-11-22T14:55:00Z">
          <w:pPr>
            <w:autoSpaceDE w:val="0"/>
            <w:autoSpaceDN w:val="0"/>
            <w:adjustRightInd w:val="0"/>
            <w:spacing w:after="0" w:line="240" w:lineRule="auto"/>
          </w:pPr>
        </w:pPrChange>
      </w:pPr>
    </w:p>
    <w:p w14:paraId="21EB6F89" w14:textId="168E2F81" w:rsidR="007945A2" w:rsidRPr="00927E98" w:rsidRDefault="00D8360F" w:rsidP="00FE293B">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r w:rsidRPr="00927E98">
        <w:rPr>
          <w:rFonts w:ascii="Arial" w:eastAsia="MS Mincho" w:hAnsi="Arial" w:cs="Times New Roman"/>
          <w:b/>
          <w:bCs/>
          <w:color w:val="auto"/>
          <w:sz w:val="22"/>
          <w:szCs w:val="20"/>
          <w:lang w:val="en-GB" w:eastAsia="ja-JP"/>
        </w:rPr>
        <w:t>Services and data streams</w:t>
      </w:r>
    </w:p>
    <w:p w14:paraId="1B8A3BA6" w14:textId="67C126E0" w:rsidR="0003065D" w:rsidRPr="00927E98" w:rsidRDefault="00053963" w:rsidP="00FE293B">
      <w:pPr>
        <w:spacing w:line="240" w:lineRule="auto"/>
        <w:jc w:val="both"/>
        <w:rPr>
          <w:lang w:val="en-GB" w:eastAsia="ja-JP"/>
        </w:rPr>
      </w:pPr>
      <w:r w:rsidRPr="00927E98">
        <w:rPr>
          <w:lang w:val="en-GB" w:eastAsia="ja-JP"/>
        </w:rPr>
        <w:t>S-100 includes an alternative distribution method called</w:t>
      </w:r>
      <w:r w:rsidR="00DA42E1" w:rsidRPr="00927E98">
        <w:rPr>
          <w:lang w:val="en-GB" w:eastAsia="ja-JP"/>
        </w:rPr>
        <w:t xml:space="preserve"> online </w:t>
      </w:r>
      <w:r w:rsidR="00CD5DE5" w:rsidRPr="00927E98">
        <w:rPr>
          <w:lang w:val="en-GB" w:eastAsia="ja-JP"/>
        </w:rPr>
        <w:t xml:space="preserve">data </w:t>
      </w:r>
      <w:r w:rsidR="00DA42E1" w:rsidRPr="00927E98">
        <w:rPr>
          <w:lang w:val="en-GB" w:eastAsia="ja-JP"/>
        </w:rPr>
        <w:t>exchange</w:t>
      </w:r>
      <w:r w:rsidR="00CD5DE5" w:rsidRPr="00927E98">
        <w:rPr>
          <w:lang w:val="en-GB" w:eastAsia="ja-JP"/>
        </w:rPr>
        <w:t xml:space="preserve">, which is </w:t>
      </w:r>
      <w:r w:rsidR="00EB11FF" w:rsidRPr="00927E98">
        <w:rPr>
          <w:lang w:val="en-GB" w:eastAsia="ja-JP"/>
        </w:rPr>
        <w:t>described in Part 14</w:t>
      </w:r>
      <w:r w:rsidR="00DA42E1" w:rsidRPr="00927E98">
        <w:rPr>
          <w:lang w:val="en-GB" w:eastAsia="ja-JP"/>
        </w:rPr>
        <w:t xml:space="preserve">. </w:t>
      </w:r>
      <w:r w:rsidR="00CD5DE5" w:rsidRPr="00927E98">
        <w:rPr>
          <w:lang w:val="en-GB" w:eastAsia="ja-JP"/>
        </w:rPr>
        <w:t xml:space="preserve">This method can be used for </w:t>
      </w:r>
      <w:r w:rsidR="00DA42E1" w:rsidRPr="00927E98">
        <w:rPr>
          <w:lang w:val="en-GB" w:eastAsia="ja-JP"/>
        </w:rPr>
        <w:t>a set of data or data which have a continuous nature. The latter is also known as “streaming data</w:t>
      </w:r>
      <w:r w:rsidR="0061176C" w:rsidRPr="00927E98">
        <w:rPr>
          <w:lang w:val="en-GB" w:eastAsia="ja-JP"/>
        </w:rPr>
        <w:t>” and is used where</w:t>
      </w:r>
      <w:r w:rsidR="00DA42E1" w:rsidRPr="00927E98">
        <w:rPr>
          <w:lang w:val="en-GB" w:eastAsia="ja-JP"/>
        </w:rPr>
        <w:t xml:space="preserve"> the </w:t>
      </w:r>
      <w:r w:rsidR="0061176C" w:rsidRPr="00927E98">
        <w:rPr>
          <w:lang w:val="en-GB" w:eastAsia="ja-JP"/>
        </w:rPr>
        <w:t>circumstances</w:t>
      </w:r>
      <w:r w:rsidR="00DA42E1" w:rsidRPr="00927E98">
        <w:rPr>
          <w:lang w:val="en-GB" w:eastAsia="ja-JP"/>
        </w:rPr>
        <w:t xml:space="preserve"> requires a more dynamic information flow to be available</w:t>
      </w:r>
      <w:r w:rsidR="00CD5DE5" w:rsidRPr="00927E98">
        <w:rPr>
          <w:lang w:val="en-GB" w:eastAsia="ja-JP"/>
        </w:rPr>
        <w:t xml:space="preserve">, such as </w:t>
      </w:r>
      <w:r w:rsidR="00D8360F" w:rsidRPr="00927E98">
        <w:rPr>
          <w:lang w:val="en-GB" w:eastAsia="ja-JP"/>
        </w:rPr>
        <w:t>monitoring</w:t>
      </w:r>
      <w:r w:rsidR="00CD5DE5" w:rsidRPr="00927E98">
        <w:rPr>
          <w:lang w:val="en-GB" w:eastAsia="ja-JP"/>
        </w:rPr>
        <w:t xml:space="preserve"> of ship movement in a VTS setting</w:t>
      </w:r>
      <w:r w:rsidR="0061176C" w:rsidRPr="00927E98">
        <w:rPr>
          <w:lang w:val="en-GB" w:eastAsia="ja-JP"/>
        </w:rPr>
        <w:t>.</w:t>
      </w:r>
    </w:p>
    <w:p w14:paraId="2D290B8E" w14:textId="6273BA1B" w:rsidR="00826FF5" w:rsidRPr="00927E98" w:rsidRDefault="00826FF5" w:rsidP="00FE293B">
      <w:pPr>
        <w:spacing w:line="240" w:lineRule="auto"/>
        <w:jc w:val="both"/>
        <w:rPr>
          <w:lang w:val="en-GB" w:eastAsia="ja-JP"/>
        </w:rPr>
      </w:pPr>
      <w:r w:rsidRPr="00927E98">
        <w:rPr>
          <w:lang w:val="en-GB" w:eastAsia="ja-JP"/>
        </w:rPr>
        <w:t>Online data exchange between applications</w:t>
      </w:r>
      <w:r w:rsidR="00CD5DE5" w:rsidRPr="00927E98">
        <w:rPr>
          <w:lang w:val="en-GB" w:eastAsia="ja-JP"/>
        </w:rPr>
        <w:t xml:space="preserve"> or </w:t>
      </w:r>
      <w:r w:rsidRPr="00927E98">
        <w:rPr>
          <w:lang w:val="en-GB" w:eastAsia="ja-JP"/>
        </w:rPr>
        <w:t xml:space="preserve">devices </w:t>
      </w:r>
      <w:r w:rsidR="0061176C" w:rsidRPr="00927E98">
        <w:rPr>
          <w:lang w:val="en-GB" w:eastAsia="ja-JP"/>
        </w:rPr>
        <w:t>can</w:t>
      </w:r>
      <w:r w:rsidRPr="00927E98">
        <w:rPr>
          <w:lang w:val="en-GB" w:eastAsia="ja-JP"/>
        </w:rPr>
        <w:t xml:space="preserve"> follow different communication patterns to support the variety of maritime operational needs. Multiple clients can interact with a service to interchange data which is modelled with S-100. It can be distinguished between unidirectional message streams</w:t>
      </w:r>
      <w:r w:rsidR="00CD5DE5" w:rsidRPr="00927E98">
        <w:rPr>
          <w:lang w:val="en-GB" w:eastAsia="ja-JP"/>
        </w:rPr>
        <w:t xml:space="preserve"> like AIS</w:t>
      </w:r>
      <w:r w:rsidRPr="00927E98">
        <w:rPr>
          <w:lang w:val="en-GB" w:eastAsia="ja-JP"/>
        </w:rPr>
        <w:t xml:space="preserve"> and interactive information exchange</w:t>
      </w:r>
      <w:r w:rsidR="00CD5DE5" w:rsidRPr="00927E98">
        <w:rPr>
          <w:lang w:val="en-GB" w:eastAsia="ja-JP"/>
        </w:rPr>
        <w:t xml:space="preserve"> like a web feature service</w:t>
      </w:r>
      <w:r w:rsidR="008C1CAC" w:rsidRPr="00927E98">
        <w:rPr>
          <w:lang w:val="en-GB" w:eastAsia="ja-JP"/>
        </w:rPr>
        <w:t xml:space="preserve"> (WFS)</w:t>
      </w:r>
      <w:r w:rsidRPr="00927E98">
        <w:rPr>
          <w:lang w:val="en-GB" w:eastAsia="ja-JP"/>
        </w:rPr>
        <w:t xml:space="preserve">. Context for a communication can be given by using the concept of </w:t>
      </w:r>
      <w:r w:rsidR="00EB11FF" w:rsidRPr="00927E98">
        <w:rPr>
          <w:lang w:val="en-GB" w:eastAsia="ja-JP"/>
        </w:rPr>
        <w:t>session-oriented</w:t>
      </w:r>
      <w:r w:rsidRPr="00927E98">
        <w:rPr>
          <w:lang w:val="en-GB" w:eastAsia="ja-JP"/>
        </w:rPr>
        <w:t xml:space="preserve"> communication</w:t>
      </w:r>
      <w:r w:rsidR="00EB11FF" w:rsidRPr="00927E98">
        <w:rPr>
          <w:lang w:val="en-GB" w:eastAsia="ja-JP"/>
        </w:rPr>
        <w:t>;</w:t>
      </w:r>
      <w:r w:rsidRPr="00927E98">
        <w:rPr>
          <w:lang w:val="en-GB" w:eastAsia="ja-JP"/>
        </w:rPr>
        <w:t xml:space="preserve"> </w:t>
      </w:r>
      <w:r w:rsidR="00EB11FF" w:rsidRPr="00927E98">
        <w:rPr>
          <w:lang w:val="en-GB" w:eastAsia="ja-JP"/>
        </w:rPr>
        <w:t>which is when</w:t>
      </w:r>
      <w:r w:rsidRPr="00927E98">
        <w:rPr>
          <w:lang w:val="en-GB" w:eastAsia="ja-JP"/>
        </w:rPr>
        <w:t xml:space="preserve"> the communication between distinguished communication partners </w:t>
      </w:r>
      <w:r w:rsidR="00EB11FF" w:rsidRPr="00927E98">
        <w:rPr>
          <w:lang w:val="en-GB" w:eastAsia="ja-JP"/>
        </w:rPr>
        <w:t>is</w:t>
      </w:r>
      <w:r w:rsidRPr="00927E98">
        <w:rPr>
          <w:lang w:val="en-GB" w:eastAsia="ja-JP"/>
        </w:rPr>
        <w:t xml:space="preserve"> assigned to a logical entity – a session. This </w:t>
      </w:r>
      <w:r w:rsidR="00EB11FF" w:rsidRPr="00927E98">
        <w:rPr>
          <w:lang w:val="en-GB" w:eastAsia="ja-JP"/>
        </w:rPr>
        <w:t>permits</w:t>
      </w:r>
      <w:r w:rsidRPr="00927E98">
        <w:rPr>
          <w:lang w:val="en-GB" w:eastAsia="ja-JP"/>
        </w:rPr>
        <w:t xml:space="preserve"> metadata </w:t>
      </w:r>
      <w:r w:rsidR="00EB11FF" w:rsidRPr="00927E98">
        <w:rPr>
          <w:lang w:val="en-GB" w:eastAsia="ja-JP"/>
        </w:rPr>
        <w:t xml:space="preserve">to be </w:t>
      </w:r>
      <w:r w:rsidR="008C1CAC" w:rsidRPr="00927E98">
        <w:rPr>
          <w:lang w:val="en-GB" w:eastAsia="ja-JP"/>
        </w:rPr>
        <w:t>defined</w:t>
      </w:r>
      <w:r w:rsidR="00EB11FF" w:rsidRPr="00927E98">
        <w:rPr>
          <w:lang w:val="en-GB" w:eastAsia="ja-JP"/>
        </w:rPr>
        <w:t xml:space="preserve"> </w:t>
      </w:r>
      <w:r w:rsidRPr="00927E98">
        <w:rPr>
          <w:lang w:val="en-GB" w:eastAsia="ja-JP"/>
        </w:rPr>
        <w:t>for the interactions assigned to the session.</w:t>
      </w:r>
    </w:p>
    <w:p w14:paraId="657A60CB" w14:textId="29B4771A" w:rsidR="00826FF5" w:rsidRPr="00927E98" w:rsidRDefault="00826FF5" w:rsidP="00FE293B">
      <w:pPr>
        <w:spacing w:line="240" w:lineRule="auto"/>
        <w:jc w:val="both"/>
        <w:rPr>
          <w:lang w:val="en-GB" w:eastAsia="ja-JP"/>
        </w:rPr>
      </w:pPr>
      <w:r w:rsidRPr="00927E98">
        <w:rPr>
          <w:lang w:val="en-GB" w:eastAsia="ja-JP"/>
        </w:rPr>
        <w:t xml:space="preserve">The means of communication for the use of a service should be defined in a communication stack. Specifying a communication stack </w:t>
      </w:r>
      <w:r w:rsidR="00EB11FF" w:rsidRPr="00927E98">
        <w:rPr>
          <w:lang w:val="en-GB" w:eastAsia="ja-JP"/>
        </w:rPr>
        <w:t>ensures</w:t>
      </w:r>
      <w:r w:rsidRPr="00927E98">
        <w:rPr>
          <w:lang w:val="en-GB" w:eastAsia="ja-JP"/>
        </w:rPr>
        <w:t xml:space="preserve"> that communication for the service is harmonized and make</w:t>
      </w:r>
      <w:ins w:id="833" w:author="Teh Stand" w:date="2018-11-22T14:59:00Z">
        <w:r w:rsidR="00FE293B">
          <w:rPr>
            <w:lang w:val="en-GB" w:eastAsia="ja-JP"/>
          </w:rPr>
          <w:t>s</w:t>
        </w:r>
      </w:ins>
      <w:r w:rsidRPr="00927E98">
        <w:rPr>
          <w:lang w:val="en-GB" w:eastAsia="ja-JP"/>
        </w:rPr>
        <w:t xml:space="preserve"> implementation easier.</w:t>
      </w:r>
    </w:p>
    <w:p w14:paraId="0EF94BA7" w14:textId="11D2ABD4" w:rsidR="00826FF5" w:rsidRPr="00927E98" w:rsidRDefault="00826FF5" w:rsidP="00FE293B">
      <w:pPr>
        <w:spacing w:after="60" w:line="240" w:lineRule="auto"/>
        <w:jc w:val="both"/>
        <w:rPr>
          <w:lang w:val="en-GB" w:eastAsia="ja-JP"/>
        </w:rPr>
      </w:pPr>
      <w:r w:rsidRPr="00927E98">
        <w:rPr>
          <w:lang w:val="en-GB" w:eastAsia="ja-JP"/>
        </w:rPr>
        <w:t>The communication is organized by a stack as defined by the ISO-OSI Reference Model:</w:t>
      </w:r>
    </w:p>
    <w:p w14:paraId="1192F11C" w14:textId="77777777" w:rsidR="00723FB5" w:rsidRPr="00927E98" w:rsidRDefault="00826FF5" w:rsidP="00FE293B">
      <w:pPr>
        <w:pStyle w:val="ListParagraph"/>
        <w:numPr>
          <w:ilvl w:val="0"/>
          <w:numId w:val="25"/>
        </w:numPr>
        <w:spacing w:after="60" w:line="240" w:lineRule="auto"/>
        <w:contextualSpacing w:val="0"/>
        <w:jc w:val="both"/>
        <w:rPr>
          <w:lang w:val="en-GB" w:eastAsia="ja-JP"/>
        </w:rPr>
      </w:pPr>
      <w:r w:rsidRPr="00927E98">
        <w:rPr>
          <w:lang w:val="en-GB" w:eastAsia="ja-JP"/>
        </w:rPr>
        <w:t>Session protocols (for example WSDL, SOAP, REST, SoS) to define message types;</w:t>
      </w:r>
    </w:p>
    <w:p w14:paraId="218DD1B8" w14:textId="0B49E130" w:rsidR="00723FB5" w:rsidRPr="00927E98" w:rsidRDefault="00826FF5" w:rsidP="00FE293B">
      <w:pPr>
        <w:pStyle w:val="ListParagraph"/>
        <w:numPr>
          <w:ilvl w:val="0"/>
          <w:numId w:val="25"/>
        </w:numPr>
        <w:spacing w:after="60" w:line="240" w:lineRule="auto"/>
        <w:contextualSpacing w:val="0"/>
        <w:jc w:val="both"/>
        <w:rPr>
          <w:lang w:val="en-GB" w:eastAsia="ja-JP"/>
        </w:rPr>
      </w:pPr>
      <w:r w:rsidRPr="00927E98">
        <w:rPr>
          <w:lang w:val="en-GB" w:eastAsia="ja-JP"/>
        </w:rPr>
        <w:t>Encoding and compression (for example GML, XML, ISO</w:t>
      </w:r>
      <w:ins w:id="834" w:author="Teh Stand" w:date="2018-11-22T14:59:00Z">
        <w:r w:rsidR="00FE293B">
          <w:rPr>
            <w:lang w:val="en-GB" w:eastAsia="ja-JP"/>
          </w:rPr>
          <w:t xml:space="preserve"> </w:t>
        </w:r>
      </w:ins>
      <w:r w:rsidRPr="00927E98">
        <w:rPr>
          <w:lang w:val="en-GB" w:eastAsia="ja-JP"/>
        </w:rPr>
        <w:t>8211, HDF, ….) to serialize data;</w:t>
      </w:r>
    </w:p>
    <w:p w14:paraId="5A4863C6" w14:textId="77777777" w:rsidR="00723FB5" w:rsidRPr="00927E98" w:rsidRDefault="00826FF5" w:rsidP="00FE293B">
      <w:pPr>
        <w:pStyle w:val="ListParagraph"/>
        <w:numPr>
          <w:ilvl w:val="0"/>
          <w:numId w:val="25"/>
        </w:numPr>
        <w:spacing w:after="60" w:line="240" w:lineRule="auto"/>
        <w:contextualSpacing w:val="0"/>
        <w:jc w:val="both"/>
        <w:rPr>
          <w:lang w:val="en-GB" w:eastAsia="ja-JP"/>
        </w:rPr>
      </w:pPr>
      <w:r w:rsidRPr="00927E98">
        <w:rPr>
          <w:lang w:val="en-GB" w:eastAsia="ja-JP"/>
        </w:rPr>
        <w:t>Communication protocol (for example HTTP) with encryption (for example HTTPS) to define interaction between gateways;</w:t>
      </w:r>
    </w:p>
    <w:p w14:paraId="0F5B32BE" w14:textId="741ABEF5" w:rsidR="00826FF5" w:rsidRPr="00927E98" w:rsidRDefault="00826FF5" w:rsidP="00FE293B">
      <w:pPr>
        <w:pStyle w:val="ListParagraph"/>
        <w:numPr>
          <w:ilvl w:val="0"/>
          <w:numId w:val="25"/>
        </w:numPr>
        <w:spacing w:line="240" w:lineRule="auto"/>
        <w:ind w:left="765" w:hanging="357"/>
        <w:contextualSpacing w:val="0"/>
        <w:jc w:val="both"/>
        <w:rPr>
          <w:lang w:val="en-GB" w:eastAsia="ja-JP"/>
        </w:rPr>
      </w:pPr>
      <w:r w:rsidRPr="00927E98">
        <w:rPr>
          <w:lang w:val="en-GB" w:eastAsia="ja-JP"/>
        </w:rPr>
        <w:t xml:space="preserve">Transportation Layer (for example TCP/IP) with encryption (for example SSL) to define </w:t>
      </w:r>
      <w:ins w:id="835" w:author="Teh Stand" w:date="2018-11-22T15:01:00Z">
        <w:r w:rsidR="00CD24B5">
          <w:rPr>
            <w:lang w:val="en-GB" w:eastAsia="ja-JP"/>
          </w:rPr>
          <w:t xml:space="preserve">the </w:t>
        </w:r>
      </w:ins>
      <w:r w:rsidRPr="00927E98">
        <w:rPr>
          <w:lang w:val="en-GB" w:eastAsia="ja-JP"/>
        </w:rPr>
        <w:t>transportation node between gateways.</w:t>
      </w:r>
    </w:p>
    <w:p w14:paraId="294AC78F" w14:textId="77777777" w:rsidR="00173A41" w:rsidRPr="00A5518E" w:rsidRDefault="00826FF5" w:rsidP="00A5518E">
      <w:pPr>
        <w:keepNext/>
        <w:rPr>
          <w:lang w:val="en-GB"/>
        </w:rPr>
      </w:pPr>
      <w:r w:rsidRPr="00A5518E">
        <w:rPr>
          <w:noProof/>
          <w:lang w:val="fr-FR" w:eastAsia="fr-FR"/>
        </w:rPr>
        <w:drawing>
          <wp:inline distT="0" distB="0" distL="0" distR="0" wp14:anchorId="7CA2CFA6" wp14:editId="2D7226EB">
            <wp:extent cx="5943600" cy="277286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943600" cy="2772864"/>
                    </a:xfrm>
                    <a:prstGeom prst="rect">
                      <a:avLst/>
                    </a:prstGeom>
                    <a:noFill/>
                    <a:ln>
                      <a:noFill/>
                    </a:ln>
                  </pic:spPr>
                </pic:pic>
              </a:graphicData>
            </a:graphic>
          </wp:inline>
        </w:drawing>
      </w:r>
    </w:p>
    <w:p w14:paraId="32FF7398" w14:textId="1F08A526" w:rsidR="00826FF5" w:rsidRPr="00FA54F1" w:rsidRDefault="00173A41" w:rsidP="00A5518E">
      <w:pPr>
        <w:pStyle w:val="Caption"/>
        <w:jc w:val="center"/>
        <w:rPr>
          <w:lang w:val="en-GB" w:eastAsia="ja-JP"/>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10</w:t>
      </w:r>
      <w:r w:rsidR="00927E98">
        <w:rPr>
          <w:lang w:val="en-GB"/>
        </w:rPr>
        <w:fldChar w:fldCharType="end"/>
      </w:r>
      <w:ins w:id="836" w:author="Teh Stand" w:date="2018-11-22T14:57:00Z">
        <w:r w:rsidR="00FE293B">
          <w:rPr>
            <w:lang w:val="en-GB"/>
          </w:rPr>
          <w:t xml:space="preserve"> -</w:t>
        </w:r>
      </w:ins>
      <w:r w:rsidRPr="00A5518E">
        <w:rPr>
          <w:lang w:val="en-GB"/>
        </w:rPr>
        <w:t xml:space="preserve"> Communication Stack</w:t>
      </w:r>
    </w:p>
    <w:p w14:paraId="1ED7E32D" w14:textId="44139380" w:rsidR="00826FF5" w:rsidRPr="00A5518E" w:rsidDel="00CD24B5" w:rsidRDefault="00CD24B5" w:rsidP="00CD24B5">
      <w:pPr>
        <w:autoSpaceDE w:val="0"/>
        <w:autoSpaceDN w:val="0"/>
        <w:adjustRightInd w:val="0"/>
        <w:spacing w:line="240" w:lineRule="auto"/>
        <w:jc w:val="both"/>
        <w:rPr>
          <w:del w:id="837" w:author="Teh Stand" w:date="2018-11-22T15:01:00Z"/>
          <w:rFonts w:ascii="Arial" w:hAnsi="Arial" w:cs="Arial"/>
          <w:sz w:val="20"/>
          <w:szCs w:val="20"/>
          <w:lang w:val="en-GB"/>
        </w:rPr>
      </w:pPr>
      <w:ins w:id="838" w:author="Teh Stand" w:date="2018-11-22T15:01:00Z">
        <w:r>
          <w:rPr>
            <w:rFonts w:ascii="Arial" w:hAnsi="Arial" w:cs="Arial"/>
            <w:sz w:val="20"/>
            <w:szCs w:val="20"/>
            <w:lang w:val="en-GB"/>
          </w:rPr>
          <w:lastRenderedPageBreak/>
          <w:t xml:space="preserve">S-100 </w:t>
        </w:r>
      </w:ins>
      <w:r w:rsidR="00826FF5" w:rsidRPr="00A5518E">
        <w:rPr>
          <w:rFonts w:ascii="Arial" w:hAnsi="Arial" w:cs="Arial"/>
          <w:sz w:val="20"/>
          <w:szCs w:val="20"/>
          <w:lang w:val="en-GB"/>
        </w:rPr>
        <w:t>Part</w:t>
      </w:r>
      <w:r w:rsidR="00EB11FF" w:rsidRPr="00A5518E">
        <w:rPr>
          <w:rFonts w:ascii="Arial" w:hAnsi="Arial" w:cs="Arial"/>
          <w:sz w:val="20"/>
          <w:szCs w:val="20"/>
          <w:lang w:val="en-GB"/>
        </w:rPr>
        <w:t xml:space="preserve"> 14</w:t>
      </w:r>
      <w:r w:rsidR="00826FF5" w:rsidRPr="00A5518E">
        <w:rPr>
          <w:rFonts w:ascii="Arial" w:hAnsi="Arial" w:cs="Arial"/>
          <w:sz w:val="20"/>
          <w:szCs w:val="20"/>
          <w:lang w:val="en-GB"/>
        </w:rPr>
        <w:t xml:space="preserve"> only addresses the concepts in the application and presentation layer</w:t>
      </w:r>
      <w:r w:rsidR="00EB11FF" w:rsidRPr="00A5518E">
        <w:rPr>
          <w:rFonts w:ascii="Arial" w:hAnsi="Arial" w:cs="Arial"/>
          <w:sz w:val="20"/>
          <w:szCs w:val="20"/>
          <w:lang w:val="en-GB"/>
        </w:rPr>
        <w:t>s</w:t>
      </w:r>
      <w:r w:rsidR="00826FF5" w:rsidRPr="00A5518E">
        <w:rPr>
          <w:rFonts w:ascii="Arial" w:hAnsi="Arial" w:cs="Arial"/>
          <w:sz w:val="20"/>
          <w:szCs w:val="20"/>
          <w:lang w:val="en-GB"/>
        </w:rPr>
        <w:t>. The lower layers</w:t>
      </w:r>
      <w:ins w:id="839" w:author="Teh Stand" w:date="2018-11-22T15:01:00Z">
        <w:r>
          <w:rPr>
            <w:rFonts w:ascii="Arial" w:hAnsi="Arial" w:cs="Arial"/>
            <w:sz w:val="20"/>
            <w:szCs w:val="20"/>
            <w:lang w:val="en-GB"/>
          </w:rPr>
          <w:t xml:space="preserve"> </w:t>
        </w:r>
      </w:ins>
    </w:p>
    <w:p w14:paraId="0D01318A" w14:textId="77777777" w:rsidR="00EB11FF" w:rsidRPr="00A5518E" w:rsidRDefault="00826FF5" w:rsidP="00CD24B5">
      <w:pPr>
        <w:autoSpaceDE w:val="0"/>
        <w:autoSpaceDN w:val="0"/>
        <w:adjustRightInd w:val="0"/>
        <w:spacing w:line="240" w:lineRule="auto"/>
        <w:jc w:val="both"/>
        <w:rPr>
          <w:rFonts w:ascii="Arial" w:hAnsi="Arial" w:cs="Arial"/>
          <w:sz w:val="20"/>
          <w:szCs w:val="20"/>
          <w:lang w:val="en-GB"/>
        </w:rPr>
      </w:pPr>
      <w:r w:rsidRPr="00A5518E">
        <w:rPr>
          <w:rFonts w:ascii="Arial" w:hAnsi="Arial" w:cs="Arial"/>
          <w:sz w:val="20"/>
          <w:szCs w:val="20"/>
          <w:lang w:val="en-GB"/>
        </w:rPr>
        <w:t xml:space="preserve">are out of scope of S-100. </w:t>
      </w:r>
    </w:p>
    <w:p w14:paraId="0F7F3717" w14:textId="3E0E63F3" w:rsidR="00EB11FF" w:rsidRPr="00A5518E" w:rsidDel="00CD24B5" w:rsidRDefault="00EB11FF" w:rsidP="00CD24B5">
      <w:pPr>
        <w:autoSpaceDE w:val="0"/>
        <w:autoSpaceDN w:val="0"/>
        <w:adjustRightInd w:val="0"/>
        <w:spacing w:after="60" w:line="240" w:lineRule="auto"/>
        <w:jc w:val="both"/>
        <w:rPr>
          <w:del w:id="840" w:author="Teh Stand" w:date="2018-11-22T15:02:00Z"/>
          <w:rFonts w:ascii="Arial" w:hAnsi="Arial" w:cs="Arial"/>
          <w:sz w:val="20"/>
          <w:szCs w:val="20"/>
          <w:lang w:val="en-GB"/>
        </w:rPr>
      </w:pPr>
    </w:p>
    <w:p w14:paraId="15389A4C" w14:textId="353CA186" w:rsidR="00EB11FF" w:rsidRPr="00927E98" w:rsidRDefault="00EB11FF" w:rsidP="00CD24B5">
      <w:pPr>
        <w:autoSpaceDE w:val="0"/>
        <w:autoSpaceDN w:val="0"/>
        <w:adjustRightInd w:val="0"/>
        <w:spacing w:after="60" w:line="240" w:lineRule="auto"/>
        <w:jc w:val="both"/>
        <w:rPr>
          <w:lang w:val="en-GB" w:eastAsia="ja-JP"/>
        </w:rPr>
      </w:pPr>
      <w:r w:rsidRPr="00A5518E">
        <w:rPr>
          <w:rFonts w:ascii="Arial" w:hAnsi="Arial" w:cs="Arial"/>
          <w:sz w:val="20"/>
          <w:szCs w:val="20"/>
          <w:lang w:val="en-GB"/>
        </w:rPr>
        <w:t xml:space="preserve">Product specifications that use the online exchange method must describe the </w:t>
      </w:r>
      <w:r w:rsidR="008C1CAC" w:rsidRPr="00A5518E">
        <w:rPr>
          <w:rFonts w:ascii="Arial" w:hAnsi="Arial" w:cs="Arial"/>
          <w:sz w:val="20"/>
          <w:szCs w:val="20"/>
          <w:lang w:val="en-GB"/>
        </w:rPr>
        <w:t>concepts</w:t>
      </w:r>
      <w:r w:rsidRPr="00A5518E">
        <w:rPr>
          <w:rFonts w:ascii="Arial" w:hAnsi="Arial" w:cs="Arial"/>
          <w:sz w:val="20"/>
          <w:szCs w:val="20"/>
          <w:lang w:val="en-GB"/>
        </w:rPr>
        <w:t xml:space="preserve"> that are used to structure a session</w:t>
      </w:r>
      <w:ins w:id="841" w:author="Teh Stand" w:date="2018-11-22T15:04:00Z">
        <w:r w:rsidR="00CD24B5">
          <w:rPr>
            <w:rFonts w:ascii="Arial" w:hAnsi="Arial" w:cs="Arial"/>
            <w:sz w:val="20"/>
            <w:szCs w:val="20"/>
            <w:lang w:val="en-GB"/>
          </w:rPr>
          <w:t>;</w:t>
        </w:r>
      </w:ins>
      <w:del w:id="842" w:author="Teh Stand" w:date="2018-11-22T15:04:00Z">
        <w:r w:rsidRPr="00A5518E" w:rsidDel="00CD24B5">
          <w:rPr>
            <w:rFonts w:ascii="Arial" w:hAnsi="Arial" w:cs="Arial"/>
            <w:sz w:val="20"/>
            <w:szCs w:val="20"/>
            <w:lang w:val="en-GB"/>
          </w:rPr>
          <w:delText>,</w:delText>
        </w:r>
      </w:del>
      <w:r w:rsidRPr="00A5518E">
        <w:rPr>
          <w:rFonts w:ascii="Arial" w:hAnsi="Arial" w:cs="Arial"/>
          <w:sz w:val="20"/>
          <w:szCs w:val="20"/>
          <w:lang w:val="en-GB"/>
        </w:rPr>
        <w:t xml:space="preserve"> and must explain how the data is transferred within sessions. </w:t>
      </w:r>
      <w:r w:rsidRPr="00927E98">
        <w:rPr>
          <w:lang w:val="en-GB" w:eastAsia="ja-JP"/>
        </w:rPr>
        <w:t xml:space="preserve">A session-oriented service typically contains three components, each handling </w:t>
      </w:r>
      <w:r w:rsidR="008C1CAC" w:rsidRPr="00927E98">
        <w:rPr>
          <w:lang w:val="en-GB" w:eastAsia="ja-JP"/>
        </w:rPr>
        <w:t>different</w:t>
      </w:r>
      <w:r w:rsidRPr="00927E98">
        <w:rPr>
          <w:lang w:val="en-GB" w:eastAsia="ja-JP"/>
        </w:rPr>
        <w:t xml:space="preserve"> types of data:</w:t>
      </w:r>
    </w:p>
    <w:p w14:paraId="1F156FAF" w14:textId="31E749C6" w:rsidR="00EB11FF" w:rsidRPr="00927E98" w:rsidDel="00CD24B5" w:rsidRDefault="00EB11FF">
      <w:pPr>
        <w:autoSpaceDE w:val="0"/>
        <w:autoSpaceDN w:val="0"/>
        <w:adjustRightInd w:val="0"/>
        <w:spacing w:after="60" w:line="240" w:lineRule="auto"/>
        <w:jc w:val="both"/>
        <w:rPr>
          <w:del w:id="843" w:author="Teh Stand" w:date="2018-11-22T15:02:00Z"/>
          <w:lang w:val="en-GB" w:eastAsia="ja-JP"/>
        </w:rPr>
        <w:pPrChange w:id="844" w:author="Teh Stand" w:date="2018-11-22T15:02:00Z">
          <w:pPr>
            <w:autoSpaceDE w:val="0"/>
            <w:autoSpaceDN w:val="0"/>
            <w:adjustRightInd w:val="0"/>
            <w:spacing w:after="0" w:line="240" w:lineRule="auto"/>
          </w:pPr>
        </w:pPrChange>
      </w:pPr>
    </w:p>
    <w:p w14:paraId="32F6FB26" w14:textId="7DD0BFF3" w:rsidR="00EB11FF" w:rsidRPr="00927E98" w:rsidRDefault="00EB11FF" w:rsidP="00CD24B5">
      <w:pPr>
        <w:pStyle w:val="ListParagraph"/>
        <w:numPr>
          <w:ilvl w:val="0"/>
          <w:numId w:val="26"/>
        </w:numPr>
        <w:spacing w:after="60" w:line="240" w:lineRule="auto"/>
        <w:contextualSpacing w:val="0"/>
        <w:jc w:val="both"/>
        <w:rPr>
          <w:lang w:val="en-GB" w:eastAsia="ja-JP"/>
        </w:rPr>
      </w:pPr>
      <w:r w:rsidRPr="00927E98">
        <w:rPr>
          <w:lang w:val="en-GB" w:eastAsia="ja-JP"/>
        </w:rPr>
        <w:t>Session component: Describing the handling of the session data (service request, service response, login, login response, logout).</w:t>
      </w:r>
    </w:p>
    <w:p w14:paraId="40553B87" w14:textId="4C60B640" w:rsidR="00EB11FF" w:rsidRPr="00927E98" w:rsidRDefault="00EB11FF" w:rsidP="00CD24B5">
      <w:pPr>
        <w:pStyle w:val="ListParagraph"/>
        <w:numPr>
          <w:ilvl w:val="0"/>
          <w:numId w:val="26"/>
        </w:numPr>
        <w:spacing w:after="60" w:line="240" w:lineRule="auto"/>
        <w:contextualSpacing w:val="0"/>
        <w:jc w:val="both"/>
        <w:rPr>
          <w:lang w:val="en-GB" w:eastAsia="ja-JP"/>
        </w:rPr>
      </w:pPr>
      <w:r w:rsidRPr="00927E98">
        <w:rPr>
          <w:lang w:val="en-GB" w:eastAsia="ja-JP"/>
        </w:rPr>
        <w:t xml:space="preserve">Service component: Describing the information to maintain the service (for example keep alive messages, service status). </w:t>
      </w:r>
    </w:p>
    <w:p w14:paraId="7BAF0623" w14:textId="108102CD" w:rsidR="00EB11FF" w:rsidRPr="00927E98" w:rsidRDefault="00EB11FF" w:rsidP="00CD24B5">
      <w:pPr>
        <w:pStyle w:val="ListParagraph"/>
        <w:numPr>
          <w:ilvl w:val="0"/>
          <w:numId w:val="26"/>
        </w:numPr>
        <w:spacing w:line="240" w:lineRule="auto"/>
        <w:contextualSpacing w:val="0"/>
        <w:jc w:val="both"/>
        <w:rPr>
          <w:lang w:val="en-GB" w:eastAsia="ja-JP"/>
        </w:rPr>
      </w:pPr>
      <w:r w:rsidRPr="00927E98">
        <w:rPr>
          <w:lang w:val="en-GB" w:eastAsia="ja-JP"/>
        </w:rPr>
        <w:t>Data component: Describing the data itself; for example Vessel Traffic Image data (objects).</w:t>
      </w:r>
    </w:p>
    <w:p w14:paraId="249AB26E" w14:textId="5C65846C" w:rsidR="00826FF5" w:rsidRPr="00A5518E" w:rsidRDefault="00EB11FF" w:rsidP="00CD24B5">
      <w:pPr>
        <w:spacing w:line="240" w:lineRule="auto"/>
        <w:jc w:val="both"/>
        <w:rPr>
          <w:lang w:val="en-GB" w:eastAsia="ja-JP"/>
        </w:rPr>
      </w:pPr>
      <w:r w:rsidRPr="00927E98">
        <w:rPr>
          <w:lang w:val="en-GB" w:eastAsia="ja-JP"/>
        </w:rPr>
        <w:t>Any Metadata required for each component should be detailed in the Product Specification.</w:t>
      </w:r>
    </w:p>
    <w:p w14:paraId="2C09EE82" w14:textId="76B9FCB5" w:rsidR="00F17FF7" w:rsidRPr="00927E98" w:rsidDel="003761D2" w:rsidRDefault="00F17FF7" w:rsidP="003761D2">
      <w:pPr>
        <w:tabs>
          <w:tab w:val="left" w:pos="851"/>
        </w:tabs>
        <w:autoSpaceDE w:val="0"/>
        <w:autoSpaceDN w:val="0"/>
        <w:adjustRightInd w:val="0"/>
        <w:spacing w:after="0" w:line="240" w:lineRule="auto"/>
        <w:rPr>
          <w:del w:id="845" w:author="Teh Stand" w:date="2018-11-22T15:06:00Z"/>
          <w:lang w:val="en-GB"/>
        </w:rPr>
      </w:pPr>
    </w:p>
    <w:p w14:paraId="3B5BAEF4" w14:textId="014DE11C" w:rsidR="00F17FF7" w:rsidRPr="00A5518E" w:rsidRDefault="00F17FF7" w:rsidP="003761D2">
      <w:pPr>
        <w:pStyle w:val="Heading2"/>
        <w:keepLines w:val="0"/>
        <w:numPr>
          <w:ilvl w:val="2"/>
          <w:numId w:val="8"/>
        </w:numPr>
        <w:tabs>
          <w:tab w:val="left" w:pos="851"/>
        </w:tabs>
        <w:suppressAutoHyphens/>
        <w:spacing w:before="60" w:after="240" w:line="250" w:lineRule="exact"/>
        <w:jc w:val="both"/>
        <w:rPr>
          <w:rFonts w:ascii="Arial" w:eastAsia="MS Mincho" w:hAnsi="Arial" w:cs="Times New Roman"/>
          <w:b/>
          <w:bCs/>
          <w:szCs w:val="20"/>
          <w:lang w:val="en-GB" w:eastAsia="ja-JP"/>
        </w:rPr>
      </w:pPr>
      <w:r w:rsidRPr="00A5518E">
        <w:rPr>
          <w:rFonts w:ascii="Arial" w:eastAsia="MS Mincho" w:hAnsi="Arial" w:cs="Times New Roman"/>
          <w:b/>
          <w:bCs/>
          <w:color w:val="auto"/>
          <w:sz w:val="22"/>
          <w:szCs w:val="20"/>
          <w:lang w:val="en-GB" w:eastAsia="ja-JP"/>
        </w:rPr>
        <w:t xml:space="preserve">Dataset </w:t>
      </w:r>
      <w:r w:rsidR="00F559AF" w:rsidRPr="00927E98">
        <w:rPr>
          <w:rFonts w:ascii="Arial" w:eastAsia="MS Mincho" w:hAnsi="Arial" w:cs="Times New Roman"/>
          <w:b/>
          <w:bCs/>
          <w:color w:val="auto"/>
          <w:sz w:val="22"/>
          <w:szCs w:val="20"/>
          <w:lang w:val="en-GB" w:eastAsia="ja-JP"/>
        </w:rPr>
        <w:t>n</w:t>
      </w:r>
      <w:r w:rsidRPr="00A5518E">
        <w:rPr>
          <w:rFonts w:ascii="Arial" w:eastAsia="MS Mincho" w:hAnsi="Arial" w:cs="Times New Roman"/>
          <w:b/>
          <w:bCs/>
          <w:color w:val="auto"/>
          <w:sz w:val="22"/>
          <w:szCs w:val="20"/>
          <w:lang w:val="en-GB" w:eastAsia="ja-JP"/>
        </w:rPr>
        <w:t xml:space="preserve">aming </w:t>
      </w:r>
      <w:r w:rsidR="00F559AF" w:rsidRPr="00927E98">
        <w:rPr>
          <w:rFonts w:ascii="Arial" w:eastAsia="MS Mincho" w:hAnsi="Arial" w:cs="Times New Roman"/>
          <w:b/>
          <w:bCs/>
          <w:color w:val="auto"/>
          <w:sz w:val="22"/>
          <w:szCs w:val="20"/>
          <w:lang w:val="en-GB" w:eastAsia="ja-JP"/>
        </w:rPr>
        <w:t>r</w:t>
      </w:r>
      <w:r w:rsidRPr="00A5518E">
        <w:rPr>
          <w:rFonts w:ascii="Arial" w:eastAsia="MS Mincho" w:hAnsi="Arial" w:cs="Times New Roman"/>
          <w:b/>
          <w:bCs/>
          <w:color w:val="auto"/>
          <w:sz w:val="22"/>
          <w:szCs w:val="20"/>
          <w:lang w:val="en-GB" w:eastAsia="ja-JP"/>
        </w:rPr>
        <w:t>ules</w:t>
      </w:r>
    </w:p>
    <w:p w14:paraId="3E0975A4" w14:textId="68EC4517" w:rsidR="005D7E39" w:rsidRPr="00A5518E" w:rsidRDefault="005B0CDB">
      <w:pPr>
        <w:autoSpaceDE w:val="0"/>
        <w:autoSpaceDN w:val="0"/>
        <w:adjustRightInd w:val="0"/>
        <w:spacing w:line="240" w:lineRule="auto"/>
        <w:jc w:val="both"/>
        <w:rPr>
          <w:rFonts w:cs="Arial"/>
          <w:lang w:val="en-GB"/>
        </w:rPr>
        <w:pPrChange w:id="846" w:author="Teh Stand" w:date="2018-11-22T15:10:00Z">
          <w:pPr>
            <w:autoSpaceDE w:val="0"/>
            <w:autoSpaceDN w:val="0"/>
            <w:adjustRightInd w:val="0"/>
            <w:spacing w:after="60" w:line="240" w:lineRule="auto"/>
            <w:jc w:val="both"/>
          </w:pPr>
        </w:pPrChange>
      </w:pPr>
      <w:r w:rsidRPr="00A5518E">
        <w:rPr>
          <w:rFonts w:cs="Arial"/>
          <w:lang w:val="en-GB"/>
        </w:rPr>
        <w:t xml:space="preserve">Dataset naming should follow a standard pattern to give </w:t>
      </w:r>
      <w:del w:id="847" w:author="Teh Stand" w:date="2018-11-22T15:10:00Z">
        <w:r w:rsidRPr="00A5518E" w:rsidDel="003761D2">
          <w:rPr>
            <w:rFonts w:cs="Arial"/>
            <w:lang w:val="en-GB"/>
          </w:rPr>
          <w:delText>implementors</w:delText>
        </w:r>
      </w:del>
      <w:ins w:id="848" w:author="Teh Stand" w:date="2018-11-22T15:10:00Z">
        <w:r w:rsidR="003761D2" w:rsidRPr="00A5518E">
          <w:rPr>
            <w:rFonts w:cs="Arial"/>
            <w:lang w:val="en-GB"/>
          </w:rPr>
          <w:t>implementers</w:t>
        </w:r>
      </w:ins>
      <w:r w:rsidRPr="00A5518E">
        <w:rPr>
          <w:rFonts w:cs="Arial"/>
          <w:lang w:val="en-GB"/>
        </w:rPr>
        <w:t xml:space="preserve"> greater predictability of incoming datasets. All dataset naming conventions </w:t>
      </w:r>
      <w:r w:rsidR="00BD2DA6" w:rsidRPr="00A5518E">
        <w:rPr>
          <w:rFonts w:cs="Arial"/>
          <w:lang w:val="en-GB"/>
        </w:rPr>
        <w:t>are recommended to</w:t>
      </w:r>
      <w:r w:rsidRPr="00A5518E">
        <w:rPr>
          <w:rFonts w:cs="Arial"/>
          <w:lang w:val="en-GB"/>
        </w:rPr>
        <w:t xml:space="preserve"> follow these rules as much as possible.</w:t>
      </w:r>
    </w:p>
    <w:p w14:paraId="10184CC5" w14:textId="35FC7D9F" w:rsidR="005B0CDB" w:rsidRPr="00A5518E" w:rsidDel="003761D2" w:rsidRDefault="005B0CDB" w:rsidP="003761D2">
      <w:pPr>
        <w:autoSpaceDE w:val="0"/>
        <w:autoSpaceDN w:val="0"/>
        <w:adjustRightInd w:val="0"/>
        <w:spacing w:after="60" w:line="240" w:lineRule="auto"/>
        <w:jc w:val="both"/>
        <w:rPr>
          <w:del w:id="849" w:author="Teh Stand" w:date="2018-11-22T15:08:00Z"/>
          <w:rFonts w:cs="Arial"/>
          <w:lang w:val="en-GB"/>
        </w:rPr>
      </w:pPr>
    </w:p>
    <w:p w14:paraId="0871D17C" w14:textId="20490251" w:rsidR="005B0CDB" w:rsidRPr="00A5518E" w:rsidRDefault="005B0CDB" w:rsidP="003761D2">
      <w:pPr>
        <w:autoSpaceDE w:val="0"/>
        <w:autoSpaceDN w:val="0"/>
        <w:adjustRightInd w:val="0"/>
        <w:spacing w:after="60" w:line="240" w:lineRule="auto"/>
        <w:jc w:val="both"/>
        <w:rPr>
          <w:rFonts w:cs="Arial"/>
          <w:lang w:val="en-GB"/>
        </w:rPr>
      </w:pPr>
      <w:r w:rsidRPr="00A5518E">
        <w:rPr>
          <w:rFonts w:cs="Arial"/>
          <w:lang w:val="en-GB"/>
        </w:rPr>
        <w:t>XXXYYYYØØØØØØØØØ</w:t>
      </w:r>
    </w:p>
    <w:p w14:paraId="2BEAA1D6" w14:textId="326C170D" w:rsidR="005B0CDB" w:rsidRPr="00A5518E" w:rsidDel="003761D2" w:rsidRDefault="005B0CDB">
      <w:pPr>
        <w:autoSpaceDE w:val="0"/>
        <w:autoSpaceDN w:val="0"/>
        <w:adjustRightInd w:val="0"/>
        <w:spacing w:after="60" w:line="240" w:lineRule="auto"/>
        <w:jc w:val="both"/>
        <w:rPr>
          <w:del w:id="850" w:author="Teh Stand" w:date="2018-11-22T15:08:00Z"/>
          <w:rFonts w:cs="Arial"/>
          <w:lang w:val="en-GB"/>
        </w:rPr>
        <w:pPrChange w:id="851" w:author="Teh Stand" w:date="2018-11-22T15:08:00Z">
          <w:pPr>
            <w:autoSpaceDE w:val="0"/>
            <w:autoSpaceDN w:val="0"/>
            <w:adjustRightInd w:val="0"/>
            <w:spacing w:after="0" w:line="240" w:lineRule="auto"/>
          </w:pPr>
        </w:pPrChange>
      </w:pPr>
    </w:p>
    <w:p w14:paraId="777D5888" w14:textId="6081E1B5" w:rsidR="005B0CDB" w:rsidRPr="00A5518E" w:rsidRDefault="005B0CDB" w:rsidP="003761D2">
      <w:pPr>
        <w:autoSpaceDE w:val="0"/>
        <w:autoSpaceDN w:val="0"/>
        <w:adjustRightInd w:val="0"/>
        <w:spacing w:after="0" w:line="240" w:lineRule="auto"/>
        <w:jc w:val="both"/>
        <w:rPr>
          <w:rFonts w:cs="Arial"/>
          <w:lang w:val="en-GB"/>
        </w:rPr>
      </w:pPr>
      <w:r w:rsidRPr="00A5518E">
        <w:rPr>
          <w:rFonts w:cs="Arial"/>
          <w:lang w:val="en-GB"/>
        </w:rPr>
        <w:t xml:space="preserve">XXX is the product code, </w:t>
      </w:r>
      <w:del w:id="852" w:author="Teh Stand" w:date="2018-11-22T15:09:00Z">
        <w:r w:rsidRPr="00A5518E" w:rsidDel="003761D2">
          <w:rPr>
            <w:rFonts w:cs="Arial"/>
            <w:lang w:val="en-GB"/>
          </w:rPr>
          <w:delText>e.g.</w:delText>
        </w:r>
      </w:del>
      <w:ins w:id="853" w:author="Teh Stand" w:date="2018-11-22T15:09:00Z">
        <w:r w:rsidR="003761D2">
          <w:rPr>
            <w:rFonts w:cs="Arial"/>
            <w:lang w:val="en-GB"/>
          </w:rPr>
          <w:t>for example</w:t>
        </w:r>
      </w:ins>
      <w:r w:rsidRPr="00A5518E">
        <w:rPr>
          <w:rFonts w:cs="Arial"/>
          <w:lang w:val="en-GB"/>
        </w:rPr>
        <w:t xml:space="preserve"> 123 is for Maritime Radio Service</w:t>
      </w:r>
      <w:ins w:id="854" w:author="Teh Stand" w:date="2018-11-22T15:32:00Z">
        <w:r w:rsidR="006C35C1">
          <w:rPr>
            <w:rFonts w:cs="Arial"/>
            <w:lang w:val="en-GB"/>
          </w:rPr>
          <w:t>; 101 for ENC</w:t>
        </w:r>
      </w:ins>
      <w:r w:rsidRPr="00A5518E">
        <w:rPr>
          <w:rFonts w:cs="Arial"/>
          <w:lang w:val="en-GB"/>
        </w:rPr>
        <w:t>.</w:t>
      </w:r>
    </w:p>
    <w:p w14:paraId="3947A1E0" w14:textId="7777EB02" w:rsidR="005B0CDB" w:rsidRPr="00A5518E" w:rsidRDefault="005B0CDB" w:rsidP="003761D2">
      <w:pPr>
        <w:autoSpaceDE w:val="0"/>
        <w:autoSpaceDN w:val="0"/>
        <w:adjustRightInd w:val="0"/>
        <w:spacing w:after="0" w:line="240" w:lineRule="auto"/>
        <w:jc w:val="both"/>
        <w:rPr>
          <w:rFonts w:cs="Arial"/>
          <w:lang w:val="en-GB"/>
        </w:rPr>
      </w:pPr>
      <w:r w:rsidRPr="00A5518E">
        <w:rPr>
          <w:rFonts w:cs="Arial"/>
          <w:lang w:val="en-GB"/>
        </w:rPr>
        <w:t>YYYY is the producer code according to the Producer Code Register.</w:t>
      </w:r>
    </w:p>
    <w:p w14:paraId="66F366F4" w14:textId="14078ECC" w:rsidR="005B0CDB" w:rsidRPr="00A5518E" w:rsidRDefault="005B0CDB" w:rsidP="003761D2">
      <w:pPr>
        <w:autoSpaceDE w:val="0"/>
        <w:autoSpaceDN w:val="0"/>
        <w:adjustRightInd w:val="0"/>
        <w:spacing w:line="240" w:lineRule="auto"/>
        <w:jc w:val="both"/>
        <w:rPr>
          <w:rFonts w:cs="Arial"/>
          <w:lang w:val="en-GB"/>
        </w:rPr>
      </w:pPr>
      <w:r w:rsidRPr="00A5518E">
        <w:rPr>
          <w:rFonts w:cs="Arial"/>
          <w:lang w:val="en-GB"/>
        </w:rPr>
        <w:t>ØØØØ is an arbitrary length unique code in alphanumeric characters.</w:t>
      </w:r>
    </w:p>
    <w:p w14:paraId="00FDD61F" w14:textId="05F6A916" w:rsidR="005B0CDB" w:rsidDel="00DD2DD8" w:rsidRDefault="005B0CDB" w:rsidP="00DD2DD8">
      <w:pPr>
        <w:autoSpaceDE w:val="0"/>
        <w:autoSpaceDN w:val="0"/>
        <w:adjustRightInd w:val="0"/>
        <w:spacing w:line="240" w:lineRule="auto"/>
        <w:jc w:val="both"/>
        <w:rPr>
          <w:del w:id="855" w:author="Teh Stand" w:date="2018-11-22T15:09:00Z"/>
          <w:rFonts w:cs="Arial"/>
          <w:lang w:val="en-GB"/>
        </w:rPr>
      </w:pPr>
    </w:p>
    <w:p w14:paraId="62A59BFB" w14:textId="77777777" w:rsidR="00DD2DD8" w:rsidRDefault="00DD2DD8" w:rsidP="00DD2DD8">
      <w:pPr>
        <w:autoSpaceDE w:val="0"/>
        <w:autoSpaceDN w:val="0"/>
        <w:adjustRightInd w:val="0"/>
        <w:spacing w:line="240" w:lineRule="auto"/>
        <w:jc w:val="both"/>
        <w:rPr>
          <w:ins w:id="856" w:author="Teh Stand" w:date="2018-11-22T15:27:00Z"/>
          <w:rFonts w:cs="Arial"/>
          <w:lang w:val="en-GB"/>
        </w:rPr>
      </w:pPr>
      <w:ins w:id="857" w:author="Teh Stand" w:date="2018-11-22T15:26:00Z">
        <w:r>
          <w:rPr>
            <w:rFonts w:cs="Arial"/>
            <w:lang w:val="en-GB"/>
          </w:rPr>
          <w:t>I</w:t>
        </w:r>
        <w:r w:rsidRPr="00A5518E">
          <w:rPr>
            <w:rFonts w:cs="Arial"/>
            <w:lang w:val="en-GB"/>
          </w:rPr>
          <w:t xml:space="preserve">f useful, the </w:t>
        </w:r>
        <w:r>
          <w:rPr>
            <w:rFonts w:cs="Arial"/>
            <w:lang w:val="en-GB"/>
          </w:rPr>
          <w:t>P</w:t>
        </w:r>
        <w:r w:rsidRPr="00A5518E">
          <w:rPr>
            <w:rFonts w:cs="Arial"/>
            <w:lang w:val="en-GB"/>
          </w:rPr>
          <w:t xml:space="preserve">roduct </w:t>
        </w:r>
        <w:r>
          <w:rPr>
            <w:rFonts w:cs="Arial"/>
            <w:lang w:val="en-GB"/>
          </w:rPr>
          <w:t>S</w:t>
        </w:r>
        <w:r w:rsidRPr="00A5518E">
          <w:rPr>
            <w:rFonts w:cs="Arial"/>
            <w:lang w:val="en-GB"/>
          </w:rPr>
          <w:t>pecification can include a differentiating character or code</w:t>
        </w:r>
        <w:r>
          <w:rPr>
            <w:rFonts w:cs="Arial"/>
            <w:lang w:val="en-GB"/>
          </w:rPr>
          <w:t xml:space="preserve"> (for example the underscore (_) character)</w:t>
        </w:r>
        <w:r w:rsidRPr="00A5518E">
          <w:rPr>
            <w:rFonts w:cs="Arial"/>
            <w:lang w:val="en-GB"/>
          </w:rPr>
          <w:t xml:space="preserve"> in the ‘ØØØØ’ space of the file name.</w:t>
        </w:r>
      </w:ins>
    </w:p>
    <w:p w14:paraId="591981A1" w14:textId="5888128E" w:rsidR="005B0CDB" w:rsidRPr="00A5518E" w:rsidRDefault="005B0CDB" w:rsidP="00DD2DD8">
      <w:pPr>
        <w:autoSpaceDE w:val="0"/>
        <w:autoSpaceDN w:val="0"/>
        <w:adjustRightInd w:val="0"/>
        <w:spacing w:line="240" w:lineRule="auto"/>
        <w:jc w:val="both"/>
        <w:rPr>
          <w:rFonts w:cs="Arial"/>
          <w:lang w:val="en-GB"/>
        </w:rPr>
      </w:pPr>
      <w:r w:rsidRPr="00A5518E">
        <w:rPr>
          <w:rFonts w:cs="Arial"/>
          <w:lang w:val="en-GB"/>
        </w:rPr>
        <w:t>Support files should follow a similar naming</w:t>
      </w:r>
      <w:del w:id="858" w:author="Teh Stand" w:date="2018-11-22T15:27:00Z">
        <w:r w:rsidRPr="00A5518E" w:rsidDel="00DD2DD8">
          <w:rPr>
            <w:rFonts w:cs="Arial"/>
            <w:lang w:val="en-GB"/>
          </w:rPr>
          <w:delText>, and</w:delText>
        </w:r>
      </w:del>
      <w:ins w:id="859" w:author="Teh Stand" w:date="2018-11-22T15:27:00Z">
        <w:r w:rsidR="00DD2DD8">
          <w:rPr>
            <w:rFonts w:cs="Arial"/>
            <w:lang w:val="en-GB"/>
          </w:rPr>
          <w:t>.</w:t>
        </w:r>
      </w:ins>
      <w:r w:rsidRPr="00A5518E">
        <w:rPr>
          <w:rFonts w:cs="Arial"/>
          <w:lang w:val="en-GB"/>
        </w:rPr>
        <w:t xml:space="preserve"> </w:t>
      </w:r>
      <w:del w:id="860" w:author="Teh Stand" w:date="2018-11-22T15:26:00Z">
        <w:r w:rsidRPr="00A5518E" w:rsidDel="00DD2DD8">
          <w:rPr>
            <w:rFonts w:cs="Arial"/>
            <w:lang w:val="en-GB"/>
          </w:rPr>
          <w:delText xml:space="preserve">if useful, the </w:delText>
        </w:r>
      </w:del>
      <w:del w:id="861" w:author="Teh Stand" w:date="2018-11-22T15:11:00Z">
        <w:r w:rsidRPr="00A5518E" w:rsidDel="005C1E24">
          <w:rPr>
            <w:rFonts w:cs="Arial"/>
            <w:lang w:val="en-GB"/>
          </w:rPr>
          <w:delText xml:space="preserve">product specification </w:delText>
        </w:r>
      </w:del>
      <w:del w:id="862" w:author="Teh Stand" w:date="2018-11-22T15:26:00Z">
        <w:r w:rsidRPr="00A5518E" w:rsidDel="00DD2DD8">
          <w:rPr>
            <w:rFonts w:cs="Arial"/>
            <w:lang w:val="en-GB"/>
          </w:rPr>
          <w:delText xml:space="preserve">can include a differentiating character or code in the </w:delText>
        </w:r>
        <w:r w:rsidR="009F418B" w:rsidRPr="00A5518E" w:rsidDel="00DD2DD8">
          <w:rPr>
            <w:rFonts w:cs="Arial"/>
            <w:lang w:val="en-GB"/>
          </w:rPr>
          <w:delText>‘</w:delText>
        </w:r>
        <w:r w:rsidRPr="00A5518E" w:rsidDel="00DD2DD8">
          <w:rPr>
            <w:rFonts w:cs="Arial"/>
            <w:lang w:val="en-GB"/>
          </w:rPr>
          <w:delText>ØØØØ</w:delText>
        </w:r>
        <w:r w:rsidR="009F418B" w:rsidRPr="00A5518E" w:rsidDel="00DD2DD8">
          <w:rPr>
            <w:rFonts w:cs="Arial"/>
            <w:lang w:val="en-GB"/>
          </w:rPr>
          <w:delText>’</w:delText>
        </w:r>
        <w:r w:rsidRPr="00A5518E" w:rsidDel="00DD2DD8">
          <w:rPr>
            <w:rFonts w:cs="Arial"/>
            <w:lang w:val="en-GB"/>
          </w:rPr>
          <w:delText xml:space="preserve"> space of the file name.</w:delText>
        </w:r>
      </w:del>
    </w:p>
    <w:p w14:paraId="0DFA7C65" w14:textId="15B2E66A" w:rsidR="005B0CDB" w:rsidRPr="00A5518E" w:rsidDel="005C1E24" w:rsidRDefault="005B0CDB">
      <w:pPr>
        <w:autoSpaceDE w:val="0"/>
        <w:autoSpaceDN w:val="0"/>
        <w:adjustRightInd w:val="0"/>
        <w:spacing w:line="240" w:lineRule="auto"/>
        <w:jc w:val="both"/>
        <w:rPr>
          <w:del w:id="863" w:author="Teh Stand" w:date="2018-11-22T15:12:00Z"/>
          <w:rFonts w:cs="Arial"/>
          <w:lang w:val="en-GB"/>
        </w:rPr>
        <w:pPrChange w:id="864" w:author="Teh Stand" w:date="2018-11-22T15:31:00Z">
          <w:pPr>
            <w:autoSpaceDE w:val="0"/>
            <w:autoSpaceDN w:val="0"/>
            <w:adjustRightInd w:val="0"/>
            <w:spacing w:after="0" w:line="240" w:lineRule="auto"/>
          </w:pPr>
        </w:pPrChange>
      </w:pPr>
    </w:p>
    <w:p w14:paraId="49869B8E" w14:textId="77777777" w:rsidR="000257EC" w:rsidRPr="00927E98" w:rsidRDefault="000257EC" w:rsidP="006C35C1">
      <w:pPr>
        <w:pStyle w:val="Heading2"/>
        <w:keepLines w:val="0"/>
        <w:numPr>
          <w:ilvl w:val="2"/>
          <w:numId w:val="8"/>
        </w:numPr>
        <w:tabs>
          <w:tab w:val="left" w:pos="851"/>
        </w:tabs>
        <w:suppressAutoHyphens/>
        <w:spacing w:before="60" w:after="240" w:line="240" w:lineRule="auto"/>
        <w:jc w:val="both"/>
        <w:rPr>
          <w:rFonts w:ascii="Arial" w:eastAsia="MS Mincho" w:hAnsi="Arial" w:cs="Times New Roman"/>
          <w:b/>
          <w:bCs/>
          <w:color w:val="auto"/>
          <w:sz w:val="22"/>
          <w:szCs w:val="20"/>
          <w:lang w:val="en-GB" w:eastAsia="ja-JP"/>
        </w:rPr>
      </w:pPr>
      <w:bookmarkStart w:id="865" w:name="_Toc502540956"/>
      <w:bookmarkStart w:id="866" w:name="_Toc502558260"/>
      <w:r w:rsidRPr="00927E98">
        <w:rPr>
          <w:rFonts w:ascii="Arial" w:eastAsia="MS Mincho" w:hAnsi="Arial" w:cs="Times New Roman"/>
          <w:b/>
          <w:bCs/>
          <w:color w:val="auto"/>
          <w:sz w:val="22"/>
          <w:szCs w:val="20"/>
          <w:lang w:val="en-GB" w:eastAsia="ja-JP"/>
        </w:rPr>
        <w:t>Metadata</w:t>
      </w:r>
      <w:bookmarkEnd w:id="865"/>
      <w:bookmarkEnd w:id="866"/>
    </w:p>
    <w:p w14:paraId="4C0A61BD" w14:textId="71D6CAB7" w:rsidR="000257EC" w:rsidRPr="00A5518E" w:rsidRDefault="000257EC" w:rsidP="006C35C1">
      <w:pPr>
        <w:pStyle w:val="ListParagraph"/>
        <w:spacing w:line="240" w:lineRule="auto"/>
        <w:ind w:left="0"/>
        <w:contextualSpacing w:val="0"/>
        <w:jc w:val="both"/>
        <w:rPr>
          <w:lang w:val="en-GB"/>
        </w:rPr>
      </w:pPr>
      <w:r w:rsidRPr="00927E98">
        <w:rPr>
          <w:lang w:val="en-GB"/>
        </w:rPr>
        <w:t xml:space="preserve">Metadata is data about data. </w:t>
      </w:r>
      <w:r w:rsidRPr="00A5518E">
        <w:rPr>
          <w:lang w:val="en-GB"/>
        </w:rPr>
        <w:t>In S-100 the primary purposes of metadata are to provide information about the identification</w:t>
      </w:r>
      <w:ins w:id="867" w:author="Teh Stand" w:date="2018-11-22T15:33:00Z">
        <w:r w:rsidR="006C35C1">
          <w:rPr>
            <w:lang w:val="en-GB"/>
          </w:rPr>
          <w:t>;</w:t>
        </w:r>
      </w:ins>
      <w:del w:id="868" w:author="Teh Stand" w:date="2018-11-22T15:33:00Z">
        <w:r w:rsidRPr="00A5518E" w:rsidDel="006C35C1">
          <w:rPr>
            <w:lang w:val="en-GB"/>
          </w:rPr>
          <w:delText>,</w:delText>
        </w:r>
      </w:del>
      <w:r w:rsidRPr="00A5518E">
        <w:rPr>
          <w:lang w:val="en-GB"/>
        </w:rPr>
        <w:t xml:space="preserve"> spatial and temporal extent</w:t>
      </w:r>
      <w:del w:id="869" w:author="Teh Stand" w:date="2018-11-22T15:34:00Z">
        <w:r w:rsidRPr="00A5518E" w:rsidDel="006C35C1">
          <w:rPr>
            <w:lang w:val="en-GB"/>
          </w:rPr>
          <w:delText xml:space="preserve">, </w:delText>
        </w:r>
      </w:del>
      <w:ins w:id="870" w:author="Teh Stand" w:date="2018-11-22T15:34:00Z">
        <w:r w:rsidR="006C35C1">
          <w:rPr>
            <w:lang w:val="en-GB"/>
          </w:rPr>
          <w:t>;</w:t>
        </w:r>
        <w:r w:rsidR="006C35C1" w:rsidRPr="00A5518E">
          <w:rPr>
            <w:lang w:val="en-GB"/>
          </w:rPr>
          <w:t xml:space="preserve"> </w:t>
        </w:r>
      </w:ins>
      <w:r w:rsidRPr="00A5518E">
        <w:rPr>
          <w:lang w:val="en-GB"/>
        </w:rPr>
        <w:t>quality</w:t>
      </w:r>
      <w:del w:id="871" w:author="Teh Stand" w:date="2018-11-22T15:34:00Z">
        <w:r w:rsidRPr="00A5518E" w:rsidDel="006C35C1">
          <w:rPr>
            <w:lang w:val="en-GB"/>
          </w:rPr>
          <w:delText xml:space="preserve">, </w:delText>
        </w:r>
      </w:del>
      <w:ins w:id="872" w:author="Teh Stand" w:date="2018-11-22T15:34:00Z">
        <w:r w:rsidR="006C35C1">
          <w:rPr>
            <w:lang w:val="en-GB"/>
          </w:rPr>
          <w:t>;</w:t>
        </w:r>
        <w:r w:rsidR="006C35C1" w:rsidRPr="00A5518E">
          <w:rPr>
            <w:lang w:val="en-GB"/>
          </w:rPr>
          <w:t xml:space="preserve"> </w:t>
        </w:r>
      </w:ins>
      <w:r w:rsidRPr="00A5518E">
        <w:rPr>
          <w:lang w:val="en-GB"/>
        </w:rPr>
        <w:t>application schema</w:t>
      </w:r>
      <w:del w:id="873" w:author="Teh Stand" w:date="2018-11-22T15:34:00Z">
        <w:r w:rsidRPr="00A5518E" w:rsidDel="006C35C1">
          <w:rPr>
            <w:lang w:val="en-GB"/>
          </w:rPr>
          <w:delText xml:space="preserve">, </w:delText>
        </w:r>
      </w:del>
      <w:ins w:id="874" w:author="Teh Stand" w:date="2018-11-22T15:34:00Z">
        <w:r w:rsidR="006C35C1">
          <w:rPr>
            <w:lang w:val="en-GB"/>
          </w:rPr>
          <w:t>;</w:t>
        </w:r>
        <w:r w:rsidR="006C35C1" w:rsidRPr="00A5518E">
          <w:rPr>
            <w:lang w:val="en-GB"/>
          </w:rPr>
          <w:t xml:space="preserve"> </w:t>
        </w:r>
      </w:ins>
      <w:r w:rsidRPr="00A5518E">
        <w:rPr>
          <w:lang w:val="en-GB"/>
        </w:rPr>
        <w:t>spatial reference system</w:t>
      </w:r>
      <w:del w:id="875" w:author="Teh Stand" w:date="2018-11-22T15:34:00Z">
        <w:r w:rsidRPr="00A5518E" w:rsidDel="006C35C1">
          <w:rPr>
            <w:lang w:val="en-GB"/>
          </w:rPr>
          <w:delText xml:space="preserve">, </w:delText>
        </w:r>
      </w:del>
      <w:ins w:id="876" w:author="Teh Stand" w:date="2018-11-22T15:34:00Z">
        <w:r w:rsidR="006C35C1">
          <w:rPr>
            <w:lang w:val="en-GB"/>
          </w:rPr>
          <w:t>;</w:t>
        </w:r>
        <w:r w:rsidR="006C35C1" w:rsidRPr="00A5518E">
          <w:rPr>
            <w:lang w:val="en-GB"/>
          </w:rPr>
          <w:t xml:space="preserve"> </w:t>
        </w:r>
      </w:ins>
      <w:r w:rsidRPr="00A5518E">
        <w:rPr>
          <w:lang w:val="en-GB"/>
        </w:rPr>
        <w:t>and distribution of digital geographic data. It is applicable to the cataloguing of datasets, clearinghouse activities, and the full description of geographic and non-geographic resources.</w:t>
      </w:r>
    </w:p>
    <w:p w14:paraId="4554709E" w14:textId="08F956C1" w:rsidR="000257EC" w:rsidRPr="00927E98" w:rsidDel="006C35C1" w:rsidRDefault="000257EC" w:rsidP="006C35C1">
      <w:pPr>
        <w:pStyle w:val="ListParagraph"/>
        <w:spacing w:line="240" w:lineRule="auto"/>
        <w:ind w:left="0"/>
        <w:contextualSpacing w:val="0"/>
        <w:jc w:val="both"/>
        <w:rPr>
          <w:del w:id="877" w:author="Teh Stand" w:date="2018-11-22T15:32:00Z"/>
          <w:lang w:val="en-GB"/>
        </w:rPr>
      </w:pPr>
    </w:p>
    <w:p w14:paraId="537138E3" w14:textId="177F20C5" w:rsidR="000257EC" w:rsidRPr="00927E98" w:rsidRDefault="000257EC" w:rsidP="006C35C1">
      <w:pPr>
        <w:pStyle w:val="ListParagraph"/>
        <w:spacing w:line="240" w:lineRule="auto"/>
        <w:ind w:left="0"/>
        <w:contextualSpacing w:val="0"/>
        <w:jc w:val="both"/>
        <w:rPr>
          <w:lang w:val="en-GB"/>
        </w:rPr>
      </w:pPr>
      <w:r w:rsidRPr="00927E98">
        <w:rPr>
          <w:lang w:val="en-GB"/>
        </w:rPr>
        <w:t>Metadata can satisfy a number of uses</w:t>
      </w:r>
      <w:ins w:id="878" w:author="Teh Stand" w:date="2018-11-22T15:34:00Z">
        <w:r w:rsidR="006C35C1">
          <w:rPr>
            <w:lang w:val="en-GB"/>
          </w:rPr>
          <w:t>:</w:t>
        </w:r>
      </w:ins>
      <w:del w:id="879" w:author="Teh Stand" w:date="2018-11-22T15:34:00Z">
        <w:r w:rsidRPr="00927E98" w:rsidDel="006C35C1">
          <w:rPr>
            <w:lang w:val="en-GB"/>
          </w:rPr>
          <w:delText>;</w:delText>
        </w:r>
      </w:del>
      <w:r w:rsidRPr="00927E98">
        <w:rPr>
          <w:lang w:val="en-GB"/>
        </w:rPr>
        <w:t xml:space="preserve"> </w:t>
      </w:r>
      <w:del w:id="880" w:author="Teh Stand" w:date="2018-11-22T15:35:00Z">
        <w:r w:rsidRPr="00927E98" w:rsidDel="006C35C1">
          <w:rPr>
            <w:lang w:val="en-GB"/>
          </w:rPr>
          <w:delText xml:space="preserve">data </w:delText>
        </w:r>
      </w:del>
      <w:ins w:id="881" w:author="Teh Stand" w:date="2018-11-22T15:35:00Z">
        <w:r w:rsidR="006C35C1">
          <w:rPr>
            <w:lang w:val="en-GB"/>
          </w:rPr>
          <w:t>D</w:t>
        </w:r>
        <w:r w:rsidR="006C35C1" w:rsidRPr="00927E98">
          <w:rPr>
            <w:lang w:val="en-GB"/>
          </w:rPr>
          <w:t xml:space="preserve">ata </w:t>
        </w:r>
      </w:ins>
      <w:r w:rsidRPr="00927E98">
        <w:rPr>
          <w:lang w:val="en-GB"/>
        </w:rPr>
        <w:t>discovery</w:t>
      </w:r>
      <w:del w:id="882" w:author="Teh Stand" w:date="2018-11-22T15:35:00Z">
        <w:r w:rsidRPr="00927E98" w:rsidDel="006C35C1">
          <w:rPr>
            <w:lang w:val="en-GB"/>
          </w:rPr>
          <w:delText xml:space="preserve">, </w:delText>
        </w:r>
      </w:del>
      <w:ins w:id="883" w:author="Teh Stand" w:date="2018-11-22T15:35:00Z">
        <w:r w:rsidR="006C35C1">
          <w:rPr>
            <w:lang w:val="en-GB"/>
          </w:rPr>
          <w:t>;</w:t>
        </w:r>
        <w:r w:rsidR="006C35C1" w:rsidRPr="00927E98">
          <w:rPr>
            <w:lang w:val="en-GB"/>
          </w:rPr>
          <w:t xml:space="preserve"> </w:t>
        </w:r>
      </w:ins>
      <w:r w:rsidRPr="00927E98">
        <w:rPr>
          <w:lang w:val="en-GB"/>
        </w:rPr>
        <w:t>distribution and on-line references (URL) for on-line viewing</w:t>
      </w:r>
      <w:del w:id="884" w:author="Teh Stand" w:date="2018-11-22T15:35:00Z">
        <w:r w:rsidRPr="00927E98" w:rsidDel="006C35C1">
          <w:rPr>
            <w:lang w:val="en-GB"/>
          </w:rPr>
          <w:delText xml:space="preserve">, </w:delText>
        </w:r>
      </w:del>
      <w:ins w:id="885" w:author="Teh Stand" w:date="2018-11-22T15:35:00Z">
        <w:r w:rsidR="006C35C1">
          <w:rPr>
            <w:lang w:val="en-GB"/>
          </w:rPr>
          <w:t>;</w:t>
        </w:r>
        <w:r w:rsidR="006C35C1" w:rsidRPr="00927E98">
          <w:rPr>
            <w:lang w:val="en-GB"/>
          </w:rPr>
          <w:t xml:space="preserve"> </w:t>
        </w:r>
      </w:ins>
      <w:r w:rsidRPr="00927E98">
        <w:rPr>
          <w:lang w:val="en-GB"/>
        </w:rPr>
        <w:t>data use</w:t>
      </w:r>
      <w:del w:id="886" w:author="Teh Stand" w:date="2018-11-22T15:35:00Z">
        <w:r w:rsidRPr="00927E98" w:rsidDel="006C35C1">
          <w:rPr>
            <w:lang w:val="en-GB"/>
          </w:rPr>
          <w:delText xml:space="preserve">, </w:delText>
        </w:r>
      </w:del>
      <w:ins w:id="887" w:author="Teh Stand" w:date="2018-11-22T15:35:00Z">
        <w:r w:rsidR="006C35C1">
          <w:rPr>
            <w:lang w:val="en-GB"/>
          </w:rPr>
          <w:t>;</w:t>
        </w:r>
        <w:r w:rsidR="006C35C1" w:rsidRPr="00927E98">
          <w:rPr>
            <w:lang w:val="en-GB"/>
          </w:rPr>
          <w:t xml:space="preserve"> </w:t>
        </w:r>
      </w:ins>
      <w:r w:rsidRPr="00927E98">
        <w:rPr>
          <w:lang w:val="en-GB"/>
        </w:rPr>
        <w:t>details of data creation</w:t>
      </w:r>
      <w:del w:id="888" w:author="Teh Stand" w:date="2018-11-22T15:35:00Z">
        <w:r w:rsidRPr="00927E98" w:rsidDel="006C35C1">
          <w:rPr>
            <w:lang w:val="en-GB"/>
          </w:rPr>
          <w:delText xml:space="preserve">, </w:delText>
        </w:r>
      </w:del>
      <w:ins w:id="889" w:author="Teh Stand" w:date="2018-11-22T15:35:00Z">
        <w:r w:rsidR="006C35C1">
          <w:rPr>
            <w:lang w:val="en-GB"/>
          </w:rPr>
          <w:t>;</w:t>
        </w:r>
        <w:r w:rsidR="006C35C1" w:rsidRPr="00927E98">
          <w:rPr>
            <w:lang w:val="en-GB"/>
          </w:rPr>
          <w:t xml:space="preserve"> </w:t>
        </w:r>
      </w:ins>
      <w:r w:rsidRPr="00927E98">
        <w:rPr>
          <w:lang w:val="en-GB"/>
        </w:rPr>
        <w:t>data fitness</w:t>
      </w:r>
      <w:del w:id="890" w:author="Teh Stand" w:date="2018-11-22T15:35:00Z">
        <w:r w:rsidRPr="00927E98" w:rsidDel="006C35C1">
          <w:rPr>
            <w:lang w:val="en-GB"/>
          </w:rPr>
          <w:delText xml:space="preserve">, </w:delText>
        </w:r>
      </w:del>
      <w:ins w:id="891" w:author="Teh Stand" w:date="2018-11-22T15:35:00Z">
        <w:r w:rsidR="006C35C1">
          <w:rPr>
            <w:lang w:val="en-GB"/>
          </w:rPr>
          <w:t>;</w:t>
        </w:r>
        <w:r w:rsidR="006C35C1" w:rsidRPr="00927E98">
          <w:rPr>
            <w:lang w:val="en-GB"/>
          </w:rPr>
          <w:t xml:space="preserve"> </w:t>
        </w:r>
      </w:ins>
      <w:r w:rsidRPr="00927E98">
        <w:rPr>
          <w:lang w:val="en-GB"/>
        </w:rPr>
        <w:t>data sharing</w:t>
      </w:r>
      <w:del w:id="892" w:author="Teh Stand" w:date="2018-11-22T15:35:00Z">
        <w:r w:rsidRPr="00927E98" w:rsidDel="006C35C1">
          <w:rPr>
            <w:lang w:val="en-GB"/>
          </w:rPr>
          <w:delText xml:space="preserve">, </w:delText>
        </w:r>
      </w:del>
      <w:ins w:id="893" w:author="Teh Stand" w:date="2018-11-22T15:35:00Z">
        <w:r w:rsidR="006C35C1">
          <w:rPr>
            <w:lang w:val="en-GB"/>
          </w:rPr>
          <w:t>;</w:t>
        </w:r>
        <w:r w:rsidR="006C35C1" w:rsidRPr="00927E98">
          <w:rPr>
            <w:lang w:val="en-GB"/>
          </w:rPr>
          <w:t xml:space="preserve"> </w:t>
        </w:r>
      </w:ins>
      <w:r w:rsidRPr="00927E98">
        <w:rPr>
          <w:lang w:val="en-GB"/>
        </w:rPr>
        <w:t>data management</w:t>
      </w:r>
      <w:del w:id="894" w:author="Teh Stand" w:date="2018-11-22T15:35:00Z">
        <w:r w:rsidR="005F55EA" w:rsidRPr="00927E98" w:rsidDel="006C35C1">
          <w:rPr>
            <w:lang w:val="en-GB"/>
          </w:rPr>
          <w:delText xml:space="preserve">, </w:delText>
        </w:r>
      </w:del>
      <w:ins w:id="895" w:author="Teh Stand" w:date="2018-11-22T15:35:00Z">
        <w:r w:rsidR="006C35C1">
          <w:rPr>
            <w:lang w:val="en-GB"/>
          </w:rPr>
          <w:t>;</w:t>
        </w:r>
        <w:r w:rsidR="006C35C1" w:rsidRPr="00927E98">
          <w:rPr>
            <w:lang w:val="en-GB"/>
          </w:rPr>
          <w:t xml:space="preserve"> </w:t>
        </w:r>
      </w:ins>
      <w:r w:rsidR="005F55EA" w:rsidRPr="00927E98">
        <w:rPr>
          <w:lang w:val="en-GB"/>
        </w:rPr>
        <w:t>etc</w:t>
      </w:r>
      <w:r w:rsidRPr="00927E98">
        <w:rPr>
          <w:lang w:val="en-GB"/>
        </w:rPr>
        <w:t>.</w:t>
      </w:r>
    </w:p>
    <w:p w14:paraId="33B808BD" w14:textId="77777777" w:rsidR="009816C4" w:rsidRPr="00A5518E" w:rsidRDefault="000257EC" w:rsidP="00EA0981">
      <w:pPr>
        <w:keepNext/>
        <w:jc w:val="center"/>
        <w:rPr>
          <w:lang w:val="en-GB"/>
        </w:rPr>
      </w:pPr>
      <w:r w:rsidRPr="00A5518E">
        <w:rPr>
          <w:noProof/>
          <w:lang w:val="fr-FR" w:eastAsia="fr-FR"/>
        </w:rPr>
        <w:lastRenderedPageBreak/>
        <w:drawing>
          <wp:inline distT="0" distB="0" distL="0" distR="0" wp14:anchorId="143F7A77" wp14:editId="6249E99D">
            <wp:extent cx="4608642" cy="35509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4631819" cy="3568778"/>
                    </a:xfrm>
                    <a:prstGeom prst="rect">
                      <a:avLst/>
                    </a:prstGeom>
                    <a:ln>
                      <a:noFill/>
                    </a:ln>
                    <a:extLst>
                      <a:ext uri="{53640926-AAD7-44D8-BBD7-CCE9431645EC}">
                        <a14:shadowObscured xmlns:a14="http://schemas.microsoft.com/office/drawing/2010/main"/>
                      </a:ext>
                    </a:extLst>
                  </pic:spPr>
                </pic:pic>
              </a:graphicData>
            </a:graphic>
          </wp:inline>
        </w:drawing>
      </w:r>
    </w:p>
    <w:p w14:paraId="39A02DFD" w14:textId="0318F6DE" w:rsidR="000257EC" w:rsidRPr="00A5518E" w:rsidRDefault="009816C4" w:rsidP="00EA0981">
      <w:pPr>
        <w:pStyle w:val="Caption"/>
        <w:jc w:val="center"/>
        <w:rPr>
          <w:lang w:val="en-GB"/>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11</w:t>
      </w:r>
      <w:r w:rsidR="00927E98">
        <w:rPr>
          <w:lang w:val="en-GB"/>
        </w:rPr>
        <w:fldChar w:fldCharType="end"/>
      </w:r>
      <w:ins w:id="896" w:author="Teh Stand" w:date="2018-11-22T15:36:00Z">
        <w:r w:rsidR="006C35C1">
          <w:rPr>
            <w:lang w:val="en-GB"/>
          </w:rPr>
          <w:t xml:space="preserve"> -</w:t>
        </w:r>
      </w:ins>
      <w:r w:rsidRPr="00A5518E">
        <w:rPr>
          <w:lang w:val="en-GB"/>
        </w:rPr>
        <w:t xml:space="preserve"> Example levels of metadata</w:t>
      </w:r>
    </w:p>
    <w:p w14:paraId="51110E5D" w14:textId="6FC35932" w:rsidR="000257EC" w:rsidRPr="00927E98" w:rsidDel="006C35C1" w:rsidRDefault="000257EC">
      <w:pPr>
        <w:spacing w:line="240" w:lineRule="auto"/>
        <w:jc w:val="both"/>
        <w:rPr>
          <w:del w:id="897" w:author="Teh Stand" w:date="2018-11-22T15:36:00Z"/>
          <w:rFonts w:asciiTheme="majorHAnsi" w:eastAsiaTheme="majorEastAsia" w:hAnsiTheme="majorHAnsi" w:cstheme="majorBidi"/>
          <w:color w:val="2F5496" w:themeColor="accent1" w:themeShade="BF"/>
          <w:sz w:val="26"/>
          <w:szCs w:val="26"/>
          <w:lang w:val="en-GB"/>
        </w:rPr>
        <w:pPrChange w:id="898" w:author="Teh Stand" w:date="2018-11-22T15:36:00Z">
          <w:pPr>
            <w:jc w:val="center"/>
          </w:pPr>
        </w:pPrChange>
      </w:pPr>
    </w:p>
    <w:p w14:paraId="29402DCF" w14:textId="38AF5EB2" w:rsidR="0014296B" w:rsidRPr="00927E98" w:rsidRDefault="000257EC" w:rsidP="00B0018D">
      <w:pPr>
        <w:pStyle w:val="ListParagraph"/>
        <w:spacing w:line="240" w:lineRule="auto"/>
        <w:ind w:left="0"/>
        <w:contextualSpacing w:val="0"/>
        <w:jc w:val="both"/>
        <w:rPr>
          <w:lang w:val="en-GB"/>
        </w:rPr>
      </w:pPr>
      <w:r w:rsidRPr="00927E98">
        <w:rPr>
          <w:lang w:val="en-GB"/>
        </w:rPr>
        <w:t xml:space="preserve">S-100 </w:t>
      </w:r>
      <w:r w:rsidR="00E70918" w:rsidRPr="00927E98">
        <w:rPr>
          <w:lang w:val="en-GB"/>
        </w:rPr>
        <w:t xml:space="preserve">Part 4 (Metadata) </w:t>
      </w:r>
      <w:r w:rsidRPr="00927E98">
        <w:rPr>
          <w:lang w:val="en-GB"/>
        </w:rPr>
        <w:t xml:space="preserve">specifies the </w:t>
      </w:r>
      <w:r w:rsidR="001778B5" w:rsidRPr="00927E98">
        <w:rPr>
          <w:lang w:val="en-GB"/>
        </w:rPr>
        <w:t xml:space="preserve">minimum </w:t>
      </w:r>
      <w:r w:rsidRPr="00927E98">
        <w:rPr>
          <w:lang w:val="en-GB"/>
        </w:rPr>
        <w:t xml:space="preserve">metadata elements </w:t>
      </w:r>
      <w:r w:rsidR="0014296B" w:rsidRPr="00927E98">
        <w:rPr>
          <w:lang w:val="en-GB"/>
        </w:rPr>
        <w:t xml:space="preserve">that </w:t>
      </w:r>
      <w:r w:rsidR="004E49DB" w:rsidRPr="00927E98">
        <w:rPr>
          <w:lang w:val="en-GB"/>
        </w:rPr>
        <w:t xml:space="preserve">must </w:t>
      </w:r>
      <w:r w:rsidRPr="00927E98">
        <w:rPr>
          <w:lang w:val="en-GB"/>
        </w:rPr>
        <w:t xml:space="preserve">be included with </w:t>
      </w:r>
      <w:r w:rsidR="0014296B" w:rsidRPr="00927E98">
        <w:rPr>
          <w:lang w:val="en-GB"/>
        </w:rPr>
        <w:t xml:space="preserve">a conformant </w:t>
      </w:r>
      <w:r w:rsidRPr="00927E98">
        <w:rPr>
          <w:lang w:val="en-GB"/>
        </w:rPr>
        <w:t xml:space="preserve">data product. Moreover, S-100 requires that Discovery and Quality metadata shall be structured as per S-100 Parts 4a and 4c, respectively. Any additional metadata items required for a particular </w:t>
      </w:r>
      <w:r w:rsidR="00B0018D">
        <w:rPr>
          <w:lang w:val="en-GB"/>
        </w:rPr>
        <w:t>P</w:t>
      </w:r>
      <w:r w:rsidR="00B0018D" w:rsidRPr="00927E98">
        <w:rPr>
          <w:lang w:val="en-GB"/>
        </w:rPr>
        <w:t xml:space="preserve">roduct </w:t>
      </w:r>
      <w:r w:rsidR="00B0018D">
        <w:rPr>
          <w:lang w:val="en-GB"/>
        </w:rPr>
        <w:t>S</w:t>
      </w:r>
      <w:r w:rsidR="00B0018D" w:rsidRPr="00927E98">
        <w:rPr>
          <w:lang w:val="en-GB"/>
        </w:rPr>
        <w:t xml:space="preserve">pecification </w:t>
      </w:r>
      <w:r w:rsidRPr="00927E98">
        <w:rPr>
          <w:lang w:val="en-GB"/>
        </w:rPr>
        <w:t xml:space="preserve">must be documented in the data </w:t>
      </w:r>
      <w:r w:rsidR="00B0018D">
        <w:rPr>
          <w:lang w:val="en-GB"/>
        </w:rPr>
        <w:t>P</w:t>
      </w:r>
      <w:r w:rsidR="00B0018D" w:rsidRPr="00927E98">
        <w:rPr>
          <w:lang w:val="en-GB"/>
        </w:rPr>
        <w:t xml:space="preserve">roduct </w:t>
      </w:r>
      <w:r w:rsidR="00B0018D">
        <w:rPr>
          <w:lang w:val="en-GB"/>
        </w:rPr>
        <w:t>S</w:t>
      </w:r>
      <w:r w:rsidR="00B0018D" w:rsidRPr="00927E98">
        <w:rPr>
          <w:lang w:val="en-GB"/>
        </w:rPr>
        <w:t>pecification</w:t>
      </w:r>
      <w:r w:rsidRPr="00927E98">
        <w:rPr>
          <w:lang w:val="en-GB"/>
        </w:rPr>
        <w:t xml:space="preserve">, and </w:t>
      </w:r>
      <w:del w:id="899" w:author="Teh Stand" w:date="2018-11-22T15:38:00Z">
        <w:r w:rsidRPr="00927E98" w:rsidDel="00B0018D">
          <w:rPr>
            <w:lang w:val="en-GB"/>
          </w:rPr>
          <w:delText xml:space="preserve">that </w:delText>
        </w:r>
      </w:del>
      <w:r w:rsidRPr="00927E98">
        <w:rPr>
          <w:lang w:val="en-GB"/>
        </w:rPr>
        <w:t>these should be defined using ISO 19115</w:t>
      </w:r>
      <w:r w:rsidR="004E49DB" w:rsidRPr="00927E98">
        <w:rPr>
          <w:lang w:val="en-GB"/>
        </w:rPr>
        <w:t>-1</w:t>
      </w:r>
      <w:r w:rsidRPr="00927E98">
        <w:rPr>
          <w:lang w:val="en-GB"/>
        </w:rPr>
        <w:t xml:space="preserve"> and ISO </w:t>
      </w:r>
      <w:r w:rsidR="004E49DB" w:rsidRPr="00927E98">
        <w:rPr>
          <w:lang w:val="en-GB"/>
        </w:rPr>
        <w:t>19115-3</w:t>
      </w:r>
      <w:r w:rsidRPr="00927E98">
        <w:rPr>
          <w:lang w:val="en-GB"/>
        </w:rPr>
        <w:t>, with extensions or restrictions if required</w:t>
      </w:r>
      <w:r w:rsidR="0014296B" w:rsidRPr="00927E98">
        <w:rPr>
          <w:lang w:val="en-GB"/>
        </w:rPr>
        <w:t>. S-100 Part 4, Appendix 4a-E contains the rules that apply when extending or restricting the minimum metadata</w:t>
      </w:r>
      <w:r w:rsidRPr="00927E98">
        <w:rPr>
          <w:lang w:val="en-GB"/>
        </w:rPr>
        <w:t xml:space="preserve">. </w:t>
      </w:r>
    </w:p>
    <w:p w14:paraId="4229D9D9" w14:textId="787FC23D" w:rsidR="00CA1F35" w:rsidRPr="00927E98" w:rsidRDefault="000257EC" w:rsidP="00B0018D">
      <w:pPr>
        <w:pStyle w:val="ListParagraph"/>
        <w:spacing w:line="240" w:lineRule="auto"/>
        <w:ind w:left="0"/>
        <w:contextualSpacing w:val="0"/>
        <w:jc w:val="both"/>
        <w:rPr>
          <w:lang w:val="en-GB"/>
        </w:rPr>
      </w:pPr>
      <w:r w:rsidRPr="00927E98">
        <w:rPr>
          <w:lang w:val="en-GB"/>
        </w:rPr>
        <w:t xml:space="preserve">The </w:t>
      </w:r>
      <w:r w:rsidR="00B0018D">
        <w:rPr>
          <w:lang w:val="en-GB"/>
        </w:rPr>
        <w:t>P</w:t>
      </w:r>
      <w:r w:rsidR="00B0018D" w:rsidRPr="00927E98">
        <w:rPr>
          <w:lang w:val="en-GB"/>
        </w:rPr>
        <w:t xml:space="preserve">roduct </w:t>
      </w:r>
      <w:r w:rsidR="00B0018D">
        <w:rPr>
          <w:lang w:val="en-GB"/>
        </w:rPr>
        <w:t>S</w:t>
      </w:r>
      <w:r w:rsidR="00B0018D" w:rsidRPr="00927E98">
        <w:rPr>
          <w:lang w:val="en-GB"/>
        </w:rPr>
        <w:t xml:space="preserve">pecification </w:t>
      </w:r>
      <w:r w:rsidR="00B0018D">
        <w:rPr>
          <w:lang w:val="en-GB"/>
        </w:rPr>
        <w:t>A</w:t>
      </w:r>
      <w:r w:rsidR="00B0018D" w:rsidRPr="00927E98">
        <w:rPr>
          <w:lang w:val="en-GB"/>
        </w:rPr>
        <w:t xml:space="preserve">pplication </w:t>
      </w:r>
      <w:r w:rsidR="00B0018D">
        <w:rPr>
          <w:lang w:val="en-GB"/>
        </w:rPr>
        <w:t>S</w:t>
      </w:r>
      <w:r w:rsidR="00B0018D" w:rsidRPr="00927E98">
        <w:rPr>
          <w:lang w:val="en-GB"/>
        </w:rPr>
        <w:t xml:space="preserve">chema </w:t>
      </w:r>
      <w:r w:rsidRPr="00927E98">
        <w:rPr>
          <w:lang w:val="en-GB"/>
        </w:rPr>
        <w:t xml:space="preserve">shall </w:t>
      </w:r>
      <w:r w:rsidR="00F83A54" w:rsidRPr="00927E98">
        <w:rPr>
          <w:lang w:val="en-GB"/>
        </w:rPr>
        <w:t xml:space="preserve">specify </w:t>
      </w:r>
      <w:r w:rsidRPr="00927E98">
        <w:rPr>
          <w:lang w:val="en-GB"/>
        </w:rPr>
        <w:t xml:space="preserve">how metadata is </w:t>
      </w:r>
      <w:r w:rsidR="0014296B" w:rsidRPr="00927E98">
        <w:rPr>
          <w:lang w:val="en-GB"/>
        </w:rPr>
        <w:t xml:space="preserve">packaged </w:t>
      </w:r>
      <w:r w:rsidRPr="00927E98">
        <w:rPr>
          <w:lang w:val="en-GB"/>
        </w:rPr>
        <w:t xml:space="preserve">in </w:t>
      </w:r>
      <w:r w:rsidR="0014296B" w:rsidRPr="00927E98">
        <w:rPr>
          <w:lang w:val="en-GB"/>
        </w:rPr>
        <w:t xml:space="preserve">conformant </w:t>
      </w:r>
      <w:r w:rsidRPr="00927E98">
        <w:rPr>
          <w:lang w:val="en-GB"/>
        </w:rPr>
        <w:t xml:space="preserve">datasets. This information shall be specified for each identified scope within the </w:t>
      </w:r>
      <w:r w:rsidR="00B0018D">
        <w:rPr>
          <w:lang w:val="en-GB"/>
        </w:rPr>
        <w:t>P</w:t>
      </w:r>
      <w:r w:rsidR="00B0018D" w:rsidRPr="00927E98">
        <w:rPr>
          <w:lang w:val="en-GB"/>
        </w:rPr>
        <w:t xml:space="preserve">roduct </w:t>
      </w:r>
      <w:r w:rsidR="00B0018D">
        <w:rPr>
          <w:lang w:val="en-GB"/>
        </w:rPr>
        <w:t>S</w:t>
      </w:r>
      <w:r w:rsidR="00B0018D" w:rsidRPr="00927E98">
        <w:rPr>
          <w:lang w:val="en-GB"/>
        </w:rPr>
        <w:t>pecification</w:t>
      </w:r>
      <w:r w:rsidRPr="00927E98">
        <w:rPr>
          <w:lang w:val="en-GB"/>
        </w:rPr>
        <w:t>. Furthermore, where the resulting data product is intended for a standardized user environment, like ECDIS, it should be noted that any significant deviation (</w:t>
      </w:r>
      <w:del w:id="900" w:author="Teh Stand" w:date="2018-11-22T15:40:00Z">
        <w:r w:rsidRPr="00927E98" w:rsidDel="00B0018D">
          <w:rPr>
            <w:lang w:val="en-GB"/>
          </w:rPr>
          <w:delText>e.g.</w:delText>
        </w:r>
      </w:del>
      <w:ins w:id="901" w:author="Teh Stand" w:date="2018-11-22T15:40:00Z">
        <w:r w:rsidR="00B0018D">
          <w:rPr>
            <w:lang w:val="en-GB"/>
          </w:rPr>
          <w:t>for example</w:t>
        </w:r>
      </w:ins>
      <w:r w:rsidRPr="00927E98">
        <w:rPr>
          <w:lang w:val="en-GB"/>
        </w:rPr>
        <w:t xml:space="preserve"> addition or reduction to the standard metadata) may not be readily useable in the system depending on how the standard S-100 schemas have been implemented. Caution is therefore urged when developing the metadata for a </w:t>
      </w:r>
      <w:r w:rsidR="00B0018D">
        <w:rPr>
          <w:lang w:val="en-GB"/>
        </w:rPr>
        <w:t>P</w:t>
      </w:r>
      <w:r w:rsidR="00B0018D" w:rsidRPr="00927E98">
        <w:rPr>
          <w:lang w:val="en-GB"/>
        </w:rPr>
        <w:t xml:space="preserve">roduct </w:t>
      </w:r>
      <w:r w:rsidR="00B0018D">
        <w:rPr>
          <w:lang w:val="en-GB"/>
        </w:rPr>
        <w:t>S</w:t>
      </w:r>
      <w:r w:rsidR="00B0018D" w:rsidRPr="00927E98">
        <w:rPr>
          <w:lang w:val="en-GB"/>
        </w:rPr>
        <w:t xml:space="preserve">pecification </w:t>
      </w:r>
      <w:r w:rsidR="005021A5" w:rsidRPr="00927E98">
        <w:rPr>
          <w:lang w:val="en-GB"/>
        </w:rPr>
        <w:t>and it is highly recommended to stay within the S-100 metadata scope</w:t>
      </w:r>
      <w:r w:rsidRPr="00927E98">
        <w:rPr>
          <w:lang w:val="en-GB"/>
        </w:rPr>
        <w:t>.</w:t>
      </w:r>
    </w:p>
    <w:p w14:paraId="79BC58BA" w14:textId="33B57DFC" w:rsidR="00B97C6E" w:rsidRPr="00927E98" w:rsidDel="006C35C1" w:rsidRDefault="00B97C6E">
      <w:pPr>
        <w:pStyle w:val="ListParagraph"/>
        <w:spacing w:line="240" w:lineRule="auto"/>
        <w:ind w:left="0"/>
        <w:contextualSpacing w:val="0"/>
        <w:jc w:val="both"/>
        <w:rPr>
          <w:del w:id="902" w:author="Teh Stand" w:date="2018-11-22T15:36:00Z"/>
          <w:lang w:val="en-GB"/>
        </w:rPr>
        <w:pPrChange w:id="903" w:author="Teh Stand" w:date="2018-11-22T15:41:00Z">
          <w:pPr>
            <w:pStyle w:val="ListParagraph"/>
            <w:ind w:left="0"/>
          </w:pPr>
        </w:pPrChange>
      </w:pPr>
    </w:p>
    <w:p w14:paraId="1CEE749E" w14:textId="54AF0C3B" w:rsidR="000257EC" w:rsidRPr="00927E98" w:rsidDel="006C35C1" w:rsidRDefault="000257EC">
      <w:pPr>
        <w:pStyle w:val="ListParagraph"/>
        <w:spacing w:line="240" w:lineRule="auto"/>
        <w:ind w:left="0"/>
        <w:contextualSpacing w:val="0"/>
        <w:jc w:val="both"/>
        <w:rPr>
          <w:del w:id="904" w:author="Teh Stand" w:date="2018-11-22T15:36:00Z"/>
          <w:lang w:val="en-GB"/>
        </w:rPr>
        <w:pPrChange w:id="905" w:author="Teh Stand" w:date="2018-11-22T15:41:00Z">
          <w:pPr>
            <w:pStyle w:val="ListParagraph"/>
            <w:ind w:left="0"/>
          </w:pPr>
        </w:pPrChange>
      </w:pPr>
    </w:p>
    <w:p w14:paraId="02FCA46C" w14:textId="0F6A6D58" w:rsidR="000257EC" w:rsidRPr="00927E98" w:rsidRDefault="000257EC" w:rsidP="00F9394A">
      <w:pPr>
        <w:pStyle w:val="Heading2"/>
        <w:keepLines w:val="0"/>
        <w:numPr>
          <w:ilvl w:val="3"/>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906" w:name="_Toc502540957"/>
      <w:bookmarkStart w:id="907" w:name="_Toc502558261"/>
      <w:r w:rsidRPr="00927E98">
        <w:rPr>
          <w:rFonts w:ascii="Arial" w:eastAsia="MS Mincho" w:hAnsi="Arial" w:cs="Times New Roman"/>
          <w:b/>
          <w:bCs/>
          <w:color w:val="auto"/>
          <w:sz w:val="22"/>
          <w:szCs w:val="20"/>
          <w:lang w:val="en-GB" w:eastAsia="ja-JP"/>
        </w:rPr>
        <w:t xml:space="preserve">Discovery </w:t>
      </w:r>
      <w:bookmarkEnd w:id="906"/>
      <w:bookmarkEnd w:id="907"/>
      <w:del w:id="908" w:author="Teh Stand" w:date="2018-11-22T15:45:00Z">
        <w:r w:rsidR="00F559AF" w:rsidRPr="00927E98" w:rsidDel="00F9394A">
          <w:rPr>
            <w:rFonts w:ascii="Arial" w:eastAsia="MS Mincho" w:hAnsi="Arial" w:cs="Times New Roman"/>
            <w:b/>
            <w:bCs/>
            <w:color w:val="auto"/>
            <w:sz w:val="22"/>
            <w:szCs w:val="20"/>
            <w:lang w:val="en-GB" w:eastAsia="ja-JP"/>
          </w:rPr>
          <w:delText>metadata</w:delText>
        </w:r>
      </w:del>
      <w:ins w:id="909" w:author="Teh Stand" w:date="2018-11-22T15:45:00Z">
        <w:r w:rsidR="00F9394A">
          <w:rPr>
            <w:rFonts w:ascii="Arial" w:eastAsia="MS Mincho" w:hAnsi="Arial" w:cs="Times New Roman"/>
            <w:b/>
            <w:bCs/>
            <w:color w:val="auto"/>
            <w:sz w:val="22"/>
            <w:szCs w:val="20"/>
            <w:lang w:val="en-GB" w:eastAsia="ja-JP"/>
          </w:rPr>
          <w:t>M</w:t>
        </w:r>
        <w:r w:rsidR="00F9394A" w:rsidRPr="00927E98">
          <w:rPr>
            <w:rFonts w:ascii="Arial" w:eastAsia="MS Mincho" w:hAnsi="Arial" w:cs="Times New Roman"/>
            <w:b/>
            <w:bCs/>
            <w:color w:val="auto"/>
            <w:sz w:val="22"/>
            <w:szCs w:val="20"/>
            <w:lang w:val="en-GB" w:eastAsia="ja-JP"/>
          </w:rPr>
          <w:t>etadata</w:t>
        </w:r>
      </w:ins>
    </w:p>
    <w:p w14:paraId="313C809A" w14:textId="40495CC5" w:rsidR="000257EC" w:rsidRPr="00927E98" w:rsidRDefault="000257EC" w:rsidP="00F9394A">
      <w:pPr>
        <w:pStyle w:val="ListParagraph"/>
        <w:spacing w:line="240" w:lineRule="auto"/>
        <w:ind w:left="0"/>
        <w:contextualSpacing w:val="0"/>
        <w:jc w:val="both"/>
        <w:rPr>
          <w:lang w:val="en-GB"/>
        </w:rPr>
      </w:pPr>
      <w:r w:rsidRPr="00927E98">
        <w:rPr>
          <w:lang w:val="en-GB"/>
        </w:rPr>
        <w:t>For information exchange, there are several categories of metadata required</w:t>
      </w:r>
      <w:ins w:id="910" w:author="Teh Stand" w:date="2018-11-22T15:43:00Z">
        <w:r w:rsidR="00F9394A">
          <w:rPr>
            <w:lang w:val="en-GB"/>
          </w:rPr>
          <w:t>:</w:t>
        </w:r>
      </w:ins>
      <w:del w:id="911" w:author="Teh Stand" w:date="2018-11-22T15:43:00Z">
        <w:r w:rsidRPr="00927E98" w:rsidDel="00F9394A">
          <w:rPr>
            <w:lang w:val="en-GB"/>
          </w:rPr>
          <w:delText>:</w:delText>
        </w:r>
      </w:del>
      <w:r w:rsidRPr="00927E98">
        <w:rPr>
          <w:lang w:val="en-GB"/>
        </w:rPr>
        <w:t xml:space="preserve"> </w:t>
      </w:r>
      <w:del w:id="912" w:author="Teh Stand" w:date="2018-11-22T15:43:00Z">
        <w:r w:rsidRPr="00927E98" w:rsidDel="00F9394A">
          <w:rPr>
            <w:lang w:val="en-GB"/>
          </w:rPr>
          <w:delText xml:space="preserve">metadata </w:delText>
        </w:r>
      </w:del>
      <w:ins w:id="913" w:author="Teh Stand" w:date="2018-11-22T15:43:00Z">
        <w:r w:rsidR="00F9394A">
          <w:rPr>
            <w:lang w:val="en-GB"/>
          </w:rPr>
          <w:t>M</w:t>
        </w:r>
        <w:r w:rsidR="00F9394A" w:rsidRPr="00927E98">
          <w:rPr>
            <w:lang w:val="en-GB"/>
          </w:rPr>
          <w:t xml:space="preserve">etadata </w:t>
        </w:r>
      </w:ins>
      <w:r w:rsidRPr="00927E98">
        <w:rPr>
          <w:lang w:val="en-GB"/>
        </w:rPr>
        <w:t>about the overall exchange catalogue</w:t>
      </w:r>
      <w:del w:id="914" w:author="Teh Stand" w:date="2018-11-22T15:43:00Z">
        <w:r w:rsidRPr="00927E98" w:rsidDel="00F9394A">
          <w:rPr>
            <w:lang w:val="en-GB"/>
          </w:rPr>
          <w:delText xml:space="preserve">, </w:delText>
        </w:r>
      </w:del>
      <w:ins w:id="915" w:author="Teh Stand" w:date="2018-11-22T15:43:00Z">
        <w:r w:rsidR="00F9394A">
          <w:rPr>
            <w:lang w:val="en-GB"/>
          </w:rPr>
          <w:t>;</w:t>
        </w:r>
        <w:r w:rsidR="00F9394A" w:rsidRPr="00927E98">
          <w:rPr>
            <w:lang w:val="en-GB"/>
          </w:rPr>
          <w:t xml:space="preserve"> </w:t>
        </w:r>
      </w:ins>
      <w:r w:rsidRPr="00927E98">
        <w:rPr>
          <w:lang w:val="en-GB"/>
        </w:rPr>
        <w:t>metadata about each of the datasets contained in the catalogue</w:t>
      </w:r>
      <w:del w:id="916" w:author="Teh Stand" w:date="2018-11-22T15:43:00Z">
        <w:r w:rsidRPr="00927E98" w:rsidDel="00F9394A">
          <w:rPr>
            <w:lang w:val="en-GB"/>
          </w:rPr>
          <w:delText xml:space="preserve">, </w:delText>
        </w:r>
      </w:del>
      <w:ins w:id="917" w:author="Teh Stand" w:date="2018-11-22T15:43:00Z">
        <w:r w:rsidR="00F9394A">
          <w:rPr>
            <w:lang w:val="en-GB"/>
          </w:rPr>
          <w:t>;</w:t>
        </w:r>
        <w:r w:rsidR="00F9394A" w:rsidRPr="00927E98">
          <w:rPr>
            <w:lang w:val="en-GB"/>
          </w:rPr>
          <w:t xml:space="preserve"> </w:t>
        </w:r>
      </w:ins>
      <w:r w:rsidRPr="00927E98">
        <w:rPr>
          <w:lang w:val="en-GB"/>
        </w:rPr>
        <w:t xml:space="preserve">and metadata about the support files make up the package. </w:t>
      </w:r>
      <w:r w:rsidR="00E70918" w:rsidRPr="00927E98">
        <w:rPr>
          <w:lang w:val="en-GB"/>
        </w:rPr>
        <w:t xml:space="preserve">These are </w:t>
      </w:r>
      <w:r w:rsidRPr="00927E98">
        <w:rPr>
          <w:lang w:val="en-GB"/>
        </w:rPr>
        <w:t xml:space="preserve">called </w:t>
      </w:r>
      <w:r w:rsidR="00F9394A">
        <w:rPr>
          <w:lang w:val="en-GB"/>
        </w:rPr>
        <w:t>D</w:t>
      </w:r>
      <w:r w:rsidR="00F9394A" w:rsidRPr="00927E98">
        <w:rPr>
          <w:lang w:val="en-GB"/>
        </w:rPr>
        <w:t xml:space="preserve">iscovery </w:t>
      </w:r>
      <w:r w:rsidR="00F9394A">
        <w:rPr>
          <w:lang w:val="en-GB"/>
        </w:rPr>
        <w:t>M</w:t>
      </w:r>
      <w:r w:rsidR="00F9394A" w:rsidRPr="00927E98">
        <w:rPr>
          <w:lang w:val="en-GB"/>
        </w:rPr>
        <w:t xml:space="preserve">etadata </w:t>
      </w:r>
      <w:r w:rsidRPr="00927E98">
        <w:rPr>
          <w:lang w:val="en-GB"/>
        </w:rPr>
        <w:t xml:space="preserve">in S-100 and </w:t>
      </w:r>
      <w:r w:rsidR="00E70918" w:rsidRPr="00927E98">
        <w:rPr>
          <w:lang w:val="en-GB"/>
        </w:rPr>
        <w:t>they are</w:t>
      </w:r>
      <w:r w:rsidRPr="00927E98">
        <w:rPr>
          <w:lang w:val="en-GB"/>
        </w:rPr>
        <w:t xml:space="preserve"> used within the exchange set to enable users to learn about the content without having to open each dataset</w:t>
      </w:r>
      <w:r w:rsidR="00F83A54" w:rsidRPr="00927E98">
        <w:rPr>
          <w:lang w:val="en-GB"/>
        </w:rPr>
        <w:t xml:space="preserve"> or support file</w:t>
      </w:r>
      <w:r w:rsidRPr="00927E98">
        <w:rPr>
          <w:lang w:val="en-GB"/>
        </w:rPr>
        <w:t>.</w:t>
      </w:r>
    </w:p>
    <w:p w14:paraId="791E64B8" w14:textId="4B762385" w:rsidR="000257EC" w:rsidRPr="00927E98" w:rsidDel="00B0018D" w:rsidRDefault="000257EC">
      <w:pPr>
        <w:pStyle w:val="ListParagraph"/>
        <w:spacing w:line="240" w:lineRule="auto"/>
        <w:ind w:left="0"/>
        <w:contextualSpacing w:val="0"/>
        <w:jc w:val="both"/>
        <w:rPr>
          <w:del w:id="918" w:author="Teh Stand" w:date="2018-11-22T15:42:00Z"/>
          <w:lang w:val="en-GB"/>
        </w:rPr>
        <w:pPrChange w:id="919" w:author="Teh Stand" w:date="2018-11-22T15:45:00Z">
          <w:pPr>
            <w:pStyle w:val="ListParagraph"/>
            <w:ind w:left="0"/>
          </w:pPr>
        </w:pPrChange>
      </w:pPr>
    </w:p>
    <w:p w14:paraId="1E0AD058" w14:textId="017C65D7" w:rsidR="000257EC" w:rsidRPr="00927E98" w:rsidRDefault="000257EC" w:rsidP="00F9394A">
      <w:pPr>
        <w:pStyle w:val="Heading2"/>
        <w:keepLines w:val="0"/>
        <w:numPr>
          <w:ilvl w:val="4"/>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920" w:name="_Toc502540958"/>
      <w:bookmarkStart w:id="921" w:name="_Toc502558262"/>
      <w:r w:rsidRPr="00927E98">
        <w:rPr>
          <w:rFonts w:ascii="Arial" w:eastAsia="MS Mincho" w:hAnsi="Arial" w:cs="Times New Roman"/>
          <w:b/>
          <w:bCs/>
          <w:color w:val="auto"/>
          <w:sz w:val="22"/>
          <w:szCs w:val="20"/>
          <w:lang w:val="en-GB" w:eastAsia="ja-JP"/>
        </w:rPr>
        <w:t xml:space="preserve">Discovery </w:t>
      </w:r>
      <w:del w:id="922" w:author="Teh Stand" w:date="2018-11-22T15:45:00Z">
        <w:r w:rsidRPr="00927E98" w:rsidDel="00F9394A">
          <w:rPr>
            <w:rFonts w:ascii="Arial" w:eastAsia="MS Mincho" w:hAnsi="Arial" w:cs="Times New Roman"/>
            <w:b/>
            <w:bCs/>
            <w:color w:val="auto"/>
            <w:sz w:val="22"/>
            <w:szCs w:val="20"/>
            <w:lang w:val="en-GB" w:eastAsia="ja-JP"/>
          </w:rPr>
          <w:delText xml:space="preserve">metadata </w:delText>
        </w:r>
      </w:del>
      <w:ins w:id="923" w:author="Teh Stand" w:date="2018-11-22T15:45:00Z">
        <w:r w:rsidR="00F9394A">
          <w:rPr>
            <w:rFonts w:ascii="Arial" w:eastAsia="MS Mincho" w:hAnsi="Arial" w:cs="Times New Roman"/>
            <w:b/>
            <w:bCs/>
            <w:color w:val="auto"/>
            <w:sz w:val="22"/>
            <w:szCs w:val="20"/>
            <w:lang w:val="en-GB" w:eastAsia="ja-JP"/>
          </w:rPr>
          <w:t>M</w:t>
        </w:r>
        <w:r w:rsidR="00F9394A" w:rsidRPr="00927E98">
          <w:rPr>
            <w:rFonts w:ascii="Arial" w:eastAsia="MS Mincho" w:hAnsi="Arial" w:cs="Times New Roman"/>
            <w:b/>
            <w:bCs/>
            <w:color w:val="auto"/>
            <w:sz w:val="22"/>
            <w:szCs w:val="20"/>
            <w:lang w:val="en-GB" w:eastAsia="ja-JP"/>
          </w:rPr>
          <w:t xml:space="preserve">etadata </w:t>
        </w:r>
      </w:ins>
      <w:r w:rsidRPr="00927E98">
        <w:rPr>
          <w:rFonts w:ascii="Arial" w:eastAsia="MS Mincho" w:hAnsi="Arial" w:cs="Times New Roman"/>
          <w:b/>
          <w:bCs/>
          <w:color w:val="auto"/>
          <w:sz w:val="22"/>
          <w:szCs w:val="20"/>
          <w:lang w:val="en-GB" w:eastAsia="ja-JP"/>
        </w:rPr>
        <w:t>for datasets</w:t>
      </w:r>
      <w:bookmarkEnd w:id="920"/>
      <w:bookmarkEnd w:id="921"/>
    </w:p>
    <w:p w14:paraId="1FE79038" w14:textId="23C7F027" w:rsidR="000257EC" w:rsidRPr="00927E98" w:rsidRDefault="000257EC" w:rsidP="00F9394A">
      <w:pPr>
        <w:pStyle w:val="ListParagraph"/>
        <w:spacing w:line="240" w:lineRule="auto"/>
        <w:ind w:left="0"/>
        <w:contextualSpacing w:val="0"/>
        <w:jc w:val="both"/>
        <w:rPr>
          <w:lang w:val="en-GB"/>
        </w:rPr>
      </w:pPr>
      <w:bookmarkStart w:id="924" w:name="_Hlk502263764"/>
      <w:r w:rsidRPr="00927E98">
        <w:rPr>
          <w:lang w:val="en-GB"/>
        </w:rPr>
        <w:t xml:space="preserve">S-100 specifies that </w:t>
      </w:r>
      <w:r w:rsidR="00F9394A">
        <w:rPr>
          <w:lang w:val="en-GB"/>
        </w:rPr>
        <w:t>D</w:t>
      </w:r>
      <w:r w:rsidR="00F9394A" w:rsidRPr="00927E98">
        <w:rPr>
          <w:lang w:val="en-GB"/>
        </w:rPr>
        <w:t xml:space="preserve">iscovery </w:t>
      </w:r>
      <w:r w:rsidR="00F9394A">
        <w:rPr>
          <w:lang w:val="en-GB"/>
        </w:rPr>
        <w:t>M</w:t>
      </w:r>
      <w:r w:rsidR="00F9394A" w:rsidRPr="00927E98">
        <w:rPr>
          <w:lang w:val="en-GB"/>
        </w:rPr>
        <w:t xml:space="preserve">etadata </w:t>
      </w:r>
      <w:r w:rsidRPr="00927E98">
        <w:rPr>
          <w:lang w:val="en-GB"/>
        </w:rPr>
        <w:t xml:space="preserve">for datasets is contained within an external XML file created in </w:t>
      </w:r>
      <w:r w:rsidR="00F83A54" w:rsidRPr="00927E98">
        <w:rPr>
          <w:lang w:val="en-GB"/>
        </w:rPr>
        <w:t xml:space="preserve">accordance </w:t>
      </w:r>
      <w:r w:rsidRPr="00927E98">
        <w:rPr>
          <w:lang w:val="en-GB"/>
        </w:rPr>
        <w:t xml:space="preserve">with the S-100 metadata schema. This metadata set complies with the </w:t>
      </w:r>
      <w:r w:rsidR="007D174B" w:rsidRPr="00927E98">
        <w:rPr>
          <w:lang w:val="en-GB"/>
        </w:rPr>
        <w:t xml:space="preserve">minimum </w:t>
      </w:r>
      <w:r w:rsidRPr="00927E98">
        <w:rPr>
          <w:lang w:val="en-GB"/>
        </w:rPr>
        <w:t>metadata and extends it in a few places to provide more detail</w:t>
      </w:r>
      <w:r w:rsidR="006E5F68" w:rsidRPr="00927E98">
        <w:rPr>
          <w:lang w:val="en-GB"/>
        </w:rPr>
        <w:t>s,</w:t>
      </w:r>
      <w:r w:rsidRPr="00927E98">
        <w:rPr>
          <w:lang w:val="en-GB"/>
        </w:rPr>
        <w:t xml:space="preserve"> for example about reference datums and issue dates of the data. More </w:t>
      </w:r>
      <w:r w:rsidR="006E5F68" w:rsidRPr="00927E98">
        <w:rPr>
          <w:lang w:val="en-GB"/>
        </w:rPr>
        <w:t xml:space="preserve">information about </w:t>
      </w:r>
      <w:r w:rsidR="00F9394A">
        <w:rPr>
          <w:lang w:val="en-GB"/>
        </w:rPr>
        <w:t>D</w:t>
      </w:r>
      <w:r w:rsidR="00F9394A" w:rsidRPr="00927E98">
        <w:rPr>
          <w:lang w:val="en-GB"/>
        </w:rPr>
        <w:t xml:space="preserve">iscovery </w:t>
      </w:r>
      <w:r w:rsidR="00F9394A">
        <w:rPr>
          <w:lang w:val="en-GB"/>
        </w:rPr>
        <w:t>M</w:t>
      </w:r>
      <w:r w:rsidR="00F9394A" w:rsidRPr="00927E98">
        <w:rPr>
          <w:lang w:val="en-GB"/>
        </w:rPr>
        <w:t xml:space="preserve">etadata </w:t>
      </w:r>
      <w:r w:rsidR="006E5F68" w:rsidRPr="00927E98">
        <w:rPr>
          <w:lang w:val="en-GB"/>
        </w:rPr>
        <w:t xml:space="preserve">for datasets </w:t>
      </w:r>
      <w:r w:rsidRPr="00927E98">
        <w:rPr>
          <w:lang w:val="en-GB"/>
        </w:rPr>
        <w:t xml:space="preserve">can be found in </w:t>
      </w:r>
      <w:del w:id="925" w:author="Teh Stand" w:date="2018-11-22T15:49:00Z">
        <w:r w:rsidRPr="00927E98" w:rsidDel="004C0EA0">
          <w:rPr>
            <w:lang w:val="en-GB"/>
          </w:rPr>
          <w:delText xml:space="preserve">the </w:delText>
        </w:r>
      </w:del>
      <w:ins w:id="926" w:author="Teh Stand" w:date="2018-11-22T15:49:00Z">
        <w:r w:rsidR="004C0EA0">
          <w:rPr>
            <w:lang w:val="en-GB"/>
          </w:rPr>
          <w:t xml:space="preserve">S-100 </w:t>
        </w:r>
      </w:ins>
      <w:r w:rsidRPr="00927E98">
        <w:rPr>
          <w:lang w:val="en-GB"/>
        </w:rPr>
        <w:t>normative Appendix 4a-D</w:t>
      </w:r>
      <w:ins w:id="927" w:author="Teh Stand" w:date="2018-11-22T15:46:00Z">
        <w:r w:rsidR="00F9394A">
          <w:rPr>
            <w:lang w:val="en-GB"/>
          </w:rPr>
          <w:t>,</w:t>
        </w:r>
      </w:ins>
      <w:r w:rsidRPr="00927E98">
        <w:rPr>
          <w:lang w:val="en-GB"/>
        </w:rPr>
        <w:t xml:space="preserve"> Discovery Metadata for Information Exchange Catalogues of</w:t>
      </w:r>
      <w:del w:id="928" w:author="Teh Stand" w:date="2018-11-22T15:47:00Z">
        <w:r w:rsidRPr="00927E98" w:rsidDel="004C0EA0">
          <w:rPr>
            <w:lang w:val="en-GB"/>
          </w:rPr>
          <w:delText xml:space="preserve"> S-100</w:delText>
        </w:r>
      </w:del>
      <w:r w:rsidRPr="00927E98">
        <w:rPr>
          <w:lang w:val="en-GB"/>
        </w:rPr>
        <w:t>.</w:t>
      </w:r>
    </w:p>
    <w:bookmarkEnd w:id="924"/>
    <w:p w14:paraId="11947C6E" w14:textId="0AA6A08C" w:rsidR="000257EC" w:rsidRPr="00927E98" w:rsidDel="00F9394A" w:rsidRDefault="000257EC">
      <w:pPr>
        <w:pStyle w:val="ListParagraph"/>
        <w:spacing w:line="240" w:lineRule="auto"/>
        <w:ind w:left="0"/>
        <w:contextualSpacing w:val="0"/>
        <w:jc w:val="both"/>
        <w:rPr>
          <w:del w:id="929" w:author="Teh Stand" w:date="2018-11-22T15:44:00Z"/>
          <w:lang w:val="en-GB"/>
        </w:rPr>
        <w:pPrChange w:id="930" w:author="Teh Stand" w:date="2018-11-22T15:49:00Z">
          <w:pPr>
            <w:pStyle w:val="ListParagraph"/>
            <w:ind w:left="0"/>
          </w:pPr>
        </w:pPrChange>
      </w:pPr>
    </w:p>
    <w:p w14:paraId="08763166" w14:textId="3B64C34D" w:rsidR="000257EC" w:rsidRPr="00927E98" w:rsidRDefault="000257EC" w:rsidP="004C0EA0">
      <w:pPr>
        <w:pStyle w:val="Heading2"/>
        <w:keepLines w:val="0"/>
        <w:numPr>
          <w:ilvl w:val="4"/>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931" w:name="_Toc502540959"/>
      <w:bookmarkStart w:id="932" w:name="_Toc502558263"/>
      <w:r w:rsidRPr="00927E98">
        <w:rPr>
          <w:rFonts w:ascii="Arial" w:eastAsia="MS Mincho" w:hAnsi="Arial" w:cs="Times New Roman"/>
          <w:b/>
          <w:bCs/>
          <w:color w:val="auto"/>
          <w:sz w:val="22"/>
          <w:szCs w:val="20"/>
          <w:lang w:val="en-GB" w:eastAsia="ja-JP"/>
        </w:rPr>
        <w:t xml:space="preserve">Discovery </w:t>
      </w:r>
      <w:del w:id="933" w:author="Teh Stand" w:date="2018-11-22T15:49:00Z">
        <w:r w:rsidRPr="00927E98" w:rsidDel="004C0EA0">
          <w:rPr>
            <w:rFonts w:ascii="Arial" w:eastAsia="MS Mincho" w:hAnsi="Arial" w:cs="Times New Roman"/>
            <w:b/>
            <w:bCs/>
            <w:color w:val="auto"/>
            <w:sz w:val="22"/>
            <w:szCs w:val="20"/>
            <w:lang w:val="en-GB" w:eastAsia="ja-JP"/>
          </w:rPr>
          <w:delText xml:space="preserve">metadata </w:delText>
        </w:r>
      </w:del>
      <w:ins w:id="934" w:author="Teh Stand" w:date="2018-11-22T15:49:00Z">
        <w:r w:rsidR="004C0EA0">
          <w:rPr>
            <w:rFonts w:ascii="Arial" w:eastAsia="MS Mincho" w:hAnsi="Arial" w:cs="Times New Roman"/>
            <w:b/>
            <w:bCs/>
            <w:color w:val="auto"/>
            <w:sz w:val="22"/>
            <w:szCs w:val="20"/>
            <w:lang w:val="en-GB" w:eastAsia="ja-JP"/>
          </w:rPr>
          <w:t>M</w:t>
        </w:r>
        <w:r w:rsidR="004C0EA0" w:rsidRPr="00927E98">
          <w:rPr>
            <w:rFonts w:ascii="Arial" w:eastAsia="MS Mincho" w:hAnsi="Arial" w:cs="Times New Roman"/>
            <w:b/>
            <w:bCs/>
            <w:color w:val="auto"/>
            <w:sz w:val="22"/>
            <w:szCs w:val="20"/>
            <w:lang w:val="en-GB" w:eastAsia="ja-JP"/>
          </w:rPr>
          <w:t xml:space="preserve">etadata </w:t>
        </w:r>
      </w:ins>
      <w:r w:rsidRPr="00927E98">
        <w:rPr>
          <w:rFonts w:ascii="Arial" w:eastAsia="MS Mincho" w:hAnsi="Arial" w:cs="Times New Roman"/>
          <w:b/>
          <w:bCs/>
          <w:color w:val="auto"/>
          <w:sz w:val="22"/>
          <w:szCs w:val="20"/>
          <w:lang w:val="en-GB" w:eastAsia="ja-JP"/>
        </w:rPr>
        <w:t>for support files</w:t>
      </w:r>
      <w:bookmarkEnd w:id="931"/>
      <w:bookmarkEnd w:id="932"/>
    </w:p>
    <w:p w14:paraId="0014E632" w14:textId="6803BF19" w:rsidR="005D7E39" w:rsidRPr="00927E98" w:rsidRDefault="000257EC" w:rsidP="004C0EA0">
      <w:pPr>
        <w:spacing w:line="240" w:lineRule="auto"/>
        <w:jc w:val="both"/>
        <w:rPr>
          <w:lang w:val="en-GB" w:eastAsia="ja-JP"/>
        </w:rPr>
      </w:pPr>
      <w:r w:rsidRPr="00927E98">
        <w:rPr>
          <w:lang w:val="en-GB" w:eastAsia="ja-JP"/>
        </w:rPr>
        <w:t xml:space="preserve">S-100 specifies that </w:t>
      </w:r>
      <w:r w:rsidR="004C0EA0">
        <w:rPr>
          <w:lang w:val="en-GB" w:eastAsia="ja-JP"/>
        </w:rPr>
        <w:t>D</w:t>
      </w:r>
      <w:r w:rsidR="004C0EA0" w:rsidRPr="00927E98">
        <w:rPr>
          <w:lang w:val="en-GB" w:eastAsia="ja-JP"/>
        </w:rPr>
        <w:t xml:space="preserve">iscovery </w:t>
      </w:r>
      <w:r w:rsidR="004C0EA0">
        <w:rPr>
          <w:lang w:val="en-GB" w:eastAsia="ja-JP"/>
        </w:rPr>
        <w:t>M</w:t>
      </w:r>
      <w:r w:rsidR="004C0EA0" w:rsidRPr="00927E98">
        <w:rPr>
          <w:lang w:val="en-GB" w:eastAsia="ja-JP"/>
        </w:rPr>
        <w:t xml:space="preserve">etadata </w:t>
      </w:r>
      <w:r w:rsidRPr="00927E98">
        <w:rPr>
          <w:lang w:val="en-GB" w:eastAsia="ja-JP"/>
        </w:rPr>
        <w:t xml:space="preserve">for support files is contained within an external XML file created in according with the S-100 metadata schema. This metadata set complies with the </w:t>
      </w:r>
      <w:r w:rsidR="006E5F68" w:rsidRPr="00927E98">
        <w:rPr>
          <w:lang w:val="en-GB" w:eastAsia="ja-JP"/>
        </w:rPr>
        <w:t xml:space="preserve">minimum </w:t>
      </w:r>
      <w:r w:rsidRPr="00927E98">
        <w:rPr>
          <w:lang w:val="en-GB" w:eastAsia="ja-JP"/>
        </w:rPr>
        <w:t xml:space="preserve">metadata and extends it to provide information about the management of </w:t>
      </w:r>
      <w:del w:id="935" w:author="Teh Stand" w:date="2018-11-22T15:51:00Z">
        <w:r w:rsidRPr="00927E98" w:rsidDel="004C0EA0">
          <w:rPr>
            <w:lang w:val="en-GB" w:eastAsia="ja-JP"/>
          </w:rPr>
          <w:delText xml:space="preserve">the </w:delText>
        </w:r>
      </w:del>
      <w:r w:rsidRPr="00927E98">
        <w:rPr>
          <w:lang w:val="en-GB" w:eastAsia="ja-JP"/>
        </w:rPr>
        <w:t>support file</w:t>
      </w:r>
      <w:ins w:id="936" w:author="Teh Stand" w:date="2018-11-22T15:51:00Z">
        <w:r w:rsidR="004C0EA0">
          <w:rPr>
            <w:lang w:val="en-GB" w:eastAsia="ja-JP"/>
          </w:rPr>
          <w:t>s</w:t>
        </w:r>
      </w:ins>
      <w:r w:rsidRPr="00927E98">
        <w:rPr>
          <w:lang w:val="en-GB" w:eastAsia="ja-JP"/>
        </w:rPr>
        <w:t xml:space="preserve"> in order </w:t>
      </w:r>
      <w:del w:id="937" w:author="Teh Stand" w:date="2018-11-22T15:51:00Z">
        <w:r w:rsidRPr="00927E98" w:rsidDel="004C0EA0">
          <w:rPr>
            <w:lang w:val="en-GB" w:eastAsia="ja-JP"/>
          </w:rPr>
          <w:delText xml:space="preserve">to </w:delText>
        </w:r>
      </w:del>
      <w:ins w:id="938" w:author="Teh Stand" w:date="2018-11-22T15:51:00Z">
        <w:r w:rsidR="004C0EA0">
          <w:rPr>
            <w:lang w:val="en-GB" w:eastAsia="ja-JP"/>
          </w:rPr>
          <w:t>for them to be</w:t>
        </w:r>
        <w:r w:rsidR="004C0EA0" w:rsidRPr="00927E98">
          <w:rPr>
            <w:lang w:val="en-GB" w:eastAsia="ja-JP"/>
          </w:rPr>
          <w:t xml:space="preserve"> </w:t>
        </w:r>
      </w:ins>
      <w:r w:rsidRPr="00927E98">
        <w:rPr>
          <w:lang w:val="en-GB" w:eastAsia="ja-JP"/>
        </w:rPr>
        <w:t>update</w:t>
      </w:r>
      <w:ins w:id="939" w:author="Teh Stand" w:date="2018-11-22T15:51:00Z">
        <w:r w:rsidR="004C0EA0">
          <w:rPr>
            <w:lang w:val="en-GB" w:eastAsia="ja-JP"/>
          </w:rPr>
          <w:t>d</w:t>
        </w:r>
      </w:ins>
      <w:del w:id="940" w:author="Teh Stand" w:date="2018-11-22T15:51:00Z">
        <w:r w:rsidRPr="00927E98" w:rsidDel="004C0EA0">
          <w:rPr>
            <w:lang w:val="en-GB" w:eastAsia="ja-JP"/>
          </w:rPr>
          <w:delText xml:space="preserve"> these</w:delText>
        </w:r>
      </w:del>
      <w:r w:rsidRPr="00927E98">
        <w:rPr>
          <w:lang w:val="en-GB" w:eastAsia="ja-JP"/>
        </w:rPr>
        <w:t xml:space="preserve">. More details can be found in the </w:t>
      </w:r>
      <w:ins w:id="941" w:author="Teh Stand" w:date="2018-11-22T15:51:00Z">
        <w:r w:rsidR="004C0EA0">
          <w:rPr>
            <w:lang w:val="en-GB" w:eastAsia="ja-JP"/>
          </w:rPr>
          <w:t xml:space="preserve">S-100 </w:t>
        </w:r>
      </w:ins>
      <w:r w:rsidRPr="00927E98">
        <w:rPr>
          <w:lang w:val="en-GB" w:eastAsia="ja-JP"/>
        </w:rPr>
        <w:t>normative Appendix 4a-D</w:t>
      </w:r>
      <w:ins w:id="942" w:author="Teh Stand" w:date="2018-11-22T15:51:00Z">
        <w:r w:rsidR="004C0EA0">
          <w:rPr>
            <w:lang w:val="en-GB" w:eastAsia="ja-JP"/>
          </w:rPr>
          <w:t>,</w:t>
        </w:r>
      </w:ins>
      <w:r w:rsidRPr="00927E98">
        <w:rPr>
          <w:lang w:val="en-GB" w:eastAsia="ja-JP"/>
        </w:rPr>
        <w:t xml:space="preserve"> Discovery Metadata for Information Exchange Catalogues</w:t>
      </w:r>
      <w:del w:id="943" w:author="Teh Stand" w:date="2018-11-22T15:52:00Z">
        <w:r w:rsidRPr="00927E98" w:rsidDel="004C0EA0">
          <w:rPr>
            <w:lang w:val="en-GB" w:eastAsia="ja-JP"/>
          </w:rPr>
          <w:delText xml:space="preserve"> of S-100</w:delText>
        </w:r>
      </w:del>
      <w:r w:rsidRPr="00927E98">
        <w:rPr>
          <w:lang w:val="en-GB" w:eastAsia="ja-JP"/>
        </w:rPr>
        <w:t>.</w:t>
      </w:r>
    </w:p>
    <w:p w14:paraId="6BD37732" w14:textId="1A4FBDCB" w:rsidR="00AE47C9" w:rsidRPr="00927E98" w:rsidRDefault="00AE47C9" w:rsidP="00EB4D87">
      <w:pPr>
        <w:pStyle w:val="Heading2"/>
        <w:keepLines w:val="0"/>
        <w:numPr>
          <w:ilvl w:val="4"/>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r w:rsidRPr="00927E98">
        <w:rPr>
          <w:rFonts w:ascii="Arial" w:eastAsia="MS Mincho" w:hAnsi="Arial" w:cs="Times New Roman"/>
          <w:b/>
          <w:bCs/>
          <w:color w:val="auto"/>
          <w:sz w:val="22"/>
          <w:szCs w:val="20"/>
          <w:lang w:val="en-GB" w:eastAsia="ja-JP"/>
        </w:rPr>
        <w:t>Metadata for streamed data and services</w:t>
      </w:r>
    </w:p>
    <w:p w14:paraId="5A59C496" w14:textId="22A2AF3D" w:rsidR="00AE47C9" w:rsidRPr="00A5518E" w:rsidRDefault="00AE47C9" w:rsidP="00EB4D87">
      <w:pPr>
        <w:spacing w:line="240" w:lineRule="auto"/>
        <w:jc w:val="both"/>
        <w:rPr>
          <w:lang w:val="en-GB" w:eastAsia="ja-JP"/>
        </w:rPr>
      </w:pPr>
      <w:r w:rsidRPr="00FA54F1">
        <w:rPr>
          <w:lang w:val="en-GB" w:eastAsia="ja-JP"/>
        </w:rPr>
        <w:t xml:space="preserve">Metadata </w:t>
      </w:r>
      <w:r w:rsidRPr="00434C46">
        <w:rPr>
          <w:lang w:val="en-GB" w:eastAsia="ja-JP"/>
        </w:rPr>
        <w:t>for streamed</w:t>
      </w:r>
      <w:r w:rsidR="00F40740" w:rsidRPr="00A5518E">
        <w:rPr>
          <w:lang w:val="en-GB" w:eastAsia="ja-JP"/>
        </w:rPr>
        <w:t xml:space="preserve"> data or services is also described in the </w:t>
      </w:r>
      <w:ins w:id="944" w:author="Teh Stand" w:date="2018-11-22T15:54:00Z">
        <w:r w:rsidR="00EB4D87">
          <w:rPr>
            <w:lang w:val="en-GB" w:eastAsia="ja-JP"/>
          </w:rPr>
          <w:t xml:space="preserve">S-100 </w:t>
        </w:r>
      </w:ins>
      <w:r w:rsidR="00F40740" w:rsidRPr="00A5518E">
        <w:rPr>
          <w:lang w:val="en-GB" w:eastAsia="ja-JP"/>
        </w:rPr>
        <w:t>normative Appendix 4a-D Discovery Metadata for Information Exchange Catalogues</w:t>
      </w:r>
      <w:del w:id="945" w:author="Teh Stand" w:date="2018-11-22T15:54:00Z">
        <w:r w:rsidR="00F40740" w:rsidRPr="00A5518E" w:rsidDel="00EB4D87">
          <w:rPr>
            <w:lang w:val="en-GB" w:eastAsia="ja-JP"/>
          </w:rPr>
          <w:delText xml:space="preserve"> of S-100</w:delText>
        </w:r>
      </w:del>
      <w:r w:rsidR="00F40740" w:rsidRPr="00A5518E">
        <w:rPr>
          <w:lang w:val="en-GB" w:eastAsia="ja-JP"/>
        </w:rPr>
        <w:t xml:space="preserve">. </w:t>
      </w:r>
      <w:ins w:id="946" w:author="Teh Stand" w:date="2018-11-22T15:54:00Z">
        <w:r w:rsidR="00EB4D87">
          <w:rPr>
            <w:lang w:val="en-GB" w:eastAsia="ja-JP"/>
          </w:rPr>
          <w:t xml:space="preserve">S-100 </w:t>
        </w:r>
      </w:ins>
      <w:r w:rsidR="00F40740" w:rsidRPr="00A5518E">
        <w:rPr>
          <w:lang w:val="en-GB" w:eastAsia="ja-JP"/>
        </w:rPr>
        <w:t>Part 14 specifies additional and other metadata. As of Edition 4.0.0, the two have yet to be reconciled</w:t>
      </w:r>
      <w:r w:rsidR="00862307" w:rsidRPr="00A5518E">
        <w:rPr>
          <w:lang w:val="en-GB" w:eastAsia="ja-JP"/>
        </w:rPr>
        <w:t xml:space="preserve">. Product </w:t>
      </w:r>
      <w:r w:rsidR="00EB4D87">
        <w:rPr>
          <w:lang w:val="en-GB" w:eastAsia="ja-JP"/>
        </w:rPr>
        <w:t>S</w:t>
      </w:r>
      <w:r w:rsidR="00EB4D87" w:rsidRPr="00A5518E">
        <w:rPr>
          <w:lang w:val="en-GB" w:eastAsia="ja-JP"/>
        </w:rPr>
        <w:t xml:space="preserve">pecification </w:t>
      </w:r>
      <w:r w:rsidR="00862307" w:rsidRPr="00A5518E">
        <w:rPr>
          <w:lang w:val="en-GB" w:eastAsia="ja-JP"/>
        </w:rPr>
        <w:t xml:space="preserve">developers should, at this time, </w:t>
      </w:r>
      <w:r w:rsidR="00204AAF" w:rsidRPr="00A5518E">
        <w:rPr>
          <w:lang w:val="en-GB" w:eastAsia="ja-JP"/>
        </w:rPr>
        <w:t xml:space="preserve">use the metadata from Part 14, and </w:t>
      </w:r>
      <w:r w:rsidR="002108A7" w:rsidRPr="00A5518E">
        <w:rPr>
          <w:lang w:val="en-GB" w:eastAsia="ja-JP"/>
        </w:rPr>
        <w:t>according to need</w:t>
      </w:r>
      <w:ins w:id="947" w:author="Teh Stand" w:date="2018-11-22T15:55:00Z">
        <w:r w:rsidR="00EB4D87">
          <w:rPr>
            <w:lang w:val="en-GB" w:eastAsia="ja-JP"/>
          </w:rPr>
          <w:t>,</w:t>
        </w:r>
      </w:ins>
      <w:r w:rsidR="002108A7" w:rsidRPr="00A5518E">
        <w:rPr>
          <w:lang w:val="en-GB" w:eastAsia="ja-JP"/>
        </w:rPr>
        <w:t xml:space="preserve"> </w:t>
      </w:r>
      <w:r w:rsidR="00204AAF" w:rsidRPr="00A5518E">
        <w:rPr>
          <w:lang w:val="en-GB" w:eastAsia="ja-JP"/>
        </w:rPr>
        <w:t>supplement with metadata from Part 4</w:t>
      </w:r>
      <w:r w:rsidR="002108A7" w:rsidRPr="00A5518E">
        <w:rPr>
          <w:lang w:val="en-GB" w:eastAsia="ja-JP"/>
        </w:rPr>
        <w:t>, including using the principles of metadata extension detailed in Part 4, Appendix 4a-E</w:t>
      </w:r>
      <w:r w:rsidR="00862307" w:rsidRPr="00A5518E">
        <w:rPr>
          <w:lang w:val="en-GB" w:eastAsia="ja-JP"/>
        </w:rPr>
        <w:t>.</w:t>
      </w:r>
    </w:p>
    <w:p w14:paraId="7AFCE158" w14:textId="50612F4D" w:rsidR="000257EC" w:rsidRPr="00A5518E" w:rsidDel="00EB4D87" w:rsidRDefault="000257EC">
      <w:pPr>
        <w:autoSpaceDE w:val="0"/>
        <w:autoSpaceDN w:val="0"/>
        <w:adjustRightInd w:val="0"/>
        <w:spacing w:line="240" w:lineRule="auto"/>
        <w:jc w:val="both"/>
        <w:rPr>
          <w:del w:id="948" w:author="Teh Stand" w:date="2018-11-22T15:54:00Z"/>
          <w:rFonts w:cs="Arial"/>
          <w:lang w:val="en-GB"/>
        </w:rPr>
        <w:pPrChange w:id="949" w:author="Teh Stand" w:date="2018-11-23T09:05:00Z">
          <w:pPr>
            <w:autoSpaceDE w:val="0"/>
            <w:autoSpaceDN w:val="0"/>
            <w:adjustRightInd w:val="0"/>
            <w:spacing w:after="0" w:line="240" w:lineRule="auto"/>
          </w:pPr>
        </w:pPrChange>
      </w:pPr>
    </w:p>
    <w:p w14:paraId="0BDAB110" w14:textId="77777777" w:rsidR="00C05DE0" w:rsidRPr="00BA12DE" w:rsidRDefault="00C05DE0" w:rsidP="00BA12DE">
      <w:pPr>
        <w:pStyle w:val="Heading2"/>
        <w:keepLines w:val="0"/>
        <w:numPr>
          <w:ilvl w:val="2"/>
          <w:numId w:val="8"/>
        </w:numPr>
        <w:tabs>
          <w:tab w:val="left" w:pos="851"/>
        </w:tabs>
        <w:suppressAutoHyphens/>
        <w:spacing w:before="60" w:after="240" w:line="240" w:lineRule="auto"/>
        <w:jc w:val="both"/>
        <w:rPr>
          <w:rFonts w:ascii="Arial" w:eastAsia="MS Mincho" w:hAnsi="Arial" w:cs="Times New Roman"/>
          <w:b/>
          <w:bCs/>
          <w:color w:val="auto"/>
          <w:sz w:val="22"/>
          <w:szCs w:val="20"/>
          <w:lang w:val="en-GB" w:eastAsia="ja-JP"/>
        </w:rPr>
      </w:pPr>
      <w:bookmarkStart w:id="950" w:name="_Toc502540960"/>
      <w:bookmarkStart w:id="951" w:name="_Toc502558264"/>
      <w:r w:rsidRPr="00BA12DE">
        <w:rPr>
          <w:rFonts w:ascii="Arial" w:eastAsia="MS Mincho" w:hAnsi="Arial" w:cs="Times New Roman"/>
          <w:b/>
          <w:bCs/>
          <w:color w:val="auto"/>
          <w:sz w:val="22"/>
          <w:szCs w:val="20"/>
          <w:lang w:val="en-GB" w:eastAsia="ja-JP"/>
        </w:rPr>
        <w:t>Portrayal</w:t>
      </w:r>
      <w:bookmarkEnd w:id="950"/>
      <w:bookmarkEnd w:id="951"/>
    </w:p>
    <w:p w14:paraId="5FC76F0E" w14:textId="135440CF" w:rsidR="00C05DE0" w:rsidRPr="00927E98" w:rsidRDefault="00C05DE0" w:rsidP="00BA12DE">
      <w:pPr>
        <w:spacing w:line="240" w:lineRule="auto"/>
        <w:jc w:val="both"/>
        <w:rPr>
          <w:lang w:val="en-GB"/>
        </w:rPr>
      </w:pPr>
      <w:r w:rsidRPr="00927E98">
        <w:rPr>
          <w:lang w:val="en-GB"/>
        </w:rPr>
        <w:t xml:space="preserve">Portrayal is an optional part of a </w:t>
      </w:r>
      <w:r w:rsidR="00BA12DE">
        <w:rPr>
          <w:lang w:val="en-GB"/>
        </w:rPr>
        <w:t>P</w:t>
      </w:r>
      <w:r w:rsidR="00BA12DE" w:rsidRPr="00927E98">
        <w:rPr>
          <w:lang w:val="en-GB"/>
        </w:rPr>
        <w:t xml:space="preserve">roduct </w:t>
      </w:r>
      <w:r w:rsidR="00BA12DE">
        <w:rPr>
          <w:lang w:val="en-GB"/>
        </w:rPr>
        <w:t>S</w:t>
      </w:r>
      <w:r w:rsidR="00BA12DE" w:rsidRPr="00927E98">
        <w:rPr>
          <w:lang w:val="en-GB"/>
        </w:rPr>
        <w:t>pecification</w:t>
      </w:r>
      <w:r w:rsidRPr="00927E98">
        <w:rPr>
          <w:lang w:val="en-GB"/>
        </w:rPr>
        <w:t xml:space="preserve">. However, if consistent portrayal across all user platforms is important to an S-100 based data product, then specifying how portrayal is done becomes mandatory. Within S-100 </w:t>
      </w:r>
      <w:r w:rsidR="00BA12DE">
        <w:rPr>
          <w:lang w:val="en-GB"/>
        </w:rPr>
        <w:t>p</w:t>
      </w:r>
      <w:r w:rsidR="00BA12DE" w:rsidRPr="00927E98">
        <w:rPr>
          <w:lang w:val="en-GB"/>
        </w:rPr>
        <w:t xml:space="preserve">roduct </w:t>
      </w:r>
      <w:r w:rsidR="00BA12DE">
        <w:rPr>
          <w:lang w:val="en-GB"/>
        </w:rPr>
        <w:t>s</w:t>
      </w:r>
      <w:r w:rsidR="00BA12DE" w:rsidRPr="00927E98">
        <w:rPr>
          <w:lang w:val="en-GB"/>
        </w:rPr>
        <w:t xml:space="preserve">pecifications </w:t>
      </w:r>
      <w:r w:rsidRPr="00927E98">
        <w:rPr>
          <w:lang w:val="en-GB"/>
        </w:rPr>
        <w:t xml:space="preserve">this is in part done by including a </w:t>
      </w:r>
      <w:r w:rsidR="00BA12DE">
        <w:rPr>
          <w:lang w:val="en-GB"/>
        </w:rPr>
        <w:t>P</w:t>
      </w:r>
      <w:r w:rsidR="00BA12DE" w:rsidRPr="00927E98">
        <w:rPr>
          <w:lang w:val="en-GB"/>
        </w:rPr>
        <w:t xml:space="preserve">ortrayal </w:t>
      </w:r>
      <w:r w:rsidR="00BA12DE">
        <w:rPr>
          <w:lang w:val="en-GB"/>
        </w:rPr>
        <w:t>C</w:t>
      </w:r>
      <w:r w:rsidR="00BA12DE" w:rsidRPr="00927E98">
        <w:rPr>
          <w:lang w:val="en-GB"/>
        </w:rPr>
        <w:t>atalogue</w:t>
      </w:r>
      <w:r w:rsidRPr="00927E98">
        <w:rPr>
          <w:lang w:val="en-GB"/>
        </w:rPr>
        <w:t xml:space="preserve">. The Portrayal Catalogue is a collection of defined </w:t>
      </w:r>
      <w:r w:rsidR="00C56A19" w:rsidRPr="00927E98">
        <w:rPr>
          <w:lang w:val="en-GB"/>
        </w:rPr>
        <w:t xml:space="preserve">portrayal instructions </w:t>
      </w:r>
      <w:r w:rsidRPr="00927E98">
        <w:rPr>
          <w:lang w:val="en-GB"/>
        </w:rPr>
        <w:t xml:space="preserve">for a </w:t>
      </w:r>
      <w:r w:rsidR="00BA12DE">
        <w:rPr>
          <w:lang w:val="en-GB"/>
        </w:rPr>
        <w:t>F</w:t>
      </w:r>
      <w:r w:rsidR="00BA12DE" w:rsidRPr="00927E98">
        <w:rPr>
          <w:lang w:val="en-GB"/>
        </w:rPr>
        <w:t xml:space="preserve">eature </w:t>
      </w:r>
      <w:r w:rsidR="00BA12DE">
        <w:rPr>
          <w:lang w:val="en-GB"/>
        </w:rPr>
        <w:t>C</w:t>
      </w:r>
      <w:r w:rsidR="00BA12DE" w:rsidRPr="00927E98">
        <w:rPr>
          <w:lang w:val="en-GB"/>
        </w:rPr>
        <w:t>atalogue</w:t>
      </w:r>
      <w:r w:rsidRPr="00927E98">
        <w:rPr>
          <w:lang w:val="en-GB"/>
        </w:rPr>
        <w:t xml:space="preserve">, and includes portrayal functions, symbols, and portrayal context. </w:t>
      </w:r>
    </w:p>
    <w:p w14:paraId="00FC5E6C" w14:textId="3A664751" w:rsidR="00C05DE0" w:rsidRPr="00927E98" w:rsidRDefault="00C05DE0" w:rsidP="00BA12DE">
      <w:pPr>
        <w:spacing w:line="240" w:lineRule="auto"/>
        <w:jc w:val="both"/>
        <w:rPr>
          <w:lang w:val="en-GB"/>
        </w:rPr>
      </w:pPr>
      <w:r w:rsidRPr="00927E98">
        <w:rPr>
          <w:lang w:val="en-GB"/>
        </w:rPr>
        <w:t>Two types of portrayal catalogues are possible in S-100</w:t>
      </w:r>
      <w:ins w:id="952" w:author="Teh Stand" w:date="2018-11-23T09:07:00Z">
        <w:r w:rsidR="00BA12DE">
          <w:rPr>
            <w:lang w:val="en-GB"/>
          </w:rPr>
          <w:t xml:space="preserve"> – </w:t>
        </w:r>
      </w:ins>
      <w:del w:id="953" w:author="Teh Stand" w:date="2018-11-23T09:07:00Z">
        <w:r w:rsidR="00C56A19" w:rsidRPr="00927E98" w:rsidDel="00BA12DE">
          <w:rPr>
            <w:lang w:val="en-GB"/>
          </w:rPr>
          <w:delText xml:space="preserve">; </w:delText>
        </w:r>
      </w:del>
      <w:r w:rsidRPr="00927E98">
        <w:rPr>
          <w:lang w:val="en-GB"/>
        </w:rPr>
        <w:t xml:space="preserve">XSLT </w:t>
      </w:r>
      <w:del w:id="954" w:author="Teh Stand" w:date="2018-11-23T09:07:00Z">
        <w:r w:rsidR="00CE40BD" w:rsidRPr="00927E98" w:rsidDel="00BA12DE">
          <w:rPr>
            <w:lang w:val="en-GB"/>
          </w:rPr>
          <w:delText xml:space="preserve"> </w:delText>
        </w:r>
      </w:del>
      <w:r w:rsidR="00CE40BD" w:rsidRPr="00927E98">
        <w:rPr>
          <w:lang w:val="en-GB"/>
        </w:rPr>
        <w:t>and</w:t>
      </w:r>
      <w:r w:rsidR="00B57B82" w:rsidRPr="00927E98">
        <w:rPr>
          <w:lang w:val="en-GB"/>
        </w:rPr>
        <w:t xml:space="preserve"> </w:t>
      </w:r>
      <w:r w:rsidRPr="00927E98">
        <w:rPr>
          <w:lang w:val="en-GB"/>
        </w:rPr>
        <w:t xml:space="preserve">LUA. Part 9 of S-100 provides instructions for how a </w:t>
      </w:r>
      <w:r w:rsidR="00BA12DE">
        <w:rPr>
          <w:lang w:val="en-GB"/>
        </w:rPr>
        <w:t>P</w:t>
      </w:r>
      <w:r w:rsidR="00BA12DE" w:rsidRPr="00927E98">
        <w:rPr>
          <w:lang w:val="en-GB"/>
        </w:rPr>
        <w:t xml:space="preserve">roduct </w:t>
      </w:r>
      <w:r w:rsidR="00BA12DE">
        <w:rPr>
          <w:lang w:val="en-GB"/>
        </w:rPr>
        <w:t>S</w:t>
      </w:r>
      <w:r w:rsidR="00BA12DE" w:rsidRPr="00927E98">
        <w:rPr>
          <w:lang w:val="en-GB"/>
        </w:rPr>
        <w:t xml:space="preserve">pecification </w:t>
      </w:r>
      <w:r w:rsidRPr="00927E98">
        <w:rPr>
          <w:lang w:val="en-GB"/>
        </w:rPr>
        <w:t>can include an input Schema derived from the abstract schema provided, a set of mapping rules (defined in XSLT or LUA), a set of symbols</w:t>
      </w:r>
      <w:r w:rsidR="00CE40BD" w:rsidRPr="00927E98">
        <w:rPr>
          <w:lang w:val="en-GB"/>
        </w:rPr>
        <w:t xml:space="preserve"> (defined in SVG</w:t>
      </w:r>
      <w:r w:rsidR="006536E0" w:rsidRPr="00927E98">
        <w:rPr>
          <w:lang w:val="en-GB"/>
        </w:rPr>
        <w:t xml:space="preserve"> format</w:t>
      </w:r>
      <w:r w:rsidR="00CE40BD" w:rsidRPr="00927E98">
        <w:rPr>
          <w:lang w:val="en-GB"/>
        </w:rPr>
        <w:t>)</w:t>
      </w:r>
      <w:r w:rsidRPr="00927E98">
        <w:rPr>
          <w:lang w:val="en-GB"/>
        </w:rPr>
        <w:t>, line</w:t>
      </w:r>
      <w:r w:rsidR="009772C2" w:rsidRPr="00927E98">
        <w:rPr>
          <w:lang w:val="en-GB"/>
        </w:rPr>
        <w:t xml:space="preserve"> </w:t>
      </w:r>
      <w:r w:rsidRPr="00927E98">
        <w:rPr>
          <w:lang w:val="en-GB"/>
        </w:rPr>
        <w:t xml:space="preserve">styles, </w:t>
      </w:r>
      <w:r w:rsidR="0073412D" w:rsidRPr="00927E98">
        <w:rPr>
          <w:lang w:val="en-GB"/>
        </w:rPr>
        <w:t>colours</w:t>
      </w:r>
      <w:r w:rsidRPr="00927E98">
        <w:rPr>
          <w:lang w:val="en-GB"/>
        </w:rPr>
        <w:t xml:space="preserve"> etc.</w:t>
      </w:r>
      <w:ins w:id="955" w:author="Teh Stand" w:date="2018-11-23T09:08:00Z">
        <w:r w:rsidR="00BA12DE">
          <w:rPr>
            <w:lang w:val="en-GB"/>
          </w:rPr>
          <w:t>;</w:t>
        </w:r>
      </w:ins>
      <w:r w:rsidRPr="00927E98">
        <w:rPr>
          <w:lang w:val="en-GB"/>
        </w:rPr>
        <w:t xml:space="preserve"> and make</w:t>
      </w:r>
      <w:r w:rsidR="009772C2" w:rsidRPr="00927E98">
        <w:rPr>
          <w:lang w:val="en-GB"/>
        </w:rPr>
        <w:t>s</w:t>
      </w:r>
      <w:r w:rsidRPr="00927E98">
        <w:rPr>
          <w:lang w:val="en-GB"/>
        </w:rPr>
        <w:t xml:space="preserve"> it available for use with product datasets. </w:t>
      </w:r>
      <w:r w:rsidR="00613E55" w:rsidRPr="00927E98">
        <w:rPr>
          <w:lang w:val="en-GB"/>
        </w:rPr>
        <w:t>Portrayal catalogues can be created in a variety of ways, including manually and by using a Portrayal Catalogue Builder</w:t>
      </w:r>
      <w:ins w:id="956" w:author="Teh Stand" w:date="2018-11-23T09:11:00Z">
        <w:r w:rsidR="000E46DE">
          <w:rPr>
            <w:lang w:val="en-GB"/>
          </w:rPr>
          <w:t>;</w:t>
        </w:r>
      </w:ins>
      <w:del w:id="957" w:author="Teh Stand" w:date="2018-11-23T09:11:00Z">
        <w:r w:rsidR="00613E55" w:rsidRPr="00927E98" w:rsidDel="000E46DE">
          <w:rPr>
            <w:lang w:val="en-GB"/>
          </w:rPr>
          <w:delText>,</w:delText>
        </w:r>
      </w:del>
      <w:r w:rsidR="00613E55" w:rsidRPr="00927E98">
        <w:rPr>
          <w:lang w:val="en-GB"/>
        </w:rPr>
        <w:t xml:space="preserve"> see </w:t>
      </w:r>
      <w:del w:id="958" w:author="Teh Stand" w:date="2018-11-23T09:12:00Z">
        <w:r w:rsidR="00613E55" w:rsidRPr="00A5518E" w:rsidDel="000E46DE">
          <w:rPr>
            <w:lang w:val="en-GB"/>
          </w:rPr>
          <w:fldChar w:fldCharType="begin"/>
        </w:r>
        <w:r w:rsidR="00613E55" w:rsidRPr="00927E98" w:rsidDel="000E46DE">
          <w:rPr>
            <w:lang w:val="en-GB"/>
          </w:rPr>
          <w:delInstrText xml:space="preserve"> REF _Ref502160212 \h </w:delInstrText>
        </w:r>
        <w:r w:rsidR="00613E55" w:rsidRPr="00A5518E" w:rsidDel="000E46DE">
          <w:rPr>
            <w:lang w:val="en-GB"/>
          </w:rPr>
        </w:r>
        <w:r w:rsidR="00613E55" w:rsidRPr="00A5518E" w:rsidDel="000E46DE">
          <w:rPr>
            <w:lang w:val="en-GB"/>
          </w:rPr>
          <w:fldChar w:fldCharType="end"/>
        </w:r>
        <w:r w:rsidR="00613E55" w:rsidRPr="00927E98" w:rsidDel="000E46DE">
          <w:rPr>
            <w:lang w:val="en-GB"/>
          </w:rPr>
          <w:delText xml:space="preserve">chapter </w:delText>
        </w:r>
      </w:del>
      <w:ins w:id="959" w:author="Teh Stand" w:date="2018-11-23T09:12:00Z">
        <w:r w:rsidR="000E46DE" w:rsidRPr="00A5518E">
          <w:rPr>
            <w:lang w:val="en-GB"/>
          </w:rPr>
          <w:fldChar w:fldCharType="begin"/>
        </w:r>
        <w:r w:rsidR="000E46DE" w:rsidRPr="00927E98">
          <w:rPr>
            <w:lang w:val="en-GB"/>
          </w:rPr>
          <w:instrText xml:space="preserve"> REF _Ref502160212 \h </w:instrText>
        </w:r>
      </w:ins>
      <w:r w:rsidR="000E46DE" w:rsidRPr="00A5518E">
        <w:rPr>
          <w:lang w:val="en-GB"/>
        </w:rPr>
      </w:r>
      <w:ins w:id="960" w:author="Teh Stand" w:date="2018-11-23T09:12:00Z">
        <w:r w:rsidR="000E46DE" w:rsidRPr="00A5518E">
          <w:rPr>
            <w:lang w:val="en-GB"/>
          </w:rPr>
          <w:fldChar w:fldCharType="end"/>
        </w:r>
        <w:r w:rsidR="000E46DE" w:rsidRPr="00927E98">
          <w:rPr>
            <w:lang w:val="en-GB"/>
          </w:rPr>
          <w:t>c</w:t>
        </w:r>
        <w:r w:rsidR="000E46DE">
          <w:rPr>
            <w:lang w:val="en-GB"/>
          </w:rPr>
          <w:t>lause 6.4</w:t>
        </w:r>
      </w:ins>
      <w:del w:id="961" w:author="Teh Stand" w:date="2018-11-23T09:12:00Z">
        <w:r w:rsidR="00613E55" w:rsidRPr="00434C46" w:rsidDel="000E46DE">
          <w:rPr>
            <w:lang w:val="en-GB"/>
          </w:rPr>
          <w:fldChar w:fldCharType="begin"/>
        </w:r>
        <w:r w:rsidR="00613E55" w:rsidRPr="00927E98" w:rsidDel="000E46DE">
          <w:rPr>
            <w:lang w:val="en-GB"/>
          </w:rPr>
          <w:delInstrText xml:space="preserve"> REF _Ref502160212 \n \h </w:delInstrText>
        </w:r>
        <w:r w:rsidR="00613E55" w:rsidRPr="00434C46" w:rsidDel="000E46DE">
          <w:rPr>
            <w:lang w:val="en-GB"/>
          </w:rPr>
        </w:r>
        <w:r w:rsidR="00613E55" w:rsidRPr="00434C46" w:rsidDel="000E46DE">
          <w:rPr>
            <w:lang w:val="en-GB"/>
          </w:rPr>
          <w:fldChar w:fldCharType="separate"/>
        </w:r>
        <w:r w:rsidR="00613E55" w:rsidRPr="00927E98" w:rsidDel="000E46DE">
          <w:rPr>
            <w:lang w:val="en-GB"/>
          </w:rPr>
          <w:delText>3.4</w:delText>
        </w:r>
        <w:r w:rsidR="00613E55" w:rsidRPr="00434C46" w:rsidDel="000E46DE">
          <w:rPr>
            <w:lang w:val="en-GB"/>
          </w:rPr>
          <w:fldChar w:fldCharType="end"/>
        </w:r>
      </w:del>
      <w:r w:rsidR="00613E55" w:rsidRPr="00927E98">
        <w:rPr>
          <w:lang w:val="en-GB"/>
        </w:rPr>
        <w:t xml:space="preserve"> for more details.</w:t>
      </w:r>
    </w:p>
    <w:p w14:paraId="6CBF0077" w14:textId="00CACDE3" w:rsidR="00C05DE0" w:rsidRPr="00927E98" w:rsidRDefault="00C05DE0" w:rsidP="00BA12DE">
      <w:pPr>
        <w:spacing w:line="240" w:lineRule="auto"/>
        <w:jc w:val="both"/>
        <w:rPr>
          <w:lang w:val="en-GB"/>
        </w:rPr>
      </w:pPr>
      <w:r w:rsidRPr="00927E98">
        <w:rPr>
          <w:lang w:val="en-GB"/>
        </w:rPr>
        <w:t>The IHO Hydrographic Standards and Services Committee</w:t>
      </w:r>
      <w:ins w:id="962" w:author="Teh Stand" w:date="2018-11-23T09:14:00Z">
        <w:r w:rsidR="000E46DE">
          <w:rPr>
            <w:lang w:val="en-GB"/>
          </w:rPr>
          <w:t xml:space="preserve"> (HSSC)</w:t>
        </w:r>
      </w:ins>
      <w:r w:rsidRPr="00927E98">
        <w:rPr>
          <w:lang w:val="en-GB"/>
        </w:rPr>
        <w:t xml:space="preserve"> has assigned the Nautical Cartography Working Group (NCWG) to assist with symbol design and colour selection for IHO product specifications. The NCWG chair can be contacted for further details. </w:t>
      </w:r>
    </w:p>
    <w:p w14:paraId="7681CE03" w14:textId="3FDE751B" w:rsidR="00C05DE0" w:rsidRPr="00927E98" w:rsidRDefault="00C05DE0" w:rsidP="00BA12DE">
      <w:pPr>
        <w:spacing w:line="240" w:lineRule="auto"/>
        <w:jc w:val="both"/>
        <w:rPr>
          <w:lang w:val="en-GB"/>
        </w:rPr>
      </w:pPr>
      <w:r w:rsidRPr="00927E98">
        <w:rPr>
          <w:lang w:val="en-GB"/>
        </w:rPr>
        <w:t xml:space="preserve">Portrayal catalogues </w:t>
      </w:r>
      <w:r w:rsidR="00CE40BD" w:rsidRPr="00927E98">
        <w:rPr>
          <w:lang w:val="en-GB"/>
        </w:rPr>
        <w:t xml:space="preserve">can for example </w:t>
      </w:r>
      <w:r w:rsidRPr="00927E98">
        <w:rPr>
          <w:lang w:val="en-GB"/>
        </w:rPr>
        <w:t xml:space="preserve">be provided in an exchange set and may be combined with a </w:t>
      </w:r>
      <w:r w:rsidR="000E46DE">
        <w:rPr>
          <w:lang w:val="en-GB"/>
        </w:rPr>
        <w:t>F</w:t>
      </w:r>
      <w:r w:rsidR="000E46DE" w:rsidRPr="00927E98">
        <w:rPr>
          <w:lang w:val="en-GB"/>
        </w:rPr>
        <w:t xml:space="preserve">eature </w:t>
      </w:r>
      <w:r w:rsidR="000E46DE">
        <w:rPr>
          <w:lang w:val="en-GB"/>
        </w:rPr>
        <w:t>C</w:t>
      </w:r>
      <w:r w:rsidR="000E46DE" w:rsidRPr="00927E98">
        <w:rPr>
          <w:lang w:val="en-GB"/>
        </w:rPr>
        <w:t xml:space="preserve">atalogue </w:t>
      </w:r>
      <w:r w:rsidRPr="00927E98">
        <w:rPr>
          <w:lang w:val="en-GB"/>
        </w:rPr>
        <w:t xml:space="preserve">and datasets. The exact method for distribution should be defined in the </w:t>
      </w:r>
      <w:r w:rsidR="000E46DE">
        <w:rPr>
          <w:lang w:val="en-GB"/>
        </w:rPr>
        <w:t>P</w:t>
      </w:r>
      <w:r w:rsidR="000E46DE" w:rsidRPr="00927E98">
        <w:rPr>
          <w:lang w:val="en-GB"/>
        </w:rPr>
        <w:t xml:space="preserve">roduct </w:t>
      </w:r>
      <w:r w:rsidR="000E46DE">
        <w:rPr>
          <w:lang w:val="en-GB"/>
        </w:rPr>
        <w:t>S</w:t>
      </w:r>
      <w:r w:rsidR="000E46DE" w:rsidRPr="00927E98">
        <w:rPr>
          <w:lang w:val="en-GB"/>
        </w:rPr>
        <w:t>pecification</w:t>
      </w:r>
      <w:r w:rsidRPr="00927E98">
        <w:rPr>
          <w:lang w:val="en-GB"/>
        </w:rPr>
        <w:t xml:space="preserve">, but considerations should be given to efficient distribution and aims of reducing data volume wherever possible. It may therefore be beneficial to consider some form of central distribution of portrayal catalogues. </w:t>
      </w:r>
    </w:p>
    <w:p w14:paraId="6CC94D56" w14:textId="23064560" w:rsidR="00C05DE0" w:rsidRPr="00927E98" w:rsidRDefault="00C05DE0" w:rsidP="00BA12DE">
      <w:pPr>
        <w:spacing w:line="240" w:lineRule="auto"/>
        <w:jc w:val="both"/>
        <w:rPr>
          <w:lang w:val="en-GB"/>
        </w:rPr>
      </w:pPr>
      <w:r w:rsidRPr="00927E98">
        <w:rPr>
          <w:lang w:val="en-GB"/>
        </w:rPr>
        <w:t xml:space="preserve">The </w:t>
      </w:r>
      <w:r w:rsidR="000E46DE">
        <w:rPr>
          <w:lang w:val="en-GB"/>
        </w:rPr>
        <w:t>P</w:t>
      </w:r>
      <w:r w:rsidR="000E46DE" w:rsidRPr="00927E98">
        <w:rPr>
          <w:lang w:val="en-GB"/>
        </w:rPr>
        <w:t xml:space="preserve">roduct </w:t>
      </w:r>
      <w:r w:rsidR="000E46DE">
        <w:rPr>
          <w:lang w:val="en-GB"/>
        </w:rPr>
        <w:t>S</w:t>
      </w:r>
      <w:r w:rsidR="000E46DE" w:rsidRPr="00927E98">
        <w:rPr>
          <w:lang w:val="en-GB"/>
        </w:rPr>
        <w:t xml:space="preserve">pecification </w:t>
      </w:r>
      <w:r w:rsidRPr="00927E98">
        <w:rPr>
          <w:lang w:val="en-GB"/>
        </w:rPr>
        <w:t xml:space="preserve">should include instructions for implementers in the use of the </w:t>
      </w:r>
      <w:r w:rsidR="000E46DE">
        <w:rPr>
          <w:lang w:val="en-GB"/>
        </w:rPr>
        <w:t>P</w:t>
      </w:r>
      <w:r w:rsidR="000E46DE" w:rsidRPr="00927E98">
        <w:rPr>
          <w:lang w:val="en-GB"/>
        </w:rPr>
        <w:t xml:space="preserve">ortrayal </w:t>
      </w:r>
      <w:r w:rsidR="000E46DE">
        <w:rPr>
          <w:lang w:val="en-GB"/>
        </w:rPr>
        <w:t>C</w:t>
      </w:r>
      <w:r w:rsidR="000E46DE" w:rsidRPr="00927E98">
        <w:rPr>
          <w:lang w:val="en-GB"/>
        </w:rPr>
        <w:t>atalogue</w:t>
      </w:r>
      <w:r w:rsidRPr="00927E98">
        <w:rPr>
          <w:lang w:val="en-GB"/>
        </w:rPr>
        <w:t xml:space="preserve">, including context for the use of the data. Testbeds can be a good tool in learning what types </w:t>
      </w:r>
      <w:r w:rsidRPr="00927E98">
        <w:rPr>
          <w:lang w:val="en-GB"/>
        </w:rPr>
        <w:lastRenderedPageBreak/>
        <w:t xml:space="preserve">of instruction is needed for </w:t>
      </w:r>
      <w:del w:id="963" w:author="Teh Stand" w:date="2018-11-23T09:16:00Z">
        <w:r w:rsidRPr="00927E98" w:rsidDel="00F62FBA">
          <w:rPr>
            <w:lang w:val="en-GB"/>
          </w:rPr>
          <w:delText xml:space="preserve">the </w:delText>
        </w:r>
      </w:del>
      <w:r w:rsidRPr="00927E98">
        <w:rPr>
          <w:lang w:val="en-GB"/>
        </w:rPr>
        <w:t xml:space="preserve">implementers. Beyond testbeds, it can be expected that practical use will reveal additional issues that should be </w:t>
      </w:r>
      <w:r w:rsidR="00CE40BD" w:rsidRPr="00927E98">
        <w:rPr>
          <w:lang w:val="en-GB"/>
        </w:rPr>
        <w:t xml:space="preserve">addressed </w:t>
      </w:r>
      <w:r w:rsidRPr="00927E98">
        <w:rPr>
          <w:lang w:val="en-GB"/>
        </w:rPr>
        <w:t xml:space="preserve">in subsequent versions of a </w:t>
      </w:r>
      <w:r w:rsidR="00F62FBA">
        <w:rPr>
          <w:lang w:val="en-GB"/>
        </w:rPr>
        <w:t>P</w:t>
      </w:r>
      <w:r w:rsidR="00F62FBA" w:rsidRPr="00927E98">
        <w:rPr>
          <w:lang w:val="en-GB"/>
        </w:rPr>
        <w:t xml:space="preserve">roduct </w:t>
      </w:r>
      <w:r w:rsidR="00F62FBA">
        <w:rPr>
          <w:lang w:val="en-GB"/>
        </w:rPr>
        <w:t>S</w:t>
      </w:r>
      <w:r w:rsidR="00F62FBA" w:rsidRPr="00927E98">
        <w:rPr>
          <w:lang w:val="en-GB"/>
        </w:rPr>
        <w:t>pecification</w:t>
      </w:r>
      <w:r w:rsidRPr="00927E98">
        <w:rPr>
          <w:lang w:val="en-GB"/>
        </w:rPr>
        <w:t>.</w:t>
      </w:r>
    </w:p>
    <w:p w14:paraId="01A8CD03" w14:textId="2D0925F6" w:rsidR="00C05DE0" w:rsidRPr="00927E98" w:rsidRDefault="00C05DE0" w:rsidP="00BA12DE">
      <w:pPr>
        <w:spacing w:line="240" w:lineRule="auto"/>
        <w:jc w:val="both"/>
        <w:rPr>
          <w:lang w:val="en-GB"/>
        </w:rPr>
      </w:pPr>
      <w:r w:rsidRPr="00927E98">
        <w:rPr>
          <w:lang w:val="en-GB"/>
        </w:rPr>
        <w:t>Many of the IHO product specifications will be used in systems that have some degree of type approval requirements</w:t>
      </w:r>
      <w:ins w:id="964" w:author="Teh Stand" w:date="2018-11-23T09:17:00Z">
        <w:r w:rsidR="00F62FBA">
          <w:rPr>
            <w:lang w:val="en-GB"/>
          </w:rPr>
          <w:t xml:space="preserve"> (for example ECDIS)</w:t>
        </w:r>
      </w:ins>
      <w:r w:rsidRPr="00927E98">
        <w:rPr>
          <w:lang w:val="en-GB"/>
        </w:rPr>
        <w:t xml:space="preserve">. Instructions for the classification society conducting the type approval should be added to product specifications where this is appropriate. These instructions should include guidance </w:t>
      </w:r>
      <w:del w:id="965" w:author="Teh Stand" w:date="2018-11-23T09:18:00Z">
        <w:r w:rsidRPr="00927E98" w:rsidDel="00F62FBA">
          <w:rPr>
            <w:lang w:val="en-GB"/>
          </w:rPr>
          <w:delText xml:space="preserve">for </w:delText>
        </w:r>
      </w:del>
      <w:ins w:id="966" w:author="Teh Stand" w:date="2018-11-23T09:18:00Z">
        <w:r w:rsidR="00F62FBA">
          <w:rPr>
            <w:lang w:val="en-GB"/>
          </w:rPr>
          <w:t>on</w:t>
        </w:r>
        <w:r w:rsidR="00F62FBA" w:rsidRPr="00927E98">
          <w:rPr>
            <w:lang w:val="en-GB"/>
          </w:rPr>
          <w:t xml:space="preserve"> </w:t>
        </w:r>
      </w:ins>
      <w:r w:rsidRPr="00927E98">
        <w:rPr>
          <w:lang w:val="en-GB"/>
        </w:rPr>
        <w:t xml:space="preserve">tolerances for minor deviations and </w:t>
      </w:r>
      <w:r w:rsidR="00CE40BD" w:rsidRPr="00927E98">
        <w:rPr>
          <w:lang w:val="en-GB"/>
        </w:rPr>
        <w:t xml:space="preserve">definitions of </w:t>
      </w:r>
      <w:r w:rsidRPr="00927E98">
        <w:rPr>
          <w:lang w:val="en-GB"/>
        </w:rPr>
        <w:t>what constitute</w:t>
      </w:r>
      <w:ins w:id="967" w:author="Teh Stand" w:date="2018-11-23T09:18:00Z">
        <w:r w:rsidR="00F62FBA">
          <w:rPr>
            <w:lang w:val="en-GB"/>
          </w:rPr>
          <w:t>s</w:t>
        </w:r>
      </w:ins>
      <w:r w:rsidRPr="00927E98">
        <w:rPr>
          <w:lang w:val="en-GB"/>
        </w:rPr>
        <w:t xml:space="preserve"> a minor deviation.</w:t>
      </w:r>
    </w:p>
    <w:p w14:paraId="374DF58E" w14:textId="53021CF7" w:rsidR="00160471" w:rsidRPr="00927E98" w:rsidDel="00F62FBA" w:rsidRDefault="00160471">
      <w:pPr>
        <w:tabs>
          <w:tab w:val="left" w:pos="851"/>
        </w:tabs>
        <w:spacing w:line="240" w:lineRule="auto"/>
        <w:jc w:val="both"/>
        <w:rPr>
          <w:del w:id="968" w:author="Teh Stand" w:date="2018-11-23T09:18:00Z"/>
          <w:lang w:val="en-GB"/>
        </w:rPr>
      </w:pPr>
    </w:p>
    <w:p w14:paraId="35327AC3" w14:textId="3D8B11FF" w:rsidR="00492D10" w:rsidRPr="00927E98" w:rsidRDefault="00492D10" w:rsidP="00F62FBA">
      <w:pPr>
        <w:pStyle w:val="Heading2"/>
        <w:keepLines w:val="0"/>
        <w:numPr>
          <w:ilvl w:val="2"/>
          <w:numId w:val="8"/>
        </w:numPr>
        <w:tabs>
          <w:tab w:val="left" w:pos="851"/>
        </w:tabs>
        <w:suppressAutoHyphens/>
        <w:spacing w:before="60" w:after="240" w:line="240" w:lineRule="auto"/>
        <w:jc w:val="both"/>
        <w:rPr>
          <w:rFonts w:ascii="Arial" w:eastAsia="MS Mincho" w:hAnsi="Arial" w:cs="Times New Roman"/>
          <w:b/>
          <w:bCs/>
          <w:color w:val="auto"/>
          <w:sz w:val="22"/>
          <w:szCs w:val="20"/>
          <w:lang w:val="en-GB" w:eastAsia="ja-JP"/>
        </w:rPr>
      </w:pPr>
      <w:bookmarkStart w:id="969" w:name="_Toc502540961"/>
      <w:bookmarkStart w:id="970" w:name="_Toc502558265"/>
      <w:r w:rsidRPr="00927E98">
        <w:rPr>
          <w:rFonts w:ascii="Arial" w:eastAsia="MS Mincho" w:hAnsi="Arial" w:cs="Times New Roman"/>
          <w:b/>
          <w:bCs/>
          <w:color w:val="auto"/>
          <w:sz w:val="22"/>
          <w:szCs w:val="20"/>
          <w:lang w:val="en-GB" w:eastAsia="ja-JP"/>
        </w:rPr>
        <w:t xml:space="preserve">Additional </w:t>
      </w:r>
      <w:bookmarkEnd w:id="969"/>
      <w:bookmarkEnd w:id="970"/>
      <w:r w:rsidR="00F559AF" w:rsidRPr="00927E98">
        <w:rPr>
          <w:rFonts w:ascii="Arial" w:eastAsia="MS Mincho" w:hAnsi="Arial" w:cs="Times New Roman"/>
          <w:b/>
          <w:bCs/>
          <w:color w:val="auto"/>
          <w:sz w:val="22"/>
          <w:szCs w:val="20"/>
          <w:lang w:val="en-GB" w:eastAsia="ja-JP"/>
        </w:rPr>
        <w:t>information</w:t>
      </w:r>
    </w:p>
    <w:p w14:paraId="6C9C62BA" w14:textId="710776DB" w:rsidR="00492D10" w:rsidRPr="00927E98" w:rsidRDefault="00DD1FC0" w:rsidP="00FD22FB">
      <w:pPr>
        <w:spacing w:line="240" w:lineRule="auto"/>
        <w:jc w:val="both"/>
        <w:rPr>
          <w:lang w:val="en-GB"/>
        </w:rPr>
      </w:pPr>
      <w:r w:rsidRPr="00927E98">
        <w:rPr>
          <w:lang w:val="en-GB"/>
        </w:rPr>
        <w:t xml:space="preserve">The </w:t>
      </w:r>
      <w:r w:rsidR="00F62FBA">
        <w:rPr>
          <w:lang w:val="en-GB"/>
        </w:rPr>
        <w:t>P</w:t>
      </w:r>
      <w:r w:rsidR="00F62FBA" w:rsidRPr="00927E98">
        <w:rPr>
          <w:lang w:val="en-GB"/>
        </w:rPr>
        <w:t xml:space="preserve">roduct </w:t>
      </w:r>
      <w:r w:rsidR="00F62FBA">
        <w:rPr>
          <w:lang w:val="en-GB"/>
        </w:rPr>
        <w:t>S</w:t>
      </w:r>
      <w:r w:rsidR="00F62FBA" w:rsidRPr="00927E98">
        <w:rPr>
          <w:lang w:val="en-GB"/>
        </w:rPr>
        <w:t xml:space="preserve">pecification </w:t>
      </w:r>
      <w:r w:rsidRPr="00927E98">
        <w:rPr>
          <w:lang w:val="en-GB"/>
        </w:rPr>
        <w:t xml:space="preserve">should contain all information, at a sufficient level of detail, for </w:t>
      </w:r>
      <w:r w:rsidR="008F3637" w:rsidRPr="00927E98">
        <w:rPr>
          <w:lang w:val="en-GB"/>
        </w:rPr>
        <w:t xml:space="preserve">easy implementation by the intended stakeholders. However, there may be additional considerations that impact implementers, users, and other stakeholders. These additional considerations can be added to a section or </w:t>
      </w:r>
      <w:r w:rsidR="00DB3207" w:rsidRPr="00927E98">
        <w:rPr>
          <w:lang w:val="en-GB"/>
        </w:rPr>
        <w:t xml:space="preserve">appendix </w:t>
      </w:r>
      <w:r w:rsidR="008F3637" w:rsidRPr="00927E98">
        <w:rPr>
          <w:lang w:val="en-GB"/>
        </w:rPr>
        <w:t xml:space="preserve">called an </w:t>
      </w:r>
      <w:r w:rsidR="00492D10" w:rsidRPr="00927E98">
        <w:rPr>
          <w:lang w:val="en-GB"/>
        </w:rPr>
        <w:t xml:space="preserve">Implementation </w:t>
      </w:r>
      <w:del w:id="971" w:author="Teh Stand" w:date="2018-11-23T09:20:00Z">
        <w:r w:rsidR="00492D10" w:rsidRPr="00927E98" w:rsidDel="00F62FBA">
          <w:rPr>
            <w:lang w:val="en-GB"/>
          </w:rPr>
          <w:delText>guide</w:delText>
        </w:r>
        <w:r w:rsidR="00021709" w:rsidRPr="00927E98" w:rsidDel="00F62FBA">
          <w:rPr>
            <w:lang w:val="en-GB"/>
          </w:rPr>
          <w:delText xml:space="preserve"> </w:delText>
        </w:r>
      </w:del>
      <w:ins w:id="972" w:author="Teh Stand" w:date="2018-11-23T09:20:00Z">
        <w:r w:rsidR="00F62FBA">
          <w:rPr>
            <w:lang w:val="en-GB"/>
          </w:rPr>
          <w:t>G</w:t>
        </w:r>
        <w:r w:rsidR="00F62FBA" w:rsidRPr="00927E98">
          <w:rPr>
            <w:lang w:val="en-GB"/>
          </w:rPr>
          <w:t>uide</w:t>
        </w:r>
      </w:ins>
      <w:ins w:id="973" w:author="Teh Stand" w:date="2018-11-23T09:22:00Z">
        <w:r w:rsidR="00FD22FB">
          <w:rPr>
            <w:lang w:val="en-GB"/>
          </w:rPr>
          <w:t>,</w:t>
        </w:r>
      </w:ins>
      <w:ins w:id="974" w:author="Teh Stand" w:date="2018-11-23T09:20:00Z">
        <w:r w:rsidR="00F62FBA" w:rsidRPr="00927E98">
          <w:rPr>
            <w:lang w:val="en-GB"/>
          </w:rPr>
          <w:t xml:space="preserve"> </w:t>
        </w:r>
      </w:ins>
      <w:r w:rsidR="008F3637" w:rsidRPr="00927E98">
        <w:rPr>
          <w:lang w:val="en-GB"/>
        </w:rPr>
        <w:t xml:space="preserve">or another appropriate title. </w:t>
      </w:r>
      <w:r w:rsidR="00CE40BD" w:rsidRPr="00927E98">
        <w:rPr>
          <w:lang w:val="en-GB"/>
        </w:rPr>
        <w:t xml:space="preserve">Such a </w:t>
      </w:r>
      <w:r w:rsidR="008F3637" w:rsidRPr="00927E98">
        <w:rPr>
          <w:lang w:val="en-GB"/>
        </w:rPr>
        <w:t xml:space="preserve">section can be used to give context of intended use, or used to elaborate on special circumstances that impact stakeholders, and so forth. </w:t>
      </w:r>
    </w:p>
    <w:p w14:paraId="2DF1822A" w14:textId="150B2BF4" w:rsidR="00492D10" w:rsidRPr="00927E98" w:rsidDel="00F62FBA" w:rsidRDefault="00492D10">
      <w:pPr>
        <w:pStyle w:val="ListParagraph"/>
        <w:spacing w:line="240" w:lineRule="auto"/>
        <w:ind w:left="0"/>
        <w:contextualSpacing w:val="0"/>
        <w:jc w:val="both"/>
        <w:rPr>
          <w:del w:id="975" w:author="Teh Stand" w:date="2018-11-23T09:19:00Z"/>
          <w:lang w:val="en-GB"/>
        </w:rPr>
        <w:pPrChange w:id="976" w:author="Teh Stand" w:date="2018-11-23T09:19:00Z">
          <w:pPr>
            <w:pStyle w:val="ListParagraph"/>
            <w:ind w:left="0"/>
          </w:pPr>
        </w:pPrChange>
      </w:pPr>
    </w:p>
    <w:p w14:paraId="42182610" w14:textId="042281D1" w:rsidR="00BA2B4E" w:rsidRPr="00927E98" w:rsidRDefault="00BA2B4E" w:rsidP="006E0B5A">
      <w:pPr>
        <w:pStyle w:val="Heading2"/>
        <w:keepLines w:val="0"/>
        <w:numPr>
          <w:ilvl w:val="0"/>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977" w:name="_Toc502540962"/>
      <w:bookmarkStart w:id="978" w:name="_Toc502558266"/>
      <w:r w:rsidRPr="00927E98">
        <w:rPr>
          <w:rFonts w:ascii="Arial" w:eastAsia="MS Mincho" w:hAnsi="Arial" w:cs="Times New Roman"/>
          <w:b/>
          <w:bCs/>
          <w:color w:val="auto"/>
          <w:sz w:val="22"/>
          <w:szCs w:val="20"/>
          <w:lang w:val="en-GB" w:eastAsia="ja-JP"/>
        </w:rPr>
        <w:t xml:space="preserve">IHO S-100 </w:t>
      </w:r>
      <w:bookmarkEnd w:id="977"/>
      <w:bookmarkEnd w:id="978"/>
      <w:r w:rsidR="00F559AF" w:rsidRPr="00927E98">
        <w:rPr>
          <w:rFonts w:ascii="Arial" w:eastAsia="MS Mincho" w:hAnsi="Arial" w:cs="Times New Roman"/>
          <w:b/>
          <w:bCs/>
          <w:color w:val="auto"/>
          <w:sz w:val="22"/>
          <w:szCs w:val="20"/>
          <w:lang w:val="en-GB" w:eastAsia="ja-JP"/>
        </w:rPr>
        <w:t>infrastructure</w:t>
      </w:r>
    </w:p>
    <w:p w14:paraId="0C75B63E" w14:textId="79912212" w:rsidR="00BA2B4E" w:rsidRPr="00927E98" w:rsidRDefault="00BA2B4E" w:rsidP="00FD22FB">
      <w:pPr>
        <w:spacing w:line="240" w:lineRule="auto"/>
        <w:jc w:val="both"/>
        <w:rPr>
          <w:lang w:val="en-GB" w:eastAsia="ja-JP"/>
        </w:rPr>
      </w:pPr>
      <w:r w:rsidRPr="00927E98">
        <w:rPr>
          <w:lang w:val="en-GB" w:eastAsia="ja-JP"/>
        </w:rPr>
        <w:t xml:space="preserve">This section describes IHO Infrastructure that </w:t>
      </w:r>
      <w:r w:rsidR="00927E98" w:rsidRPr="00927E98">
        <w:rPr>
          <w:lang w:val="en-GB" w:eastAsia="ja-JP"/>
        </w:rPr>
        <w:t xml:space="preserve">is </w:t>
      </w:r>
      <w:r w:rsidR="00764DA2" w:rsidRPr="00927E98">
        <w:rPr>
          <w:lang w:val="en-GB" w:eastAsia="ja-JP"/>
        </w:rPr>
        <w:t>be</w:t>
      </w:r>
      <w:r w:rsidR="00927E98" w:rsidRPr="00927E98">
        <w:rPr>
          <w:lang w:val="en-GB" w:eastAsia="ja-JP"/>
        </w:rPr>
        <w:t>ing</w:t>
      </w:r>
      <w:r w:rsidR="00764DA2" w:rsidRPr="00927E98">
        <w:rPr>
          <w:lang w:val="en-GB" w:eastAsia="ja-JP"/>
        </w:rPr>
        <w:t xml:space="preserve"> developed to support the S-100 framework and </w:t>
      </w:r>
      <w:r w:rsidR="00393D85" w:rsidRPr="00927E98">
        <w:rPr>
          <w:lang w:val="en-GB" w:eastAsia="ja-JP"/>
        </w:rPr>
        <w:t xml:space="preserve">the </w:t>
      </w:r>
      <w:r w:rsidR="00764DA2" w:rsidRPr="00927E98">
        <w:rPr>
          <w:lang w:val="en-GB" w:eastAsia="ja-JP"/>
        </w:rPr>
        <w:t>e-Navigation</w:t>
      </w:r>
      <w:r w:rsidR="00393D85" w:rsidRPr="00927E98">
        <w:rPr>
          <w:lang w:val="en-GB" w:eastAsia="ja-JP"/>
        </w:rPr>
        <w:t xml:space="preserve"> concept</w:t>
      </w:r>
      <w:r w:rsidR="00764DA2" w:rsidRPr="00927E98">
        <w:rPr>
          <w:lang w:val="en-GB" w:eastAsia="ja-JP"/>
        </w:rPr>
        <w:t>.</w:t>
      </w:r>
    </w:p>
    <w:p w14:paraId="6F8338D0" w14:textId="599B9E63" w:rsidR="00BA2B4E" w:rsidRPr="00927E98" w:rsidRDefault="00BA2B4E" w:rsidP="00FD22FB">
      <w:pPr>
        <w:pStyle w:val="Heading2"/>
        <w:keepLines w:val="0"/>
        <w:numPr>
          <w:ilvl w:val="1"/>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979" w:name="_Toc502540963"/>
      <w:bookmarkStart w:id="980" w:name="_Toc502558267"/>
      <w:r w:rsidRPr="00927E98">
        <w:rPr>
          <w:rFonts w:ascii="Arial" w:eastAsia="MS Mincho" w:hAnsi="Arial" w:cs="Times New Roman"/>
          <w:b/>
          <w:bCs/>
          <w:color w:val="auto"/>
          <w:sz w:val="22"/>
          <w:szCs w:val="20"/>
          <w:lang w:val="en-GB" w:eastAsia="ja-JP"/>
        </w:rPr>
        <w:t>GI Registry</w:t>
      </w:r>
      <w:bookmarkEnd w:id="979"/>
      <w:bookmarkEnd w:id="980"/>
    </w:p>
    <w:p w14:paraId="18276FB0" w14:textId="5A68D816" w:rsidR="00BA2B4E" w:rsidRPr="00927E98" w:rsidRDefault="00BA2B4E" w:rsidP="00FD22FB">
      <w:pPr>
        <w:pStyle w:val="ListParagraph"/>
        <w:spacing w:line="240" w:lineRule="auto"/>
        <w:ind w:left="0"/>
        <w:contextualSpacing w:val="0"/>
        <w:jc w:val="both"/>
        <w:rPr>
          <w:lang w:val="en-GB"/>
        </w:rPr>
      </w:pPr>
      <w:r w:rsidRPr="00927E98">
        <w:rPr>
          <w:lang w:val="en-GB"/>
        </w:rPr>
        <w:t xml:space="preserve">A </w:t>
      </w:r>
      <w:r w:rsidR="00FD22FB">
        <w:rPr>
          <w:lang w:val="en-GB"/>
        </w:rPr>
        <w:t>R</w:t>
      </w:r>
      <w:r w:rsidR="00FD22FB" w:rsidRPr="00927E98">
        <w:rPr>
          <w:lang w:val="en-GB"/>
        </w:rPr>
        <w:t xml:space="preserve">egistry </w:t>
      </w:r>
      <w:r w:rsidRPr="00927E98">
        <w:rPr>
          <w:lang w:val="en-GB"/>
        </w:rPr>
        <w:t xml:space="preserve">is the entire information system (or location) in which a collection of registers is located. A </w:t>
      </w:r>
      <w:r w:rsidR="00FD22FB">
        <w:rPr>
          <w:lang w:val="en-GB"/>
        </w:rPr>
        <w:t>R</w:t>
      </w:r>
      <w:r w:rsidR="00FD22FB" w:rsidRPr="00927E98">
        <w:rPr>
          <w:lang w:val="en-GB"/>
        </w:rPr>
        <w:t xml:space="preserve">egister </w:t>
      </w:r>
      <w:r w:rsidRPr="00927E98">
        <w:rPr>
          <w:lang w:val="en-GB"/>
        </w:rPr>
        <w:t xml:space="preserve">is a collection of tables in a database containing identifiers assigned to items with descriptions of the associated items. Descriptions may consist of many types of information, including names, definitions and codes. </w:t>
      </w:r>
    </w:p>
    <w:p w14:paraId="3BF46A9C" w14:textId="64E0626E" w:rsidR="00BA2B4E" w:rsidRPr="00927E98" w:rsidDel="00FD22FB" w:rsidRDefault="00BA2B4E">
      <w:pPr>
        <w:pStyle w:val="ListParagraph"/>
        <w:spacing w:line="240" w:lineRule="auto"/>
        <w:ind w:left="0"/>
        <w:contextualSpacing w:val="0"/>
        <w:jc w:val="both"/>
        <w:rPr>
          <w:del w:id="981" w:author="Teh Stand" w:date="2018-11-23T09:25:00Z"/>
          <w:lang w:val="en-GB"/>
        </w:rPr>
        <w:pPrChange w:id="982" w:author="Teh Stand" w:date="2018-11-23T09:23:00Z">
          <w:pPr>
            <w:pStyle w:val="ListParagraph"/>
            <w:ind w:left="0"/>
          </w:pPr>
        </w:pPrChange>
      </w:pPr>
    </w:p>
    <w:p w14:paraId="2AAABAF0" w14:textId="60A16575" w:rsidR="00BA2B4E" w:rsidRPr="00927E98" w:rsidRDefault="00BA2B4E" w:rsidP="002A648F">
      <w:pPr>
        <w:pStyle w:val="ListParagraph"/>
        <w:spacing w:line="240" w:lineRule="auto"/>
        <w:ind w:left="0"/>
        <w:contextualSpacing w:val="0"/>
        <w:jc w:val="both"/>
        <w:rPr>
          <w:lang w:val="en-GB" w:eastAsia="ko-KR"/>
        </w:rPr>
      </w:pPr>
      <w:r w:rsidRPr="00927E98">
        <w:rPr>
          <w:lang w:val="en-GB"/>
        </w:rPr>
        <w:t xml:space="preserve">In the case of S-100, the IHO is hosting an on-line registry engine called S-100 Geospatial Information </w:t>
      </w:r>
      <w:ins w:id="983" w:author="Teh Stand" w:date="2018-11-23T09:26:00Z">
        <w:r w:rsidR="002A648F">
          <w:rPr>
            <w:lang w:val="en-GB"/>
          </w:rPr>
          <w:t xml:space="preserve">(GI) </w:t>
        </w:r>
      </w:ins>
      <w:r w:rsidRPr="00927E98">
        <w:rPr>
          <w:lang w:val="en-GB"/>
        </w:rPr>
        <w:t>Registry</w:t>
      </w:r>
      <w:del w:id="984" w:author="Teh Stand" w:date="2018-11-23T09:27:00Z">
        <w:r w:rsidRPr="00927E98" w:rsidDel="002A648F">
          <w:rPr>
            <w:lang w:val="en-GB"/>
          </w:rPr>
          <w:delText>, i</w:delText>
        </w:r>
      </w:del>
      <w:ins w:id="985" w:author="Teh Stand" w:date="2018-11-23T09:27:00Z">
        <w:r w:rsidR="002A648F">
          <w:rPr>
            <w:lang w:val="en-GB"/>
          </w:rPr>
          <w:t>. I</w:t>
        </w:r>
      </w:ins>
      <w:r w:rsidRPr="00927E98">
        <w:rPr>
          <w:lang w:val="en-GB"/>
        </w:rPr>
        <w:t xml:space="preserve">t can be accessed here; </w:t>
      </w:r>
      <w:hyperlink r:id="rId28" w:history="1">
        <w:r w:rsidRPr="00927E98">
          <w:rPr>
            <w:rStyle w:val="Hyperlink"/>
            <w:lang w:val="en-GB"/>
          </w:rPr>
          <w:t>http://registry.iho.int</w:t>
        </w:r>
      </w:hyperlink>
      <w:r w:rsidRPr="00927E98">
        <w:rPr>
          <w:lang w:val="en-GB"/>
        </w:rPr>
        <w:t xml:space="preserve">. This </w:t>
      </w:r>
      <w:r w:rsidR="002A648F">
        <w:rPr>
          <w:lang w:val="en-GB"/>
        </w:rPr>
        <w:t>R</w:t>
      </w:r>
      <w:r w:rsidR="002A648F" w:rsidRPr="00927E98">
        <w:rPr>
          <w:lang w:val="en-GB"/>
        </w:rPr>
        <w:t xml:space="preserve">egistry </w:t>
      </w:r>
      <w:r w:rsidRPr="00927E98">
        <w:rPr>
          <w:lang w:val="en-GB"/>
        </w:rPr>
        <w:t xml:space="preserve">provides the facility to access and maintain the various S-100 </w:t>
      </w:r>
      <w:r w:rsidR="002A648F">
        <w:rPr>
          <w:lang w:val="en-GB"/>
        </w:rPr>
        <w:t>R</w:t>
      </w:r>
      <w:r w:rsidR="002A648F" w:rsidRPr="00927E98">
        <w:rPr>
          <w:lang w:val="en-GB"/>
        </w:rPr>
        <w:t>egisters</w:t>
      </w:r>
      <w:r w:rsidRPr="00927E98">
        <w:rPr>
          <w:lang w:val="en-GB"/>
        </w:rPr>
        <w:t xml:space="preserve">. The S-100 </w:t>
      </w:r>
      <w:del w:id="986" w:author="Teh Stand" w:date="2018-11-23T09:27:00Z">
        <w:r w:rsidRPr="00927E98" w:rsidDel="002A648F">
          <w:rPr>
            <w:lang w:val="en-GB"/>
          </w:rPr>
          <w:delText>Geospatial Information</w:delText>
        </w:r>
      </w:del>
      <w:ins w:id="987" w:author="Teh Stand" w:date="2018-11-23T09:27:00Z">
        <w:r w:rsidR="002A648F">
          <w:rPr>
            <w:lang w:val="en-GB"/>
          </w:rPr>
          <w:t>GI</w:t>
        </w:r>
      </w:ins>
      <w:r w:rsidRPr="00927E98">
        <w:rPr>
          <w:lang w:val="en-GB"/>
        </w:rPr>
        <w:t xml:space="preserve"> Registry contains subordinate </w:t>
      </w:r>
      <w:r w:rsidR="002A648F">
        <w:rPr>
          <w:lang w:val="en-GB"/>
        </w:rPr>
        <w:t>R</w:t>
      </w:r>
      <w:r w:rsidR="002A648F" w:rsidRPr="00927E98">
        <w:rPr>
          <w:lang w:val="en-GB"/>
        </w:rPr>
        <w:t>egisters</w:t>
      </w:r>
      <w:r w:rsidR="00FB753F" w:rsidRPr="00927E98">
        <w:rPr>
          <w:lang w:val="en-GB"/>
        </w:rPr>
        <w:t>.</w:t>
      </w:r>
    </w:p>
    <w:p w14:paraId="239EF22A" w14:textId="4199ADB1" w:rsidR="00B3599F" w:rsidRPr="00A5518E" w:rsidRDefault="006536E0" w:rsidP="00B3599F">
      <w:pPr>
        <w:pStyle w:val="ListParagraph"/>
        <w:keepNext/>
        <w:ind w:left="0"/>
        <w:jc w:val="center"/>
        <w:rPr>
          <w:lang w:val="en-GB"/>
        </w:rPr>
      </w:pPr>
      <w:r w:rsidRPr="00A5518E">
        <w:rPr>
          <w:noProof/>
          <w:lang w:val="fr-FR" w:eastAsia="fr-FR"/>
        </w:rPr>
        <w:drawing>
          <wp:inline distT="0" distB="0" distL="0" distR="0" wp14:anchorId="33810B36" wp14:editId="7272D6E6">
            <wp:extent cx="1562100" cy="28043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 Registry V3.png"/>
                    <pic:cNvPicPr/>
                  </pic:nvPicPr>
                  <pic:blipFill rotWithShape="1">
                    <a:blip r:embed="rId29">
                      <a:extLst>
                        <a:ext uri="{28A0092B-C50C-407E-A947-70E740481C1C}">
                          <a14:useLocalDpi xmlns:a14="http://schemas.microsoft.com/office/drawing/2010/main" val="0"/>
                        </a:ext>
                      </a:extLst>
                    </a:blip>
                    <a:srcRect l="58077" t="30314" r="25641" b="17721"/>
                    <a:stretch/>
                  </pic:blipFill>
                  <pic:spPr bwMode="auto">
                    <a:xfrm>
                      <a:off x="0" y="0"/>
                      <a:ext cx="1592668" cy="2859278"/>
                    </a:xfrm>
                    <a:prstGeom prst="rect">
                      <a:avLst/>
                    </a:prstGeom>
                    <a:ln>
                      <a:noFill/>
                    </a:ln>
                    <a:extLst>
                      <a:ext uri="{53640926-AAD7-44D8-BBD7-CCE9431645EC}">
                        <a14:shadowObscured xmlns:a14="http://schemas.microsoft.com/office/drawing/2010/main"/>
                      </a:ext>
                    </a:extLst>
                  </pic:spPr>
                </pic:pic>
              </a:graphicData>
            </a:graphic>
          </wp:inline>
        </w:drawing>
      </w:r>
    </w:p>
    <w:p w14:paraId="5146AF9F" w14:textId="1EF2E256" w:rsidR="00BA2B4E" w:rsidRPr="00927E98" w:rsidRDefault="00B3599F" w:rsidP="00FA46F9">
      <w:pPr>
        <w:pStyle w:val="Caption"/>
        <w:jc w:val="center"/>
        <w:rPr>
          <w:lang w:val="en-GB"/>
        </w:rPr>
      </w:pPr>
      <w:r w:rsidRPr="00A5518E">
        <w:rPr>
          <w:lang w:val="en-GB"/>
        </w:rPr>
        <w:t xml:space="preserve">Figure </w:t>
      </w:r>
      <w:r w:rsidR="00927E98" w:rsidRPr="00A5518E">
        <w:rPr>
          <w:lang w:val="en-GB"/>
        </w:rPr>
        <w:t>6</w:t>
      </w:r>
      <w:r w:rsidRPr="00A5518E">
        <w:rPr>
          <w:lang w:val="en-GB"/>
        </w:rPr>
        <w:noBreakHyphen/>
      </w:r>
      <w:r w:rsidR="00FA46F9" w:rsidRPr="00A5518E">
        <w:rPr>
          <w:lang w:val="en-GB"/>
        </w:rPr>
        <w:t>1</w:t>
      </w:r>
      <w:ins w:id="988" w:author="Teh Stand" w:date="2018-11-23T09:26:00Z">
        <w:r w:rsidR="002A648F">
          <w:rPr>
            <w:lang w:val="en-GB"/>
          </w:rPr>
          <w:t xml:space="preserve"> -</w:t>
        </w:r>
      </w:ins>
      <w:r w:rsidRPr="00A5518E">
        <w:rPr>
          <w:lang w:val="en-GB"/>
        </w:rPr>
        <w:t xml:space="preserve"> </w:t>
      </w:r>
      <w:r w:rsidR="0029280D" w:rsidRPr="00A5518E">
        <w:rPr>
          <w:lang w:val="en-GB"/>
        </w:rPr>
        <w:t>Registry (</w:t>
      </w:r>
      <w:commentRangeStart w:id="989"/>
      <w:r w:rsidR="0029280D" w:rsidRPr="00A5518E">
        <w:rPr>
          <w:lang w:val="en-GB"/>
        </w:rPr>
        <w:t xml:space="preserve">Version </w:t>
      </w:r>
      <w:r w:rsidR="006536E0" w:rsidRPr="00A5518E">
        <w:rPr>
          <w:lang w:val="en-GB"/>
        </w:rPr>
        <w:t>3</w:t>
      </w:r>
      <w:r w:rsidR="0029280D" w:rsidRPr="00A5518E">
        <w:rPr>
          <w:lang w:val="en-GB"/>
        </w:rPr>
        <w:t>)</w:t>
      </w:r>
      <w:commentRangeEnd w:id="989"/>
      <w:r w:rsidR="006536E0" w:rsidRPr="00A5518E">
        <w:rPr>
          <w:rStyle w:val="CommentReference"/>
          <w:i w:val="0"/>
          <w:iCs w:val="0"/>
          <w:color w:val="auto"/>
          <w:lang w:val="en-GB"/>
        </w:rPr>
        <w:commentReference w:id="989"/>
      </w:r>
    </w:p>
    <w:p w14:paraId="1FCC45EC" w14:textId="43FE3535" w:rsidR="00BA2B4E" w:rsidRPr="00927E98" w:rsidRDefault="00BA2B4E" w:rsidP="00223109">
      <w:pPr>
        <w:pStyle w:val="ListParagraph"/>
        <w:spacing w:line="240" w:lineRule="auto"/>
        <w:ind w:left="0"/>
        <w:contextualSpacing w:val="0"/>
        <w:jc w:val="both"/>
        <w:rPr>
          <w:lang w:val="en-GB"/>
        </w:rPr>
      </w:pPr>
      <w:r w:rsidRPr="00927E98">
        <w:rPr>
          <w:lang w:val="en-GB"/>
        </w:rPr>
        <w:lastRenderedPageBreak/>
        <w:t xml:space="preserve">Each </w:t>
      </w:r>
      <w:r w:rsidR="00223109">
        <w:rPr>
          <w:lang w:val="en-GB"/>
        </w:rPr>
        <w:t>R</w:t>
      </w:r>
      <w:r w:rsidR="00223109" w:rsidRPr="00927E98">
        <w:rPr>
          <w:lang w:val="en-GB"/>
        </w:rPr>
        <w:t xml:space="preserve">egister </w:t>
      </w:r>
      <w:r w:rsidRPr="00927E98">
        <w:rPr>
          <w:lang w:val="en-GB"/>
        </w:rPr>
        <w:t xml:space="preserve">type </w:t>
      </w:r>
      <w:r w:rsidR="001B1355" w:rsidRPr="00927E98">
        <w:rPr>
          <w:lang w:val="en-GB"/>
        </w:rPr>
        <w:t xml:space="preserve">can be </w:t>
      </w:r>
      <w:r w:rsidRPr="00927E98">
        <w:rPr>
          <w:lang w:val="en-GB"/>
        </w:rPr>
        <w:t xml:space="preserve">further sub-divided into </w:t>
      </w:r>
      <w:r w:rsidR="00223109">
        <w:rPr>
          <w:lang w:val="en-GB"/>
        </w:rPr>
        <w:t>D</w:t>
      </w:r>
      <w:r w:rsidR="00223109" w:rsidRPr="00927E98">
        <w:rPr>
          <w:lang w:val="en-GB"/>
        </w:rPr>
        <w:t>omains</w:t>
      </w:r>
      <w:ins w:id="990" w:author="Teh Stand" w:date="2018-11-23T09:36:00Z">
        <w:r w:rsidR="00223109">
          <w:rPr>
            <w:lang w:val="en-GB"/>
          </w:rPr>
          <w:t>,</w:t>
        </w:r>
        <w:r w:rsidR="00223109" w:rsidRPr="00927E98">
          <w:rPr>
            <w:lang w:val="en-GB"/>
          </w:rPr>
          <w:t xml:space="preserve"> </w:t>
        </w:r>
      </w:ins>
      <w:del w:id="991" w:author="Teh Stand" w:date="2018-11-23T09:36:00Z">
        <w:r w:rsidRPr="00927E98" w:rsidDel="00223109">
          <w:rPr>
            <w:lang w:val="en-GB"/>
          </w:rPr>
          <w:delText>e.g.</w:delText>
        </w:r>
      </w:del>
      <w:ins w:id="992" w:author="Teh Stand" w:date="2018-11-23T09:36:00Z">
        <w:r w:rsidR="00223109">
          <w:rPr>
            <w:lang w:val="en-GB"/>
          </w:rPr>
          <w:t>for example</w:t>
        </w:r>
      </w:ins>
      <w:r w:rsidRPr="00927E98">
        <w:rPr>
          <w:lang w:val="en-GB"/>
        </w:rPr>
        <w:t xml:space="preserve"> </w:t>
      </w:r>
      <w:r w:rsidR="00223109">
        <w:rPr>
          <w:lang w:val="en-GB"/>
        </w:rPr>
        <w:t>H</w:t>
      </w:r>
      <w:r w:rsidR="00223109" w:rsidRPr="00927E98">
        <w:rPr>
          <w:lang w:val="en-GB"/>
        </w:rPr>
        <w:t>ydrographic</w:t>
      </w:r>
      <w:r w:rsidRPr="00927E98">
        <w:rPr>
          <w:lang w:val="en-GB"/>
        </w:rPr>
        <w:t xml:space="preserve">, </w:t>
      </w:r>
      <w:r w:rsidR="00223109">
        <w:rPr>
          <w:lang w:val="en-GB"/>
        </w:rPr>
        <w:t>I</w:t>
      </w:r>
      <w:r w:rsidR="00223109" w:rsidRPr="00927E98">
        <w:rPr>
          <w:lang w:val="en-GB"/>
        </w:rPr>
        <w:t xml:space="preserve">nland </w:t>
      </w:r>
      <w:r w:rsidRPr="00927E98">
        <w:rPr>
          <w:lang w:val="en-GB"/>
        </w:rPr>
        <w:t>ENC</w:t>
      </w:r>
      <w:r w:rsidR="001B1355" w:rsidRPr="00927E98">
        <w:rPr>
          <w:lang w:val="en-GB"/>
        </w:rPr>
        <w:t>, AtoN</w:t>
      </w:r>
      <w:ins w:id="993" w:author="Teh Stand" w:date="2018-11-23T09:37:00Z">
        <w:r w:rsidR="00223109">
          <w:rPr>
            <w:lang w:val="en-GB"/>
          </w:rPr>
          <w:t>,</w:t>
        </w:r>
      </w:ins>
      <w:r w:rsidRPr="00927E98">
        <w:rPr>
          <w:lang w:val="en-GB"/>
        </w:rPr>
        <w:t xml:space="preserve"> etc. The administration of the </w:t>
      </w:r>
      <w:r w:rsidR="00B01965">
        <w:rPr>
          <w:lang w:val="en-GB"/>
        </w:rPr>
        <w:t>R</w:t>
      </w:r>
      <w:r w:rsidR="00B01965" w:rsidRPr="00927E98">
        <w:rPr>
          <w:lang w:val="en-GB"/>
        </w:rPr>
        <w:t xml:space="preserve">egistry </w:t>
      </w:r>
      <w:r w:rsidRPr="00927E98">
        <w:rPr>
          <w:lang w:val="en-GB"/>
        </w:rPr>
        <w:t xml:space="preserve">is governed by the </w:t>
      </w:r>
      <w:bookmarkStart w:id="994" w:name="_Hlk502545377"/>
      <w:r w:rsidRPr="00927E98">
        <w:rPr>
          <w:lang w:val="en-GB"/>
        </w:rPr>
        <w:t xml:space="preserve">IHO Publication S-99 </w:t>
      </w:r>
      <w:ins w:id="995" w:author="Teh Stand" w:date="2018-11-23T09:38:00Z">
        <w:r w:rsidR="00B01965">
          <w:rPr>
            <w:lang w:val="en-GB"/>
          </w:rPr>
          <w:t xml:space="preserve">– </w:t>
        </w:r>
      </w:ins>
      <w:del w:id="996" w:author="Teh Stand" w:date="2018-11-23T09:38:00Z">
        <w:r w:rsidRPr="00927E98" w:rsidDel="00B01965">
          <w:rPr>
            <w:lang w:val="en-GB"/>
          </w:rPr>
          <w:delText>(</w:delText>
        </w:r>
      </w:del>
      <w:r w:rsidRPr="00927E98">
        <w:rPr>
          <w:lang w:val="en-GB"/>
        </w:rPr>
        <w:t>Operational Procedures for the Organization and Management of the S-100 Geospatial Information Registry</w:t>
      </w:r>
      <w:del w:id="997" w:author="Teh Stand" w:date="2018-11-23T09:38:00Z">
        <w:r w:rsidRPr="00927E98" w:rsidDel="00B01965">
          <w:rPr>
            <w:lang w:val="en-GB"/>
          </w:rPr>
          <w:delText>)</w:delText>
        </w:r>
      </w:del>
      <w:bookmarkEnd w:id="994"/>
      <w:r w:rsidRPr="00927E98">
        <w:rPr>
          <w:lang w:val="en-GB"/>
        </w:rPr>
        <w:t>.</w:t>
      </w:r>
    </w:p>
    <w:p w14:paraId="7AA33C6F" w14:textId="7B221E3B" w:rsidR="00BA2B4E" w:rsidRPr="00927E98" w:rsidDel="00223109" w:rsidRDefault="00BA2B4E" w:rsidP="000D07A9">
      <w:pPr>
        <w:pStyle w:val="ListParagraph"/>
        <w:spacing w:after="60" w:line="240" w:lineRule="auto"/>
        <w:ind w:left="0"/>
        <w:contextualSpacing w:val="0"/>
        <w:jc w:val="both"/>
        <w:rPr>
          <w:del w:id="998" w:author="Teh Stand" w:date="2018-11-23T09:36:00Z"/>
          <w:lang w:val="en-GB"/>
        </w:rPr>
      </w:pPr>
    </w:p>
    <w:p w14:paraId="63525606" w14:textId="15185888" w:rsidR="00BA2B4E" w:rsidRPr="00927E98" w:rsidRDefault="00BA2B4E" w:rsidP="000D07A9">
      <w:pPr>
        <w:pStyle w:val="ListParagraph"/>
        <w:spacing w:after="60" w:line="240" w:lineRule="auto"/>
        <w:ind w:left="0"/>
        <w:contextualSpacing w:val="0"/>
        <w:jc w:val="both"/>
        <w:rPr>
          <w:lang w:val="en-GB"/>
        </w:rPr>
      </w:pPr>
      <w:r w:rsidRPr="00927E98">
        <w:rPr>
          <w:lang w:val="en-GB"/>
        </w:rPr>
        <w:t xml:space="preserve">A major benefit of the </w:t>
      </w:r>
      <w:del w:id="999" w:author="Teh Stand" w:date="2018-11-23T09:47:00Z">
        <w:r w:rsidRPr="00927E98" w:rsidDel="000D07A9">
          <w:rPr>
            <w:lang w:val="en-GB"/>
          </w:rPr>
          <w:delText xml:space="preserve">registry </w:delText>
        </w:r>
      </w:del>
      <w:ins w:id="1000" w:author="Teh Stand" w:date="2018-11-23T09:47:00Z">
        <w:r w:rsidR="000D07A9">
          <w:rPr>
            <w:lang w:val="en-GB"/>
          </w:rPr>
          <w:t>R</w:t>
        </w:r>
        <w:r w:rsidR="000D07A9" w:rsidRPr="00927E98">
          <w:rPr>
            <w:lang w:val="en-GB"/>
          </w:rPr>
          <w:t xml:space="preserve">egistry </w:t>
        </w:r>
      </w:ins>
      <w:r w:rsidRPr="00927E98">
        <w:rPr>
          <w:lang w:val="en-GB"/>
        </w:rPr>
        <w:t xml:space="preserve">and </w:t>
      </w:r>
      <w:del w:id="1001" w:author="Teh Stand" w:date="2018-11-23T09:47:00Z">
        <w:r w:rsidRPr="00927E98" w:rsidDel="000D07A9">
          <w:rPr>
            <w:lang w:val="en-GB"/>
          </w:rPr>
          <w:delText xml:space="preserve">register </w:delText>
        </w:r>
      </w:del>
      <w:ins w:id="1002" w:author="Teh Stand" w:date="2018-11-23T09:47:00Z">
        <w:r w:rsidR="000D07A9">
          <w:rPr>
            <w:lang w:val="en-GB"/>
          </w:rPr>
          <w:t>R</w:t>
        </w:r>
        <w:r w:rsidR="000D07A9" w:rsidRPr="00927E98">
          <w:rPr>
            <w:lang w:val="en-GB"/>
          </w:rPr>
          <w:t xml:space="preserve">egister </w:t>
        </w:r>
      </w:ins>
      <w:r w:rsidRPr="00927E98">
        <w:rPr>
          <w:lang w:val="en-GB"/>
        </w:rPr>
        <w:t xml:space="preserve">concept is its flexibility, which allows multiple versions of similar entries in the Concept Register using unique identification and classification. An entry is classified as being either: </w:t>
      </w:r>
    </w:p>
    <w:p w14:paraId="68BB0D01" w14:textId="0E8BF266" w:rsidR="00BA2B4E" w:rsidRPr="00927E98" w:rsidRDefault="00BA2B4E" w:rsidP="000D07A9">
      <w:pPr>
        <w:pStyle w:val="ListParagraph"/>
        <w:numPr>
          <w:ilvl w:val="0"/>
          <w:numId w:val="2"/>
        </w:numPr>
        <w:spacing w:after="60" w:line="240" w:lineRule="auto"/>
        <w:contextualSpacing w:val="0"/>
        <w:jc w:val="both"/>
        <w:rPr>
          <w:lang w:val="en-GB"/>
        </w:rPr>
      </w:pPr>
      <w:r w:rsidRPr="00927E98">
        <w:rPr>
          <w:lang w:val="en-GB"/>
        </w:rPr>
        <w:t>valid (latest version)</w:t>
      </w:r>
      <w:ins w:id="1003" w:author="Teh Stand" w:date="2018-11-23T09:45:00Z">
        <w:r w:rsidR="000D07A9">
          <w:rPr>
            <w:lang w:val="en-GB"/>
          </w:rPr>
          <w:t>;</w:t>
        </w:r>
      </w:ins>
      <w:r w:rsidRPr="00927E98">
        <w:rPr>
          <w:lang w:val="en-GB"/>
        </w:rPr>
        <w:t xml:space="preserve"> </w:t>
      </w:r>
    </w:p>
    <w:p w14:paraId="6AEEBD9F" w14:textId="29DEDA2B" w:rsidR="00BA2B4E" w:rsidRPr="00927E98" w:rsidRDefault="00BA2B4E" w:rsidP="000D07A9">
      <w:pPr>
        <w:pStyle w:val="ListParagraph"/>
        <w:numPr>
          <w:ilvl w:val="0"/>
          <w:numId w:val="2"/>
        </w:numPr>
        <w:spacing w:after="60" w:line="240" w:lineRule="auto"/>
        <w:contextualSpacing w:val="0"/>
        <w:jc w:val="both"/>
        <w:rPr>
          <w:lang w:val="en-GB"/>
        </w:rPr>
      </w:pPr>
      <w:r w:rsidRPr="00927E98">
        <w:rPr>
          <w:lang w:val="en-GB"/>
        </w:rPr>
        <w:t>superseded (previous versions)</w:t>
      </w:r>
      <w:ins w:id="1004" w:author="Teh Stand" w:date="2018-11-23T09:45:00Z">
        <w:r w:rsidR="000D07A9">
          <w:rPr>
            <w:lang w:val="en-GB"/>
          </w:rPr>
          <w:t>;</w:t>
        </w:r>
      </w:ins>
      <w:r w:rsidRPr="00927E98">
        <w:rPr>
          <w:lang w:val="en-GB"/>
        </w:rPr>
        <w:t xml:space="preserve"> </w:t>
      </w:r>
    </w:p>
    <w:p w14:paraId="63ED69EE" w14:textId="3F246350" w:rsidR="00BA2B4E" w:rsidRPr="00927E98" w:rsidRDefault="00BA2B4E" w:rsidP="000D07A9">
      <w:pPr>
        <w:pStyle w:val="ListParagraph"/>
        <w:numPr>
          <w:ilvl w:val="0"/>
          <w:numId w:val="2"/>
        </w:numPr>
        <w:spacing w:after="60" w:line="240" w:lineRule="auto"/>
        <w:contextualSpacing w:val="0"/>
        <w:jc w:val="both"/>
        <w:rPr>
          <w:lang w:val="en-GB"/>
        </w:rPr>
      </w:pPr>
      <w:r w:rsidRPr="00927E98">
        <w:rPr>
          <w:lang w:val="en-GB"/>
        </w:rPr>
        <w:t>retired (no longer recommended for use)</w:t>
      </w:r>
      <w:ins w:id="1005" w:author="Teh Stand" w:date="2018-11-23T09:45:00Z">
        <w:r w:rsidR="000D07A9">
          <w:rPr>
            <w:lang w:val="en-GB"/>
          </w:rPr>
          <w:t>;</w:t>
        </w:r>
      </w:ins>
      <w:r w:rsidRPr="00927E98">
        <w:rPr>
          <w:lang w:val="en-GB"/>
        </w:rPr>
        <w:t xml:space="preserve"> </w:t>
      </w:r>
      <w:ins w:id="1006" w:author="Teh Stand" w:date="2018-11-23T09:46:00Z">
        <w:r w:rsidR="000D07A9">
          <w:rPr>
            <w:lang w:val="en-GB"/>
          </w:rPr>
          <w:t>or</w:t>
        </w:r>
      </w:ins>
    </w:p>
    <w:p w14:paraId="2605C254" w14:textId="5A1FB5B2" w:rsidR="00BA2B4E" w:rsidRPr="00927E98" w:rsidRDefault="00BA2B4E" w:rsidP="000D07A9">
      <w:pPr>
        <w:pStyle w:val="ListParagraph"/>
        <w:numPr>
          <w:ilvl w:val="0"/>
          <w:numId w:val="2"/>
        </w:numPr>
        <w:spacing w:line="240" w:lineRule="auto"/>
        <w:ind w:left="641" w:hanging="357"/>
        <w:contextualSpacing w:val="0"/>
        <w:jc w:val="both"/>
        <w:rPr>
          <w:lang w:val="en-GB"/>
        </w:rPr>
      </w:pPr>
      <w:r w:rsidRPr="00927E98">
        <w:rPr>
          <w:lang w:val="en-GB"/>
        </w:rPr>
        <w:t>no</w:t>
      </w:r>
      <w:r w:rsidR="00FF454A" w:rsidRPr="00927E98">
        <w:rPr>
          <w:lang w:val="en-GB"/>
        </w:rPr>
        <w:t>t</w:t>
      </w:r>
      <w:r w:rsidRPr="00927E98">
        <w:rPr>
          <w:lang w:val="en-GB"/>
        </w:rPr>
        <w:t xml:space="preserve"> valid (proposed but not accepted or no longer acceptable)</w:t>
      </w:r>
      <w:ins w:id="1007" w:author="Teh Stand" w:date="2018-11-23T09:45:00Z">
        <w:r w:rsidR="000D07A9">
          <w:rPr>
            <w:lang w:val="en-GB"/>
          </w:rPr>
          <w:t>.</w:t>
        </w:r>
      </w:ins>
    </w:p>
    <w:p w14:paraId="45FCD573" w14:textId="3D429A40" w:rsidR="00BA2B4E" w:rsidRPr="00927E98" w:rsidDel="000D07A9" w:rsidRDefault="00BA2B4E">
      <w:pPr>
        <w:pStyle w:val="ListParagraph"/>
        <w:spacing w:line="240" w:lineRule="auto"/>
        <w:ind w:left="0"/>
        <w:contextualSpacing w:val="0"/>
        <w:jc w:val="both"/>
        <w:rPr>
          <w:del w:id="1008" w:author="Teh Stand" w:date="2018-11-23T09:45:00Z"/>
          <w:lang w:val="en-GB"/>
        </w:rPr>
        <w:pPrChange w:id="1009" w:author="Teh Stand" w:date="2018-11-23T09:51:00Z">
          <w:pPr>
            <w:pStyle w:val="ListParagraph"/>
            <w:ind w:left="0"/>
          </w:pPr>
        </w:pPrChange>
      </w:pPr>
    </w:p>
    <w:p w14:paraId="0F957AD1" w14:textId="6C35A233" w:rsidR="00BA2B4E" w:rsidRPr="00927E98" w:rsidRDefault="000A787B" w:rsidP="00EC74A7">
      <w:pPr>
        <w:pStyle w:val="ListParagraph"/>
        <w:spacing w:line="240" w:lineRule="auto"/>
        <w:ind w:left="0"/>
        <w:contextualSpacing w:val="0"/>
        <w:jc w:val="both"/>
        <w:rPr>
          <w:lang w:val="en-GB"/>
        </w:rPr>
      </w:pPr>
      <w:r w:rsidRPr="00927E98">
        <w:rPr>
          <w:lang w:val="en-GB"/>
        </w:rPr>
        <w:t xml:space="preserve">Due to </w:t>
      </w:r>
      <w:r w:rsidR="009E3A29" w:rsidRPr="00927E98">
        <w:rPr>
          <w:lang w:val="en-GB"/>
        </w:rPr>
        <w:t xml:space="preserve">this </w:t>
      </w:r>
      <w:r w:rsidR="003F6B75" w:rsidRPr="00927E98">
        <w:rPr>
          <w:lang w:val="en-GB"/>
        </w:rPr>
        <w:t>classification and time stamps</w:t>
      </w:r>
      <w:r w:rsidR="009E3A29" w:rsidRPr="00927E98">
        <w:rPr>
          <w:lang w:val="en-GB"/>
        </w:rPr>
        <w:t>,</w:t>
      </w:r>
      <w:r w:rsidR="00BA2B4E" w:rsidRPr="00927E98">
        <w:rPr>
          <w:lang w:val="en-GB"/>
        </w:rPr>
        <w:t xml:space="preserve"> </w:t>
      </w:r>
      <w:del w:id="1010" w:author="Teh Stand" w:date="2018-11-23T09:51:00Z">
        <w:r w:rsidR="00BA2B4E" w:rsidRPr="00927E98" w:rsidDel="00EC74A7">
          <w:rPr>
            <w:lang w:val="en-GB"/>
          </w:rPr>
          <w:delText xml:space="preserve">Product </w:delText>
        </w:r>
      </w:del>
      <w:ins w:id="1011" w:author="Teh Stand" w:date="2018-11-23T09:51:00Z">
        <w:r w:rsidR="00EC74A7">
          <w:rPr>
            <w:lang w:val="en-GB"/>
          </w:rPr>
          <w:t>a version of a</w:t>
        </w:r>
        <w:r w:rsidR="00EC74A7" w:rsidRPr="00927E98">
          <w:rPr>
            <w:lang w:val="en-GB"/>
          </w:rPr>
          <w:t xml:space="preserve"> </w:t>
        </w:r>
      </w:ins>
      <w:r w:rsidR="00BA2B4E" w:rsidRPr="00927E98">
        <w:rPr>
          <w:lang w:val="en-GB"/>
        </w:rPr>
        <w:t>Feature Catalogue</w:t>
      </w:r>
      <w:del w:id="1012" w:author="Teh Stand" w:date="2018-11-23T09:52:00Z">
        <w:r w:rsidR="00BA2B4E" w:rsidRPr="00927E98" w:rsidDel="00EC74A7">
          <w:rPr>
            <w:lang w:val="en-GB"/>
          </w:rPr>
          <w:delText>s</w:delText>
        </w:r>
      </w:del>
      <w:r w:rsidR="00BA2B4E" w:rsidRPr="00927E98">
        <w:rPr>
          <w:lang w:val="en-GB"/>
        </w:rPr>
        <w:t xml:space="preserve"> reference</w:t>
      </w:r>
      <w:ins w:id="1013" w:author="Teh Stand" w:date="2018-11-23T09:52:00Z">
        <w:r w:rsidR="00EC74A7">
          <w:rPr>
            <w:lang w:val="en-GB"/>
          </w:rPr>
          <w:t>s</w:t>
        </w:r>
      </w:ins>
      <w:r w:rsidR="00BA2B4E" w:rsidRPr="00927E98">
        <w:rPr>
          <w:lang w:val="en-GB"/>
        </w:rPr>
        <w:t xml:space="preserve"> items </w:t>
      </w:r>
      <w:ins w:id="1014" w:author="Teh Stand" w:date="2018-11-23T09:52:00Z">
        <w:r w:rsidR="00EC74A7">
          <w:rPr>
            <w:lang w:val="en-GB"/>
          </w:rPr>
          <w:t xml:space="preserve">that </w:t>
        </w:r>
      </w:ins>
      <w:r w:rsidR="00BA2B4E" w:rsidRPr="00927E98">
        <w:rPr>
          <w:lang w:val="en-GB"/>
        </w:rPr>
        <w:t xml:space="preserve">will always be legitimate even if a newer version of the referenced item is registered at a later date. This means that if a new item is registered or an existing item is amended, </w:t>
      </w:r>
      <w:ins w:id="1015" w:author="Teh Stand" w:date="2018-11-23T09:52:00Z">
        <w:r w:rsidR="00EC74A7">
          <w:rPr>
            <w:lang w:val="en-GB"/>
          </w:rPr>
          <w:t xml:space="preserve">a </w:t>
        </w:r>
      </w:ins>
      <w:r w:rsidR="00BA2B4E" w:rsidRPr="00927E98">
        <w:rPr>
          <w:lang w:val="en-GB"/>
        </w:rPr>
        <w:t>new</w:t>
      </w:r>
      <w:del w:id="1016" w:author="Teh Stand" w:date="2018-11-23T09:53:00Z">
        <w:r w:rsidR="00BA2B4E" w:rsidRPr="00927E98" w:rsidDel="00EC74A7">
          <w:rPr>
            <w:lang w:val="en-GB"/>
          </w:rPr>
          <w:delText>er</w:delText>
        </w:r>
      </w:del>
      <w:r w:rsidR="00BA2B4E" w:rsidRPr="00927E98">
        <w:rPr>
          <w:lang w:val="en-GB"/>
        </w:rPr>
        <w:t xml:space="preserve"> version</w:t>
      </w:r>
      <w:del w:id="1017" w:author="Teh Stand" w:date="2018-11-23T09:53:00Z">
        <w:r w:rsidR="00BA2B4E" w:rsidRPr="00927E98" w:rsidDel="00EC74A7">
          <w:rPr>
            <w:lang w:val="en-GB"/>
          </w:rPr>
          <w:delText>s</w:delText>
        </w:r>
      </w:del>
      <w:r w:rsidR="00BA2B4E" w:rsidRPr="00927E98">
        <w:rPr>
          <w:lang w:val="en-GB"/>
        </w:rPr>
        <w:t xml:space="preserve"> of </w:t>
      </w:r>
      <w:del w:id="1018" w:author="Teh Stand" w:date="2018-11-23T09:53:00Z">
        <w:r w:rsidR="00BA2B4E" w:rsidRPr="00927E98" w:rsidDel="00EC74A7">
          <w:rPr>
            <w:lang w:val="en-GB"/>
          </w:rPr>
          <w:delText>the existing</w:delText>
        </w:r>
      </w:del>
      <w:ins w:id="1019" w:author="Teh Stand" w:date="2018-11-23T09:53:00Z">
        <w:r w:rsidR="00EC74A7">
          <w:rPr>
            <w:lang w:val="en-GB"/>
          </w:rPr>
          <w:t>a</w:t>
        </w:r>
      </w:ins>
      <w:r w:rsidR="00BA2B4E" w:rsidRPr="00927E98">
        <w:rPr>
          <w:lang w:val="en-GB"/>
        </w:rPr>
        <w:t xml:space="preserve"> </w:t>
      </w:r>
      <w:r w:rsidR="00EC74A7">
        <w:rPr>
          <w:lang w:val="en-GB"/>
        </w:rPr>
        <w:t>P</w:t>
      </w:r>
      <w:r w:rsidR="00EC74A7" w:rsidRPr="00927E98">
        <w:rPr>
          <w:lang w:val="en-GB"/>
        </w:rPr>
        <w:t xml:space="preserve">roduct </w:t>
      </w:r>
      <w:r w:rsidR="00EC74A7">
        <w:rPr>
          <w:lang w:val="en-GB"/>
        </w:rPr>
        <w:t>S</w:t>
      </w:r>
      <w:r w:rsidR="00EC74A7" w:rsidRPr="00927E98">
        <w:rPr>
          <w:lang w:val="en-GB"/>
        </w:rPr>
        <w:t>pecification</w:t>
      </w:r>
      <w:del w:id="1020" w:author="Teh Stand" w:date="2018-11-23T09:55:00Z">
        <w:r w:rsidR="00EC74A7" w:rsidRPr="00927E98" w:rsidDel="00407035">
          <w:rPr>
            <w:lang w:val="en-GB"/>
          </w:rPr>
          <w:delText>s</w:delText>
        </w:r>
      </w:del>
      <w:r w:rsidR="00EC74A7" w:rsidRPr="00927E98">
        <w:rPr>
          <w:lang w:val="en-GB"/>
        </w:rPr>
        <w:t xml:space="preserve"> </w:t>
      </w:r>
      <w:del w:id="1021" w:author="Teh Stand" w:date="2018-11-23T09:53:00Z">
        <w:r w:rsidR="00BA2B4E" w:rsidRPr="00927E98" w:rsidDel="00EC74A7">
          <w:rPr>
            <w:lang w:val="en-GB"/>
          </w:rPr>
          <w:delText xml:space="preserve">are </w:delText>
        </w:r>
      </w:del>
      <w:ins w:id="1022" w:author="Teh Stand" w:date="2018-11-23T09:53:00Z">
        <w:r w:rsidR="00EC74A7">
          <w:rPr>
            <w:lang w:val="en-GB"/>
          </w:rPr>
          <w:t>is</w:t>
        </w:r>
        <w:r w:rsidR="00EC74A7" w:rsidRPr="00927E98">
          <w:rPr>
            <w:lang w:val="en-GB"/>
          </w:rPr>
          <w:t xml:space="preserve"> </w:t>
        </w:r>
      </w:ins>
      <w:r w:rsidR="00BA2B4E" w:rsidRPr="00927E98">
        <w:rPr>
          <w:lang w:val="en-GB"/>
        </w:rPr>
        <w:t xml:space="preserve">not automatically required as a consequence. The category of </w:t>
      </w:r>
      <w:ins w:id="1023" w:author="Teh Stand" w:date="2018-11-23T09:53:00Z">
        <w:r w:rsidR="00407035">
          <w:rPr>
            <w:lang w:val="en-GB"/>
          </w:rPr>
          <w:t>“</w:t>
        </w:r>
      </w:ins>
      <w:del w:id="1024" w:author="Teh Stand" w:date="2018-11-23T09:53:00Z">
        <w:r w:rsidR="00EB5798" w:rsidRPr="00927E98" w:rsidDel="00407035">
          <w:rPr>
            <w:lang w:val="en-GB"/>
          </w:rPr>
          <w:delText>non-</w:delText>
        </w:r>
      </w:del>
      <w:ins w:id="1025" w:author="Teh Stand" w:date="2018-11-23T09:53:00Z">
        <w:r w:rsidR="00407035">
          <w:rPr>
            <w:lang w:val="en-GB"/>
          </w:rPr>
          <w:t xml:space="preserve">not </w:t>
        </w:r>
      </w:ins>
      <w:r w:rsidR="00EB5798" w:rsidRPr="00927E98">
        <w:rPr>
          <w:lang w:val="en-GB"/>
        </w:rPr>
        <w:t>valid</w:t>
      </w:r>
      <w:ins w:id="1026" w:author="Teh Stand" w:date="2018-11-23T09:53:00Z">
        <w:r w:rsidR="00407035">
          <w:rPr>
            <w:lang w:val="en-GB"/>
          </w:rPr>
          <w:t>”</w:t>
        </w:r>
      </w:ins>
      <w:r w:rsidR="00BA2B4E" w:rsidRPr="00927E98">
        <w:rPr>
          <w:lang w:val="en-GB"/>
        </w:rPr>
        <w:t xml:space="preserve"> items is </w:t>
      </w:r>
      <w:del w:id="1027" w:author="Teh Stand" w:date="2018-11-23T09:54:00Z">
        <w:r w:rsidR="00BA2B4E" w:rsidRPr="00927E98" w:rsidDel="00407035">
          <w:rPr>
            <w:lang w:val="en-GB"/>
          </w:rPr>
          <w:delText xml:space="preserve">listed </w:delText>
        </w:r>
      </w:del>
      <w:ins w:id="1028" w:author="Teh Stand" w:date="2018-11-23T09:54:00Z">
        <w:r w:rsidR="00407035">
          <w:rPr>
            <w:lang w:val="en-GB"/>
          </w:rPr>
          <w:t>included</w:t>
        </w:r>
        <w:r w:rsidR="00407035" w:rsidRPr="00927E98">
          <w:rPr>
            <w:lang w:val="en-GB"/>
          </w:rPr>
          <w:t xml:space="preserve"> </w:t>
        </w:r>
      </w:ins>
      <w:r w:rsidR="00BA2B4E" w:rsidRPr="00927E98">
        <w:rPr>
          <w:lang w:val="en-GB"/>
        </w:rPr>
        <w:t xml:space="preserve">in the </w:t>
      </w:r>
      <w:r w:rsidR="00407035">
        <w:rPr>
          <w:lang w:val="en-GB"/>
        </w:rPr>
        <w:t>R</w:t>
      </w:r>
      <w:r w:rsidR="00407035" w:rsidRPr="00927E98">
        <w:rPr>
          <w:lang w:val="en-GB"/>
        </w:rPr>
        <w:t xml:space="preserve">egisters </w:t>
      </w:r>
      <w:r w:rsidR="00BA2B4E" w:rsidRPr="00927E98">
        <w:rPr>
          <w:lang w:val="en-GB"/>
        </w:rPr>
        <w:t>specifically to help identify the inappropriate reintroduction of previously rejected proposals.</w:t>
      </w:r>
    </w:p>
    <w:p w14:paraId="749555D3" w14:textId="71482DAE" w:rsidR="00BA2B4E" w:rsidRPr="00927E98" w:rsidDel="00EC74A7" w:rsidRDefault="00BA2B4E">
      <w:pPr>
        <w:pStyle w:val="ListParagraph"/>
        <w:spacing w:line="240" w:lineRule="auto"/>
        <w:ind w:left="0"/>
        <w:contextualSpacing w:val="0"/>
        <w:jc w:val="both"/>
        <w:rPr>
          <w:del w:id="1029" w:author="Teh Stand" w:date="2018-11-23T09:51:00Z"/>
          <w:lang w:val="en-GB"/>
        </w:rPr>
        <w:pPrChange w:id="1030" w:author="Teh Stand" w:date="2018-11-23T09:57:00Z">
          <w:pPr>
            <w:pStyle w:val="ListParagraph"/>
            <w:ind w:left="0"/>
          </w:pPr>
        </w:pPrChange>
      </w:pPr>
    </w:p>
    <w:p w14:paraId="200A7ECF" w14:textId="77777777" w:rsidR="00BA2B4E" w:rsidRPr="00927E98" w:rsidRDefault="00BA2B4E" w:rsidP="00407035">
      <w:pPr>
        <w:pStyle w:val="Heading2"/>
        <w:keepLines w:val="0"/>
        <w:numPr>
          <w:ilvl w:val="1"/>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1031" w:name="_Ref502319188"/>
      <w:bookmarkStart w:id="1032" w:name="_Toc502540964"/>
      <w:bookmarkStart w:id="1033" w:name="_Toc502558268"/>
      <w:r w:rsidRPr="00927E98">
        <w:rPr>
          <w:rFonts w:ascii="Arial" w:eastAsia="MS Mincho" w:hAnsi="Arial" w:cs="Times New Roman"/>
          <w:b/>
          <w:bCs/>
          <w:color w:val="auto"/>
          <w:sz w:val="22"/>
          <w:szCs w:val="20"/>
          <w:lang w:val="en-GB" w:eastAsia="ja-JP"/>
        </w:rPr>
        <w:t>Feature Catalogue Builder</w:t>
      </w:r>
      <w:bookmarkEnd w:id="1031"/>
      <w:bookmarkEnd w:id="1032"/>
      <w:bookmarkEnd w:id="1033"/>
    </w:p>
    <w:p w14:paraId="4DAF881E" w14:textId="0A4C1371" w:rsidR="00BA2B4E" w:rsidRPr="00927E98" w:rsidRDefault="00A065F1" w:rsidP="00407035">
      <w:pPr>
        <w:spacing w:line="240" w:lineRule="auto"/>
        <w:jc w:val="both"/>
        <w:rPr>
          <w:lang w:val="en-GB"/>
        </w:rPr>
      </w:pPr>
      <w:r w:rsidRPr="00927E98">
        <w:rPr>
          <w:lang w:val="en-GB"/>
        </w:rPr>
        <w:t xml:space="preserve">A </w:t>
      </w:r>
      <w:r w:rsidR="00407035">
        <w:rPr>
          <w:lang w:val="en-GB"/>
        </w:rPr>
        <w:t>F</w:t>
      </w:r>
      <w:r w:rsidR="00407035" w:rsidRPr="00927E98">
        <w:rPr>
          <w:lang w:val="en-GB"/>
        </w:rPr>
        <w:t xml:space="preserve">eature </w:t>
      </w:r>
      <w:r w:rsidR="00407035">
        <w:rPr>
          <w:lang w:val="en-GB"/>
        </w:rPr>
        <w:t>C</w:t>
      </w:r>
      <w:r w:rsidR="00407035" w:rsidRPr="00927E98">
        <w:rPr>
          <w:lang w:val="en-GB"/>
        </w:rPr>
        <w:t xml:space="preserve">atalogue </w:t>
      </w:r>
      <w:r w:rsidR="00BA2B4E" w:rsidRPr="00927E98">
        <w:rPr>
          <w:lang w:val="en-GB"/>
        </w:rPr>
        <w:t xml:space="preserve">is a machine-readable expression of the data model for a </w:t>
      </w:r>
      <w:r w:rsidR="00407035">
        <w:rPr>
          <w:lang w:val="en-GB"/>
        </w:rPr>
        <w:t>P</w:t>
      </w:r>
      <w:r w:rsidR="00407035" w:rsidRPr="00927E98">
        <w:rPr>
          <w:lang w:val="en-GB"/>
        </w:rPr>
        <w:t xml:space="preserve">roduct </w:t>
      </w:r>
      <w:r w:rsidR="00407035">
        <w:rPr>
          <w:lang w:val="en-GB"/>
        </w:rPr>
        <w:t>S</w:t>
      </w:r>
      <w:r w:rsidR="00407035" w:rsidRPr="00927E98">
        <w:rPr>
          <w:lang w:val="en-GB"/>
        </w:rPr>
        <w:t>pecification</w:t>
      </w:r>
      <w:r w:rsidR="00BA2B4E" w:rsidRPr="00927E98">
        <w:rPr>
          <w:lang w:val="en-GB"/>
        </w:rPr>
        <w:t xml:space="preserve">. </w:t>
      </w:r>
      <w:del w:id="1034" w:author="Teh Stand" w:date="2018-11-23T09:57:00Z">
        <w:r w:rsidR="00BA2B4E" w:rsidRPr="00927E98" w:rsidDel="00407035">
          <w:rPr>
            <w:lang w:val="en-GB"/>
          </w:rPr>
          <w:delText xml:space="preserve">They </w:delText>
        </w:r>
      </w:del>
      <w:ins w:id="1035" w:author="Teh Stand" w:date="2018-11-23T09:57:00Z">
        <w:r w:rsidR="00407035">
          <w:rPr>
            <w:lang w:val="en-GB"/>
          </w:rPr>
          <w:t>It</w:t>
        </w:r>
        <w:r w:rsidR="00407035" w:rsidRPr="00927E98">
          <w:rPr>
            <w:lang w:val="en-GB"/>
          </w:rPr>
          <w:t xml:space="preserve"> </w:t>
        </w:r>
      </w:ins>
      <w:r w:rsidR="00BA2B4E" w:rsidRPr="00927E98">
        <w:rPr>
          <w:lang w:val="en-GB"/>
        </w:rPr>
        <w:t xml:space="preserve">can either be constructed </w:t>
      </w:r>
      <w:r w:rsidRPr="00927E98">
        <w:rPr>
          <w:lang w:val="en-GB"/>
        </w:rPr>
        <w:t xml:space="preserve">with off-the-shelf </w:t>
      </w:r>
      <w:r w:rsidR="00C0721F" w:rsidRPr="00927E98">
        <w:rPr>
          <w:lang w:val="en-GB"/>
        </w:rPr>
        <w:t xml:space="preserve">XML </w:t>
      </w:r>
      <w:r w:rsidRPr="00927E98">
        <w:rPr>
          <w:lang w:val="en-GB"/>
        </w:rPr>
        <w:t xml:space="preserve">editors </w:t>
      </w:r>
      <w:r w:rsidR="00BA2B4E" w:rsidRPr="00927E98">
        <w:rPr>
          <w:lang w:val="en-GB"/>
        </w:rPr>
        <w:t>or by a Feature Catalogue Builder (FCB). Either case must comply with the structure of S-100 Part</w:t>
      </w:r>
      <w:del w:id="1036" w:author="Teh Stand" w:date="2018-11-23T09:58:00Z">
        <w:r w:rsidR="00BA2B4E" w:rsidRPr="00927E98" w:rsidDel="00407035">
          <w:rPr>
            <w:lang w:val="en-GB"/>
          </w:rPr>
          <w:delText>-</w:delText>
        </w:r>
      </w:del>
      <w:ins w:id="1037" w:author="Teh Stand" w:date="2018-11-23T09:58:00Z">
        <w:r w:rsidR="00407035">
          <w:rPr>
            <w:lang w:val="en-GB"/>
          </w:rPr>
          <w:t xml:space="preserve"> </w:t>
        </w:r>
      </w:ins>
      <w:r w:rsidR="00BA2B4E" w:rsidRPr="00927E98">
        <w:rPr>
          <w:lang w:val="en-GB"/>
        </w:rPr>
        <w:t>5 and the S-100 Feature Catalogue Schema. There is a</w:t>
      </w:r>
      <w:del w:id="1038" w:author="Teh Stand" w:date="2018-11-23T09:58:00Z">
        <w:r w:rsidR="003F6B75" w:rsidRPr="00927E98" w:rsidDel="00407035">
          <w:rPr>
            <w:lang w:val="en-GB"/>
          </w:rPr>
          <w:delText>n</w:delText>
        </w:r>
      </w:del>
      <w:r w:rsidR="00BA2B4E" w:rsidRPr="00927E98">
        <w:rPr>
          <w:lang w:val="en-GB"/>
        </w:rPr>
        <w:t xml:space="preserve"> FCB available from IHO for anyone wishing to utilize it </w:t>
      </w:r>
      <w:del w:id="1039" w:author="Teh Stand" w:date="2018-11-23T09:58:00Z">
        <w:r w:rsidR="00BA2B4E" w:rsidRPr="00927E98" w:rsidDel="00407035">
          <w:rPr>
            <w:lang w:val="en-GB"/>
          </w:rPr>
          <w:delText xml:space="preserve">with </w:delText>
        </w:r>
      </w:del>
      <w:r w:rsidR="00BA2B4E" w:rsidRPr="00927E98">
        <w:rPr>
          <w:lang w:val="en-GB"/>
        </w:rPr>
        <w:t xml:space="preserve">in the creation of a </w:t>
      </w:r>
      <w:r w:rsidR="00407035">
        <w:rPr>
          <w:lang w:val="en-GB"/>
        </w:rPr>
        <w:t>F</w:t>
      </w:r>
      <w:r w:rsidR="00407035" w:rsidRPr="00927E98">
        <w:rPr>
          <w:lang w:val="en-GB"/>
        </w:rPr>
        <w:t xml:space="preserve">eature </w:t>
      </w:r>
      <w:r w:rsidR="00407035">
        <w:rPr>
          <w:lang w:val="en-GB"/>
        </w:rPr>
        <w:t>C</w:t>
      </w:r>
      <w:r w:rsidR="00407035" w:rsidRPr="00927E98">
        <w:rPr>
          <w:lang w:val="en-GB"/>
        </w:rPr>
        <w:t xml:space="preserve">atalogue </w:t>
      </w:r>
      <w:r w:rsidR="00BA2B4E" w:rsidRPr="00927E98">
        <w:rPr>
          <w:lang w:val="en-GB"/>
        </w:rPr>
        <w:t xml:space="preserve">for an S-100 </w:t>
      </w:r>
      <w:ins w:id="1040" w:author="Teh Stand" w:date="2018-11-23T09:58:00Z">
        <w:r w:rsidR="00407035">
          <w:rPr>
            <w:lang w:val="en-GB"/>
          </w:rPr>
          <w:t xml:space="preserve">based </w:t>
        </w:r>
      </w:ins>
      <w:r w:rsidR="00407035">
        <w:rPr>
          <w:lang w:val="en-GB"/>
        </w:rPr>
        <w:t>P</w:t>
      </w:r>
      <w:r w:rsidR="00407035" w:rsidRPr="00927E98">
        <w:rPr>
          <w:lang w:val="en-GB"/>
        </w:rPr>
        <w:t xml:space="preserve">roduct </w:t>
      </w:r>
      <w:r w:rsidR="00407035">
        <w:rPr>
          <w:lang w:val="en-GB"/>
        </w:rPr>
        <w:t>S</w:t>
      </w:r>
      <w:r w:rsidR="00407035" w:rsidRPr="00927E98">
        <w:rPr>
          <w:lang w:val="en-GB"/>
        </w:rPr>
        <w:t>pecification</w:t>
      </w:r>
      <w:r w:rsidR="00BA2B4E" w:rsidRPr="00927E98">
        <w:rPr>
          <w:lang w:val="en-GB"/>
        </w:rPr>
        <w:t xml:space="preserve">. The software interacts with the IHO </w:t>
      </w:r>
      <w:ins w:id="1041" w:author="Teh Stand" w:date="2018-11-23T10:00:00Z">
        <w:r w:rsidR="00ED5550">
          <w:rPr>
            <w:lang w:val="en-GB"/>
          </w:rPr>
          <w:t xml:space="preserve">GI </w:t>
        </w:r>
      </w:ins>
      <w:r w:rsidR="00BA2B4E" w:rsidRPr="00927E98">
        <w:rPr>
          <w:lang w:val="en-GB"/>
        </w:rPr>
        <w:t xml:space="preserve">Registry and provides a mechanism for binding elements available in the </w:t>
      </w:r>
      <w:r w:rsidR="00ED5550">
        <w:rPr>
          <w:lang w:val="en-GB"/>
        </w:rPr>
        <w:t>R</w:t>
      </w:r>
      <w:r w:rsidR="00ED5550" w:rsidRPr="00927E98">
        <w:rPr>
          <w:lang w:val="en-GB"/>
        </w:rPr>
        <w:t xml:space="preserve">egistry </w:t>
      </w:r>
      <w:r w:rsidR="00BA2B4E" w:rsidRPr="00927E98">
        <w:rPr>
          <w:lang w:val="en-GB"/>
        </w:rPr>
        <w:t>together to form features and attributes</w:t>
      </w:r>
      <w:ins w:id="1042" w:author="Teh Stand" w:date="2018-11-23T10:01:00Z">
        <w:r w:rsidR="00ED5550">
          <w:rPr>
            <w:lang w:val="en-GB"/>
          </w:rPr>
          <w:t>;</w:t>
        </w:r>
      </w:ins>
      <w:del w:id="1043" w:author="Teh Stand" w:date="2018-11-23T10:01:00Z">
        <w:r w:rsidR="00BA2B4E" w:rsidRPr="00927E98" w:rsidDel="00ED5550">
          <w:rPr>
            <w:lang w:val="en-GB"/>
          </w:rPr>
          <w:delText>,</w:delText>
        </w:r>
      </w:del>
      <w:r w:rsidR="00BA2B4E" w:rsidRPr="00927E98">
        <w:rPr>
          <w:lang w:val="en-GB"/>
        </w:rPr>
        <w:t xml:space="preserve"> enumerated lists with their available values</w:t>
      </w:r>
      <w:ins w:id="1044" w:author="Teh Stand" w:date="2018-11-23T10:01:00Z">
        <w:r w:rsidR="00ED5550">
          <w:rPr>
            <w:lang w:val="en-GB"/>
          </w:rPr>
          <w:t>;</w:t>
        </w:r>
      </w:ins>
      <w:r w:rsidR="00BA2B4E" w:rsidRPr="00927E98">
        <w:rPr>
          <w:lang w:val="en-GB"/>
        </w:rPr>
        <w:t xml:space="preserve"> and so forth. </w:t>
      </w:r>
    </w:p>
    <w:p w14:paraId="620AC45F" w14:textId="77777777" w:rsidR="00FF454A" w:rsidRPr="00A5518E" w:rsidRDefault="00BA2B4E" w:rsidP="00FF454A">
      <w:pPr>
        <w:keepNext/>
        <w:jc w:val="center"/>
        <w:rPr>
          <w:lang w:val="en-GB"/>
        </w:rPr>
      </w:pPr>
      <w:r w:rsidRPr="00A5518E">
        <w:rPr>
          <w:noProof/>
          <w:lang w:val="fr-FR" w:eastAsia="fr-FR"/>
        </w:rPr>
        <w:drawing>
          <wp:inline distT="0" distB="0" distL="0" distR="0" wp14:anchorId="52C63560" wp14:editId="53498DC7">
            <wp:extent cx="4661331" cy="2324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4690597" cy="2338692"/>
                    </a:xfrm>
                    <a:prstGeom prst="rect">
                      <a:avLst/>
                    </a:prstGeom>
                    <a:ln>
                      <a:noFill/>
                    </a:ln>
                    <a:extLst>
                      <a:ext uri="{53640926-AAD7-44D8-BBD7-CCE9431645EC}">
                        <a14:shadowObscured xmlns:a14="http://schemas.microsoft.com/office/drawing/2010/main"/>
                      </a:ext>
                    </a:extLst>
                  </pic:spPr>
                </pic:pic>
              </a:graphicData>
            </a:graphic>
          </wp:inline>
        </w:drawing>
      </w:r>
    </w:p>
    <w:p w14:paraId="52725065" w14:textId="585725EF" w:rsidR="00EB5798" w:rsidRPr="00A5518E" w:rsidRDefault="00FF454A" w:rsidP="00C920BF">
      <w:pPr>
        <w:pStyle w:val="Caption"/>
        <w:jc w:val="center"/>
        <w:rPr>
          <w:lang w:val="en-GB"/>
        </w:rPr>
      </w:pPr>
      <w:r w:rsidRPr="00A5518E">
        <w:rPr>
          <w:lang w:val="en-GB"/>
        </w:rPr>
        <w:t xml:space="preserve">Figure </w:t>
      </w:r>
      <w:r w:rsidR="00927E98" w:rsidRPr="00A5518E">
        <w:rPr>
          <w:lang w:val="en-GB"/>
        </w:rPr>
        <w:t>6</w:t>
      </w:r>
      <w:r w:rsidRPr="00A5518E">
        <w:rPr>
          <w:lang w:val="en-GB"/>
        </w:rPr>
        <w:noBreakHyphen/>
        <w:t>2</w:t>
      </w:r>
      <w:ins w:id="1045" w:author="Teh Stand" w:date="2018-11-23T10:01:00Z">
        <w:r w:rsidR="00ED5550">
          <w:rPr>
            <w:lang w:val="en-GB"/>
          </w:rPr>
          <w:t xml:space="preserve"> -</w:t>
        </w:r>
      </w:ins>
      <w:r w:rsidRPr="00A5518E">
        <w:rPr>
          <w:lang w:val="en-GB"/>
        </w:rPr>
        <w:t xml:space="preserve"> S-100 Feature Catalogue Builder</w:t>
      </w:r>
    </w:p>
    <w:p w14:paraId="1FDA42DE" w14:textId="67CDD8E0" w:rsidR="00AD383F" w:rsidRPr="00927E98" w:rsidRDefault="00B63F09">
      <w:pPr>
        <w:pStyle w:val="ListParagraph"/>
        <w:spacing w:line="240" w:lineRule="auto"/>
        <w:ind w:left="0"/>
        <w:contextualSpacing w:val="0"/>
        <w:jc w:val="both"/>
        <w:rPr>
          <w:lang w:val="en-GB"/>
        </w:rPr>
        <w:pPrChange w:id="1046" w:author="Teh Stand" w:date="2018-11-23T10:01:00Z">
          <w:pPr>
            <w:pStyle w:val="ListParagraph"/>
            <w:ind w:left="0"/>
          </w:pPr>
        </w:pPrChange>
      </w:pPr>
      <w:r w:rsidRPr="00927E98">
        <w:rPr>
          <w:lang w:val="en-GB"/>
        </w:rPr>
        <w:t xml:space="preserve">The FCB contains a function for working with proposals that have yet to be added to the Registry. This function provides a </w:t>
      </w:r>
      <w:ins w:id="1047" w:author="Teh Stand" w:date="2018-11-23T10:02:00Z">
        <w:r w:rsidR="00ED5550">
          <w:rPr>
            <w:lang w:val="en-GB"/>
          </w:rPr>
          <w:t>“</w:t>
        </w:r>
      </w:ins>
      <w:r w:rsidRPr="00927E98">
        <w:rPr>
          <w:lang w:val="en-GB"/>
        </w:rPr>
        <w:t>sandbox</w:t>
      </w:r>
      <w:ins w:id="1048" w:author="Teh Stand" w:date="2018-11-23T10:02:00Z">
        <w:r w:rsidR="00ED5550">
          <w:rPr>
            <w:lang w:val="en-GB"/>
          </w:rPr>
          <w:t>”</w:t>
        </w:r>
      </w:ins>
      <w:r w:rsidRPr="00927E98">
        <w:rPr>
          <w:lang w:val="en-GB"/>
        </w:rPr>
        <w:t xml:space="preserve"> </w:t>
      </w:r>
      <w:r w:rsidR="003F6B75" w:rsidRPr="00927E98">
        <w:rPr>
          <w:lang w:val="en-GB"/>
        </w:rPr>
        <w:t>function</w:t>
      </w:r>
      <w:r w:rsidR="0069131E" w:rsidRPr="00927E98">
        <w:rPr>
          <w:lang w:val="en-GB"/>
        </w:rPr>
        <w:t xml:space="preserve"> by using an Excel spreadsheet in a specific format to carry proposed features, attributes, enumerate values, etc</w:t>
      </w:r>
      <w:ins w:id="1049" w:author="Teh Stand" w:date="2018-11-23T10:03:00Z">
        <w:r w:rsidR="00ED5550">
          <w:rPr>
            <w:lang w:val="en-GB"/>
          </w:rPr>
          <w:t>;</w:t>
        </w:r>
      </w:ins>
      <w:r w:rsidR="0069131E" w:rsidRPr="00927E98">
        <w:rPr>
          <w:lang w:val="en-GB"/>
        </w:rPr>
        <w:t xml:space="preserve"> and permitting </w:t>
      </w:r>
      <w:del w:id="1050" w:author="Teh Stand" w:date="2018-11-23T10:02:00Z">
        <w:r w:rsidR="0069131E" w:rsidRPr="00927E98" w:rsidDel="00ED5550">
          <w:rPr>
            <w:lang w:val="en-GB"/>
          </w:rPr>
          <w:delText xml:space="preserve">to </w:delText>
        </w:r>
      </w:del>
      <w:ins w:id="1051" w:author="Teh Stand" w:date="2018-11-23T10:02:00Z">
        <w:r w:rsidR="00ED5550" w:rsidRPr="00927E98">
          <w:rPr>
            <w:lang w:val="en-GB"/>
          </w:rPr>
          <w:t>t</w:t>
        </w:r>
        <w:r w:rsidR="00ED5550">
          <w:rPr>
            <w:lang w:val="en-GB"/>
          </w:rPr>
          <w:t>he</w:t>
        </w:r>
        <w:r w:rsidR="00ED5550" w:rsidRPr="00927E98">
          <w:rPr>
            <w:lang w:val="en-GB"/>
          </w:rPr>
          <w:t xml:space="preserve"> </w:t>
        </w:r>
      </w:ins>
      <w:r w:rsidR="0069131E" w:rsidRPr="00927E98">
        <w:rPr>
          <w:lang w:val="en-GB"/>
        </w:rPr>
        <w:t>bind</w:t>
      </w:r>
      <w:ins w:id="1052" w:author="Teh Stand" w:date="2018-11-23T10:02:00Z">
        <w:r w:rsidR="00ED5550">
          <w:rPr>
            <w:lang w:val="en-GB"/>
          </w:rPr>
          <w:t>ing of</w:t>
        </w:r>
      </w:ins>
      <w:r w:rsidR="0069131E" w:rsidRPr="00927E98">
        <w:rPr>
          <w:lang w:val="en-GB"/>
        </w:rPr>
        <w:t xml:space="preserve"> these to entities from the Registry.</w:t>
      </w:r>
    </w:p>
    <w:p w14:paraId="618CBE49" w14:textId="05C5EB97" w:rsidR="001F4F51" w:rsidRPr="00927E98" w:rsidDel="00ED5550" w:rsidRDefault="001F4F51">
      <w:pPr>
        <w:pStyle w:val="ListParagraph"/>
        <w:spacing w:line="240" w:lineRule="auto"/>
        <w:ind w:left="0"/>
        <w:contextualSpacing w:val="0"/>
        <w:jc w:val="both"/>
        <w:rPr>
          <w:del w:id="1053" w:author="Teh Stand" w:date="2018-11-23T10:01:00Z"/>
          <w:lang w:val="en-GB"/>
        </w:rPr>
        <w:pPrChange w:id="1054" w:author="Teh Stand" w:date="2018-11-23T10:05:00Z">
          <w:pPr>
            <w:pStyle w:val="ListParagraph"/>
            <w:ind w:left="0"/>
          </w:pPr>
        </w:pPrChange>
      </w:pPr>
    </w:p>
    <w:p w14:paraId="33B9BB23" w14:textId="59A86815" w:rsidR="001D3527" w:rsidRPr="00927E98" w:rsidRDefault="001D3527" w:rsidP="00604F4E">
      <w:pPr>
        <w:pStyle w:val="Heading2"/>
        <w:keepLines w:val="0"/>
        <w:numPr>
          <w:ilvl w:val="1"/>
          <w:numId w:val="8"/>
        </w:numPr>
        <w:tabs>
          <w:tab w:val="left" w:pos="540"/>
          <w:tab w:val="left" w:pos="700"/>
        </w:tabs>
        <w:suppressAutoHyphens/>
        <w:spacing w:before="60" w:after="240" w:line="240" w:lineRule="auto"/>
        <w:jc w:val="both"/>
        <w:rPr>
          <w:rFonts w:ascii="Arial" w:eastAsia="MS Mincho" w:hAnsi="Arial" w:cs="Times New Roman"/>
          <w:b/>
          <w:bCs/>
          <w:color w:val="auto"/>
          <w:sz w:val="22"/>
          <w:szCs w:val="20"/>
          <w:lang w:val="en-GB" w:eastAsia="ja-JP"/>
        </w:rPr>
      </w:pPr>
      <w:bookmarkStart w:id="1055" w:name="_Toc502540965"/>
      <w:bookmarkStart w:id="1056" w:name="_Toc502558269"/>
      <w:r w:rsidRPr="00927E98">
        <w:rPr>
          <w:rFonts w:ascii="Arial" w:eastAsia="MS Mincho" w:hAnsi="Arial" w:cs="Times New Roman"/>
          <w:b/>
          <w:bCs/>
          <w:color w:val="auto"/>
          <w:sz w:val="22"/>
          <w:szCs w:val="20"/>
          <w:lang w:val="en-GB" w:eastAsia="ja-JP"/>
        </w:rPr>
        <w:t xml:space="preserve">DCEG </w:t>
      </w:r>
      <w:bookmarkEnd w:id="1055"/>
      <w:bookmarkEnd w:id="1056"/>
      <w:r w:rsidR="00E21AF4" w:rsidRPr="00927E98">
        <w:rPr>
          <w:rFonts w:ascii="Arial" w:eastAsia="MS Mincho" w:hAnsi="Arial" w:cs="Times New Roman"/>
          <w:b/>
          <w:bCs/>
          <w:color w:val="auto"/>
          <w:sz w:val="22"/>
          <w:szCs w:val="20"/>
          <w:lang w:val="en-GB" w:eastAsia="ja-JP"/>
        </w:rPr>
        <w:t>Builder</w:t>
      </w:r>
    </w:p>
    <w:p w14:paraId="70C70CB1" w14:textId="5E856624" w:rsidR="00D81E92" w:rsidRPr="00927E98" w:rsidRDefault="00B847BC" w:rsidP="00604F4E">
      <w:pPr>
        <w:pStyle w:val="ListParagraph"/>
        <w:spacing w:line="240" w:lineRule="auto"/>
        <w:ind w:left="0"/>
        <w:contextualSpacing w:val="0"/>
        <w:jc w:val="both"/>
        <w:rPr>
          <w:lang w:val="en-GB"/>
        </w:rPr>
      </w:pPr>
      <w:r w:rsidRPr="00927E98">
        <w:rPr>
          <w:lang w:val="en-GB"/>
        </w:rPr>
        <w:t>To simplify the creating of the</w:t>
      </w:r>
      <w:ins w:id="1057" w:author="Teh Stand" w:date="2018-11-23T10:06:00Z">
        <w:r w:rsidR="00604F4E">
          <w:rPr>
            <w:lang w:val="en-GB"/>
          </w:rPr>
          <w:t xml:space="preserve"> </w:t>
        </w:r>
      </w:ins>
      <w:ins w:id="1058" w:author="Teh Stand" w:date="2018-11-23T10:05:00Z">
        <w:r w:rsidR="00604F4E">
          <w:rPr>
            <w:lang w:val="en-GB"/>
          </w:rPr>
          <w:t>Data Classification and Encoding Guide</w:t>
        </w:r>
      </w:ins>
      <w:r w:rsidRPr="00927E98">
        <w:rPr>
          <w:lang w:val="en-GB"/>
        </w:rPr>
        <w:t xml:space="preserve"> </w:t>
      </w:r>
      <w:ins w:id="1059" w:author="Teh Stand" w:date="2018-11-23T10:06:00Z">
        <w:r w:rsidR="00604F4E">
          <w:rPr>
            <w:lang w:val="en-GB"/>
          </w:rPr>
          <w:t>(</w:t>
        </w:r>
      </w:ins>
      <w:r w:rsidRPr="00927E98">
        <w:rPr>
          <w:lang w:val="en-GB"/>
        </w:rPr>
        <w:t>DCEG</w:t>
      </w:r>
      <w:ins w:id="1060" w:author="Teh Stand" w:date="2018-11-23T10:06:00Z">
        <w:r w:rsidR="00604F4E">
          <w:rPr>
            <w:lang w:val="en-GB"/>
          </w:rPr>
          <w:t>) for a Product Specification</w:t>
        </w:r>
      </w:ins>
      <w:r w:rsidRPr="00927E98">
        <w:rPr>
          <w:lang w:val="en-GB"/>
        </w:rPr>
        <w:t xml:space="preserve">, a DCEG Builder has been created. This tool utilizes the </w:t>
      </w:r>
      <w:r w:rsidR="00604F4E">
        <w:rPr>
          <w:lang w:val="en-GB"/>
        </w:rPr>
        <w:t>F</w:t>
      </w:r>
      <w:r w:rsidR="00604F4E" w:rsidRPr="00927E98">
        <w:rPr>
          <w:lang w:val="en-GB"/>
        </w:rPr>
        <w:t xml:space="preserve">eature </w:t>
      </w:r>
      <w:r w:rsidR="00604F4E">
        <w:rPr>
          <w:lang w:val="en-GB"/>
        </w:rPr>
        <w:t>C</w:t>
      </w:r>
      <w:r w:rsidR="00604F4E" w:rsidRPr="00927E98">
        <w:rPr>
          <w:lang w:val="en-GB"/>
        </w:rPr>
        <w:t xml:space="preserve">atalogue </w:t>
      </w:r>
      <w:r w:rsidRPr="00927E98">
        <w:rPr>
          <w:lang w:val="en-GB"/>
        </w:rPr>
        <w:t xml:space="preserve">to create the bindings and inputs for the DCEG tables. It is then a manual process to add images and specific text to the encoding part of the DCEG tables. </w:t>
      </w:r>
      <w:r w:rsidR="00927E98">
        <w:rPr>
          <w:lang w:val="en-GB"/>
        </w:rPr>
        <w:t xml:space="preserve">Figure 6-3 </w:t>
      </w:r>
      <w:r w:rsidRPr="00927E98">
        <w:rPr>
          <w:lang w:val="en-GB"/>
        </w:rPr>
        <w:t xml:space="preserve">below shows a high-level overview of the process to create a DCEG via the DCEG </w:t>
      </w:r>
      <w:r w:rsidR="00604F4E">
        <w:rPr>
          <w:lang w:val="en-GB"/>
        </w:rPr>
        <w:t>B</w:t>
      </w:r>
      <w:r w:rsidR="00604F4E" w:rsidRPr="00927E98">
        <w:rPr>
          <w:lang w:val="en-GB"/>
        </w:rPr>
        <w:t>uilder</w:t>
      </w:r>
      <w:r w:rsidRPr="00927E98">
        <w:rPr>
          <w:lang w:val="en-GB"/>
        </w:rPr>
        <w:t>.</w:t>
      </w:r>
      <w:r w:rsidR="004B1EC7" w:rsidRPr="00927E98">
        <w:rPr>
          <w:lang w:val="en-GB"/>
        </w:rPr>
        <w:t xml:space="preserve"> An </w:t>
      </w:r>
      <w:r w:rsidR="00604F4E">
        <w:rPr>
          <w:lang w:val="en-GB"/>
        </w:rPr>
        <w:t>A</w:t>
      </w:r>
      <w:r w:rsidR="00604F4E" w:rsidRPr="00927E98">
        <w:rPr>
          <w:lang w:val="en-GB"/>
        </w:rPr>
        <w:t xml:space="preserve">pplication </w:t>
      </w:r>
      <w:r w:rsidR="00604F4E">
        <w:rPr>
          <w:lang w:val="en-GB"/>
        </w:rPr>
        <w:t>S</w:t>
      </w:r>
      <w:r w:rsidR="00604F4E" w:rsidRPr="00927E98">
        <w:rPr>
          <w:lang w:val="en-GB"/>
        </w:rPr>
        <w:t xml:space="preserve">chema </w:t>
      </w:r>
      <w:r w:rsidR="004B1EC7" w:rsidRPr="00927E98">
        <w:rPr>
          <w:lang w:val="en-GB"/>
        </w:rPr>
        <w:t xml:space="preserve">is required to make the </w:t>
      </w:r>
      <w:r w:rsidR="00604F4E">
        <w:rPr>
          <w:lang w:val="en-GB"/>
        </w:rPr>
        <w:t>F</w:t>
      </w:r>
      <w:r w:rsidR="00604F4E" w:rsidRPr="00927E98">
        <w:rPr>
          <w:lang w:val="en-GB"/>
        </w:rPr>
        <w:t xml:space="preserve">eature </w:t>
      </w:r>
      <w:r w:rsidR="00604F4E">
        <w:rPr>
          <w:lang w:val="en-GB"/>
        </w:rPr>
        <w:t>C</w:t>
      </w:r>
      <w:r w:rsidR="00604F4E" w:rsidRPr="00927E98">
        <w:rPr>
          <w:lang w:val="en-GB"/>
        </w:rPr>
        <w:t>atalogue</w:t>
      </w:r>
      <w:r w:rsidR="004B1EC7" w:rsidRPr="00927E98">
        <w:rPr>
          <w:lang w:val="en-GB"/>
        </w:rPr>
        <w:t xml:space="preserve">, which </w:t>
      </w:r>
      <w:del w:id="1061" w:author="Teh Stand" w:date="2018-11-23T10:07:00Z">
        <w:r w:rsidR="004B1EC7" w:rsidRPr="00927E98" w:rsidDel="00604F4E">
          <w:rPr>
            <w:lang w:val="en-GB"/>
          </w:rPr>
          <w:delText>can be called</w:delText>
        </w:r>
      </w:del>
      <w:ins w:id="1062" w:author="Teh Stand" w:date="2018-11-23T10:07:00Z">
        <w:r w:rsidR="00604F4E">
          <w:rPr>
            <w:lang w:val="en-GB"/>
          </w:rPr>
          <w:t>equates to</w:t>
        </w:r>
      </w:ins>
      <w:r w:rsidR="004B1EC7" w:rsidRPr="00927E98">
        <w:rPr>
          <w:lang w:val="en-GB"/>
        </w:rPr>
        <w:t xml:space="preserve"> an XML representation of the </w:t>
      </w:r>
      <w:r w:rsidR="00604F4E">
        <w:rPr>
          <w:lang w:val="en-GB"/>
        </w:rPr>
        <w:t>A</w:t>
      </w:r>
      <w:r w:rsidR="00604F4E" w:rsidRPr="00927E98">
        <w:rPr>
          <w:lang w:val="en-GB"/>
        </w:rPr>
        <w:t xml:space="preserve">pplication </w:t>
      </w:r>
      <w:r w:rsidR="00604F4E">
        <w:rPr>
          <w:lang w:val="en-GB"/>
        </w:rPr>
        <w:t>S</w:t>
      </w:r>
      <w:r w:rsidR="00604F4E" w:rsidRPr="00927E98">
        <w:rPr>
          <w:lang w:val="en-GB"/>
        </w:rPr>
        <w:t>chema</w:t>
      </w:r>
      <w:r w:rsidR="004B1EC7" w:rsidRPr="00927E98">
        <w:rPr>
          <w:lang w:val="en-GB"/>
        </w:rPr>
        <w:t xml:space="preserve">. The use of the </w:t>
      </w:r>
      <w:r w:rsidR="00604F4E">
        <w:rPr>
          <w:lang w:val="en-GB"/>
        </w:rPr>
        <w:t>F</w:t>
      </w:r>
      <w:r w:rsidR="00604F4E" w:rsidRPr="00927E98">
        <w:rPr>
          <w:lang w:val="en-GB"/>
        </w:rPr>
        <w:t xml:space="preserve">eature </w:t>
      </w:r>
      <w:r w:rsidR="00604F4E">
        <w:rPr>
          <w:lang w:val="en-GB"/>
        </w:rPr>
        <w:t>C</w:t>
      </w:r>
      <w:r w:rsidR="00604F4E" w:rsidRPr="00927E98">
        <w:rPr>
          <w:lang w:val="en-GB"/>
        </w:rPr>
        <w:t xml:space="preserve">atalogue </w:t>
      </w:r>
      <w:r w:rsidR="00BD2DA6" w:rsidRPr="00927E98">
        <w:rPr>
          <w:lang w:val="en-GB"/>
        </w:rPr>
        <w:t>can be</w:t>
      </w:r>
      <w:r w:rsidR="004B1EC7" w:rsidRPr="00927E98">
        <w:rPr>
          <w:lang w:val="en-GB"/>
        </w:rPr>
        <w:t xml:space="preserve"> described in the DCEG.</w:t>
      </w:r>
    </w:p>
    <w:p w14:paraId="2F79DAAE" w14:textId="0D145211" w:rsidR="00D81E92" w:rsidRPr="00927E98" w:rsidDel="00604F4E" w:rsidRDefault="00D81E92">
      <w:pPr>
        <w:pStyle w:val="ListParagraph"/>
        <w:spacing w:line="240" w:lineRule="auto"/>
        <w:ind w:left="1080"/>
        <w:contextualSpacing w:val="0"/>
        <w:jc w:val="both"/>
        <w:rPr>
          <w:del w:id="1063" w:author="Teh Stand" w:date="2018-11-23T10:05:00Z"/>
          <w:lang w:val="en-GB"/>
        </w:rPr>
        <w:pPrChange w:id="1064" w:author="Teh Stand" w:date="2018-11-23T10:05:00Z">
          <w:pPr>
            <w:pStyle w:val="ListParagraph"/>
            <w:ind w:left="1080"/>
          </w:pPr>
        </w:pPrChange>
      </w:pPr>
    </w:p>
    <w:p w14:paraId="53BDD376" w14:textId="77777777" w:rsidR="00927E98" w:rsidRDefault="00FF1376">
      <w:pPr>
        <w:pStyle w:val="ListParagraph"/>
        <w:keepNext/>
        <w:ind w:left="1080"/>
        <w:jc w:val="center"/>
      </w:pPr>
      <w:r w:rsidRPr="00A5518E">
        <w:rPr>
          <w:noProof/>
          <w:lang w:val="fr-FR" w:eastAsia="fr-FR"/>
        </w:rPr>
        <w:drawing>
          <wp:inline distT="0" distB="0" distL="0" distR="0" wp14:anchorId="33382283" wp14:editId="502E7206">
            <wp:extent cx="4619449" cy="1554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4633685" cy="1559271"/>
                    </a:xfrm>
                    <a:prstGeom prst="rect">
                      <a:avLst/>
                    </a:prstGeom>
                    <a:ln>
                      <a:noFill/>
                    </a:ln>
                    <a:extLst>
                      <a:ext uri="{53640926-AAD7-44D8-BBD7-CCE9431645EC}">
                        <a14:shadowObscured xmlns:a14="http://schemas.microsoft.com/office/drawing/2010/main"/>
                      </a:ext>
                    </a:extLst>
                  </pic:spPr>
                </pic:pic>
              </a:graphicData>
            </a:graphic>
          </wp:inline>
        </w:drawing>
      </w:r>
    </w:p>
    <w:p w14:paraId="33F628B3" w14:textId="2775AD7A" w:rsidR="00FF454A" w:rsidRPr="00A5518E" w:rsidRDefault="00927E98" w:rsidP="00A5518E">
      <w:pPr>
        <w:pStyle w:val="Caption"/>
        <w:jc w:val="center"/>
        <w:rPr>
          <w:lang w:val="en-GB"/>
        </w:rPr>
      </w:pPr>
      <w:r>
        <w:t>Figure 6</w:t>
      </w:r>
      <w:r>
        <w:noBreakHyphen/>
        <w:t>3</w:t>
      </w:r>
      <w:ins w:id="1065" w:author="Teh Stand" w:date="2018-11-23T10:10:00Z">
        <w:r w:rsidR="00531BB1">
          <w:t xml:space="preserve"> -</w:t>
        </w:r>
      </w:ins>
      <w:r>
        <w:t xml:space="preserve"> </w:t>
      </w:r>
      <w:r w:rsidRPr="00FD6E0B">
        <w:t xml:space="preserve">Process of creating a DCEG </w:t>
      </w:r>
      <w:del w:id="1066" w:author="Teh Stand" w:date="2018-11-23T10:10:00Z">
        <w:r w:rsidRPr="00FD6E0B" w:rsidDel="00531BB1">
          <w:delText xml:space="preserve">in </w:delText>
        </w:r>
      </w:del>
      <w:ins w:id="1067" w:author="Teh Stand" w:date="2018-11-23T10:10:00Z">
        <w:r w:rsidR="00531BB1">
          <w:t>using</w:t>
        </w:r>
        <w:r w:rsidR="00531BB1" w:rsidRPr="00FD6E0B">
          <w:t xml:space="preserve"> </w:t>
        </w:r>
      </w:ins>
      <w:r w:rsidRPr="00FD6E0B">
        <w:t>the DCEG Builder</w:t>
      </w:r>
    </w:p>
    <w:p w14:paraId="50978555" w14:textId="3EAC5F20" w:rsidR="00FF1376" w:rsidRPr="00927E98" w:rsidDel="00604F4E" w:rsidRDefault="00FF1376" w:rsidP="00531BB1">
      <w:pPr>
        <w:pStyle w:val="ListParagraph"/>
        <w:keepNext/>
        <w:spacing w:line="240" w:lineRule="auto"/>
        <w:ind w:left="1080"/>
        <w:contextualSpacing w:val="0"/>
        <w:jc w:val="both"/>
        <w:rPr>
          <w:del w:id="1068" w:author="Teh Stand" w:date="2018-11-23T10:09:00Z"/>
          <w:lang w:val="en-GB"/>
        </w:rPr>
      </w:pPr>
    </w:p>
    <w:p w14:paraId="0CB13FFD" w14:textId="16B3D6C2" w:rsidR="00EC1D92" w:rsidRDefault="004D0B2C" w:rsidP="00531BB1">
      <w:pPr>
        <w:pStyle w:val="ListParagraph"/>
        <w:spacing w:line="240" w:lineRule="auto"/>
        <w:ind w:left="0"/>
        <w:contextualSpacing w:val="0"/>
        <w:jc w:val="both"/>
        <w:rPr>
          <w:ins w:id="1069" w:author="Teh Stand" w:date="2018-11-23T10:15:00Z"/>
          <w:lang w:val="en-GB"/>
        </w:rPr>
      </w:pPr>
      <w:r w:rsidRPr="00927E98">
        <w:rPr>
          <w:lang w:val="en-GB"/>
        </w:rPr>
        <w:t>Use of t</w:t>
      </w:r>
      <w:r w:rsidR="00B847BC" w:rsidRPr="00927E98">
        <w:rPr>
          <w:lang w:val="en-GB"/>
        </w:rPr>
        <w:t xml:space="preserve">he DCEG Builder is optional in the </w:t>
      </w:r>
      <w:r w:rsidRPr="00927E98">
        <w:rPr>
          <w:lang w:val="en-GB"/>
        </w:rPr>
        <w:t xml:space="preserve">preparation </w:t>
      </w:r>
      <w:r w:rsidR="00B847BC" w:rsidRPr="00927E98">
        <w:rPr>
          <w:lang w:val="en-GB"/>
        </w:rPr>
        <w:t xml:space="preserve">of the </w:t>
      </w:r>
      <w:r w:rsidR="00531BB1">
        <w:rPr>
          <w:lang w:val="en-GB"/>
        </w:rPr>
        <w:t>P</w:t>
      </w:r>
      <w:r w:rsidR="00531BB1" w:rsidRPr="00927E98">
        <w:rPr>
          <w:lang w:val="en-GB"/>
        </w:rPr>
        <w:t xml:space="preserve">roduct </w:t>
      </w:r>
      <w:r w:rsidR="00531BB1">
        <w:rPr>
          <w:lang w:val="en-GB"/>
        </w:rPr>
        <w:t>S</w:t>
      </w:r>
      <w:r w:rsidR="00531BB1" w:rsidRPr="00927E98">
        <w:rPr>
          <w:lang w:val="en-GB"/>
        </w:rPr>
        <w:t>pecification</w:t>
      </w:r>
      <w:r w:rsidR="00B847BC" w:rsidRPr="00927E98">
        <w:rPr>
          <w:lang w:val="en-GB"/>
        </w:rPr>
        <w:t xml:space="preserve">. Any S-100 </w:t>
      </w:r>
      <w:ins w:id="1070" w:author="Teh Stand" w:date="2018-11-23T10:11:00Z">
        <w:r w:rsidR="00531BB1">
          <w:rPr>
            <w:lang w:val="en-GB"/>
          </w:rPr>
          <w:t xml:space="preserve">based </w:t>
        </w:r>
      </w:ins>
      <w:r w:rsidR="00531BB1">
        <w:rPr>
          <w:lang w:val="en-GB"/>
        </w:rPr>
        <w:t>P</w:t>
      </w:r>
      <w:r w:rsidR="00531BB1" w:rsidRPr="00927E98">
        <w:rPr>
          <w:lang w:val="en-GB"/>
        </w:rPr>
        <w:t xml:space="preserve">roduct </w:t>
      </w:r>
      <w:r w:rsidR="00531BB1">
        <w:rPr>
          <w:lang w:val="en-GB"/>
        </w:rPr>
        <w:t>S</w:t>
      </w:r>
      <w:r w:rsidR="00531BB1" w:rsidRPr="00927E98">
        <w:rPr>
          <w:lang w:val="en-GB"/>
        </w:rPr>
        <w:t xml:space="preserve">pecification </w:t>
      </w:r>
      <w:r w:rsidR="002268A0" w:rsidRPr="00927E98">
        <w:rPr>
          <w:lang w:val="en-GB"/>
        </w:rPr>
        <w:t xml:space="preserve">must include sufficient instructions for how to encode information in a manner that conforms to the </w:t>
      </w:r>
      <w:r w:rsidR="00531BB1">
        <w:rPr>
          <w:lang w:val="en-GB"/>
        </w:rPr>
        <w:t>S</w:t>
      </w:r>
      <w:r w:rsidR="00531BB1" w:rsidRPr="00927E98">
        <w:rPr>
          <w:lang w:val="en-GB"/>
        </w:rPr>
        <w:t>pecification</w:t>
      </w:r>
      <w:r w:rsidR="002268A0" w:rsidRPr="00927E98">
        <w:rPr>
          <w:lang w:val="en-GB"/>
        </w:rPr>
        <w:t xml:space="preserve">, but these instructions do not have to </w:t>
      </w:r>
      <w:r w:rsidR="00AA62C5" w:rsidRPr="00927E98">
        <w:rPr>
          <w:lang w:val="en-GB"/>
        </w:rPr>
        <w:t>follow a specific DCEG style</w:t>
      </w:r>
      <w:r w:rsidR="00B847BC" w:rsidRPr="00927E98">
        <w:rPr>
          <w:lang w:val="en-GB"/>
        </w:rPr>
        <w:t>. However, the DCEG style is simple to understand and by utilizing the DCEG builder, it is also easy to create</w:t>
      </w:r>
      <w:r w:rsidR="00AA62C5" w:rsidRPr="00927E98">
        <w:rPr>
          <w:lang w:val="en-GB"/>
        </w:rPr>
        <w:t xml:space="preserve"> tables</w:t>
      </w:r>
      <w:r w:rsidR="00E53E3C" w:rsidRPr="00A5518E">
        <w:rPr>
          <w:rStyle w:val="FootnoteReference"/>
          <w:lang w:val="en-GB"/>
        </w:rPr>
        <w:footnoteReference w:id="2"/>
      </w:r>
      <w:r w:rsidR="00AA62C5" w:rsidRPr="00927E98">
        <w:rPr>
          <w:lang w:val="en-GB"/>
        </w:rPr>
        <w:t xml:space="preserve"> of feature </w:t>
      </w:r>
      <w:r w:rsidR="00E53E3C" w:rsidRPr="00927E98">
        <w:rPr>
          <w:lang w:val="en-GB"/>
        </w:rPr>
        <w:t>and information type</w:t>
      </w:r>
      <w:ins w:id="1078" w:author="Teh Stand" w:date="2018-11-23T10:13:00Z">
        <w:r w:rsidR="00531BB1">
          <w:rPr>
            <w:lang w:val="en-GB"/>
          </w:rPr>
          <w:t>s,</w:t>
        </w:r>
      </w:ins>
      <w:r w:rsidR="00E53E3C" w:rsidRPr="00927E98">
        <w:rPr>
          <w:lang w:val="en-GB"/>
        </w:rPr>
        <w:t xml:space="preserve"> </w:t>
      </w:r>
      <w:r w:rsidR="00AA62C5" w:rsidRPr="00927E98">
        <w:rPr>
          <w:lang w:val="en-GB"/>
        </w:rPr>
        <w:t>attributes</w:t>
      </w:r>
      <w:r w:rsidR="00E53E3C" w:rsidRPr="00927E98">
        <w:rPr>
          <w:lang w:val="en-GB"/>
        </w:rPr>
        <w:t xml:space="preserve">, </w:t>
      </w:r>
      <w:del w:id="1079" w:author="Teh Stand" w:date="2018-11-23T10:13:00Z">
        <w:r w:rsidR="00E53E3C" w:rsidRPr="00927E98" w:rsidDel="00531BB1">
          <w:rPr>
            <w:lang w:val="en-GB"/>
          </w:rPr>
          <w:delText xml:space="preserve">encoding instructions, and </w:delText>
        </w:r>
      </w:del>
      <w:r w:rsidR="00E53E3C" w:rsidRPr="00927E98">
        <w:rPr>
          <w:lang w:val="en-GB"/>
        </w:rPr>
        <w:t>associations</w:t>
      </w:r>
      <w:ins w:id="1080" w:author="Teh Stand" w:date="2018-11-23T10:13:00Z">
        <w:r w:rsidR="00531BB1">
          <w:rPr>
            <w:lang w:val="en-GB"/>
          </w:rPr>
          <w:t xml:space="preserve"> and encoding instructions</w:t>
        </w:r>
      </w:ins>
      <w:ins w:id="1081" w:author="Teh Stand" w:date="2018-11-23T10:14:00Z">
        <w:r w:rsidR="00531BB1">
          <w:rPr>
            <w:lang w:val="en-GB"/>
          </w:rPr>
          <w:t>;</w:t>
        </w:r>
      </w:ins>
      <w:del w:id="1082" w:author="Teh Stand" w:date="2018-11-23T10:14:00Z">
        <w:r w:rsidR="00E53E3C" w:rsidRPr="00927E98" w:rsidDel="00531BB1">
          <w:rPr>
            <w:lang w:val="en-GB"/>
          </w:rPr>
          <w:delText>,</w:delText>
        </w:r>
      </w:del>
      <w:r w:rsidR="005074D7" w:rsidRPr="00927E98">
        <w:rPr>
          <w:lang w:val="en-GB"/>
        </w:rPr>
        <w:t xml:space="preserve"> </w:t>
      </w:r>
      <w:r w:rsidR="00B847BC" w:rsidRPr="00927E98">
        <w:rPr>
          <w:lang w:val="en-GB"/>
        </w:rPr>
        <w:t xml:space="preserve">and </w:t>
      </w:r>
      <w:r w:rsidR="00E53E3C" w:rsidRPr="00927E98">
        <w:rPr>
          <w:lang w:val="en-GB"/>
        </w:rPr>
        <w:t xml:space="preserve">to </w:t>
      </w:r>
      <w:r w:rsidR="00AA62C5" w:rsidRPr="00927E98">
        <w:rPr>
          <w:lang w:val="en-GB"/>
        </w:rPr>
        <w:t>ensure that th</w:t>
      </w:r>
      <w:r w:rsidR="00E53E3C" w:rsidRPr="00927E98">
        <w:rPr>
          <w:lang w:val="en-GB"/>
        </w:rPr>
        <w:t xml:space="preserve">ese tables </w:t>
      </w:r>
      <w:r w:rsidR="00AA62C5" w:rsidRPr="00927E98">
        <w:rPr>
          <w:lang w:val="en-GB"/>
        </w:rPr>
        <w:t>are consistent with the</w:t>
      </w:r>
      <w:r w:rsidR="00B847BC" w:rsidRPr="00927E98">
        <w:rPr>
          <w:lang w:val="en-GB"/>
        </w:rPr>
        <w:t xml:space="preserve"> </w:t>
      </w:r>
      <w:r w:rsidR="00531BB1">
        <w:rPr>
          <w:lang w:val="en-GB"/>
        </w:rPr>
        <w:t>F</w:t>
      </w:r>
      <w:r w:rsidR="00531BB1" w:rsidRPr="00927E98">
        <w:rPr>
          <w:lang w:val="en-GB"/>
        </w:rPr>
        <w:t xml:space="preserve">eature </w:t>
      </w:r>
      <w:r w:rsidR="00531BB1">
        <w:rPr>
          <w:lang w:val="en-GB"/>
        </w:rPr>
        <w:t>C</w:t>
      </w:r>
      <w:r w:rsidR="00531BB1" w:rsidRPr="00927E98">
        <w:rPr>
          <w:lang w:val="en-GB"/>
        </w:rPr>
        <w:t>atalogue</w:t>
      </w:r>
      <w:r w:rsidR="00B847BC" w:rsidRPr="00927E98">
        <w:rPr>
          <w:lang w:val="en-GB"/>
        </w:rPr>
        <w:t xml:space="preserve">. </w:t>
      </w:r>
      <w:r w:rsidR="00AA62C5" w:rsidRPr="00927E98">
        <w:rPr>
          <w:lang w:val="en-GB"/>
        </w:rPr>
        <w:t xml:space="preserve">The </w:t>
      </w:r>
      <w:r w:rsidR="005074D7" w:rsidRPr="00927E98">
        <w:rPr>
          <w:lang w:val="en-GB"/>
        </w:rPr>
        <w:t xml:space="preserve">IHO-style </w:t>
      </w:r>
      <w:r w:rsidR="00AA62C5" w:rsidRPr="00927E98">
        <w:rPr>
          <w:lang w:val="en-GB"/>
        </w:rPr>
        <w:t>feature tables</w:t>
      </w:r>
      <w:r w:rsidR="005074D7" w:rsidRPr="00927E98">
        <w:rPr>
          <w:lang w:val="en-GB"/>
        </w:rPr>
        <w:t xml:space="preserve"> </w:t>
      </w:r>
      <w:r w:rsidR="00E53E3C" w:rsidRPr="00927E98">
        <w:rPr>
          <w:lang w:val="en-GB"/>
        </w:rPr>
        <w:t xml:space="preserve">(or equivalent) </w:t>
      </w:r>
      <w:r w:rsidR="00AA62C5" w:rsidRPr="00927E98">
        <w:rPr>
          <w:lang w:val="en-GB"/>
        </w:rPr>
        <w:t>can be prepared and maintained using ordinary office wor</w:t>
      </w:r>
      <w:r w:rsidR="005074D7" w:rsidRPr="00927E98">
        <w:rPr>
          <w:lang w:val="en-GB"/>
        </w:rPr>
        <w:t>d</w:t>
      </w:r>
      <w:r w:rsidR="00AA62C5" w:rsidRPr="00927E98">
        <w:rPr>
          <w:lang w:val="en-GB"/>
        </w:rPr>
        <w:t xml:space="preserve"> processing software</w:t>
      </w:r>
      <w:r w:rsidR="005074D7" w:rsidRPr="00927E98">
        <w:rPr>
          <w:lang w:val="en-GB"/>
        </w:rPr>
        <w:t xml:space="preserve">, but experience shows that </w:t>
      </w:r>
      <w:r w:rsidR="00AA62C5" w:rsidRPr="00927E98">
        <w:rPr>
          <w:lang w:val="en-GB"/>
        </w:rPr>
        <w:t xml:space="preserve">ensuring initial and continued conformance to the XML </w:t>
      </w:r>
      <w:r w:rsidR="00EC1D92">
        <w:rPr>
          <w:lang w:val="en-GB"/>
        </w:rPr>
        <w:t>F</w:t>
      </w:r>
      <w:r w:rsidR="00EC1D92" w:rsidRPr="00927E98">
        <w:rPr>
          <w:lang w:val="en-GB"/>
        </w:rPr>
        <w:t xml:space="preserve">eature </w:t>
      </w:r>
      <w:r w:rsidR="00EC1D92">
        <w:rPr>
          <w:lang w:val="en-GB"/>
        </w:rPr>
        <w:t>C</w:t>
      </w:r>
      <w:r w:rsidR="00EC1D92" w:rsidRPr="00927E98">
        <w:rPr>
          <w:lang w:val="en-GB"/>
        </w:rPr>
        <w:t xml:space="preserve">atalogue </w:t>
      </w:r>
      <w:r w:rsidR="00B847BC" w:rsidRPr="00927E98">
        <w:rPr>
          <w:lang w:val="en-GB"/>
        </w:rPr>
        <w:t xml:space="preserve">may be a significant task requiring much effort to maintain and </w:t>
      </w:r>
      <w:r w:rsidR="0064622B" w:rsidRPr="00927E98">
        <w:rPr>
          <w:lang w:val="en-GB"/>
        </w:rPr>
        <w:t xml:space="preserve">keep current. Figure </w:t>
      </w:r>
      <w:r w:rsidR="00927E98">
        <w:rPr>
          <w:lang w:val="en-GB"/>
        </w:rPr>
        <w:t>6</w:t>
      </w:r>
      <w:r w:rsidR="00EB5798" w:rsidRPr="00927E98">
        <w:rPr>
          <w:lang w:val="en-GB"/>
        </w:rPr>
        <w:t>-4</w:t>
      </w:r>
      <w:r w:rsidR="0064622B" w:rsidRPr="00927E98">
        <w:rPr>
          <w:lang w:val="en-GB"/>
        </w:rPr>
        <w:t xml:space="preserve"> below shows </w:t>
      </w:r>
      <w:r w:rsidR="00B6257A" w:rsidRPr="00927E98">
        <w:rPr>
          <w:lang w:val="en-GB"/>
        </w:rPr>
        <w:t>how</w:t>
      </w:r>
      <w:r w:rsidR="0064622B" w:rsidRPr="00927E98">
        <w:rPr>
          <w:lang w:val="en-GB"/>
        </w:rPr>
        <w:t xml:space="preserve"> the DCEG builder</w:t>
      </w:r>
      <w:r w:rsidR="00B6257A" w:rsidRPr="00927E98">
        <w:rPr>
          <w:lang w:val="en-GB"/>
        </w:rPr>
        <w:t xml:space="preserve"> is connected to the </w:t>
      </w:r>
      <w:ins w:id="1083" w:author="Teh Stand" w:date="2018-11-23T10:15:00Z">
        <w:r w:rsidR="00EC1D92">
          <w:rPr>
            <w:lang w:val="en-GB"/>
          </w:rPr>
          <w:t xml:space="preserve">GI </w:t>
        </w:r>
      </w:ins>
      <w:r w:rsidR="00B6257A" w:rsidRPr="00927E98">
        <w:rPr>
          <w:lang w:val="en-GB"/>
        </w:rPr>
        <w:t>Registry</w:t>
      </w:r>
      <w:ins w:id="1084" w:author="Teh Stand" w:date="2018-11-23T10:15:00Z">
        <w:r w:rsidR="00EC1D92">
          <w:rPr>
            <w:lang w:val="en-GB"/>
          </w:rPr>
          <w:t>;</w:t>
        </w:r>
      </w:ins>
      <w:del w:id="1085" w:author="Teh Stand" w:date="2018-11-23T10:15:00Z">
        <w:r w:rsidR="003333A0" w:rsidRPr="00927E98" w:rsidDel="00EC1D92">
          <w:rPr>
            <w:lang w:val="en-GB"/>
          </w:rPr>
          <w:delText>,</w:delText>
        </w:r>
      </w:del>
      <w:r w:rsidR="003333A0" w:rsidRPr="00927E98">
        <w:rPr>
          <w:lang w:val="en-GB"/>
        </w:rPr>
        <w:t xml:space="preserve"> and shows how the DCEG builder is integrated in the process of creating a </w:t>
      </w:r>
      <w:r w:rsidR="00EC1D92">
        <w:rPr>
          <w:lang w:val="en-GB"/>
        </w:rPr>
        <w:t>F</w:t>
      </w:r>
      <w:r w:rsidR="00EC1D92" w:rsidRPr="00927E98">
        <w:rPr>
          <w:lang w:val="en-GB"/>
        </w:rPr>
        <w:t xml:space="preserve">eature </w:t>
      </w:r>
      <w:r w:rsidR="00EC1D92">
        <w:rPr>
          <w:lang w:val="en-GB"/>
        </w:rPr>
        <w:t>C</w:t>
      </w:r>
      <w:r w:rsidR="00EC1D92" w:rsidRPr="00927E98">
        <w:rPr>
          <w:lang w:val="en-GB"/>
        </w:rPr>
        <w:t>atalogue</w:t>
      </w:r>
      <w:r w:rsidR="003333A0" w:rsidRPr="00927E98">
        <w:rPr>
          <w:lang w:val="en-GB"/>
        </w:rPr>
        <w:t xml:space="preserve">. Using the </w:t>
      </w:r>
      <w:r w:rsidR="00EC1D92">
        <w:rPr>
          <w:lang w:val="en-GB"/>
        </w:rPr>
        <w:t>B</w:t>
      </w:r>
      <w:r w:rsidR="00EC1D92" w:rsidRPr="00927E98">
        <w:rPr>
          <w:lang w:val="en-GB"/>
        </w:rPr>
        <w:t xml:space="preserve">uilder </w:t>
      </w:r>
      <w:r w:rsidR="003333A0" w:rsidRPr="00927E98">
        <w:rPr>
          <w:lang w:val="en-GB"/>
        </w:rPr>
        <w:t xml:space="preserve">can </w:t>
      </w:r>
      <w:r w:rsidR="00291EA6" w:rsidRPr="00927E98">
        <w:rPr>
          <w:lang w:val="en-GB"/>
        </w:rPr>
        <w:t xml:space="preserve">greatly </w:t>
      </w:r>
      <w:r w:rsidR="003333A0" w:rsidRPr="00927E98">
        <w:rPr>
          <w:lang w:val="en-GB"/>
        </w:rPr>
        <w:t xml:space="preserve">simplify the </w:t>
      </w:r>
      <w:r w:rsidR="00291EA6" w:rsidRPr="00927E98">
        <w:rPr>
          <w:lang w:val="en-GB"/>
        </w:rPr>
        <w:t xml:space="preserve">development </w:t>
      </w:r>
      <w:r w:rsidR="003333A0" w:rsidRPr="00927E98">
        <w:rPr>
          <w:lang w:val="en-GB"/>
        </w:rPr>
        <w:t>process</w:t>
      </w:r>
      <w:r w:rsidR="00291EA6" w:rsidRPr="00927E98">
        <w:rPr>
          <w:lang w:val="en-GB"/>
        </w:rPr>
        <w:t xml:space="preserve"> and increase consistency with the Feature Catalogue</w:t>
      </w:r>
      <w:r w:rsidR="003333A0" w:rsidRPr="00927E98">
        <w:rPr>
          <w:lang w:val="en-GB"/>
        </w:rPr>
        <w:t>.</w:t>
      </w:r>
      <w:r w:rsidR="00671D30" w:rsidRPr="00927E98">
        <w:rPr>
          <w:lang w:val="en-GB"/>
        </w:rPr>
        <w:t xml:space="preserve"> It should be noted that the DCEG </w:t>
      </w:r>
      <w:r w:rsidR="00EC1D92">
        <w:rPr>
          <w:lang w:val="en-GB"/>
        </w:rPr>
        <w:t>B</w:t>
      </w:r>
      <w:r w:rsidR="00EC1D92" w:rsidRPr="00927E98">
        <w:rPr>
          <w:lang w:val="en-GB"/>
        </w:rPr>
        <w:t xml:space="preserve">uilder </w:t>
      </w:r>
      <w:r w:rsidR="00671D30" w:rsidRPr="00927E98">
        <w:rPr>
          <w:lang w:val="en-GB"/>
        </w:rPr>
        <w:t>is dependent on the Feature Catalogue being registered within the Feature Catalogue Database.</w:t>
      </w:r>
    </w:p>
    <w:p w14:paraId="51D0CA2E" w14:textId="06F07FCA" w:rsidR="002D4731" w:rsidRPr="00A5518E" w:rsidRDefault="001B798C" w:rsidP="00531BB1">
      <w:pPr>
        <w:pStyle w:val="ListParagraph"/>
        <w:spacing w:line="240" w:lineRule="auto"/>
        <w:ind w:left="0"/>
        <w:contextualSpacing w:val="0"/>
        <w:jc w:val="both"/>
        <w:rPr>
          <w:lang w:val="en-GB"/>
        </w:rPr>
      </w:pPr>
      <w:r w:rsidRPr="00A5518E">
        <w:rPr>
          <w:noProof/>
          <w:lang w:val="fr-FR" w:eastAsia="fr-FR"/>
        </w:rPr>
        <w:lastRenderedPageBreak/>
        <w:drawing>
          <wp:inline distT="0" distB="0" distL="0" distR="0" wp14:anchorId="5EB52F40" wp14:editId="4604A2CC">
            <wp:extent cx="5867400" cy="36085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5909209" cy="3634234"/>
                    </a:xfrm>
                    <a:prstGeom prst="rect">
                      <a:avLst/>
                    </a:prstGeom>
                    <a:ln>
                      <a:noFill/>
                    </a:ln>
                    <a:extLst>
                      <a:ext uri="{53640926-AAD7-44D8-BBD7-CCE9431645EC}">
                        <a14:shadowObscured xmlns:a14="http://schemas.microsoft.com/office/drawing/2010/main"/>
                      </a:ext>
                    </a:extLst>
                  </pic:spPr>
                </pic:pic>
              </a:graphicData>
            </a:graphic>
          </wp:inline>
        </w:drawing>
      </w:r>
    </w:p>
    <w:p w14:paraId="5894D201" w14:textId="6D82682F" w:rsidR="00433680" w:rsidRPr="00A5518E" w:rsidRDefault="002D4731" w:rsidP="00EB5798">
      <w:pPr>
        <w:pStyle w:val="Caption"/>
        <w:jc w:val="center"/>
        <w:rPr>
          <w:lang w:val="en-GB"/>
        </w:rPr>
      </w:pPr>
      <w:r w:rsidRPr="00A5518E">
        <w:rPr>
          <w:lang w:val="en-GB"/>
        </w:rPr>
        <w:t xml:space="preserve">Figure </w:t>
      </w:r>
      <w:r w:rsidR="00927E98">
        <w:rPr>
          <w:lang w:val="en-GB"/>
        </w:rPr>
        <w:t>6</w:t>
      </w:r>
      <w:r w:rsidR="00EB5798" w:rsidRPr="00A5518E">
        <w:rPr>
          <w:lang w:val="en-GB"/>
        </w:rPr>
        <w:t>-4</w:t>
      </w:r>
      <w:ins w:id="1086" w:author="Teh Stand" w:date="2018-11-23T10:17:00Z">
        <w:r w:rsidR="00EC1D92">
          <w:rPr>
            <w:lang w:val="en-GB"/>
          </w:rPr>
          <w:t xml:space="preserve"> -</w:t>
        </w:r>
      </w:ins>
      <w:r w:rsidRPr="00A5518E">
        <w:rPr>
          <w:lang w:val="en-GB"/>
        </w:rPr>
        <w:t xml:space="preserve"> </w:t>
      </w:r>
      <w:r w:rsidR="00190A78" w:rsidRPr="00A5518E">
        <w:rPr>
          <w:lang w:val="en-GB"/>
        </w:rPr>
        <w:t xml:space="preserve">DCEG </w:t>
      </w:r>
      <w:ins w:id="1087" w:author="Teh Stand" w:date="2018-11-23T10:17:00Z">
        <w:r w:rsidR="00EC1D92">
          <w:rPr>
            <w:lang w:val="en-GB"/>
          </w:rPr>
          <w:t xml:space="preserve">Builder </w:t>
        </w:r>
      </w:ins>
      <w:r w:rsidR="00190A78" w:rsidRPr="00A5518E">
        <w:rPr>
          <w:lang w:val="en-GB"/>
        </w:rPr>
        <w:t>architecture</w:t>
      </w:r>
    </w:p>
    <w:p w14:paraId="2113B62C" w14:textId="3EE3BA07" w:rsidR="00FF1376" w:rsidRPr="00927E98" w:rsidDel="00EC1D92" w:rsidRDefault="00FF1376" w:rsidP="003507AF">
      <w:pPr>
        <w:pStyle w:val="ListParagraph"/>
        <w:ind w:left="1080"/>
        <w:rPr>
          <w:del w:id="1088" w:author="Teh Stand" w:date="2018-11-23T10:18:00Z"/>
          <w:lang w:val="en-GB"/>
        </w:rPr>
      </w:pPr>
    </w:p>
    <w:p w14:paraId="12996F92" w14:textId="48F8F76D" w:rsidR="00B6496F" w:rsidRPr="00927E98" w:rsidRDefault="00126C4F" w:rsidP="006E0B5A">
      <w:pPr>
        <w:pStyle w:val="Heading2"/>
        <w:keepLines w:val="0"/>
        <w:numPr>
          <w:ilvl w:val="1"/>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089" w:name="_Ref502160212"/>
      <w:bookmarkStart w:id="1090" w:name="_Toc502540966"/>
      <w:bookmarkStart w:id="1091" w:name="_Toc502558270"/>
      <w:r w:rsidRPr="00927E98">
        <w:rPr>
          <w:rFonts w:ascii="Arial" w:eastAsia="MS Mincho" w:hAnsi="Arial" w:cs="Times New Roman"/>
          <w:b/>
          <w:bCs/>
          <w:color w:val="auto"/>
          <w:sz w:val="22"/>
          <w:szCs w:val="20"/>
          <w:lang w:val="en-GB" w:eastAsia="ja-JP"/>
        </w:rPr>
        <w:t>Portrayal Catalogue Builder</w:t>
      </w:r>
      <w:bookmarkEnd w:id="1089"/>
      <w:bookmarkEnd w:id="1090"/>
      <w:bookmarkEnd w:id="1091"/>
    </w:p>
    <w:p w14:paraId="62588301" w14:textId="0EBE7BEB" w:rsidR="00EA2EC9" w:rsidRPr="00927E98" w:rsidRDefault="00276146" w:rsidP="009A7173">
      <w:pPr>
        <w:spacing w:line="240" w:lineRule="auto"/>
        <w:jc w:val="both"/>
        <w:rPr>
          <w:lang w:val="en-GB"/>
        </w:rPr>
      </w:pPr>
      <w:r w:rsidRPr="00927E98">
        <w:rPr>
          <w:lang w:val="en-GB"/>
        </w:rPr>
        <w:t>Portrayal</w:t>
      </w:r>
      <w:r w:rsidR="00EA2EC9" w:rsidRPr="00927E98">
        <w:rPr>
          <w:lang w:val="en-GB"/>
        </w:rPr>
        <w:t xml:space="preserve"> catalogues </w:t>
      </w:r>
      <w:r w:rsidRPr="00927E98">
        <w:rPr>
          <w:lang w:val="en-GB"/>
        </w:rPr>
        <w:t>are</w:t>
      </w:r>
      <w:r w:rsidR="00EA2EC9" w:rsidRPr="00927E98">
        <w:rPr>
          <w:lang w:val="en-GB"/>
        </w:rPr>
        <w:t xml:space="preserve"> machine-readable </w:t>
      </w:r>
      <w:r w:rsidRPr="00927E98">
        <w:rPr>
          <w:lang w:val="en-GB"/>
        </w:rPr>
        <w:t>instructions for how to portray data compliant with a specific</w:t>
      </w:r>
      <w:r w:rsidR="00EA2EC9" w:rsidRPr="00927E98">
        <w:rPr>
          <w:lang w:val="en-GB"/>
        </w:rPr>
        <w:t xml:space="preserve"> data model for a </w:t>
      </w:r>
      <w:r w:rsidRPr="00927E98">
        <w:rPr>
          <w:lang w:val="en-GB"/>
        </w:rPr>
        <w:t xml:space="preserve">specific version of a </w:t>
      </w:r>
      <w:r w:rsidR="009A7173">
        <w:rPr>
          <w:lang w:val="en-GB"/>
        </w:rPr>
        <w:t>P</w:t>
      </w:r>
      <w:r w:rsidR="009A7173" w:rsidRPr="00927E98">
        <w:rPr>
          <w:lang w:val="en-GB"/>
        </w:rPr>
        <w:t xml:space="preserve">roduct </w:t>
      </w:r>
      <w:r w:rsidR="009A7173">
        <w:rPr>
          <w:lang w:val="en-GB"/>
        </w:rPr>
        <w:t>S</w:t>
      </w:r>
      <w:r w:rsidR="009A7173" w:rsidRPr="00927E98">
        <w:rPr>
          <w:lang w:val="en-GB"/>
        </w:rPr>
        <w:t>pecification</w:t>
      </w:r>
      <w:r w:rsidR="00EA2EC9" w:rsidRPr="00927E98">
        <w:rPr>
          <w:lang w:val="en-GB"/>
        </w:rPr>
        <w:t xml:space="preserve">. They can either be constructed manually or by a </w:t>
      </w:r>
      <w:r w:rsidRPr="00927E98">
        <w:rPr>
          <w:lang w:val="en-GB"/>
        </w:rPr>
        <w:t>Portrayal</w:t>
      </w:r>
      <w:r w:rsidR="00EA2EC9" w:rsidRPr="00927E98">
        <w:rPr>
          <w:lang w:val="en-GB"/>
        </w:rPr>
        <w:t xml:space="preserve"> Catalogue Builder (</w:t>
      </w:r>
      <w:r w:rsidRPr="00927E98">
        <w:rPr>
          <w:lang w:val="en-GB"/>
        </w:rPr>
        <w:t>P</w:t>
      </w:r>
      <w:r w:rsidR="00EA2EC9" w:rsidRPr="00927E98">
        <w:rPr>
          <w:lang w:val="en-GB"/>
        </w:rPr>
        <w:t xml:space="preserve">CB). </w:t>
      </w:r>
      <w:r w:rsidR="003A4044" w:rsidRPr="00927E98">
        <w:rPr>
          <w:lang w:val="en-GB"/>
        </w:rPr>
        <w:t xml:space="preserve">In either </w:t>
      </w:r>
      <w:r w:rsidR="00EA2EC9" w:rsidRPr="00927E98">
        <w:rPr>
          <w:lang w:val="en-GB"/>
        </w:rPr>
        <w:t>case</w:t>
      </w:r>
      <w:r w:rsidR="003A4044" w:rsidRPr="00927E98">
        <w:rPr>
          <w:lang w:val="en-GB"/>
        </w:rPr>
        <w:t>, they</w:t>
      </w:r>
      <w:r w:rsidR="00EA2EC9" w:rsidRPr="00927E98">
        <w:rPr>
          <w:lang w:val="en-GB"/>
        </w:rPr>
        <w:t xml:space="preserve"> must comply with the structure </w:t>
      </w:r>
      <w:r w:rsidR="003A4044" w:rsidRPr="00927E98">
        <w:rPr>
          <w:lang w:val="en-GB"/>
        </w:rPr>
        <w:t xml:space="preserve">specified in </w:t>
      </w:r>
      <w:r w:rsidR="00EA2EC9" w:rsidRPr="00927E98">
        <w:rPr>
          <w:lang w:val="en-GB"/>
        </w:rPr>
        <w:t>S-100 Part</w:t>
      </w:r>
      <w:r w:rsidR="003A4044" w:rsidRPr="00927E98">
        <w:rPr>
          <w:lang w:val="en-GB"/>
        </w:rPr>
        <w:t xml:space="preserve"> </w:t>
      </w:r>
      <w:r w:rsidRPr="00927E98">
        <w:rPr>
          <w:lang w:val="en-GB"/>
        </w:rPr>
        <w:t>9</w:t>
      </w:r>
      <w:r w:rsidR="00EA2EC9" w:rsidRPr="00927E98">
        <w:rPr>
          <w:lang w:val="en-GB"/>
        </w:rPr>
        <w:t xml:space="preserve"> and the S-100 </w:t>
      </w:r>
      <w:r w:rsidRPr="00927E98">
        <w:rPr>
          <w:lang w:val="en-GB"/>
        </w:rPr>
        <w:t>Portrayal</w:t>
      </w:r>
      <w:r w:rsidR="00EA2EC9" w:rsidRPr="00927E98">
        <w:rPr>
          <w:lang w:val="en-GB"/>
        </w:rPr>
        <w:t xml:space="preserve"> Catalogue Schema. </w:t>
      </w:r>
      <w:r w:rsidRPr="00927E98">
        <w:rPr>
          <w:lang w:val="en-GB" w:eastAsia="ja-JP"/>
        </w:rPr>
        <w:t xml:space="preserve">The IHO infrastructure includes </w:t>
      </w:r>
      <w:r w:rsidR="003A4044" w:rsidRPr="00927E98">
        <w:rPr>
          <w:lang w:val="en-GB" w:eastAsia="ja-JP"/>
        </w:rPr>
        <w:t xml:space="preserve">a </w:t>
      </w:r>
      <w:r w:rsidRPr="00927E98">
        <w:rPr>
          <w:lang w:val="en-GB" w:eastAsia="ja-JP"/>
        </w:rPr>
        <w:t xml:space="preserve">PCB for XSLT </w:t>
      </w:r>
      <w:r w:rsidR="00EA2EC9" w:rsidRPr="00927E98">
        <w:rPr>
          <w:lang w:val="en-GB"/>
        </w:rPr>
        <w:t>for any</w:t>
      </w:r>
      <w:r w:rsidR="00C352E1" w:rsidRPr="00927E98">
        <w:rPr>
          <w:lang w:val="en-GB"/>
        </w:rPr>
        <w:t xml:space="preserve"> </w:t>
      </w:r>
      <w:r w:rsidR="009A7173">
        <w:rPr>
          <w:lang w:val="en-GB"/>
        </w:rPr>
        <w:t>P</w:t>
      </w:r>
      <w:r w:rsidR="009A7173" w:rsidRPr="00927E98">
        <w:rPr>
          <w:lang w:val="en-GB"/>
        </w:rPr>
        <w:t xml:space="preserve">roduct </w:t>
      </w:r>
      <w:r w:rsidR="009A7173">
        <w:rPr>
          <w:lang w:val="en-GB"/>
        </w:rPr>
        <w:t>S</w:t>
      </w:r>
      <w:r w:rsidR="009A7173" w:rsidRPr="00927E98">
        <w:rPr>
          <w:lang w:val="en-GB"/>
        </w:rPr>
        <w:t xml:space="preserve">pecification </w:t>
      </w:r>
      <w:r w:rsidR="00C352E1" w:rsidRPr="00927E98">
        <w:rPr>
          <w:lang w:val="en-GB"/>
        </w:rPr>
        <w:t>development team</w:t>
      </w:r>
      <w:r w:rsidR="00EA2EC9" w:rsidRPr="00927E98">
        <w:rPr>
          <w:lang w:val="en-GB"/>
        </w:rPr>
        <w:t xml:space="preserve"> wishing to utilize </w:t>
      </w:r>
      <w:r w:rsidR="00927E98">
        <w:rPr>
          <w:lang w:val="en-GB"/>
        </w:rPr>
        <w:t>it</w:t>
      </w:r>
      <w:r w:rsidR="00927E98" w:rsidRPr="00927E98">
        <w:rPr>
          <w:lang w:val="en-GB"/>
        </w:rPr>
        <w:t xml:space="preserve"> </w:t>
      </w:r>
      <w:r w:rsidR="00EA2EC9" w:rsidRPr="00927E98">
        <w:rPr>
          <w:lang w:val="en-GB"/>
        </w:rPr>
        <w:t xml:space="preserve">in the creation of a </w:t>
      </w:r>
      <w:r w:rsidR="009A7173">
        <w:rPr>
          <w:lang w:val="en-GB"/>
        </w:rPr>
        <w:t>P</w:t>
      </w:r>
      <w:r w:rsidR="009A7173" w:rsidRPr="00927E98">
        <w:rPr>
          <w:lang w:val="en-GB"/>
        </w:rPr>
        <w:t xml:space="preserve">ortrayal </w:t>
      </w:r>
      <w:r w:rsidR="009A7173">
        <w:rPr>
          <w:lang w:val="en-GB"/>
        </w:rPr>
        <w:t>C</w:t>
      </w:r>
      <w:r w:rsidR="009A7173" w:rsidRPr="00927E98">
        <w:rPr>
          <w:lang w:val="en-GB"/>
        </w:rPr>
        <w:t xml:space="preserve">atalogue </w:t>
      </w:r>
      <w:r w:rsidR="00EA2EC9" w:rsidRPr="00927E98">
        <w:rPr>
          <w:lang w:val="en-GB"/>
        </w:rPr>
        <w:t xml:space="preserve">for an S-100 </w:t>
      </w:r>
      <w:del w:id="1092" w:author="Teh Stand" w:date="2018-11-23T10:22:00Z">
        <w:r w:rsidR="00EA2EC9" w:rsidRPr="00927E98" w:rsidDel="009A7173">
          <w:rPr>
            <w:lang w:val="en-GB"/>
          </w:rPr>
          <w:delText xml:space="preserve">product </w:delText>
        </w:r>
      </w:del>
      <w:ins w:id="1093" w:author="Teh Stand" w:date="2018-11-23T10:22:00Z">
        <w:r w:rsidR="009A7173">
          <w:rPr>
            <w:lang w:val="en-GB"/>
          </w:rPr>
          <w:t xml:space="preserve">based </w:t>
        </w:r>
      </w:ins>
      <w:r w:rsidR="009A7173">
        <w:rPr>
          <w:lang w:val="en-GB"/>
        </w:rPr>
        <w:t>P</w:t>
      </w:r>
      <w:r w:rsidR="009A7173" w:rsidRPr="00927E98">
        <w:rPr>
          <w:lang w:val="en-GB"/>
        </w:rPr>
        <w:t xml:space="preserve">roduct </w:t>
      </w:r>
      <w:r w:rsidR="009A7173">
        <w:rPr>
          <w:lang w:val="en-GB"/>
        </w:rPr>
        <w:t>S</w:t>
      </w:r>
      <w:r w:rsidR="009A7173" w:rsidRPr="00927E98">
        <w:rPr>
          <w:lang w:val="en-GB"/>
        </w:rPr>
        <w:t>pecification</w:t>
      </w:r>
      <w:r w:rsidR="00EA2EC9" w:rsidRPr="00927E98">
        <w:rPr>
          <w:lang w:val="en-GB"/>
        </w:rPr>
        <w:t xml:space="preserve">. </w:t>
      </w:r>
    </w:p>
    <w:p w14:paraId="6657A4AD" w14:textId="77777777" w:rsidR="00986032" w:rsidRPr="00A5518E" w:rsidRDefault="00986032" w:rsidP="00A5518E">
      <w:pPr>
        <w:keepNext/>
        <w:rPr>
          <w:lang w:val="en-GB"/>
        </w:rPr>
      </w:pPr>
      <w:r w:rsidRPr="00A5518E">
        <w:rPr>
          <w:noProof/>
          <w:lang w:val="fr-FR" w:eastAsia="fr-FR"/>
        </w:rPr>
        <w:drawing>
          <wp:inline distT="0" distB="0" distL="0" distR="0" wp14:anchorId="4218307A" wp14:editId="438CE3BC">
            <wp:extent cx="5977100" cy="21336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6014928" cy="2147103"/>
                    </a:xfrm>
                    <a:prstGeom prst="rect">
                      <a:avLst/>
                    </a:prstGeom>
                    <a:ln>
                      <a:noFill/>
                    </a:ln>
                    <a:extLst>
                      <a:ext uri="{53640926-AAD7-44D8-BBD7-CCE9431645EC}">
                        <a14:shadowObscured xmlns:a14="http://schemas.microsoft.com/office/drawing/2010/main"/>
                      </a:ext>
                    </a:extLst>
                  </pic:spPr>
                </pic:pic>
              </a:graphicData>
            </a:graphic>
          </wp:inline>
        </w:drawing>
      </w:r>
    </w:p>
    <w:p w14:paraId="7B4CEF3A" w14:textId="0E7F96A4" w:rsidR="00986032" w:rsidRPr="00FA54F1" w:rsidRDefault="00986032" w:rsidP="00A5518E">
      <w:pPr>
        <w:pStyle w:val="Caption"/>
        <w:jc w:val="center"/>
        <w:rPr>
          <w:lang w:val="en-GB"/>
        </w:rPr>
      </w:pPr>
      <w:r w:rsidRPr="00A5518E">
        <w:rPr>
          <w:lang w:val="en-GB"/>
        </w:rPr>
        <w:t xml:space="preserve">Figure </w:t>
      </w:r>
      <w:r w:rsidR="00927E98">
        <w:rPr>
          <w:lang w:val="en-GB"/>
        </w:rPr>
        <w:t>6</w:t>
      </w:r>
      <w:r w:rsidRPr="00A5518E">
        <w:rPr>
          <w:lang w:val="en-GB"/>
        </w:rPr>
        <w:noBreakHyphen/>
        <w:t>5</w:t>
      </w:r>
      <w:ins w:id="1094" w:author="Teh Stand" w:date="2018-11-23T10:23:00Z">
        <w:r w:rsidR="009A7173">
          <w:rPr>
            <w:lang w:val="en-GB"/>
          </w:rPr>
          <w:t xml:space="preserve"> -</w:t>
        </w:r>
      </w:ins>
      <w:r w:rsidRPr="00A5518E">
        <w:rPr>
          <w:lang w:val="en-GB"/>
        </w:rPr>
        <w:t xml:space="preserve"> Portrayal Catalogue Builder</w:t>
      </w:r>
    </w:p>
    <w:p w14:paraId="698AFC93" w14:textId="29F0A678" w:rsidR="00EA2EC9" w:rsidRDefault="00927E98" w:rsidP="009A7173">
      <w:pPr>
        <w:spacing w:line="240" w:lineRule="auto"/>
        <w:jc w:val="both"/>
        <w:rPr>
          <w:ins w:id="1095" w:author="Teh Stand" w:date="2018-11-23T10:28:00Z"/>
          <w:lang w:val="en-GB"/>
        </w:rPr>
      </w:pPr>
      <w:moveFromRangeStart w:id="1096" w:author="Teh Stand" w:date="2018-11-23T10:28:00Z" w:name="move530732251"/>
      <w:moveFrom w:id="1097" w:author="Teh Stand" w:date="2018-11-23T10:28:00Z">
        <w:r w:rsidRPr="00D8689E" w:rsidDel="004E0687">
          <w:rPr>
            <w:lang w:val="en-GB"/>
          </w:rPr>
          <w:lastRenderedPageBreak/>
          <w:t xml:space="preserve">A </w:t>
        </w:r>
        <w:r w:rsidRPr="00D8689E" w:rsidDel="004E0687">
          <w:rPr>
            <w:lang w:val="en-GB" w:eastAsia="ja-JP"/>
          </w:rPr>
          <w:t>PCB for LUA Portrayal Catalogues</w:t>
        </w:r>
        <w:r w:rsidRPr="00D8689E" w:rsidDel="004E0687">
          <w:rPr>
            <w:lang w:val="en-GB"/>
          </w:rPr>
          <w:t xml:space="preserve"> is planned for the future. </w:t>
        </w:r>
      </w:moveFrom>
      <w:moveFromRangeEnd w:id="1096"/>
      <w:r w:rsidRPr="00D8689E">
        <w:rPr>
          <w:lang w:val="en-GB"/>
        </w:rPr>
        <w:t xml:space="preserve">The software interacts with </w:t>
      </w:r>
      <w:ins w:id="1098" w:author="Teh Stand" w:date="2018-11-23T10:23:00Z">
        <w:r w:rsidR="009A7173">
          <w:rPr>
            <w:lang w:val="en-GB"/>
          </w:rPr>
          <w:t xml:space="preserve">the </w:t>
        </w:r>
      </w:ins>
      <w:r w:rsidRPr="00D8689E">
        <w:rPr>
          <w:lang w:val="en-GB"/>
        </w:rPr>
        <w:t xml:space="preserve">Portrayal Register in the IHO </w:t>
      </w:r>
      <w:ins w:id="1099" w:author="Teh Stand" w:date="2018-11-23T10:23:00Z">
        <w:r w:rsidR="009A7173">
          <w:rPr>
            <w:lang w:val="en-GB"/>
          </w:rPr>
          <w:t xml:space="preserve">GI </w:t>
        </w:r>
      </w:ins>
      <w:r w:rsidRPr="00D8689E">
        <w:rPr>
          <w:lang w:val="en-GB"/>
        </w:rPr>
        <w:t xml:space="preserve">Registry and the Feature Catalogue, and provides an interface for binding elements available in the registry together to form symbols, line styles and area patterns for the desired elements in the </w:t>
      </w:r>
      <w:del w:id="1100" w:author="Teh Stand" w:date="2018-11-23T10:24:00Z">
        <w:r w:rsidRPr="00D8689E" w:rsidDel="009A7173">
          <w:rPr>
            <w:lang w:val="en-GB"/>
          </w:rPr>
          <w:delText xml:space="preserve">feature </w:delText>
        </w:r>
      </w:del>
      <w:ins w:id="1101" w:author="Teh Stand" w:date="2018-11-23T10:24:00Z">
        <w:r w:rsidR="009A7173">
          <w:rPr>
            <w:lang w:val="en-GB"/>
          </w:rPr>
          <w:t>F</w:t>
        </w:r>
        <w:r w:rsidR="009A7173" w:rsidRPr="00D8689E">
          <w:rPr>
            <w:lang w:val="en-GB"/>
          </w:rPr>
          <w:t xml:space="preserve">eature </w:t>
        </w:r>
      </w:ins>
      <w:del w:id="1102" w:author="Teh Stand" w:date="2018-11-23T10:24:00Z">
        <w:r w:rsidRPr="00D8689E" w:rsidDel="009A7173">
          <w:rPr>
            <w:lang w:val="en-GB"/>
          </w:rPr>
          <w:delText>catalogue</w:delText>
        </w:r>
      </w:del>
      <w:ins w:id="1103" w:author="Teh Stand" w:date="2018-11-23T10:24:00Z">
        <w:r w:rsidR="009A7173">
          <w:rPr>
            <w:lang w:val="en-GB"/>
          </w:rPr>
          <w:t>C</w:t>
        </w:r>
        <w:r w:rsidR="009A7173" w:rsidRPr="00D8689E">
          <w:rPr>
            <w:lang w:val="en-GB"/>
          </w:rPr>
          <w:t>atalogue</w:t>
        </w:r>
      </w:ins>
      <w:r w:rsidRPr="00D8689E">
        <w:rPr>
          <w:lang w:val="en-GB"/>
        </w:rPr>
        <w:t>.</w:t>
      </w:r>
    </w:p>
    <w:p w14:paraId="627E6483" w14:textId="25E2E203" w:rsidR="004E0687" w:rsidRPr="00927E98" w:rsidRDefault="004E0687" w:rsidP="009A7173">
      <w:pPr>
        <w:spacing w:line="240" w:lineRule="auto"/>
        <w:jc w:val="both"/>
        <w:rPr>
          <w:lang w:val="en-GB" w:eastAsia="ja-JP"/>
        </w:rPr>
      </w:pPr>
      <w:moveToRangeStart w:id="1104" w:author="Teh Stand" w:date="2018-11-23T10:28:00Z" w:name="move530732251"/>
      <w:moveTo w:id="1105" w:author="Teh Stand" w:date="2018-11-23T10:28:00Z">
        <w:r w:rsidRPr="00D8689E">
          <w:rPr>
            <w:lang w:val="en-GB"/>
          </w:rPr>
          <w:t xml:space="preserve">A </w:t>
        </w:r>
        <w:r w:rsidRPr="00D8689E">
          <w:rPr>
            <w:lang w:val="en-GB" w:eastAsia="ja-JP"/>
          </w:rPr>
          <w:t>PCB for LUA Portrayal Catalogues</w:t>
        </w:r>
        <w:r w:rsidRPr="00D8689E">
          <w:rPr>
            <w:lang w:val="en-GB"/>
          </w:rPr>
          <w:t xml:space="preserve"> is planned for the future.</w:t>
        </w:r>
      </w:moveTo>
      <w:moveToRangeEnd w:id="1104"/>
    </w:p>
    <w:p w14:paraId="0F86B3DD" w14:textId="707D0672" w:rsidR="00406B57" w:rsidRPr="00927E98" w:rsidRDefault="00406B57" w:rsidP="006C33DE">
      <w:pPr>
        <w:rPr>
          <w:lang w:val="en-GB"/>
        </w:rPr>
      </w:pPr>
    </w:p>
    <w:sectPr w:rsidR="00406B57" w:rsidRPr="00927E98" w:rsidSect="00901512">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7" w:author="Yong BAEK" w:date="2018-01-09T14:29:00Z" w:initials="Yong">
    <w:p w14:paraId="049F38F4" w14:textId="7BD3F89E" w:rsidR="00E573AA" w:rsidRDefault="00E573AA">
      <w:pPr>
        <w:pStyle w:val="CommentText"/>
        <w:rPr>
          <w:lang w:eastAsia="ko-KR"/>
        </w:rPr>
      </w:pPr>
      <w:r>
        <w:rPr>
          <w:rStyle w:val="CommentReference"/>
        </w:rPr>
        <w:annotationRef/>
      </w:r>
      <w:r>
        <w:rPr>
          <w:rFonts w:hint="eastAsia"/>
          <w:lang w:eastAsia="ko-KR"/>
        </w:rPr>
        <w:t xml:space="preserve">Once introduce concept register, it will not be necessary to </w:t>
      </w:r>
      <w:r>
        <w:rPr>
          <w:lang w:eastAsia="ko-KR"/>
        </w:rPr>
        <w:t>distinguish</w:t>
      </w:r>
      <w:r>
        <w:rPr>
          <w:rFonts w:hint="eastAsia"/>
          <w:lang w:eastAsia="ko-KR"/>
        </w:rPr>
        <w:t xml:space="preserve"> because the camelCase inherited from the concept register will be reused to Feature and Information type for a begin with lowercase. Please let me know your thought on it. </w:t>
      </w:r>
    </w:p>
  </w:comment>
  <w:comment w:id="338" w:author="Eivind" w:date="2018-07-02T21:00:00Z" w:initials="E">
    <w:p w14:paraId="176B9CA4" w14:textId="035D362B" w:rsidR="00E573AA" w:rsidRDefault="00E573AA">
      <w:pPr>
        <w:pStyle w:val="CommentText"/>
      </w:pPr>
      <w:r>
        <w:rPr>
          <w:rStyle w:val="CommentReference"/>
        </w:rPr>
        <w:annotationRef/>
      </w:r>
      <w:r>
        <w:t>I think the difference is intentional, and inherited from ISO 19103 (paragraph 6:10), and the same rules are followed in for example XML. Deviating from this would be problematic and bring S-100 out of alignment with ISO.</w:t>
      </w:r>
    </w:p>
  </w:comment>
  <w:comment w:id="339" w:author="Teh Stand" w:date="2018-11-13T09:59:00Z" w:initials="TS">
    <w:p w14:paraId="77198BC0" w14:textId="1991E23E" w:rsidR="00E573AA" w:rsidRDefault="00E573AA">
      <w:pPr>
        <w:pStyle w:val="CommentText"/>
      </w:pPr>
      <w:r>
        <w:rPr>
          <w:rStyle w:val="CommentReference"/>
        </w:rPr>
        <w:annotationRef/>
      </w:r>
      <w:r>
        <w:t>This will be a problem for coded classification lists.  Suggest that numbers also be allowed for enumerated values (perhaps a separate bullet?).</w:t>
      </w:r>
    </w:p>
  </w:comment>
  <w:comment w:id="350" w:author="Teh Stand" w:date="2018-11-14T15:23:00Z" w:initials="TS">
    <w:p w14:paraId="5E848E4F" w14:textId="1064F1D4" w:rsidR="00E573AA" w:rsidRDefault="00E573AA">
      <w:pPr>
        <w:pStyle w:val="CommentText"/>
      </w:pPr>
      <w:r>
        <w:rPr>
          <w:rStyle w:val="CommentReference"/>
        </w:rPr>
        <w:annotationRef/>
      </w:r>
      <w:r>
        <w:t>I have had a bit of a go at restructuring this clause and its sub-clauses in regard to the IHO Sec review comments, however I am not sure if this is the desired end result.  The entire structure of this clause will need to be reviewed.</w:t>
      </w:r>
    </w:p>
  </w:comment>
  <w:comment w:id="582" w:author="Teh Stand" w:date="2018-11-22T08:53:00Z" w:initials="TS">
    <w:p w14:paraId="29D89898" w14:textId="38D0C564" w:rsidR="00E573AA" w:rsidRDefault="00E573AA">
      <w:pPr>
        <w:pStyle w:val="CommentText"/>
      </w:pPr>
      <w:r>
        <w:rPr>
          <w:rStyle w:val="CommentReference"/>
        </w:rPr>
        <w:annotationRef/>
      </w:r>
      <w:r>
        <w:t>This clause does not exist in this document.  What clause is supposed to be referenced here?</w:t>
      </w:r>
    </w:p>
  </w:comment>
  <w:comment w:id="989" w:author="Eivind" w:date="2018-08-21T18:42:00Z" w:initials="E">
    <w:p w14:paraId="1A7F0BCE" w14:textId="2F2498EB" w:rsidR="00E573AA" w:rsidRDefault="00E573AA">
      <w:pPr>
        <w:pStyle w:val="CommentText"/>
      </w:pPr>
      <w:r>
        <w:rPr>
          <w:rStyle w:val="CommentReference"/>
        </w:rPr>
        <w:annotationRef/>
      </w:r>
      <w:r>
        <w:t>It’s version 3, version 1 was Barrie Greenslade’s version, Version 2 is the current version, making the Registry in development the 3</w:t>
      </w:r>
      <w:r w:rsidRPr="006536E0">
        <w:rPr>
          <w:vertAlign w:val="superscript"/>
        </w:rPr>
        <w:t>rd</w:t>
      </w:r>
      <w:r>
        <w:t xml:space="preserve"> version.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9F38F4" w15:done="0"/>
  <w15:commentEx w15:paraId="176B9CA4" w15:paraIdParent="049F38F4" w15:done="0"/>
  <w15:commentEx w15:paraId="77198BC0" w15:done="0"/>
  <w15:commentEx w15:paraId="5E848E4F" w15:done="0"/>
  <w15:commentEx w15:paraId="29D89898" w15:done="0"/>
  <w15:commentEx w15:paraId="1A7F0B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9F38F4" w16cid:durableId="1EE07D4C"/>
  <w16cid:commentId w16cid:paraId="176B9CA4" w16cid:durableId="1EE510D6"/>
  <w16cid:commentId w16cid:paraId="1A7F0BCE" w16cid:durableId="1F26DBA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FA3795" w14:textId="77777777" w:rsidR="00497677" w:rsidRDefault="00497677">
      <w:pPr>
        <w:spacing w:after="0" w:line="240" w:lineRule="auto"/>
      </w:pPr>
      <w:r>
        <w:separator/>
      </w:r>
    </w:p>
  </w:endnote>
  <w:endnote w:type="continuationSeparator" w:id="0">
    <w:p w14:paraId="0ABD6F05" w14:textId="77777777" w:rsidR="00497677" w:rsidRDefault="00497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E6BC7" w14:textId="27E3B08C" w:rsidR="00E573AA" w:rsidRPr="00D47E86" w:rsidRDefault="00E573AA" w:rsidP="00D47E86">
    <w:pPr>
      <w:pStyle w:val="Footer"/>
      <w:tabs>
        <w:tab w:val="center" w:pos="4395"/>
        <w:tab w:val="right" w:pos="8931"/>
      </w:tabs>
      <w:jc w:val="center"/>
      <w:rPr>
        <w:rFonts w:cs="Arial"/>
        <w:sz w:val="16"/>
      </w:rPr>
    </w:pPr>
    <w:ins w:id="198" w:author="Teh Stand" w:date="2018-11-12T10:35:00Z">
      <w:r w:rsidRPr="007F6DC7">
        <w:rPr>
          <w:rFonts w:cs="Arial"/>
          <w:sz w:val="16"/>
        </w:rPr>
        <w:t>S-</w:t>
      </w:r>
      <w:r>
        <w:rPr>
          <w:rFonts w:cs="Arial"/>
          <w:sz w:val="16"/>
        </w:rPr>
        <w:t>97 Part A</w:t>
      </w:r>
    </w:ins>
    <w:ins w:id="199" w:author="Teh Stand" w:date="2018-11-12T10:41:00Z">
      <w:r>
        <w:rPr>
          <w:rFonts w:cs="Arial"/>
          <w:sz w:val="16"/>
        </w:rPr>
        <w:t xml:space="preserve"> - Content</w:t>
      </w:r>
    </w:ins>
    <w:ins w:id="200" w:author="Teh Stand" w:date="2018-11-12T10:35:00Z">
      <w:r w:rsidRPr="007F6DC7">
        <w:rPr>
          <w:rFonts w:cs="Arial"/>
          <w:sz w:val="16"/>
        </w:rPr>
        <w:tab/>
      </w:r>
      <w:r>
        <w:rPr>
          <w:rFonts w:cs="Arial"/>
          <w:sz w:val="16"/>
        </w:rPr>
        <w:t>Xxxxxx</w:t>
      </w:r>
      <w:r w:rsidRPr="007F6DC7">
        <w:rPr>
          <w:rFonts w:cs="Arial"/>
          <w:sz w:val="16"/>
        </w:rPr>
        <w:t xml:space="preserve"> 201</w:t>
      </w:r>
      <w:r>
        <w:rPr>
          <w:rFonts w:cs="Arial"/>
          <w:sz w:val="16"/>
        </w:rPr>
        <w:t>9</w:t>
      </w:r>
      <w:r w:rsidRPr="007F6DC7">
        <w:rPr>
          <w:rFonts w:cs="Arial"/>
          <w:sz w:val="16"/>
        </w:rPr>
        <w:tab/>
        <w:t>Edition 1.0.0</w:t>
      </w:r>
    </w:ins>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7D818" w14:textId="38BF8F28" w:rsidR="00E573AA" w:rsidRDefault="00E573AA">
    <w:pPr>
      <w:pStyle w:val="Footer"/>
    </w:pPr>
    <w:ins w:id="201" w:author="Teh Stand" w:date="2018-11-12T10:35:00Z">
      <w:r w:rsidRPr="007F6DC7">
        <w:rPr>
          <w:rFonts w:cs="Arial"/>
          <w:sz w:val="16"/>
        </w:rPr>
        <w:t>S-</w:t>
      </w:r>
      <w:r>
        <w:rPr>
          <w:rFonts w:cs="Arial"/>
          <w:sz w:val="16"/>
        </w:rPr>
        <w:t>97 Part A</w:t>
      </w:r>
    </w:ins>
    <w:ins w:id="202" w:author="Teh Stand" w:date="2018-11-12T10:41:00Z">
      <w:r>
        <w:rPr>
          <w:rFonts w:cs="Arial"/>
          <w:sz w:val="16"/>
        </w:rPr>
        <w:t xml:space="preserve"> - Content</w:t>
      </w:r>
    </w:ins>
    <w:ins w:id="203" w:author="Teh Stand" w:date="2018-11-12T10:35:00Z">
      <w:r w:rsidRPr="007F6DC7">
        <w:rPr>
          <w:rFonts w:cs="Arial"/>
          <w:sz w:val="16"/>
        </w:rPr>
        <w:tab/>
      </w:r>
      <w:r>
        <w:rPr>
          <w:rFonts w:cs="Arial"/>
          <w:sz w:val="16"/>
        </w:rPr>
        <w:t>Xxxxxx</w:t>
      </w:r>
      <w:r w:rsidRPr="007F6DC7">
        <w:rPr>
          <w:rFonts w:cs="Arial"/>
          <w:sz w:val="16"/>
        </w:rPr>
        <w:t xml:space="preserve"> 201</w:t>
      </w:r>
      <w:r>
        <w:rPr>
          <w:rFonts w:cs="Arial"/>
          <w:sz w:val="16"/>
        </w:rPr>
        <w:t>9</w:t>
      </w:r>
      <w:r w:rsidRPr="007F6DC7">
        <w:rPr>
          <w:rFonts w:cs="Arial"/>
          <w:sz w:val="16"/>
        </w:rPr>
        <w:tab/>
        <w:t>Edition 1.0.0</w:t>
      </w:r>
    </w:in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1EC6DC" w14:textId="77777777" w:rsidR="00497677" w:rsidRDefault="00497677">
      <w:pPr>
        <w:spacing w:after="0" w:line="240" w:lineRule="auto"/>
      </w:pPr>
      <w:r>
        <w:separator/>
      </w:r>
    </w:p>
  </w:footnote>
  <w:footnote w:type="continuationSeparator" w:id="0">
    <w:p w14:paraId="36001EF5" w14:textId="77777777" w:rsidR="00497677" w:rsidRDefault="00497677">
      <w:pPr>
        <w:spacing w:after="0" w:line="240" w:lineRule="auto"/>
      </w:pPr>
      <w:r>
        <w:continuationSeparator/>
      </w:r>
    </w:p>
  </w:footnote>
  <w:footnote w:id="1">
    <w:p w14:paraId="3867BCDD" w14:textId="1C33E95B" w:rsidR="00E573AA" w:rsidRPr="00FD3C3D" w:rsidRDefault="00E573AA" w:rsidP="007B3D3A">
      <w:pPr>
        <w:pStyle w:val="FootnoteText"/>
        <w:spacing w:line="240" w:lineRule="auto"/>
      </w:pPr>
      <w:r>
        <w:rPr>
          <w:rStyle w:val="FootnoteReference"/>
        </w:rPr>
        <w:footnoteRef/>
      </w:r>
      <w:r>
        <w:t xml:space="preserve"> S-100 </w:t>
      </w:r>
      <w:r w:rsidRPr="00FD3C3D">
        <w:t xml:space="preserve">2a-4.2.3, </w:t>
      </w:r>
      <w:r>
        <w:t>specify</w:t>
      </w:r>
      <w:r w:rsidRPr="00FD3C3D">
        <w:t xml:space="preserve"> ISO/IEC 646</w:t>
      </w:r>
      <w:r>
        <w:t xml:space="preserve"> (ASCII), while elsewhere 10646 (UTF-8) is used. Since it can be problematic to mix UTF-8 and ASCII, this guidance recommends to utilize only UTF-8.</w:t>
      </w:r>
    </w:p>
  </w:footnote>
  <w:footnote w:id="2">
    <w:p w14:paraId="7DE714A2" w14:textId="21474AB5" w:rsidR="00E573AA" w:rsidRPr="00A5518E" w:rsidRDefault="00E573AA">
      <w:pPr>
        <w:pStyle w:val="FootnoteText"/>
        <w:rPr>
          <w:lang w:val="en-US"/>
        </w:rPr>
      </w:pPr>
      <w:r>
        <w:rPr>
          <w:rStyle w:val="FootnoteReference"/>
        </w:rPr>
        <w:footnoteRef/>
      </w:r>
      <w:r>
        <w:t xml:space="preserve"> </w:t>
      </w:r>
      <w:r>
        <w:rPr>
          <w:lang w:val="en-US"/>
        </w:rPr>
        <w:t xml:space="preserve">A suggested format for such tables is described in the IHO S-100 </w:t>
      </w:r>
      <w:del w:id="1071" w:author="Teh Stand" w:date="2018-11-23T10:12:00Z">
        <w:r w:rsidDel="00531BB1">
          <w:rPr>
            <w:lang w:val="en-US"/>
          </w:rPr>
          <w:delText xml:space="preserve">production </w:delText>
        </w:r>
      </w:del>
      <w:ins w:id="1072" w:author="Teh Stand" w:date="2018-11-23T10:12:00Z">
        <w:r>
          <w:rPr>
            <w:lang w:val="en-US"/>
          </w:rPr>
          <w:t xml:space="preserve">Production </w:t>
        </w:r>
      </w:ins>
      <w:del w:id="1073" w:author="Teh Stand" w:date="2018-11-23T10:12:00Z">
        <w:r w:rsidDel="00531BB1">
          <w:rPr>
            <w:lang w:val="en-US"/>
          </w:rPr>
          <w:delText xml:space="preserve">specification </w:delText>
        </w:r>
      </w:del>
      <w:ins w:id="1074" w:author="Teh Stand" w:date="2018-11-23T10:12:00Z">
        <w:r>
          <w:rPr>
            <w:lang w:val="en-US"/>
          </w:rPr>
          <w:t xml:space="preserve">Specification </w:t>
        </w:r>
      </w:ins>
      <w:del w:id="1075" w:author="Teh Stand" w:date="2018-11-23T10:12:00Z">
        <w:r w:rsidDel="00531BB1">
          <w:rPr>
            <w:lang w:val="en-US"/>
          </w:rPr>
          <w:delText>template</w:delText>
        </w:r>
      </w:del>
      <w:ins w:id="1076" w:author="Teh Stand" w:date="2018-11-23T10:12:00Z">
        <w:r>
          <w:rPr>
            <w:lang w:val="en-US"/>
          </w:rPr>
          <w:t>Template</w:t>
        </w:r>
      </w:ins>
      <w:r>
        <w:rPr>
          <w:lang w:val="en-US"/>
        </w:rPr>
        <w:t>, which is referenced in S-100 Part 11</w:t>
      </w:r>
      <w:ins w:id="1077" w:author="Teh Stand" w:date="2018-11-23T10:13:00Z">
        <w:r>
          <w:rPr>
            <w:lang w:val="en-US"/>
          </w:rPr>
          <w:t>,</w:t>
        </w:r>
      </w:ins>
      <w:r>
        <w:rPr>
          <w:lang w:val="en-US"/>
        </w:rPr>
        <w:t xml:space="preserve"> Appendix 11-D and available from the IHO web site.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839A5" w14:textId="09EDCF79" w:rsidR="00E573AA" w:rsidRPr="00FE1217" w:rsidRDefault="00E573AA">
    <w:pPr>
      <w:tabs>
        <w:tab w:val="center" w:pos="4395"/>
        <w:tab w:val="right" w:pos="8640"/>
      </w:tabs>
      <w:spacing w:after="0" w:line="240" w:lineRule="auto"/>
      <w:ind w:right="360" w:firstLine="360"/>
      <w:rPr>
        <w:rFonts w:ascii="Arial" w:eastAsia="Times New Roman" w:hAnsi="Arial" w:cs="Arial"/>
        <w:sz w:val="16"/>
        <w:szCs w:val="16"/>
        <w:lang w:val="en-US"/>
        <w:rPrChange w:id="178" w:author="Teh Stand" w:date="2018-11-23T10:44:00Z">
          <w:rPr/>
        </w:rPrChange>
      </w:rPr>
      <w:pPrChange w:id="179" w:author="Teh Stand" w:date="2018-11-23T10:44:00Z">
        <w:pPr>
          <w:pStyle w:val="Header"/>
        </w:pPr>
      </w:pPrChange>
    </w:pPr>
    <w:ins w:id="180" w:author="Teh Stand" w:date="2018-11-12T10:34:00Z">
      <w:r w:rsidRPr="00D034DA">
        <w:rPr>
          <w:rFonts w:ascii="Arial" w:eastAsia="Times New Roman" w:hAnsi="Arial" w:cs="Arial"/>
          <w:sz w:val="16"/>
          <w:szCs w:val="16"/>
          <w:lang w:val="en-US"/>
          <w:rPrChange w:id="181" w:author="Teh Stand" w:date="2018-11-12T11:19:00Z">
            <w:rPr>
              <w:rFonts w:eastAsia="Times New Roman" w:cs="Arial"/>
              <w:sz w:val="16"/>
              <w:szCs w:val="16"/>
              <w:lang w:val="en-US"/>
            </w:rPr>
          </w:rPrChange>
        </w:rPr>
        <w:fldChar w:fldCharType="begin"/>
      </w:r>
      <w:r w:rsidRPr="00D034DA">
        <w:rPr>
          <w:rFonts w:ascii="Arial" w:eastAsia="Times New Roman" w:hAnsi="Arial" w:cs="Arial"/>
          <w:sz w:val="16"/>
          <w:szCs w:val="16"/>
          <w:lang w:val="en-US"/>
          <w:rPrChange w:id="182" w:author="Teh Stand" w:date="2018-11-12T11:19:00Z">
            <w:rPr>
              <w:rFonts w:eastAsia="Times New Roman" w:cs="Arial"/>
              <w:sz w:val="16"/>
              <w:szCs w:val="16"/>
              <w:lang w:val="en-US"/>
            </w:rPr>
          </w:rPrChange>
        </w:rPr>
        <w:instrText xml:space="preserve"> PAGE </w:instrText>
      </w:r>
      <w:r w:rsidRPr="00D034DA">
        <w:rPr>
          <w:rFonts w:ascii="Arial" w:eastAsia="Times New Roman" w:hAnsi="Arial" w:cs="Arial"/>
          <w:sz w:val="16"/>
          <w:szCs w:val="16"/>
          <w:lang w:val="en-US"/>
          <w:rPrChange w:id="183" w:author="Teh Stand" w:date="2018-11-12T11:19:00Z">
            <w:rPr>
              <w:rFonts w:eastAsia="Times New Roman" w:cs="Arial"/>
              <w:sz w:val="16"/>
              <w:szCs w:val="16"/>
              <w:lang w:val="en-US"/>
            </w:rPr>
          </w:rPrChange>
        </w:rPr>
        <w:fldChar w:fldCharType="separate"/>
      </w:r>
    </w:ins>
    <w:r w:rsidR="0086288E">
      <w:rPr>
        <w:rFonts w:ascii="Arial" w:eastAsia="Times New Roman" w:hAnsi="Arial" w:cs="Arial"/>
        <w:noProof/>
        <w:sz w:val="16"/>
        <w:szCs w:val="16"/>
        <w:lang w:val="en-US"/>
      </w:rPr>
      <w:t>14</w:t>
    </w:r>
    <w:ins w:id="184" w:author="Teh Stand" w:date="2018-11-12T10:34:00Z">
      <w:r w:rsidRPr="00D034DA">
        <w:rPr>
          <w:rFonts w:ascii="Arial" w:eastAsia="Times New Roman" w:hAnsi="Arial" w:cs="Arial"/>
          <w:sz w:val="16"/>
          <w:szCs w:val="16"/>
          <w:lang w:val="en-US"/>
          <w:rPrChange w:id="185" w:author="Teh Stand" w:date="2018-11-12T11:19:00Z">
            <w:rPr>
              <w:rFonts w:eastAsia="Times New Roman" w:cs="Arial"/>
              <w:sz w:val="16"/>
              <w:szCs w:val="16"/>
              <w:lang w:val="en-US"/>
            </w:rPr>
          </w:rPrChange>
        </w:rPr>
        <w:fldChar w:fldCharType="end"/>
      </w:r>
      <w:r w:rsidRPr="00D034DA">
        <w:rPr>
          <w:rFonts w:ascii="Arial" w:eastAsia="Times New Roman" w:hAnsi="Arial" w:cs="Arial"/>
          <w:sz w:val="16"/>
          <w:szCs w:val="16"/>
          <w:lang w:val="en-US"/>
          <w:rPrChange w:id="186" w:author="Teh Stand" w:date="2018-11-12T11:19:00Z">
            <w:rPr>
              <w:rFonts w:eastAsia="Times New Roman" w:cs="Arial"/>
              <w:sz w:val="16"/>
              <w:szCs w:val="16"/>
              <w:lang w:val="en-US"/>
            </w:rPr>
          </w:rPrChange>
        </w:rPr>
        <w:tab/>
        <w:t>IHO Guidelines for Creating S</w:t>
      </w:r>
      <w:r w:rsidRPr="00FE1217">
        <w:rPr>
          <w:rFonts w:ascii="Arial" w:eastAsia="Times New Roman" w:hAnsi="Arial" w:cs="Arial"/>
          <w:sz w:val="16"/>
          <w:szCs w:val="16"/>
          <w:lang w:val="en-US"/>
        </w:rPr>
        <w:t>-100 Product Specifications</w:t>
      </w:r>
      <w:r w:rsidRPr="00FE1217">
        <w:rPr>
          <w:rFonts w:ascii="Arial" w:eastAsia="Times New Roman" w:hAnsi="Arial" w:cs="Arial"/>
          <w:sz w:val="16"/>
          <w:szCs w:val="16"/>
          <w:lang w:val="en-US"/>
        </w:rPr>
        <w:tab/>
      </w:r>
    </w:ins>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0973D" w14:textId="49528B42" w:rsidR="00E573AA" w:rsidRPr="00FE1217" w:rsidRDefault="00E573AA">
    <w:pPr>
      <w:tabs>
        <w:tab w:val="center" w:pos="4395"/>
        <w:tab w:val="left" w:pos="8647"/>
        <w:tab w:val="right" w:pos="13750"/>
      </w:tabs>
      <w:spacing w:after="0" w:line="240" w:lineRule="auto"/>
      <w:ind w:right="157"/>
      <w:rPr>
        <w:rFonts w:ascii="Arial" w:eastAsia="Times New Roman" w:hAnsi="Arial" w:cs="Arial"/>
        <w:sz w:val="16"/>
        <w:szCs w:val="16"/>
        <w:lang w:val="en-US"/>
        <w:rPrChange w:id="187" w:author="Teh Stand" w:date="2018-11-23T10:44:00Z">
          <w:rPr/>
        </w:rPrChange>
      </w:rPr>
      <w:pPrChange w:id="188" w:author="Teh Stand" w:date="2018-11-23T10:44:00Z">
        <w:pPr>
          <w:pStyle w:val="Header"/>
        </w:pPr>
      </w:pPrChange>
    </w:pPr>
    <w:ins w:id="189" w:author="Teh Stand" w:date="2018-11-12T10:41:00Z">
      <w:r w:rsidRPr="00D034DA">
        <w:rPr>
          <w:rStyle w:val="PageNumber"/>
          <w:rFonts w:ascii="Arial" w:hAnsi="Arial" w:cs="Arial"/>
          <w:sz w:val="16"/>
          <w:szCs w:val="16"/>
          <w:lang w:val="en-US"/>
          <w:rPrChange w:id="190" w:author="Teh Stand" w:date="2018-11-12T11:18:00Z">
            <w:rPr>
              <w:rStyle w:val="PageNumber"/>
              <w:sz w:val="16"/>
              <w:szCs w:val="16"/>
              <w:lang w:val="en-US"/>
            </w:rPr>
          </w:rPrChange>
        </w:rPr>
        <w:tab/>
      </w:r>
      <w:r w:rsidRPr="00D034DA">
        <w:rPr>
          <w:rFonts w:ascii="Arial" w:eastAsia="Times New Roman" w:hAnsi="Arial" w:cs="Arial"/>
          <w:sz w:val="16"/>
          <w:szCs w:val="16"/>
          <w:lang w:val="en-US"/>
          <w:rPrChange w:id="191" w:author="Teh Stand" w:date="2018-11-12T11:18:00Z">
            <w:rPr>
              <w:rFonts w:eastAsia="Times New Roman" w:cs="Arial"/>
              <w:sz w:val="16"/>
              <w:szCs w:val="16"/>
              <w:lang w:val="en-US"/>
            </w:rPr>
          </w:rPrChange>
        </w:rPr>
        <w:t>IHO Guidelines for Creating S-100 Product Specifications</w:t>
      </w:r>
      <w:r w:rsidRPr="00D034DA">
        <w:rPr>
          <w:rFonts w:ascii="Arial" w:eastAsia="Times New Roman" w:hAnsi="Arial" w:cs="Arial"/>
          <w:sz w:val="16"/>
          <w:szCs w:val="16"/>
          <w:lang w:val="en-US"/>
          <w:rPrChange w:id="192" w:author="Teh Stand" w:date="2018-11-12T11:18:00Z">
            <w:rPr>
              <w:rFonts w:eastAsia="Times New Roman" w:cs="Arial"/>
              <w:sz w:val="16"/>
              <w:szCs w:val="16"/>
              <w:lang w:val="en-US"/>
            </w:rPr>
          </w:rPrChange>
        </w:rPr>
        <w:tab/>
      </w:r>
      <w:r w:rsidRPr="00D034DA">
        <w:rPr>
          <w:rFonts w:ascii="Arial" w:eastAsia="Times New Roman" w:hAnsi="Arial" w:cs="Arial"/>
          <w:sz w:val="16"/>
          <w:szCs w:val="16"/>
          <w:lang w:val="en-US"/>
          <w:rPrChange w:id="193" w:author="Teh Stand" w:date="2018-11-12T11:18:00Z">
            <w:rPr>
              <w:rFonts w:eastAsia="Times New Roman" w:cs="Arial"/>
              <w:sz w:val="16"/>
              <w:szCs w:val="16"/>
              <w:lang w:val="en-US"/>
            </w:rPr>
          </w:rPrChange>
        </w:rPr>
        <w:fldChar w:fldCharType="begin"/>
      </w:r>
      <w:r w:rsidRPr="00D034DA">
        <w:rPr>
          <w:rFonts w:ascii="Arial" w:eastAsia="Times New Roman" w:hAnsi="Arial" w:cs="Arial"/>
          <w:sz w:val="16"/>
          <w:szCs w:val="16"/>
          <w:lang w:val="en-US"/>
          <w:rPrChange w:id="194" w:author="Teh Stand" w:date="2018-11-12T11:18:00Z">
            <w:rPr>
              <w:rFonts w:eastAsia="Times New Roman" w:cs="Arial"/>
              <w:sz w:val="16"/>
              <w:szCs w:val="16"/>
              <w:lang w:val="en-US"/>
            </w:rPr>
          </w:rPrChange>
        </w:rPr>
        <w:instrText xml:space="preserve"> PAGE </w:instrText>
      </w:r>
      <w:r w:rsidRPr="00D034DA">
        <w:rPr>
          <w:rFonts w:ascii="Arial" w:eastAsia="Times New Roman" w:hAnsi="Arial" w:cs="Arial"/>
          <w:sz w:val="16"/>
          <w:szCs w:val="16"/>
          <w:lang w:val="en-US"/>
          <w:rPrChange w:id="195" w:author="Teh Stand" w:date="2018-11-12T11:18:00Z">
            <w:rPr>
              <w:rFonts w:eastAsia="Times New Roman" w:cs="Arial"/>
              <w:sz w:val="16"/>
              <w:szCs w:val="16"/>
              <w:lang w:val="en-US"/>
            </w:rPr>
          </w:rPrChange>
        </w:rPr>
        <w:fldChar w:fldCharType="separate"/>
      </w:r>
    </w:ins>
    <w:r w:rsidR="0086288E">
      <w:rPr>
        <w:rFonts w:ascii="Arial" w:eastAsia="Times New Roman" w:hAnsi="Arial" w:cs="Arial"/>
        <w:noProof/>
        <w:sz w:val="16"/>
        <w:szCs w:val="16"/>
        <w:lang w:val="en-US"/>
      </w:rPr>
      <w:t>13</w:t>
    </w:r>
    <w:ins w:id="196" w:author="Teh Stand" w:date="2018-11-12T10:41:00Z">
      <w:r w:rsidRPr="00D034DA">
        <w:rPr>
          <w:rFonts w:ascii="Arial" w:eastAsia="Times New Roman" w:hAnsi="Arial" w:cs="Arial"/>
          <w:sz w:val="16"/>
          <w:szCs w:val="16"/>
          <w:lang w:val="en-US"/>
          <w:rPrChange w:id="197" w:author="Teh Stand" w:date="2018-11-12T11:18:00Z">
            <w:rPr>
              <w:rFonts w:eastAsia="Times New Roman" w:cs="Arial"/>
              <w:sz w:val="16"/>
              <w:szCs w:val="16"/>
              <w:lang w:val="en-US"/>
            </w:rPr>
          </w:rPrChange>
        </w:rPr>
        <w:fldChar w:fldCharType="end"/>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C61A574A"/>
    <w:lvl w:ilvl="0">
      <w:start w:val="1"/>
      <w:numFmt w:val="bullet"/>
      <w:pStyle w:val="ListNumber5"/>
      <w:lvlText w:val=""/>
      <w:lvlJc w:val="left"/>
      <w:pPr>
        <w:tabs>
          <w:tab w:val="num" w:pos="1492"/>
        </w:tabs>
        <w:ind w:left="1492" w:hanging="360"/>
      </w:pPr>
      <w:rPr>
        <w:rFonts w:ascii="Symbol" w:hAnsi="Symbol" w:hint="default"/>
      </w:rPr>
    </w:lvl>
  </w:abstractNum>
  <w:abstractNum w:abstractNumId="1">
    <w:nsid w:val="FFFFFF81"/>
    <w:multiLevelType w:val="singleLevel"/>
    <w:tmpl w:val="193C76E6"/>
    <w:lvl w:ilvl="0">
      <w:start w:val="1"/>
      <w:numFmt w:val="bullet"/>
      <w:pStyle w:val="ListNumber4"/>
      <w:lvlText w:val=""/>
      <w:lvlJc w:val="left"/>
      <w:pPr>
        <w:tabs>
          <w:tab w:val="num" w:pos="1209"/>
        </w:tabs>
        <w:ind w:left="1209" w:hanging="360"/>
      </w:pPr>
      <w:rPr>
        <w:rFonts w:ascii="Symbol" w:hAnsi="Symbol" w:hint="default"/>
      </w:rPr>
    </w:lvl>
  </w:abstractNum>
  <w:abstractNum w:abstractNumId="2">
    <w:nsid w:val="FFFFFF82"/>
    <w:multiLevelType w:val="singleLevel"/>
    <w:tmpl w:val="61BE3B8C"/>
    <w:lvl w:ilvl="0">
      <w:start w:val="1"/>
      <w:numFmt w:val="bullet"/>
      <w:pStyle w:val="ListNumber3"/>
      <w:lvlText w:val=""/>
      <w:lvlJc w:val="left"/>
      <w:pPr>
        <w:tabs>
          <w:tab w:val="num" w:pos="926"/>
        </w:tabs>
        <w:ind w:left="926" w:hanging="360"/>
      </w:pPr>
      <w:rPr>
        <w:rFonts w:ascii="Symbol" w:hAnsi="Symbol" w:hint="default"/>
      </w:rPr>
    </w:lvl>
  </w:abstractNum>
  <w:abstractNum w:abstractNumId="3">
    <w:nsid w:val="FFFFFF83"/>
    <w:multiLevelType w:val="singleLevel"/>
    <w:tmpl w:val="76AAC642"/>
    <w:lvl w:ilvl="0">
      <w:start w:val="1"/>
      <w:numFmt w:val="bullet"/>
      <w:pStyle w:val="List2"/>
      <w:lvlText w:val=""/>
      <w:lvlJc w:val="left"/>
      <w:pPr>
        <w:tabs>
          <w:tab w:val="num" w:pos="643"/>
        </w:tabs>
        <w:ind w:left="643" w:hanging="360"/>
      </w:pPr>
      <w:rPr>
        <w:rFonts w:ascii="Symbol" w:hAnsi="Symbol" w:hint="default"/>
      </w:rPr>
    </w:lvl>
  </w:abstractNum>
  <w:abstractNum w:abstractNumId="4">
    <w:nsid w:val="FFFFFF89"/>
    <w:multiLevelType w:val="singleLevel"/>
    <w:tmpl w:val="E0641914"/>
    <w:lvl w:ilvl="0">
      <w:start w:val="1"/>
      <w:numFmt w:val="bullet"/>
      <w:pStyle w:val="ListContinue5"/>
      <w:lvlText w:val=""/>
      <w:lvlJc w:val="left"/>
      <w:pPr>
        <w:tabs>
          <w:tab w:val="num" w:pos="360"/>
        </w:tabs>
        <w:ind w:left="360" w:hanging="360"/>
      </w:pPr>
      <w:rPr>
        <w:rFonts w:ascii="Symbol" w:hAnsi="Symbol" w:hint="default"/>
      </w:rPr>
    </w:lvl>
  </w:abstractNum>
  <w:abstractNum w:abstractNumId="5">
    <w:nsid w:val="05F252BD"/>
    <w:multiLevelType w:val="singleLevel"/>
    <w:tmpl w:val="074C56F8"/>
    <w:lvl w:ilvl="0">
      <w:start w:val="1"/>
      <w:numFmt w:val="decimal"/>
      <w:pStyle w:val="ListNumber2"/>
      <w:lvlText w:val="[%1]"/>
      <w:lvlJc w:val="left"/>
      <w:pPr>
        <w:tabs>
          <w:tab w:val="num" w:pos="360"/>
        </w:tabs>
        <w:ind w:left="360" w:hanging="360"/>
      </w:pPr>
    </w:lvl>
  </w:abstractNum>
  <w:abstractNum w:abstractNumId="6">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pStyle w:val="Annex"/>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0B852A10"/>
    <w:multiLevelType w:val="hybridMultilevel"/>
    <w:tmpl w:val="D75EF4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A2E1140"/>
    <w:multiLevelType w:val="hybridMultilevel"/>
    <w:tmpl w:val="D980A3C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BD83DEF"/>
    <w:multiLevelType w:val="hybridMultilevel"/>
    <w:tmpl w:val="C59452B0"/>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11">
    <w:nsid w:val="2BF93D7E"/>
    <w:multiLevelType w:val="hybridMultilevel"/>
    <w:tmpl w:val="B0F67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DA7130A"/>
    <w:multiLevelType w:val="hybridMultilevel"/>
    <w:tmpl w:val="3CACE76A"/>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3">
    <w:nsid w:val="3155344A"/>
    <w:multiLevelType w:val="hybridMultilevel"/>
    <w:tmpl w:val="4E0ED866"/>
    <w:lvl w:ilvl="0" w:tplc="04090001">
      <w:start w:val="1"/>
      <w:numFmt w:val="bullet"/>
      <w:pStyle w:val="Bibliography1"/>
      <w:lvlText w:val=""/>
      <w:lvlJc w:val="left"/>
      <w:pPr>
        <w:ind w:left="720" w:hanging="360"/>
      </w:pPr>
      <w:rPr>
        <w:rFonts w:ascii="Symbol" w:hAnsi="Symbol" w:hint="default"/>
      </w:rPr>
    </w:lvl>
    <w:lvl w:ilvl="1" w:tplc="04090003" w:tentative="1">
      <w:start w:val="1"/>
      <w:numFmt w:val="bullet"/>
      <w:pStyle w:val="ListContinue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AC7EB8"/>
    <w:multiLevelType w:val="multilevel"/>
    <w:tmpl w:val="AC64227E"/>
    <w:lvl w:ilvl="0">
      <w:numFmt w:val="decimal"/>
      <w:pStyle w:val="dl"/>
      <w:lvlText w:val=""/>
      <w:lvlJc w:val="left"/>
      <w:pPr>
        <w:ind w:left="806" w:firstLine="0"/>
      </w:pPr>
    </w:lvl>
    <w:lvl w:ilvl="1">
      <w:numFmt w:val="decimal"/>
      <w:pStyle w:val="ListContinue3"/>
      <w:lvlText w:val=""/>
      <w:lvlJc w:val="left"/>
      <w:pPr>
        <w:ind w:left="806" w:firstLine="0"/>
      </w:pPr>
    </w:lvl>
    <w:lvl w:ilvl="2">
      <w:numFmt w:val="decimal"/>
      <w:pStyle w:val="ListContinue4"/>
      <w:lvlText w:val=""/>
      <w:lvlJc w:val="left"/>
      <w:pPr>
        <w:ind w:left="806" w:firstLine="0"/>
      </w:pPr>
    </w:lvl>
    <w:lvl w:ilvl="3">
      <w:numFmt w:val="decimal"/>
      <w:lvlText w:val=""/>
      <w:lvlJc w:val="left"/>
      <w:pPr>
        <w:ind w:left="806" w:firstLine="0"/>
      </w:pPr>
    </w:lvl>
    <w:lvl w:ilvl="4">
      <w:numFmt w:val="decimal"/>
      <w:lvlText w:val=""/>
      <w:lvlJc w:val="left"/>
      <w:pPr>
        <w:ind w:left="806" w:firstLine="0"/>
      </w:pPr>
    </w:lvl>
    <w:lvl w:ilvl="5">
      <w:numFmt w:val="decimal"/>
      <w:lvlText w:val=""/>
      <w:lvlJc w:val="left"/>
      <w:pPr>
        <w:ind w:left="806" w:firstLine="0"/>
      </w:pPr>
    </w:lvl>
    <w:lvl w:ilvl="6">
      <w:numFmt w:val="decimal"/>
      <w:lvlText w:val=""/>
      <w:lvlJc w:val="left"/>
      <w:pPr>
        <w:ind w:left="806" w:firstLine="0"/>
      </w:pPr>
    </w:lvl>
    <w:lvl w:ilvl="7">
      <w:numFmt w:val="decimal"/>
      <w:lvlText w:val=""/>
      <w:lvlJc w:val="left"/>
      <w:pPr>
        <w:ind w:left="806" w:firstLine="0"/>
      </w:pPr>
    </w:lvl>
    <w:lvl w:ilvl="8">
      <w:numFmt w:val="decimal"/>
      <w:lvlText w:val=""/>
      <w:lvlJc w:val="left"/>
      <w:pPr>
        <w:ind w:left="806" w:firstLine="0"/>
      </w:pPr>
    </w:lvl>
  </w:abstractNum>
  <w:abstractNum w:abstractNumId="15">
    <w:nsid w:val="387D4433"/>
    <w:multiLevelType w:val="multilevel"/>
    <w:tmpl w:val="EF029DE6"/>
    <w:name w:val="heading"/>
    <w:lvl w:ilvl="0">
      <w:numFmt w:val="decimal"/>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nsid w:val="3A9A77F1"/>
    <w:multiLevelType w:val="multilevel"/>
    <w:tmpl w:val="9D36AB56"/>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ascii="Arial" w:hAnsi="Arial" w:cs="Arial" w:hint="default"/>
        <w:color w:val="auto"/>
        <w:sz w:val="22"/>
        <w:szCs w:val="22"/>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7">
    <w:nsid w:val="3CD74EEF"/>
    <w:multiLevelType w:val="hybridMultilevel"/>
    <w:tmpl w:val="DC2C1810"/>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8">
    <w:nsid w:val="3F99218E"/>
    <w:multiLevelType w:val="multilevel"/>
    <w:tmpl w:val="D1041258"/>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ascii="Arial" w:hAnsi="Arial" w:cs="Arial" w:hint="default"/>
        <w:color w:val="auto"/>
        <w:sz w:val="22"/>
        <w:szCs w:val="22"/>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9">
    <w:nsid w:val="45614E07"/>
    <w:multiLevelType w:val="hybridMultilevel"/>
    <w:tmpl w:val="91C81848"/>
    <w:lvl w:ilvl="0" w:tplc="ABD82128">
      <w:numFmt w:val="bullet"/>
      <w:lvlText w:val="-"/>
      <w:lvlJc w:val="left"/>
      <w:pPr>
        <w:tabs>
          <w:tab w:val="num" w:pos="1080"/>
        </w:tabs>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7CA4D3D"/>
    <w:multiLevelType w:val="hybridMultilevel"/>
    <w:tmpl w:val="4BAC529A"/>
    <w:lvl w:ilvl="0" w:tplc="04090001">
      <w:numFmt w:val="decimal"/>
      <w:pStyle w:val="ListBullet5"/>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21">
    <w:nsid w:val="4A9333A6"/>
    <w:multiLevelType w:val="hybridMultilevel"/>
    <w:tmpl w:val="30D233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59C04B8"/>
    <w:multiLevelType w:val="multilevel"/>
    <w:tmpl w:val="8D2A06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573D0F36"/>
    <w:multiLevelType w:val="hybridMultilevel"/>
    <w:tmpl w:val="72280CBA"/>
    <w:lvl w:ilvl="0" w:tplc="04090001">
      <w:start w:val="1"/>
      <w:numFmt w:val="bullet"/>
      <w:pStyle w:val="ListNumb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EB5BBF"/>
    <w:multiLevelType w:val="hybridMultilevel"/>
    <w:tmpl w:val="644E90F0"/>
    <w:lvl w:ilvl="0" w:tplc="B1A473E2">
      <w:start w:val="1"/>
      <w:numFmt w:val="decimal"/>
      <w:lvlText w:val="4.%1"/>
      <w:lvlJc w:val="left"/>
      <w:pPr>
        <w:ind w:left="720" w:hanging="360"/>
      </w:pPr>
      <w:rPr>
        <w:rFonts w:ascii="Arial" w:hAnsi="Arial" w:cs="Arial" w:hint="default"/>
        <w:b/>
        <w:i w:val="0"/>
        <w:caps w:val="0"/>
        <w:strike w:val="0"/>
        <w:dstrike w:val="0"/>
        <w:vanish w:val="0"/>
        <w:sz w:val="22"/>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B8C2981"/>
    <w:multiLevelType w:val="hybridMultilevel"/>
    <w:tmpl w:val="0CD47A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1EE189C"/>
    <w:multiLevelType w:val="hybridMultilevel"/>
    <w:tmpl w:val="AC92DB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730437C7"/>
    <w:multiLevelType w:val="hybridMultilevel"/>
    <w:tmpl w:val="986CF442"/>
    <w:lvl w:ilvl="0" w:tplc="10090011">
      <w:start w:val="1"/>
      <w:numFmt w:val="decimal"/>
      <w:pStyle w:val="ANNEX0"/>
      <w:lvlText w:val="%1)"/>
      <w:lvlJc w:val="left"/>
      <w:pPr>
        <w:ind w:left="720" w:hanging="360"/>
      </w:pPr>
      <w:rPr>
        <w:rFonts w:hint="default"/>
      </w:r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77B80DC6"/>
    <w:multiLevelType w:val="hybridMultilevel"/>
    <w:tmpl w:val="43D4AEBE"/>
    <w:lvl w:ilvl="0" w:tplc="CEBCABD6">
      <w:start w:val="1"/>
      <w:numFmt w:val="bullet"/>
      <w:lvlText w:val="•"/>
      <w:lvlJc w:val="left"/>
      <w:pPr>
        <w:tabs>
          <w:tab w:val="num" w:pos="360"/>
        </w:tabs>
        <w:ind w:left="360" w:hanging="360"/>
      </w:pPr>
      <w:rPr>
        <w:rFonts w:ascii="Arial" w:hAnsi="Arial" w:hint="default"/>
      </w:rPr>
    </w:lvl>
    <w:lvl w:ilvl="1" w:tplc="ABD82128">
      <w:numFmt w:val="bullet"/>
      <w:lvlText w:val="-"/>
      <w:lvlJc w:val="left"/>
      <w:pPr>
        <w:tabs>
          <w:tab w:val="num" w:pos="1080"/>
        </w:tabs>
        <w:ind w:left="1080" w:hanging="360"/>
      </w:pPr>
      <w:rPr>
        <w:rFonts w:ascii="Calibri" w:eastAsiaTheme="minorHAnsi" w:hAnsi="Calibri" w:cs="Calibri" w:hint="default"/>
      </w:rPr>
    </w:lvl>
    <w:lvl w:ilvl="2" w:tplc="9974626C">
      <w:start w:val="1"/>
      <w:numFmt w:val="bullet"/>
      <w:lvlText w:val="•"/>
      <w:lvlJc w:val="left"/>
      <w:pPr>
        <w:tabs>
          <w:tab w:val="num" w:pos="1800"/>
        </w:tabs>
        <w:ind w:left="1800" w:hanging="360"/>
      </w:pPr>
      <w:rPr>
        <w:rFonts w:ascii="Arial" w:hAnsi="Arial" w:hint="default"/>
      </w:rPr>
    </w:lvl>
    <w:lvl w:ilvl="3" w:tplc="5E705E32" w:tentative="1">
      <w:start w:val="1"/>
      <w:numFmt w:val="bullet"/>
      <w:lvlText w:val="•"/>
      <w:lvlJc w:val="left"/>
      <w:pPr>
        <w:tabs>
          <w:tab w:val="num" w:pos="2520"/>
        </w:tabs>
        <w:ind w:left="2520" w:hanging="360"/>
      </w:pPr>
      <w:rPr>
        <w:rFonts w:ascii="Arial" w:hAnsi="Arial" w:hint="default"/>
      </w:rPr>
    </w:lvl>
    <w:lvl w:ilvl="4" w:tplc="29506C3E" w:tentative="1">
      <w:start w:val="1"/>
      <w:numFmt w:val="bullet"/>
      <w:lvlText w:val="•"/>
      <w:lvlJc w:val="left"/>
      <w:pPr>
        <w:tabs>
          <w:tab w:val="num" w:pos="3240"/>
        </w:tabs>
        <w:ind w:left="3240" w:hanging="360"/>
      </w:pPr>
      <w:rPr>
        <w:rFonts w:ascii="Arial" w:hAnsi="Arial" w:hint="default"/>
      </w:rPr>
    </w:lvl>
    <w:lvl w:ilvl="5" w:tplc="11146FE6" w:tentative="1">
      <w:start w:val="1"/>
      <w:numFmt w:val="bullet"/>
      <w:lvlText w:val="•"/>
      <w:lvlJc w:val="left"/>
      <w:pPr>
        <w:tabs>
          <w:tab w:val="num" w:pos="3960"/>
        </w:tabs>
        <w:ind w:left="3960" w:hanging="360"/>
      </w:pPr>
      <w:rPr>
        <w:rFonts w:ascii="Arial" w:hAnsi="Arial" w:hint="default"/>
      </w:rPr>
    </w:lvl>
    <w:lvl w:ilvl="6" w:tplc="5122F542" w:tentative="1">
      <w:start w:val="1"/>
      <w:numFmt w:val="bullet"/>
      <w:lvlText w:val="•"/>
      <w:lvlJc w:val="left"/>
      <w:pPr>
        <w:tabs>
          <w:tab w:val="num" w:pos="4680"/>
        </w:tabs>
        <w:ind w:left="4680" w:hanging="360"/>
      </w:pPr>
      <w:rPr>
        <w:rFonts w:ascii="Arial" w:hAnsi="Arial" w:hint="default"/>
      </w:rPr>
    </w:lvl>
    <w:lvl w:ilvl="7" w:tplc="81784BB2" w:tentative="1">
      <w:start w:val="1"/>
      <w:numFmt w:val="bullet"/>
      <w:lvlText w:val="•"/>
      <w:lvlJc w:val="left"/>
      <w:pPr>
        <w:tabs>
          <w:tab w:val="num" w:pos="5400"/>
        </w:tabs>
        <w:ind w:left="5400" w:hanging="360"/>
      </w:pPr>
      <w:rPr>
        <w:rFonts w:ascii="Arial" w:hAnsi="Arial" w:hint="default"/>
      </w:rPr>
    </w:lvl>
    <w:lvl w:ilvl="8" w:tplc="4F829ED0" w:tentative="1">
      <w:start w:val="1"/>
      <w:numFmt w:val="bullet"/>
      <w:lvlText w:val="•"/>
      <w:lvlJc w:val="left"/>
      <w:pPr>
        <w:tabs>
          <w:tab w:val="num" w:pos="6120"/>
        </w:tabs>
        <w:ind w:left="6120" w:hanging="360"/>
      </w:pPr>
      <w:rPr>
        <w:rFonts w:ascii="Arial" w:hAnsi="Arial" w:hint="default"/>
      </w:rPr>
    </w:lvl>
  </w:abstractNum>
  <w:num w:numId="1">
    <w:abstractNumId w:val="28"/>
  </w:num>
  <w:num w:numId="2">
    <w:abstractNumId w:val="10"/>
  </w:num>
  <w:num w:numId="3">
    <w:abstractNumId w:val="6"/>
  </w:num>
  <w:num w:numId="4">
    <w:abstractNumId w:val="27"/>
  </w:num>
  <w:num w:numId="5">
    <w:abstractNumId w:val="19"/>
  </w:num>
  <w:num w:numId="6">
    <w:abstractNumId w:val="9"/>
  </w:num>
  <w:num w:numId="7">
    <w:abstractNumId w:val="26"/>
  </w:num>
  <w:num w:numId="8">
    <w:abstractNumId w:val="18"/>
  </w:num>
  <w:num w:numId="9">
    <w:abstractNumId w:val="8"/>
  </w:num>
  <w:num w:numId="10">
    <w:abstractNumId w:val="23"/>
  </w:num>
  <w:num w:numId="11">
    <w:abstractNumId w:val="20"/>
  </w:num>
  <w:num w:numId="12">
    <w:abstractNumId w:val="13"/>
  </w:num>
  <w:num w:numId="13">
    <w:abstractNumId w:val="7"/>
  </w:num>
  <w:num w:numId="14">
    <w:abstractNumId w:val="3"/>
  </w:num>
  <w:num w:numId="15">
    <w:abstractNumId w:val="5"/>
    <w:lvlOverride w:ilvl="0">
      <w:startOverride w:val="1"/>
    </w:lvlOverride>
  </w:num>
  <w:num w:numId="16">
    <w:abstractNumId w:val="2"/>
  </w:num>
  <w:num w:numId="17">
    <w:abstractNumId w:val="1"/>
  </w:num>
  <w:num w:numId="18">
    <w:abstractNumId w:val="0"/>
  </w:num>
  <w:num w:numId="19">
    <w:abstractNumId w:val="14"/>
  </w:num>
  <w:num w:numId="20">
    <w:abstractNumId w:val="4"/>
  </w:num>
  <w:num w:numId="21">
    <w:abstractNumId w:val="22"/>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2"/>
  </w:num>
  <w:num w:numId="26">
    <w:abstractNumId w:val="17"/>
  </w:num>
  <w:num w:numId="27">
    <w:abstractNumId w:val="11"/>
  </w:num>
  <w:num w:numId="28">
    <w:abstractNumId w:val="14"/>
  </w:num>
  <w:num w:numId="29">
    <w:abstractNumId w:val="14"/>
  </w:num>
  <w:num w:numId="30">
    <w:abstractNumId w:val="25"/>
  </w:num>
  <w:num w:numId="31">
    <w:abstractNumId w:val="24"/>
  </w:num>
  <w:num w:numId="32">
    <w:abstractNumId w:val="16"/>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eh Stand">
    <w15:presenceInfo w15:providerId="None" w15:userId="Teh Stand"/>
  </w15:person>
  <w15:person w15:author="Eivind">
    <w15:presenceInfo w15:providerId="None" w15:userId="Eivi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86A"/>
    <w:rsid w:val="00002A58"/>
    <w:rsid w:val="0000470D"/>
    <w:rsid w:val="0000721F"/>
    <w:rsid w:val="0001023A"/>
    <w:rsid w:val="00011E6A"/>
    <w:rsid w:val="00013749"/>
    <w:rsid w:val="000138CE"/>
    <w:rsid w:val="00014590"/>
    <w:rsid w:val="000147DC"/>
    <w:rsid w:val="00015E26"/>
    <w:rsid w:val="00021709"/>
    <w:rsid w:val="00022229"/>
    <w:rsid w:val="000257EC"/>
    <w:rsid w:val="0003065D"/>
    <w:rsid w:val="000331BB"/>
    <w:rsid w:val="00041462"/>
    <w:rsid w:val="000415D7"/>
    <w:rsid w:val="00041713"/>
    <w:rsid w:val="0004495C"/>
    <w:rsid w:val="00044AA2"/>
    <w:rsid w:val="000452DD"/>
    <w:rsid w:val="000475AF"/>
    <w:rsid w:val="00051882"/>
    <w:rsid w:val="00053874"/>
    <w:rsid w:val="00053963"/>
    <w:rsid w:val="00055B1E"/>
    <w:rsid w:val="00062F13"/>
    <w:rsid w:val="00072876"/>
    <w:rsid w:val="00076368"/>
    <w:rsid w:val="00076398"/>
    <w:rsid w:val="00082010"/>
    <w:rsid w:val="000851D9"/>
    <w:rsid w:val="00086F1D"/>
    <w:rsid w:val="00092769"/>
    <w:rsid w:val="00093520"/>
    <w:rsid w:val="000A2435"/>
    <w:rsid w:val="000A2DB7"/>
    <w:rsid w:val="000A5789"/>
    <w:rsid w:val="000A7117"/>
    <w:rsid w:val="000A787B"/>
    <w:rsid w:val="000B0358"/>
    <w:rsid w:val="000B5A89"/>
    <w:rsid w:val="000B652E"/>
    <w:rsid w:val="000C002E"/>
    <w:rsid w:val="000C16C2"/>
    <w:rsid w:val="000C4F88"/>
    <w:rsid w:val="000D07A9"/>
    <w:rsid w:val="000D6040"/>
    <w:rsid w:val="000E181D"/>
    <w:rsid w:val="000E1B1D"/>
    <w:rsid w:val="000E2DBE"/>
    <w:rsid w:val="000E46DE"/>
    <w:rsid w:val="000E63A8"/>
    <w:rsid w:val="000F1D67"/>
    <w:rsid w:val="000F4716"/>
    <w:rsid w:val="00102324"/>
    <w:rsid w:val="00103345"/>
    <w:rsid w:val="001050F0"/>
    <w:rsid w:val="00106FEC"/>
    <w:rsid w:val="001071E0"/>
    <w:rsid w:val="00107AE5"/>
    <w:rsid w:val="001151E8"/>
    <w:rsid w:val="00120E5D"/>
    <w:rsid w:val="00123FDE"/>
    <w:rsid w:val="0012579C"/>
    <w:rsid w:val="00126C4F"/>
    <w:rsid w:val="00126E0A"/>
    <w:rsid w:val="00132871"/>
    <w:rsid w:val="001328C9"/>
    <w:rsid w:val="0014296B"/>
    <w:rsid w:val="001429FA"/>
    <w:rsid w:val="00144603"/>
    <w:rsid w:val="0015536F"/>
    <w:rsid w:val="00156065"/>
    <w:rsid w:val="00160471"/>
    <w:rsid w:val="00162A37"/>
    <w:rsid w:val="00163A84"/>
    <w:rsid w:val="0016406D"/>
    <w:rsid w:val="0016750B"/>
    <w:rsid w:val="00173811"/>
    <w:rsid w:val="00173A41"/>
    <w:rsid w:val="0017601B"/>
    <w:rsid w:val="001778B5"/>
    <w:rsid w:val="00186CA9"/>
    <w:rsid w:val="00190A78"/>
    <w:rsid w:val="001A01C5"/>
    <w:rsid w:val="001A229F"/>
    <w:rsid w:val="001B116B"/>
    <w:rsid w:val="001B1355"/>
    <w:rsid w:val="001B798C"/>
    <w:rsid w:val="001C3B98"/>
    <w:rsid w:val="001C64E9"/>
    <w:rsid w:val="001D13D5"/>
    <w:rsid w:val="001D29A4"/>
    <w:rsid w:val="001D347E"/>
    <w:rsid w:val="001D3527"/>
    <w:rsid w:val="001D3C8D"/>
    <w:rsid w:val="001D5236"/>
    <w:rsid w:val="001D65CC"/>
    <w:rsid w:val="001D79CF"/>
    <w:rsid w:val="001E0542"/>
    <w:rsid w:val="001E478F"/>
    <w:rsid w:val="001F4F51"/>
    <w:rsid w:val="001F518F"/>
    <w:rsid w:val="002014D6"/>
    <w:rsid w:val="00203A5C"/>
    <w:rsid w:val="00203AE9"/>
    <w:rsid w:val="00203B05"/>
    <w:rsid w:val="00204AAF"/>
    <w:rsid w:val="002108A7"/>
    <w:rsid w:val="00212535"/>
    <w:rsid w:val="0021643A"/>
    <w:rsid w:val="00217D7A"/>
    <w:rsid w:val="00223109"/>
    <w:rsid w:val="002268A0"/>
    <w:rsid w:val="00227586"/>
    <w:rsid w:val="00233799"/>
    <w:rsid w:val="002364FF"/>
    <w:rsid w:val="002370D4"/>
    <w:rsid w:val="00240D68"/>
    <w:rsid w:val="00246D27"/>
    <w:rsid w:val="00247070"/>
    <w:rsid w:val="00247135"/>
    <w:rsid w:val="002479F5"/>
    <w:rsid w:val="002541E9"/>
    <w:rsid w:val="00260008"/>
    <w:rsid w:val="002703B3"/>
    <w:rsid w:val="00276146"/>
    <w:rsid w:val="0027681B"/>
    <w:rsid w:val="002778D7"/>
    <w:rsid w:val="00283422"/>
    <w:rsid w:val="00285FBD"/>
    <w:rsid w:val="00286A12"/>
    <w:rsid w:val="00287A6F"/>
    <w:rsid w:val="00291947"/>
    <w:rsid w:val="00291EA6"/>
    <w:rsid w:val="0029280D"/>
    <w:rsid w:val="0029633D"/>
    <w:rsid w:val="0029684A"/>
    <w:rsid w:val="00297C35"/>
    <w:rsid w:val="002A162F"/>
    <w:rsid w:val="002A4276"/>
    <w:rsid w:val="002A4662"/>
    <w:rsid w:val="002A648F"/>
    <w:rsid w:val="002A6822"/>
    <w:rsid w:val="002B0C39"/>
    <w:rsid w:val="002B4D08"/>
    <w:rsid w:val="002B51DC"/>
    <w:rsid w:val="002B5238"/>
    <w:rsid w:val="002B5880"/>
    <w:rsid w:val="002C0C95"/>
    <w:rsid w:val="002C40E0"/>
    <w:rsid w:val="002C6EBC"/>
    <w:rsid w:val="002D08B3"/>
    <w:rsid w:val="002D402C"/>
    <w:rsid w:val="002D4731"/>
    <w:rsid w:val="002D6E76"/>
    <w:rsid w:val="002D7F66"/>
    <w:rsid w:val="002E0197"/>
    <w:rsid w:val="002E2940"/>
    <w:rsid w:val="002E5325"/>
    <w:rsid w:val="002F656D"/>
    <w:rsid w:val="003001FC"/>
    <w:rsid w:val="00303D65"/>
    <w:rsid w:val="003040A8"/>
    <w:rsid w:val="00304549"/>
    <w:rsid w:val="00307235"/>
    <w:rsid w:val="0031140B"/>
    <w:rsid w:val="00311AE4"/>
    <w:rsid w:val="003155A7"/>
    <w:rsid w:val="00315EF6"/>
    <w:rsid w:val="00315FD5"/>
    <w:rsid w:val="00322912"/>
    <w:rsid w:val="00327851"/>
    <w:rsid w:val="00330CC9"/>
    <w:rsid w:val="003333A0"/>
    <w:rsid w:val="00336436"/>
    <w:rsid w:val="00341C25"/>
    <w:rsid w:val="00343C6D"/>
    <w:rsid w:val="00343D92"/>
    <w:rsid w:val="00345FC9"/>
    <w:rsid w:val="00347AC3"/>
    <w:rsid w:val="003507AF"/>
    <w:rsid w:val="00351142"/>
    <w:rsid w:val="0035257D"/>
    <w:rsid w:val="00354F83"/>
    <w:rsid w:val="003576A0"/>
    <w:rsid w:val="00360076"/>
    <w:rsid w:val="003606AB"/>
    <w:rsid w:val="00362382"/>
    <w:rsid w:val="00362F00"/>
    <w:rsid w:val="00370D58"/>
    <w:rsid w:val="0037203D"/>
    <w:rsid w:val="003761D2"/>
    <w:rsid w:val="00377972"/>
    <w:rsid w:val="00382E88"/>
    <w:rsid w:val="0038373A"/>
    <w:rsid w:val="00383918"/>
    <w:rsid w:val="003843DA"/>
    <w:rsid w:val="00392E94"/>
    <w:rsid w:val="00393D85"/>
    <w:rsid w:val="00395385"/>
    <w:rsid w:val="003967A9"/>
    <w:rsid w:val="0039725B"/>
    <w:rsid w:val="003A3D85"/>
    <w:rsid w:val="003A4044"/>
    <w:rsid w:val="003A6EBF"/>
    <w:rsid w:val="003A7EAC"/>
    <w:rsid w:val="003B2C92"/>
    <w:rsid w:val="003C1431"/>
    <w:rsid w:val="003C1830"/>
    <w:rsid w:val="003C1B20"/>
    <w:rsid w:val="003C6D5B"/>
    <w:rsid w:val="003C712D"/>
    <w:rsid w:val="003C7607"/>
    <w:rsid w:val="003D255D"/>
    <w:rsid w:val="003E1865"/>
    <w:rsid w:val="003E2392"/>
    <w:rsid w:val="003E524F"/>
    <w:rsid w:val="003E7962"/>
    <w:rsid w:val="003F00B0"/>
    <w:rsid w:val="003F5E24"/>
    <w:rsid w:val="003F6B75"/>
    <w:rsid w:val="003F6B77"/>
    <w:rsid w:val="00400ABE"/>
    <w:rsid w:val="004020D6"/>
    <w:rsid w:val="004062B2"/>
    <w:rsid w:val="00406B57"/>
    <w:rsid w:val="00407035"/>
    <w:rsid w:val="0041410C"/>
    <w:rsid w:val="0041715A"/>
    <w:rsid w:val="004246C4"/>
    <w:rsid w:val="004263A8"/>
    <w:rsid w:val="00432DB6"/>
    <w:rsid w:val="00433680"/>
    <w:rsid w:val="00434C46"/>
    <w:rsid w:val="004379E9"/>
    <w:rsid w:val="00441B83"/>
    <w:rsid w:val="004435D7"/>
    <w:rsid w:val="00447713"/>
    <w:rsid w:val="00461702"/>
    <w:rsid w:val="004627FD"/>
    <w:rsid w:val="00462F1A"/>
    <w:rsid w:val="00463D18"/>
    <w:rsid w:val="004654E6"/>
    <w:rsid w:val="0046665B"/>
    <w:rsid w:val="004716E5"/>
    <w:rsid w:val="00471984"/>
    <w:rsid w:val="004726B1"/>
    <w:rsid w:val="00473500"/>
    <w:rsid w:val="00473F5E"/>
    <w:rsid w:val="00480D39"/>
    <w:rsid w:val="00481F3C"/>
    <w:rsid w:val="00482F68"/>
    <w:rsid w:val="00483265"/>
    <w:rsid w:val="00483B33"/>
    <w:rsid w:val="00484E9F"/>
    <w:rsid w:val="00485DDF"/>
    <w:rsid w:val="00492462"/>
    <w:rsid w:val="00492D10"/>
    <w:rsid w:val="0049432B"/>
    <w:rsid w:val="00495019"/>
    <w:rsid w:val="00497677"/>
    <w:rsid w:val="004A1280"/>
    <w:rsid w:val="004A4D0B"/>
    <w:rsid w:val="004B059A"/>
    <w:rsid w:val="004B0C11"/>
    <w:rsid w:val="004B0E5E"/>
    <w:rsid w:val="004B0F92"/>
    <w:rsid w:val="004B1EC7"/>
    <w:rsid w:val="004B2729"/>
    <w:rsid w:val="004B278D"/>
    <w:rsid w:val="004C0EA0"/>
    <w:rsid w:val="004C1620"/>
    <w:rsid w:val="004C1737"/>
    <w:rsid w:val="004C31F9"/>
    <w:rsid w:val="004C6127"/>
    <w:rsid w:val="004C7B1D"/>
    <w:rsid w:val="004D0B2C"/>
    <w:rsid w:val="004D0BDF"/>
    <w:rsid w:val="004D1D0F"/>
    <w:rsid w:val="004D5EDD"/>
    <w:rsid w:val="004D7207"/>
    <w:rsid w:val="004E0687"/>
    <w:rsid w:val="004E1ED5"/>
    <w:rsid w:val="004E236A"/>
    <w:rsid w:val="004E3598"/>
    <w:rsid w:val="004E3BDC"/>
    <w:rsid w:val="004E49DB"/>
    <w:rsid w:val="004E5E44"/>
    <w:rsid w:val="004E6815"/>
    <w:rsid w:val="004F74FE"/>
    <w:rsid w:val="005008F5"/>
    <w:rsid w:val="00500ACD"/>
    <w:rsid w:val="005021A5"/>
    <w:rsid w:val="00505DB3"/>
    <w:rsid w:val="005074D7"/>
    <w:rsid w:val="00510D0D"/>
    <w:rsid w:val="00510EC2"/>
    <w:rsid w:val="0051723E"/>
    <w:rsid w:val="005208B1"/>
    <w:rsid w:val="0052196A"/>
    <w:rsid w:val="00531BB1"/>
    <w:rsid w:val="005414BA"/>
    <w:rsid w:val="00542E39"/>
    <w:rsid w:val="00545483"/>
    <w:rsid w:val="00545C15"/>
    <w:rsid w:val="005460A4"/>
    <w:rsid w:val="00546C8A"/>
    <w:rsid w:val="00554182"/>
    <w:rsid w:val="0055467C"/>
    <w:rsid w:val="00554A92"/>
    <w:rsid w:val="00555570"/>
    <w:rsid w:val="00564268"/>
    <w:rsid w:val="00564963"/>
    <w:rsid w:val="00565B59"/>
    <w:rsid w:val="00566EBF"/>
    <w:rsid w:val="00577D94"/>
    <w:rsid w:val="005802C5"/>
    <w:rsid w:val="00582E6C"/>
    <w:rsid w:val="005851FF"/>
    <w:rsid w:val="005865E0"/>
    <w:rsid w:val="00587159"/>
    <w:rsid w:val="005878C0"/>
    <w:rsid w:val="005925C7"/>
    <w:rsid w:val="00596443"/>
    <w:rsid w:val="005A025A"/>
    <w:rsid w:val="005A338A"/>
    <w:rsid w:val="005A3B9B"/>
    <w:rsid w:val="005A4F41"/>
    <w:rsid w:val="005A5B5A"/>
    <w:rsid w:val="005B0B31"/>
    <w:rsid w:val="005B0CDB"/>
    <w:rsid w:val="005B24D1"/>
    <w:rsid w:val="005B2570"/>
    <w:rsid w:val="005B2926"/>
    <w:rsid w:val="005B526C"/>
    <w:rsid w:val="005B75AB"/>
    <w:rsid w:val="005C1E24"/>
    <w:rsid w:val="005C2373"/>
    <w:rsid w:val="005D0B46"/>
    <w:rsid w:val="005D2087"/>
    <w:rsid w:val="005D43CE"/>
    <w:rsid w:val="005D6A61"/>
    <w:rsid w:val="005D7E39"/>
    <w:rsid w:val="005E0E68"/>
    <w:rsid w:val="005E0EDE"/>
    <w:rsid w:val="005F333B"/>
    <w:rsid w:val="005F448C"/>
    <w:rsid w:val="005F55EA"/>
    <w:rsid w:val="005F5D84"/>
    <w:rsid w:val="005F75D9"/>
    <w:rsid w:val="0060073B"/>
    <w:rsid w:val="0060138A"/>
    <w:rsid w:val="00601CFF"/>
    <w:rsid w:val="006024A7"/>
    <w:rsid w:val="00603EC1"/>
    <w:rsid w:val="00604F4E"/>
    <w:rsid w:val="0060753F"/>
    <w:rsid w:val="0060759B"/>
    <w:rsid w:val="0061176C"/>
    <w:rsid w:val="00612FDF"/>
    <w:rsid w:val="00613C31"/>
    <w:rsid w:val="00613E55"/>
    <w:rsid w:val="00620B29"/>
    <w:rsid w:val="0062658A"/>
    <w:rsid w:val="006322CE"/>
    <w:rsid w:val="00632BAB"/>
    <w:rsid w:val="0063413B"/>
    <w:rsid w:val="006344EE"/>
    <w:rsid w:val="00635D81"/>
    <w:rsid w:val="0064521E"/>
    <w:rsid w:val="0064622B"/>
    <w:rsid w:val="006533E1"/>
    <w:rsid w:val="006536E0"/>
    <w:rsid w:val="00660048"/>
    <w:rsid w:val="00660DD8"/>
    <w:rsid w:val="0066506F"/>
    <w:rsid w:val="00667A53"/>
    <w:rsid w:val="00670D1A"/>
    <w:rsid w:val="00671D30"/>
    <w:rsid w:val="00672995"/>
    <w:rsid w:val="00673975"/>
    <w:rsid w:val="006741F8"/>
    <w:rsid w:val="00676430"/>
    <w:rsid w:val="0068193C"/>
    <w:rsid w:val="00682FC0"/>
    <w:rsid w:val="0068416C"/>
    <w:rsid w:val="00684F9A"/>
    <w:rsid w:val="0068663D"/>
    <w:rsid w:val="0069131E"/>
    <w:rsid w:val="006957EF"/>
    <w:rsid w:val="00695A49"/>
    <w:rsid w:val="00697D52"/>
    <w:rsid w:val="006A04BF"/>
    <w:rsid w:val="006A2288"/>
    <w:rsid w:val="006A31DF"/>
    <w:rsid w:val="006A35CD"/>
    <w:rsid w:val="006A7186"/>
    <w:rsid w:val="006A7DE0"/>
    <w:rsid w:val="006B1EFF"/>
    <w:rsid w:val="006B3D4D"/>
    <w:rsid w:val="006C0471"/>
    <w:rsid w:val="006C2BF2"/>
    <w:rsid w:val="006C33DE"/>
    <w:rsid w:val="006C35C1"/>
    <w:rsid w:val="006C4F78"/>
    <w:rsid w:val="006C66E5"/>
    <w:rsid w:val="006C7B1D"/>
    <w:rsid w:val="006D0D8B"/>
    <w:rsid w:val="006D337B"/>
    <w:rsid w:val="006D3D86"/>
    <w:rsid w:val="006D655E"/>
    <w:rsid w:val="006D6B1C"/>
    <w:rsid w:val="006E0B5A"/>
    <w:rsid w:val="006E4CD8"/>
    <w:rsid w:val="006E5F68"/>
    <w:rsid w:val="006F2BD8"/>
    <w:rsid w:val="006F7DE3"/>
    <w:rsid w:val="00700B1C"/>
    <w:rsid w:val="007034A5"/>
    <w:rsid w:val="00704237"/>
    <w:rsid w:val="00705EB7"/>
    <w:rsid w:val="00707613"/>
    <w:rsid w:val="0070770D"/>
    <w:rsid w:val="00710AAF"/>
    <w:rsid w:val="007127AE"/>
    <w:rsid w:val="00712A61"/>
    <w:rsid w:val="00715127"/>
    <w:rsid w:val="007154C9"/>
    <w:rsid w:val="0071794B"/>
    <w:rsid w:val="00723FB5"/>
    <w:rsid w:val="0072480F"/>
    <w:rsid w:val="0072561B"/>
    <w:rsid w:val="00726655"/>
    <w:rsid w:val="00726B4B"/>
    <w:rsid w:val="0073412D"/>
    <w:rsid w:val="007348B5"/>
    <w:rsid w:val="007407C8"/>
    <w:rsid w:val="0074100A"/>
    <w:rsid w:val="00743E7D"/>
    <w:rsid w:val="0074442B"/>
    <w:rsid w:val="0074588C"/>
    <w:rsid w:val="0075013F"/>
    <w:rsid w:val="00753E82"/>
    <w:rsid w:val="00755116"/>
    <w:rsid w:val="00755B63"/>
    <w:rsid w:val="007565F4"/>
    <w:rsid w:val="007572C1"/>
    <w:rsid w:val="00757D62"/>
    <w:rsid w:val="00761B24"/>
    <w:rsid w:val="00761E9D"/>
    <w:rsid w:val="00762F1A"/>
    <w:rsid w:val="0076380F"/>
    <w:rsid w:val="00764DA2"/>
    <w:rsid w:val="00765A11"/>
    <w:rsid w:val="00767EDE"/>
    <w:rsid w:val="007749C3"/>
    <w:rsid w:val="0077691E"/>
    <w:rsid w:val="00777AF9"/>
    <w:rsid w:val="007847D2"/>
    <w:rsid w:val="007945A2"/>
    <w:rsid w:val="007A4561"/>
    <w:rsid w:val="007A6E84"/>
    <w:rsid w:val="007A7D92"/>
    <w:rsid w:val="007B3D3A"/>
    <w:rsid w:val="007B4E84"/>
    <w:rsid w:val="007B6D2C"/>
    <w:rsid w:val="007C0C86"/>
    <w:rsid w:val="007D174B"/>
    <w:rsid w:val="007D2A63"/>
    <w:rsid w:val="007D4A49"/>
    <w:rsid w:val="007D5848"/>
    <w:rsid w:val="007D58BE"/>
    <w:rsid w:val="007D6A91"/>
    <w:rsid w:val="007E1055"/>
    <w:rsid w:val="007E2595"/>
    <w:rsid w:val="007F35DD"/>
    <w:rsid w:val="007F3A02"/>
    <w:rsid w:val="007F3F92"/>
    <w:rsid w:val="007F64A4"/>
    <w:rsid w:val="007F7517"/>
    <w:rsid w:val="0080023B"/>
    <w:rsid w:val="0080053C"/>
    <w:rsid w:val="00802D57"/>
    <w:rsid w:val="00806673"/>
    <w:rsid w:val="0081026F"/>
    <w:rsid w:val="00810981"/>
    <w:rsid w:val="00811C46"/>
    <w:rsid w:val="00812B75"/>
    <w:rsid w:val="00814914"/>
    <w:rsid w:val="0081583C"/>
    <w:rsid w:val="0081598A"/>
    <w:rsid w:val="00815B43"/>
    <w:rsid w:val="00820E88"/>
    <w:rsid w:val="008216F9"/>
    <w:rsid w:val="00821EDA"/>
    <w:rsid w:val="0082635B"/>
    <w:rsid w:val="00826FF5"/>
    <w:rsid w:val="00827122"/>
    <w:rsid w:val="00827715"/>
    <w:rsid w:val="00832603"/>
    <w:rsid w:val="008328DF"/>
    <w:rsid w:val="00834CC7"/>
    <w:rsid w:val="00834DCC"/>
    <w:rsid w:val="00846AD7"/>
    <w:rsid w:val="00853031"/>
    <w:rsid w:val="00853C31"/>
    <w:rsid w:val="008611E7"/>
    <w:rsid w:val="00862307"/>
    <w:rsid w:val="008624F9"/>
    <w:rsid w:val="0086255A"/>
    <w:rsid w:val="0086288E"/>
    <w:rsid w:val="00864681"/>
    <w:rsid w:val="00872091"/>
    <w:rsid w:val="00872699"/>
    <w:rsid w:val="008729FB"/>
    <w:rsid w:val="008758D8"/>
    <w:rsid w:val="00875DF6"/>
    <w:rsid w:val="00875EC3"/>
    <w:rsid w:val="00876919"/>
    <w:rsid w:val="00876F63"/>
    <w:rsid w:val="00882EAA"/>
    <w:rsid w:val="0088376F"/>
    <w:rsid w:val="00886843"/>
    <w:rsid w:val="00892F1F"/>
    <w:rsid w:val="008969E1"/>
    <w:rsid w:val="008A1602"/>
    <w:rsid w:val="008A2556"/>
    <w:rsid w:val="008A2A65"/>
    <w:rsid w:val="008A2F0F"/>
    <w:rsid w:val="008A5552"/>
    <w:rsid w:val="008A68DB"/>
    <w:rsid w:val="008B0362"/>
    <w:rsid w:val="008C1764"/>
    <w:rsid w:val="008C1CAC"/>
    <w:rsid w:val="008C4FF7"/>
    <w:rsid w:val="008C5F03"/>
    <w:rsid w:val="008C7633"/>
    <w:rsid w:val="008C7DD8"/>
    <w:rsid w:val="008D0869"/>
    <w:rsid w:val="008D2083"/>
    <w:rsid w:val="008D3990"/>
    <w:rsid w:val="008D3C8C"/>
    <w:rsid w:val="008D3CB7"/>
    <w:rsid w:val="008D5B9E"/>
    <w:rsid w:val="008E27E8"/>
    <w:rsid w:val="008E30D1"/>
    <w:rsid w:val="008E539F"/>
    <w:rsid w:val="008E64B3"/>
    <w:rsid w:val="008E7354"/>
    <w:rsid w:val="008F1330"/>
    <w:rsid w:val="008F3637"/>
    <w:rsid w:val="00900984"/>
    <w:rsid w:val="00901512"/>
    <w:rsid w:val="0090312F"/>
    <w:rsid w:val="00903626"/>
    <w:rsid w:val="00903D7F"/>
    <w:rsid w:val="00905088"/>
    <w:rsid w:val="00911D0F"/>
    <w:rsid w:val="009124C9"/>
    <w:rsid w:val="009232D5"/>
    <w:rsid w:val="009252D5"/>
    <w:rsid w:val="00926B2E"/>
    <w:rsid w:val="00927E98"/>
    <w:rsid w:val="0093638B"/>
    <w:rsid w:val="009428A5"/>
    <w:rsid w:val="00943600"/>
    <w:rsid w:val="00943742"/>
    <w:rsid w:val="0094721C"/>
    <w:rsid w:val="00951174"/>
    <w:rsid w:val="009525A7"/>
    <w:rsid w:val="009551E3"/>
    <w:rsid w:val="00964442"/>
    <w:rsid w:val="00964823"/>
    <w:rsid w:val="00964C84"/>
    <w:rsid w:val="009675CE"/>
    <w:rsid w:val="0097281B"/>
    <w:rsid w:val="00973E71"/>
    <w:rsid w:val="0097713B"/>
    <w:rsid w:val="009772C2"/>
    <w:rsid w:val="00980C25"/>
    <w:rsid w:val="009816C4"/>
    <w:rsid w:val="009822C1"/>
    <w:rsid w:val="00983F9E"/>
    <w:rsid w:val="00985C7B"/>
    <w:rsid w:val="00986032"/>
    <w:rsid w:val="00990807"/>
    <w:rsid w:val="00991901"/>
    <w:rsid w:val="0099574E"/>
    <w:rsid w:val="00995F9C"/>
    <w:rsid w:val="00996B60"/>
    <w:rsid w:val="00996BED"/>
    <w:rsid w:val="00996F51"/>
    <w:rsid w:val="009A7173"/>
    <w:rsid w:val="009B1FFE"/>
    <w:rsid w:val="009B254D"/>
    <w:rsid w:val="009B2DA4"/>
    <w:rsid w:val="009C04C7"/>
    <w:rsid w:val="009D0D61"/>
    <w:rsid w:val="009D59DB"/>
    <w:rsid w:val="009E1E79"/>
    <w:rsid w:val="009E3A29"/>
    <w:rsid w:val="009E3BF9"/>
    <w:rsid w:val="009E6E74"/>
    <w:rsid w:val="009E78D5"/>
    <w:rsid w:val="009E7DC8"/>
    <w:rsid w:val="009F0370"/>
    <w:rsid w:val="009F0A09"/>
    <w:rsid w:val="009F254B"/>
    <w:rsid w:val="009F418B"/>
    <w:rsid w:val="009F4D38"/>
    <w:rsid w:val="009F78B0"/>
    <w:rsid w:val="00A01730"/>
    <w:rsid w:val="00A022C0"/>
    <w:rsid w:val="00A038CB"/>
    <w:rsid w:val="00A0397A"/>
    <w:rsid w:val="00A05548"/>
    <w:rsid w:val="00A0613A"/>
    <w:rsid w:val="00A0635F"/>
    <w:rsid w:val="00A065F1"/>
    <w:rsid w:val="00A07052"/>
    <w:rsid w:val="00A1566B"/>
    <w:rsid w:val="00A17242"/>
    <w:rsid w:val="00A21B07"/>
    <w:rsid w:val="00A22D08"/>
    <w:rsid w:val="00A23A97"/>
    <w:rsid w:val="00A3178F"/>
    <w:rsid w:val="00A423B1"/>
    <w:rsid w:val="00A43343"/>
    <w:rsid w:val="00A45A99"/>
    <w:rsid w:val="00A50902"/>
    <w:rsid w:val="00A5518E"/>
    <w:rsid w:val="00A561E0"/>
    <w:rsid w:val="00A60B06"/>
    <w:rsid w:val="00A64ED2"/>
    <w:rsid w:val="00A724FA"/>
    <w:rsid w:val="00A75DBD"/>
    <w:rsid w:val="00A778CD"/>
    <w:rsid w:val="00A83504"/>
    <w:rsid w:val="00A912AB"/>
    <w:rsid w:val="00A93F57"/>
    <w:rsid w:val="00A9555C"/>
    <w:rsid w:val="00AA01DD"/>
    <w:rsid w:val="00AA023C"/>
    <w:rsid w:val="00AA2C87"/>
    <w:rsid w:val="00AA2DBD"/>
    <w:rsid w:val="00AA62C5"/>
    <w:rsid w:val="00AB1D18"/>
    <w:rsid w:val="00AB23C9"/>
    <w:rsid w:val="00AB42AF"/>
    <w:rsid w:val="00AB6F6B"/>
    <w:rsid w:val="00AC061C"/>
    <w:rsid w:val="00AC0F45"/>
    <w:rsid w:val="00AC2847"/>
    <w:rsid w:val="00AC4A27"/>
    <w:rsid w:val="00AC6E4E"/>
    <w:rsid w:val="00AD239F"/>
    <w:rsid w:val="00AD37A6"/>
    <w:rsid w:val="00AD383F"/>
    <w:rsid w:val="00AD73C7"/>
    <w:rsid w:val="00AD78BB"/>
    <w:rsid w:val="00AE47C9"/>
    <w:rsid w:val="00AE61C3"/>
    <w:rsid w:val="00AE6476"/>
    <w:rsid w:val="00AE7A99"/>
    <w:rsid w:val="00AF1E07"/>
    <w:rsid w:val="00AF2AA6"/>
    <w:rsid w:val="00AF4580"/>
    <w:rsid w:val="00AF7187"/>
    <w:rsid w:val="00B0018D"/>
    <w:rsid w:val="00B01965"/>
    <w:rsid w:val="00B042CD"/>
    <w:rsid w:val="00B06468"/>
    <w:rsid w:val="00B12857"/>
    <w:rsid w:val="00B15D8E"/>
    <w:rsid w:val="00B207F2"/>
    <w:rsid w:val="00B20B0A"/>
    <w:rsid w:val="00B31056"/>
    <w:rsid w:val="00B33478"/>
    <w:rsid w:val="00B3599F"/>
    <w:rsid w:val="00B36F10"/>
    <w:rsid w:val="00B45478"/>
    <w:rsid w:val="00B50760"/>
    <w:rsid w:val="00B53193"/>
    <w:rsid w:val="00B57B82"/>
    <w:rsid w:val="00B6257A"/>
    <w:rsid w:val="00B631AC"/>
    <w:rsid w:val="00B631B2"/>
    <w:rsid w:val="00B63F09"/>
    <w:rsid w:val="00B6496F"/>
    <w:rsid w:val="00B7116F"/>
    <w:rsid w:val="00B73E44"/>
    <w:rsid w:val="00B832E7"/>
    <w:rsid w:val="00B83845"/>
    <w:rsid w:val="00B847BC"/>
    <w:rsid w:val="00B878B5"/>
    <w:rsid w:val="00B9043B"/>
    <w:rsid w:val="00B909A5"/>
    <w:rsid w:val="00B91499"/>
    <w:rsid w:val="00B91FF3"/>
    <w:rsid w:val="00B92882"/>
    <w:rsid w:val="00B937CE"/>
    <w:rsid w:val="00B93A00"/>
    <w:rsid w:val="00B94876"/>
    <w:rsid w:val="00B9491C"/>
    <w:rsid w:val="00B951D7"/>
    <w:rsid w:val="00B9689F"/>
    <w:rsid w:val="00B97C6E"/>
    <w:rsid w:val="00BA12DE"/>
    <w:rsid w:val="00BA293A"/>
    <w:rsid w:val="00BA2B4E"/>
    <w:rsid w:val="00BA55FB"/>
    <w:rsid w:val="00BA562D"/>
    <w:rsid w:val="00BA728E"/>
    <w:rsid w:val="00BB4040"/>
    <w:rsid w:val="00BB4286"/>
    <w:rsid w:val="00BB5E99"/>
    <w:rsid w:val="00BB741A"/>
    <w:rsid w:val="00BB7639"/>
    <w:rsid w:val="00BC01EB"/>
    <w:rsid w:val="00BC20CC"/>
    <w:rsid w:val="00BC4F50"/>
    <w:rsid w:val="00BC6BF2"/>
    <w:rsid w:val="00BC7557"/>
    <w:rsid w:val="00BC7E5D"/>
    <w:rsid w:val="00BD2DA6"/>
    <w:rsid w:val="00BD7C6F"/>
    <w:rsid w:val="00BE0AF9"/>
    <w:rsid w:val="00BE0DE4"/>
    <w:rsid w:val="00BE1159"/>
    <w:rsid w:val="00BE1C06"/>
    <w:rsid w:val="00BF0706"/>
    <w:rsid w:val="00BF21B5"/>
    <w:rsid w:val="00BF5BE9"/>
    <w:rsid w:val="00C02E75"/>
    <w:rsid w:val="00C047D8"/>
    <w:rsid w:val="00C05DE0"/>
    <w:rsid w:val="00C0721F"/>
    <w:rsid w:val="00C07456"/>
    <w:rsid w:val="00C07DA9"/>
    <w:rsid w:val="00C17FCB"/>
    <w:rsid w:val="00C21413"/>
    <w:rsid w:val="00C262F3"/>
    <w:rsid w:val="00C352E1"/>
    <w:rsid w:val="00C35E65"/>
    <w:rsid w:val="00C4050C"/>
    <w:rsid w:val="00C40514"/>
    <w:rsid w:val="00C42EE1"/>
    <w:rsid w:val="00C44068"/>
    <w:rsid w:val="00C458FC"/>
    <w:rsid w:val="00C462D2"/>
    <w:rsid w:val="00C550D8"/>
    <w:rsid w:val="00C56A19"/>
    <w:rsid w:val="00C600A9"/>
    <w:rsid w:val="00C613A1"/>
    <w:rsid w:val="00C6179E"/>
    <w:rsid w:val="00C62ADD"/>
    <w:rsid w:val="00C6365C"/>
    <w:rsid w:val="00C6488B"/>
    <w:rsid w:val="00C664F5"/>
    <w:rsid w:val="00C66987"/>
    <w:rsid w:val="00C73786"/>
    <w:rsid w:val="00C76451"/>
    <w:rsid w:val="00C76850"/>
    <w:rsid w:val="00C813C0"/>
    <w:rsid w:val="00C8149A"/>
    <w:rsid w:val="00C920BF"/>
    <w:rsid w:val="00C92ED2"/>
    <w:rsid w:val="00C94923"/>
    <w:rsid w:val="00C958F3"/>
    <w:rsid w:val="00C9762A"/>
    <w:rsid w:val="00CA1433"/>
    <w:rsid w:val="00CA1F35"/>
    <w:rsid w:val="00CA5E0F"/>
    <w:rsid w:val="00CA5F92"/>
    <w:rsid w:val="00CA6924"/>
    <w:rsid w:val="00CB0A91"/>
    <w:rsid w:val="00CB743E"/>
    <w:rsid w:val="00CC5B52"/>
    <w:rsid w:val="00CC65D0"/>
    <w:rsid w:val="00CD1DC2"/>
    <w:rsid w:val="00CD24B5"/>
    <w:rsid w:val="00CD5830"/>
    <w:rsid w:val="00CD597E"/>
    <w:rsid w:val="00CD5DE5"/>
    <w:rsid w:val="00CE2989"/>
    <w:rsid w:val="00CE40BD"/>
    <w:rsid w:val="00CE4E71"/>
    <w:rsid w:val="00CF1B63"/>
    <w:rsid w:val="00CF467B"/>
    <w:rsid w:val="00CF467C"/>
    <w:rsid w:val="00D0191D"/>
    <w:rsid w:val="00D029AB"/>
    <w:rsid w:val="00D034DA"/>
    <w:rsid w:val="00D042A6"/>
    <w:rsid w:val="00D0493B"/>
    <w:rsid w:val="00D05A53"/>
    <w:rsid w:val="00D15E5F"/>
    <w:rsid w:val="00D36E70"/>
    <w:rsid w:val="00D4029A"/>
    <w:rsid w:val="00D4080A"/>
    <w:rsid w:val="00D41416"/>
    <w:rsid w:val="00D4461F"/>
    <w:rsid w:val="00D47E86"/>
    <w:rsid w:val="00D47FB4"/>
    <w:rsid w:val="00D5376A"/>
    <w:rsid w:val="00D53EEC"/>
    <w:rsid w:val="00D565D1"/>
    <w:rsid w:val="00D611B8"/>
    <w:rsid w:val="00D61A60"/>
    <w:rsid w:val="00D62186"/>
    <w:rsid w:val="00D71294"/>
    <w:rsid w:val="00D71C57"/>
    <w:rsid w:val="00D71DD9"/>
    <w:rsid w:val="00D72A83"/>
    <w:rsid w:val="00D74BEF"/>
    <w:rsid w:val="00D758B1"/>
    <w:rsid w:val="00D76F33"/>
    <w:rsid w:val="00D777F6"/>
    <w:rsid w:val="00D77A12"/>
    <w:rsid w:val="00D81415"/>
    <w:rsid w:val="00D81E92"/>
    <w:rsid w:val="00D828DC"/>
    <w:rsid w:val="00D8360F"/>
    <w:rsid w:val="00D84BB4"/>
    <w:rsid w:val="00D8799C"/>
    <w:rsid w:val="00D93076"/>
    <w:rsid w:val="00DA3864"/>
    <w:rsid w:val="00DA42E1"/>
    <w:rsid w:val="00DA44C6"/>
    <w:rsid w:val="00DA478B"/>
    <w:rsid w:val="00DA6EF3"/>
    <w:rsid w:val="00DA7434"/>
    <w:rsid w:val="00DA7669"/>
    <w:rsid w:val="00DA7EE7"/>
    <w:rsid w:val="00DB06BE"/>
    <w:rsid w:val="00DB3207"/>
    <w:rsid w:val="00DB4F99"/>
    <w:rsid w:val="00DC0123"/>
    <w:rsid w:val="00DC08ED"/>
    <w:rsid w:val="00DC22D7"/>
    <w:rsid w:val="00DC2F18"/>
    <w:rsid w:val="00DC3564"/>
    <w:rsid w:val="00DC4645"/>
    <w:rsid w:val="00DD020C"/>
    <w:rsid w:val="00DD1FC0"/>
    <w:rsid w:val="00DD2DD8"/>
    <w:rsid w:val="00DD3258"/>
    <w:rsid w:val="00DD77AB"/>
    <w:rsid w:val="00DE4D47"/>
    <w:rsid w:val="00DE787E"/>
    <w:rsid w:val="00DF26B1"/>
    <w:rsid w:val="00DF2714"/>
    <w:rsid w:val="00DF42F2"/>
    <w:rsid w:val="00DF45E9"/>
    <w:rsid w:val="00DF62AE"/>
    <w:rsid w:val="00DF6C93"/>
    <w:rsid w:val="00DF7A12"/>
    <w:rsid w:val="00E02CE3"/>
    <w:rsid w:val="00E05154"/>
    <w:rsid w:val="00E11E00"/>
    <w:rsid w:val="00E1290E"/>
    <w:rsid w:val="00E13950"/>
    <w:rsid w:val="00E13E9B"/>
    <w:rsid w:val="00E15065"/>
    <w:rsid w:val="00E1511F"/>
    <w:rsid w:val="00E201F6"/>
    <w:rsid w:val="00E20483"/>
    <w:rsid w:val="00E21223"/>
    <w:rsid w:val="00E21466"/>
    <w:rsid w:val="00E21AF4"/>
    <w:rsid w:val="00E233E6"/>
    <w:rsid w:val="00E34909"/>
    <w:rsid w:val="00E34BA1"/>
    <w:rsid w:val="00E36184"/>
    <w:rsid w:val="00E4271F"/>
    <w:rsid w:val="00E4336F"/>
    <w:rsid w:val="00E4421B"/>
    <w:rsid w:val="00E50C0E"/>
    <w:rsid w:val="00E526E9"/>
    <w:rsid w:val="00E53E3C"/>
    <w:rsid w:val="00E56234"/>
    <w:rsid w:val="00E56CD2"/>
    <w:rsid w:val="00E573AA"/>
    <w:rsid w:val="00E611A1"/>
    <w:rsid w:val="00E616C0"/>
    <w:rsid w:val="00E65378"/>
    <w:rsid w:val="00E70918"/>
    <w:rsid w:val="00E709FB"/>
    <w:rsid w:val="00E71AB4"/>
    <w:rsid w:val="00E73473"/>
    <w:rsid w:val="00E73633"/>
    <w:rsid w:val="00E7430E"/>
    <w:rsid w:val="00E74E55"/>
    <w:rsid w:val="00E772EC"/>
    <w:rsid w:val="00E8186A"/>
    <w:rsid w:val="00E82BBA"/>
    <w:rsid w:val="00E90993"/>
    <w:rsid w:val="00E912CA"/>
    <w:rsid w:val="00E936F6"/>
    <w:rsid w:val="00E95503"/>
    <w:rsid w:val="00EA0981"/>
    <w:rsid w:val="00EA2EC9"/>
    <w:rsid w:val="00EA4079"/>
    <w:rsid w:val="00EA532F"/>
    <w:rsid w:val="00EA7B1F"/>
    <w:rsid w:val="00EB0924"/>
    <w:rsid w:val="00EB11FF"/>
    <w:rsid w:val="00EB26C3"/>
    <w:rsid w:val="00EB32D1"/>
    <w:rsid w:val="00EB3608"/>
    <w:rsid w:val="00EB3A06"/>
    <w:rsid w:val="00EB4D87"/>
    <w:rsid w:val="00EB5798"/>
    <w:rsid w:val="00EB6925"/>
    <w:rsid w:val="00EC0CC4"/>
    <w:rsid w:val="00EC1D92"/>
    <w:rsid w:val="00EC2747"/>
    <w:rsid w:val="00EC6FFD"/>
    <w:rsid w:val="00EC74A7"/>
    <w:rsid w:val="00EC7BDD"/>
    <w:rsid w:val="00ED3C2E"/>
    <w:rsid w:val="00ED51D4"/>
    <w:rsid w:val="00ED5550"/>
    <w:rsid w:val="00ED74AE"/>
    <w:rsid w:val="00EE05B7"/>
    <w:rsid w:val="00EE1008"/>
    <w:rsid w:val="00EE2FA8"/>
    <w:rsid w:val="00EE3796"/>
    <w:rsid w:val="00EE6009"/>
    <w:rsid w:val="00EF5CE7"/>
    <w:rsid w:val="00EF6687"/>
    <w:rsid w:val="00F05FD1"/>
    <w:rsid w:val="00F127ED"/>
    <w:rsid w:val="00F129C3"/>
    <w:rsid w:val="00F132A0"/>
    <w:rsid w:val="00F134BF"/>
    <w:rsid w:val="00F17FF7"/>
    <w:rsid w:val="00F20D88"/>
    <w:rsid w:val="00F21705"/>
    <w:rsid w:val="00F217A1"/>
    <w:rsid w:val="00F24D16"/>
    <w:rsid w:val="00F276D2"/>
    <w:rsid w:val="00F30046"/>
    <w:rsid w:val="00F3043A"/>
    <w:rsid w:val="00F31770"/>
    <w:rsid w:val="00F33DC8"/>
    <w:rsid w:val="00F353E7"/>
    <w:rsid w:val="00F356D4"/>
    <w:rsid w:val="00F36048"/>
    <w:rsid w:val="00F40740"/>
    <w:rsid w:val="00F450A7"/>
    <w:rsid w:val="00F52404"/>
    <w:rsid w:val="00F53F90"/>
    <w:rsid w:val="00F54ED1"/>
    <w:rsid w:val="00F559AF"/>
    <w:rsid w:val="00F55A35"/>
    <w:rsid w:val="00F603D3"/>
    <w:rsid w:val="00F62FBA"/>
    <w:rsid w:val="00F6305E"/>
    <w:rsid w:val="00F67EA8"/>
    <w:rsid w:val="00F7025A"/>
    <w:rsid w:val="00F71215"/>
    <w:rsid w:val="00F7189F"/>
    <w:rsid w:val="00F72585"/>
    <w:rsid w:val="00F76D38"/>
    <w:rsid w:val="00F77230"/>
    <w:rsid w:val="00F7788E"/>
    <w:rsid w:val="00F82246"/>
    <w:rsid w:val="00F82282"/>
    <w:rsid w:val="00F83275"/>
    <w:rsid w:val="00F83A54"/>
    <w:rsid w:val="00F843E6"/>
    <w:rsid w:val="00F84D68"/>
    <w:rsid w:val="00F85507"/>
    <w:rsid w:val="00F9394A"/>
    <w:rsid w:val="00F9540E"/>
    <w:rsid w:val="00F97662"/>
    <w:rsid w:val="00FA0D5F"/>
    <w:rsid w:val="00FA3144"/>
    <w:rsid w:val="00FA46F9"/>
    <w:rsid w:val="00FA54F1"/>
    <w:rsid w:val="00FB2358"/>
    <w:rsid w:val="00FB247F"/>
    <w:rsid w:val="00FB2E77"/>
    <w:rsid w:val="00FB6670"/>
    <w:rsid w:val="00FB6AD1"/>
    <w:rsid w:val="00FB753F"/>
    <w:rsid w:val="00FC15BA"/>
    <w:rsid w:val="00FC388D"/>
    <w:rsid w:val="00FC3ED5"/>
    <w:rsid w:val="00FC4D52"/>
    <w:rsid w:val="00FC5EC2"/>
    <w:rsid w:val="00FD0595"/>
    <w:rsid w:val="00FD19DF"/>
    <w:rsid w:val="00FD22FB"/>
    <w:rsid w:val="00FD3023"/>
    <w:rsid w:val="00FD3C3D"/>
    <w:rsid w:val="00FD6B68"/>
    <w:rsid w:val="00FE1217"/>
    <w:rsid w:val="00FE2288"/>
    <w:rsid w:val="00FE293B"/>
    <w:rsid w:val="00FE4FDE"/>
    <w:rsid w:val="00FE561E"/>
    <w:rsid w:val="00FE6AD7"/>
    <w:rsid w:val="00FE7296"/>
    <w:rsid w:val="00FF0ED9"/>
    <w:rsid w:val="00FF1376"/>
    <w:rsid w:val="00FF1EC0"/>
    <w:rsid w:val="00FF3F4D"/>
    <w:rsid w:val="00FF454A"/>
    <w:rsid w:val="00FF5279"/>
    <w:rsid w:val="00FF52D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5FB24"/>
  <w15:docId w15:val="{F1E7B46F-0A30-4E6E-8B39-D0772E3BB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B0C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4B0C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1553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Normal"/>
    <w:link w:val="Heading4Char"/>
    <w:unhideWhenUsed/>
    <w:qFormat/>
    <w:rsid w:val="00682FC0"/>
    <w:pPr>
      <w:keepLines w:val="0"/>
      <w:tabs>
        <w:tab w:val="left" w:pos="940"/>
        <w:tab w:val="left" w:pos="1140"/>
        <w:tab w:val="left" w:pos="1360"/>
      </w:tabs>
      <w:suppressAutoHyphens/>
      <w:spacing w:before="60" w:after="240" w:line="230" w:lineRule="exact"/>
      <w:ind w:left="864" w:hanging="864"/>
      <w:outlineLvl w:val="3"/>
    </w:pPr>
    <w:rPr>
      <w:rFonts w:ascii="Arial" w:eastAsia="Times New Roman" w:hAnsi="Arial" w:cs="Times New Roman"/>
      <w:b/>
      <w:bCs/>
      <w:color w:val="auto"/>
      <w:sz w:val="20"/>
      <w:szCs w:val="20"/>
      <w:lang w:val="en-GB" w:eastAsia="ja-JP"/>
    </w:rPr>
  </w:style>
  <w:style w:type="paragraph" w:styleId="Heading5">
    <w:name w:val="heading 5"/>
    <w:basedOn w:val="Heading4"/>
    <w:next w:val="Normal"/>
    <w:link w:val="Heading5Char"/>
    <w:unhideWhenUsed/>
    <w:qFormat/>
    <w:rsid w:val="00682FC0"/>
    <w:pPr>
      <w:tabs>
        <w:tab w:val="clear" w:pos="940"/>
        <w:tab w:val="clear" w:pos="1140"/>
        <w:tab w:val="clear" w:pos="1360"/>
      </w:tabs>
      <w:ind w:left="1008" w:hanging="1008"/>
      <w:outlineLvl w:val="4"/>
    </w:pPr>
  </w:style>
  <w:style w:type="paragraph" w:styleId="Heading6">
    <w:name w:val="heading 6"/>
    <w:basedOn w:val="Heading5"/>
    <w:next w:val="Normal"/>
    <w:link w:val="Heading6Char"/>
    <w:unhideWhenUsed/>
    <w:qFormat/>
    <w:rsid w:val="00682FC0"/>
    <w:pPr>
      <w:ind w:left="1152" w:hanging="1152"/>
      <w:outlineLvl w:val="5"/>
    </w:pPr>
  </w:style>
  <w:style w:type="paragraph" w:styleId="Heading7">
    <w:name w:val="heading 7"/>
    <w:basedOn w:val="Heading6"/>
    <w:next w:val="Normal"/>
    <w:link w:val="Heading7Char"/>
    <w:unhideWhenUsed/>
    <w:qFormat/>
    <w:rsid w:val="00682FC0"/>
    <w:pPr>
      <w:ind w:left="1296" w:hanging="1296"/>
      <w:outlineLvl w:val="6"/>
    </w:pPr>
    <w:rPr>
      <w:rFonts w:eastAsia="MS Mincho"/>
    </w:rPr>
  </w:style>
  <w:style w:type="paragraph" w:styleId="Heading8">
    <w:name w:val="heading 8"/>
    <w:basedOn w:val="Heading6"/>
    <w:next w:val="Normal"/>
    <w:link w:val="Heading8Char"/>
    <w:unhideWhenUsed/>
    <w:qFormat/>
    <w:rsid w:val="00682FC0"/>
    <w:pPr>
      <w:ind w:left="1440" w:hanging="1440"/>
      <w:outlineLvl w:val="7"/>
    </w:pPr>
    <w:rPr>
      <w:rFonts w:eastAsia="MS Mincho"/>
    </w:rPr>
  </w:style>
  <w:style w:type="paragraph" w:styleId="Heading9">
    <w:name w:val="heading 9"/>
    <w:basedOn w:val="Heading6"/>
    <w:next w:val="Normal"/>
    <w:link w:val="Heading9Char"/>
    <w:unhideWhenUsed/>
    <w:qFormat/>
    <w:rsid w:val="00682FC0"/>
    <w:pPr>
      <w:ind w:left="1584" w:hanging="1584"/>
      <w:outlineLvl w:val="8"/>
    </w:pPr>
    <w:rPr>
      <w:rFonts w:eastAsia="MS Minch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E818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qFormat/>
    <w:rsid w:val="004654E6"/>
    <w:pPr>
      <w:ind w:left="720"/>
      <w:contextualSpacing/>
    </w:pPr>
  </w:style>
  <w:style w:type="character" w:styleId="CommentReference">
    <w:name w:val="annotation reference"/>
    <w:basedOn w:val="DefaultParagraphFont"/>
    <w:uiPriority w:val="99"/>
    <w:unhideWhenUsed/>
    <w:rsid w:val="001E0542"/>
    <w:rPr>
      <w:sz w:val="16"/>
      <w:szCs w:val="16"/>
    </w:rPr>
  </w:style>
  <w:style w:type="paragraph" w:styleId="CommentText">
    <w:name w:val="annotation text"/>
    <w:basedOn w:val="Normal"/>
    <w:link w:val="CommentTextChar"/>
    <w:uiPriority w:val="99"/>
    <w:unhideWhenUsed/>
    <w:rsid w:val="001E0542"/>
    <w:pPr>
      <w:spacing w:line="240" w:lineRule="auto"/>
    </w:pPr>
    <w:rPr>
      <w:sz w:val="20"/>
      <w:szCs w:val="20"/>
    </w:rPr>
  </w:style>
  <w:style w:type="character" w:customStyle="1" w:styleId="CommentTextChar">
    <w:name w:val="Comment Text Char"/>
    <w:basedOn w:val="DefaultParagraphFont"/>
    <w:link w:val="CommentText"/>
    <w:uiPriority w:val="99"/>
    <w:rsid w:val="001E0542"/>
    <w:rPr>
      <w:sz w:val="20"/>
      <w:szCs w:val="20"/>
    </w:rPr>
  </w:style>
  <w:style w:type="paragraph" w:styleId="CommentSubject">
    <w:name w:val="annotation subject"/>
    <w:basedOn w:val="CommentText"/>
    <w:next w:val="CommentText"/>
    <w:link w:val="CommentSubjectChar"/>
    <w:uiPriority w:val="99"/>
    <w:semiHidden/>
    <w:unhideWhenUsed/>
    <w:rsid w:val="001E0542"/>
    <w:rPr>
      <w:b/>
      <w:bCs/>
    </w:rPr>
  </w:style>
  <w:style w:type="character" w:customStyle="1" w:styleId="CommentSubjectChar">
    <w:name w:val="Comment Subject Char"/>
    <w:basedOn w:val="CommentTextChar"/>
    <w:link w:val="CommentSubject"/>
    <w:uiPriority w:val="99"/>
    <w:semiHidden/>
    <w:rsid w:val="001E0542"/>
    <w:rPr>
      <w:b/>
      <w:bCs/>
      <w:sz w:val="20"/>
      <w:szCs w:val="20"/>
    </w:rPr>
  </w:style>
  <w:style w:type="paragraph" w:styleId="BalloonText">
    <w:name w:val="Balloon Text"/>
    <w:basedOn w:val="Normal"/>
    <w:link w:val="BalloonTextChar"/>
    <w:uiPriority w:val="99"/>
    <w:semiHidden/>
    <w:unhideWhenUsed/>
    <w:rsid w:val="001E05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0542"/>
    <w:rPr>
      <w:rFonts w:ascii="Segoe UI" w:hAnsi="Segoe UI" w:cs="Segoe UI"/>
      <w:sz w:val="18"/>
      <w:szCs w:val="18"/>
    </w:rPr>
  </w:style>
  <w:style w:type="table" w:styleId="TableGrid">
    <w:name w:val="Table Grid"/>
    <w:basedOn w:val="TableNormal"/>
    <w:uiPriority w:val="59"/>
    <w:rsid w:val="00E56C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C76850"/>
    <w:pPr>
      <w:spacing w:after="200" w:line="240" w:lineRule="auto"/>
    </w:pPr>
    <w:rPr>
      <w:i/>
      <w:iCs/>
      <w:color w:val="44546A" w:themeColor="text2"/>
      <w:sz w:val="18"/>
      <w:szCs w:val="18"/>
    </w:rPr>
  </w:style>
  <w:style w:type="character" w:styleId="Hyperlink">
    <w:name w:val="Hyperlink"/>
    <w:basedOn w:val="DefaultParagraphFont"/>
    <w:uiPriority w:val="99"/>
    <w:unhideWhenUsed/>
    <w:rsid w:val="004D7207"/>
    <w:rPr>
      <w:color w:val="0563C1" w:themeColor="hyperlink"/>
      <w:u w:val="single"/>
    </w:rPr>
  </w:style>
  <w:style w:type="character" w:customStyle="1" w:styleId="UnresolvedMention1">
    <w:name w:val="Unresolved Mention1"/>
    <w:basedOn w:val="DefaultParagraphFont"/>
    <w:uiPriority w:val="99"/>
    <w:semiHidden/>
    <w:unhideWhenUsed/>
    <w:rsid w:val="004D7207"/>
    <w:rPr>
      <w:color w:val="808080"/>
      <w:shd w:val="clear" w:color="auto" w:fill="E6E6E6"/>
    </w:rPr>
  </w:style>
  <w:style w:type="character" w:customStyle="1" w:styleId="Heading1Char">
    <w:name w:val="Heading 1 Char"/>
    <w:basedOn w:val="DefaultParagraphFont"/>
    <w:link w:val="Heading1"/>
    <w:rsid w:val="004B0C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4B0C11"/>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qFormat/>
    <w:rsid w:val="00D76F33"/>
    <w:pPr>
      <w:tabs>
        <w:tab w:val="center" w:pos="4680"/>
        <w:tab w:val="right" w:pos="9360"/>
      </w:tabs>
      <w:spacing w:after="0" w:line="240" w:lineRule="auto"/>
      <w:jc w:val="both"/>
    </w:pPr>
    <w:rPr>
      <w:rFonts w:ascii="Arial" w:eastAsia="MS Mincho" w:hAnsi="Arial" w:cs="Times New Roman"/>
      <w:sz w:val="20"/>
      <w:szCs w:val="20"/>
      <w:lang w:val="en-GB" w:eastAsia="ja-JP"/>
    </w:rPr>
  </w:style>
  <w:style w:type="character" w:customStyle="1" w:styleId="FooterChar">
    <w:name w:val="Footer Char"/>
    <w:basedOn w:val="DefaultParagraphFont"/>
    <w:link w:val="Footer"/>
    <w:rsid w:val="00D76F33"/>
    <w:rPr>
      <w:rFonts w:ascii="Arial" w:eastAsia="MS Mincho" w:hAnsi="Arial" w:cs="Times New Roman"/>
      <w:sz w:val="20"/>
      <w:szCs w:val="20"/>
      <w:lang w:val="en-GB" w:eastAsia="ja-JP"/>
    </w:rPr>
  </w:style>
  <w:style w:type="paragraph" w:styleId="Title">
    <w:name w:val="Title"/>
    <w:basedOn w:val="Normal"/>
    <w:link w:val="TitleChar"/>
    <w:qFormat/>
    <w:rsid w:val="00D76F3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rPr>
      <w:rFonts w:ascii="Arial" w:eastAsia="MS Mincho" w:hAnsi="Arial" w:cs="Times New Roman"/>
      <w:b/>
      <w:sz w:val="28"/>
      <w:szCs w:val="20"/>
      <w:lang w:val="en-GB" w:eastAsia="ja-JP"/>
    </w:rPr>
  </w:style>
  <w:style w:type="character" w:customStyle="1" w:styleId="TitleChar">
    <w:name w:val="Title Char"/>
    <w:basedOn w:val="DefaultParagraphFont"/>
    <w:link w:val="Title"/>
    <w:rsid w:val="00D76F33"/>
    <w:rPr>
      <w:rFonts w:ascii="Arial" w:eastAsia="MS Mincho" w:hAnsi="Arial" w:cs="Times New Roman"/>
      <w:b/>
      <w:sz w:val="28"/>
      <w:szCs w:val="20"/>
      <w:lang w:val="en-GB" w:eastAsia="ja-JP"/>
    </w:rPr>
  </w:style>
  <w:style w:type="paragraph" w:customStyle="1" w:styleId="zzCover">
    <w:name w:val="zzCover"/>
    <w:basedOn w:val="Normal"/>
    <w:rsid w:val="00D76F33"/>
    <w:pPr>
      <w:spacing w:after="220" w:line="230" w:lineRule="atLeast"/>
      <w:jc w:val="right"/>
    </w:pPr>
    <w:rPr>
      <w:rFonts w:ascii="Arial" w:eastAsia="MS Mincho" w:hAnsi="Arial" w:cs="Times New Roman"/>
      <w:b/>
      <w:color w:val="000000"/>
      <w:sz w:val="24"/>
      <w:szCs w:val="20"/>
      <w:lang w:val="en-GB" w:eastAsia="ja-JP"/>
    </w:rPr>
  </w:style>
  <w:style w:type="character" w:customStyle="1" w:styleId="publishedbyChar">
    <w:name w:val="published by Char"/>
    <w:link w:val="publishedby"/>
    <w:locked/>
    <w:rsid w:val="00D76F33"/>
    <w:rPr>
      <w:rFonts w:ascii="Arial" w:hAnsi="Arial" w:cs="Arial"/>
      <w:b/>
      <w:lang w:val="en-GB" w:eastAsia="ja-JP"/>
    </w:rPr>
  </w:style>
  <w:style w:type="paragraph" w:customStyle="1" w:styleId="publishedby">
    <w:name w:val="published by"/>
    <w:basedOn w:val="Normal"/>
    <w:link w:val="publishedbyChar"/>
    <w:qFormat/>
    <w:rsid w:val="00D76F33"/>
    <w:pPr>
      <w:tabs>
        <w:tab w:val="center" w:pos="4514"/>
        <w:tab w:val="left" w:pos="5040"/>
        <w:tab w:val="left" w:pos="5760"/>
        <w:tab w:val="left" w:pos="6480"/>
        <w:tab w:val="left" w:pos="7200"/>
        <w:tab w:val="left" w:pos="7920"/>
        <w:tab w:val="left" w:pos="8640"/>
      </w:tabs>
      <w:spacing w:after="0" w:line="240" w:lineRule="auto"/>
      <w:jc w:val="both"/>
      <w:outlineLvl w:val="0"/>
    </w:pPr>
    <w:rPr>
      <w:rFonts w:ascii="Arial" w:hAnsi="Arial" w:cs="Arial"/>
      <w:b/>
      <w:lang w:val="en-GB" w:eastAsia="ja-JP"/>
    </w:rPr>
  </w:style>
  <w:style w:type="paragraph" w:styleId="Revision">
    <w:name w:val="Revision"/>
    <w:hidden/>
    <w:uiPriority w:val="99"/>
    <w:semiHidden/>
    <w:rsid w:val="004C7B1D"/>
    <w:pPr>
      <w:spacing w:after="0" w:line="240" w:lineRule="auto"/>
    </w:pPr>
  </w:style>
  <w:style w:type="paragraph" w:customStyle="1" w:styleId="PartTitle">
    <w:name w:val="Part Title"/>
    <w:basedOn w:val="Normal"/>
    <w:next w:val="Normal"/>
    <w:rsid w:val="002A6822"/>
    <w:pPr>
      <w:suppressAutoHyphens/>
      <w:spacing w:after="0" w:line="100" w:lineRule="atLeast"/>
      <w:jc w:val="center"/>
    </w:pPr>
    <w:rPr>
      <w:rFonts w:ascii="Arial" w:eastAsia="MS Mincho" w:hAnsi="Arial" w:cs="Times New Roman"/>
      <w:b/>
      <w:sz w:val="28"/>
      <w:szCs w:val="20"/>
      <w:lang w:val="de-DE" w:eastAsia="ar-SA"/>
    </w:rPr>
  </w:style>
  <w:style w:type="paragraph" w:styleId="TOC1">
    <w:name w:val="toc 1"/>
    <w:basedOn w:val="Normal"/>
    <w:next w:val="Normal"/>
    <w:autoRedefine/>
    <w:uiPriority w:val="39"/>
    <w:unhideWhenUsed/>
    <w:rsid w:val="002A6822"/>
    <w:pPr>
      <w:spacing w:before="120" w:after="120"/>
    </w:pPr>
    <w:rPr>
      <w:b/>
      <w:bCs/>
      <w:caps/>
      <w:sz w:val="20"/>
      <w:szCs w:val="20"/>
    </w:rPr>
  </w:style>
  <w:style w:type="paragraph" w:styleId="TOC2">
    <w:name w:val="toc 2"/>
    <w:basedOn w:val="Normal"/>
    <w:next w:val="Normal"/>
    <w:autoRedefine/>
    <w:uiPriority w:val="39"/>
    <w:unhideWhenUsed/>
    <w:rsid w:val="002A6822"/>
    <w:pPr>
      <w:spacing w:after="0"/>
      <w:ind w:left="220"/>
    </w:pPr>
    <w:rPr>
      <w:smallCaps/>
      <w:sz w:val="20"/>
      <w:szCs w:val="20"/>
    </w:rPr>
  </w:style>
  <w:style w:type="paragraph" w:styleId="TOC3">
    <w:name w:val="toc 3"/>
    <w:basedOn w:val="Normal"/>
    <w:next w:val="Normal"/>
    <w:autoRedefine/>
    <w:uiPriority w:val="39"/>
    <w:unhideWhenUsed/>
    <w:rsid w:val="002A6822"/>
    <w:pPr>
      <w:spacing w:after="0"/>
      <w:ind w:left="440"/>
    </w:pPr>
    <w:rPr>
      <w:i/>
      <w:iCs/>
      <w:sz w:val="20"/>
      <w:szCs w:val="20"/>
    </w:rPr>
  </w:style>
  <w:style w:type="paragraph" w:styleId="TOC4">
    <w:name w:val="toc 4"/>
    <w:basedOn w:val="Normal"/>
    <w:next w:val="Normal"/>
    <w:autoRedefine/>
    <w:uiPriority w:val="39"/>
    <w:unhideWhenUsed/>
    <w:rsid w:val="002A6822"/>
    <w:pPr>
      <w:spacing w:after="0"/>
      <w:ind w:left="660"/>
    </w:pPr>
    <w:rPr>
      <w:sz w:val="18"/>
      <w:szCs w:val="18"/>
    </w:rPr>
  </w:style>
  <w:style w:type="paragraph" w:styleId="TOC5">
    <w:name w:val="toc 5"/>
    <w:basedOn w:val="Normal"/>
    <w:next w:val="Normal"/>
    <w:autoRedefine/>
    <w:uiPriority w:val="39"/>
    <w:unhideWhenUsed/>
    <w:rsid w:val="002A6822"/>
    <w:pPr>
      <w:spacing w:after="0"/>
      <w:ind w:left="880"/>
    </w:pPr>
    <w:rPr>
      <w:sz w:val="18"/>
      <w:szCs w:val="18"/>
    </w:rPr>
  </w:style>
  <w:style w:type="paragraph" w:styleId="TOC6">
    <w:name w:val="toc 6"/>
    <w:basedOn w:val="Normal"/>
    <w:next w:val="Normal"/>
    <w:autoRedefine/>
    <w:uiPriority w:val="39"/>
    <w:unhideWhenUsed/>
    <w:rsid w:val="002A6822"/>
    <w:pPr>
      <w:spacing w:after="0"/>
      <w:ind w:left="1100"/>
    </w:pPr>
    <w:rPr>
      <w:sz w:val="18"/>
      <w:szCs w:val="18"/>
    </w:rPr>
  </w:style>
  <w:style w:type="paragraph" w:styleId="TOC7">
    <w:name w:val="toc 7"/>
    <w:basedOn w:val="Normal"/>
    <w:next w:val="Normal"/>
    <w:autoRedefine/>
    <w:uiPriority w:val="39"/>
    <w:unhideWhenUsed/>
    <w:rsid w:val="002A6822"/>
    <w:pPr>
      <w:spacing w:after="0"/>
      <w:ind w:left="1320"/>
    </w:pPr>
    <w:rPr>
      <w:sz w:val="18"/>
      <w:szCs w:val="18"/>
    </w:rPr>
  </w:style>
  <w:style w:type="paragraph" w:styleId="TOC8">
    <w:name w:val="toc 8"/>
    <w:basedOn w:val="Normal"/>
    <w:next w:val="Normal"/>
    <w:autoRedefine/>
    <w:uiPriority w:val="39"/>
    <w:unhideWhenUsed/>
    <w:rsid w:val="002A6822"/>
    <w:pPr>
      <w:spacing w:after="0"/>
      <w:ind w:left="1540"/>
    </w:pPr>
    <w:rPr>
      <w:sz w:val="18"/>
      <w:szCs w:val="18"/>
    </w:rPr>
  </w:style>
  <w:style w:type="paragraph" w:styleId="TOC9">
    <w:name w:val="toc 9"/>
    <w:basedOn w:val="Normal"/>
    <w:next w:val="Normal"/>
    <w:autoRedefine/>
    <w:uiPriority w:val="39"/>
    <w:unhideWhenUsed/>
    <w:rsid w:val="002A6822"/>
    <w:pPr>
      <w:spacing w:after="0"/>
      <w:ind w:left="1760"/>
    </w:pPr>
    <w:rPr>
      <w:sz w:val="18"/>
      <w:szCs w:val="18"/>
    </w:rPr>
  </w:style>
  <w:style w:type="paragraph" w:styleId="TOCHeading">
    <w:name w:val="TOC Heading"/>
    <w:basedOn w:val="Heading1"/>
    <w:next w:val="Normal"/>
    <w:uiPriority w:val="39"/>
    <w:unhideWhenUsed/>
    <w:qFormat/>
    <w:rsid w:val="00CE4E71"/>
    <w:pPr>
      <w:outlineLvl w:val="9"/>
    </w:pPr>
    <w:rPr>
      <w:lang w:val="en-US"/>
    </w:rPr>
  </w:style>
  <w:style w:type="paragraph" w:styleId="Header">
    <w:name w:val="header"/>
    <w:basedOn w:val="Normal"/>
    <w:link w:val="HeaderChar"/>
    <w:uiPriority w:val="99"/>
    <w:unhideWhenUsed/>
    <w:rsid w:val="005B2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4D1"/>
  </w:style>
  <w:style w:type="character" w:customStyle="1" w:styleId="Heading3Char">
    <w:name w:val="Heading 3 Char"/>
    <w:basedOn w:val="DefaultParagraphFont"/>
    <w:link w:val="Heading3"/>
    <w:rsid w:val="0015536F"/>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qFormat/>
    <w:rsid w:val="0015536F"/>
    <w:pPr>
      <w:numPr>
        <w:ilvl w:val="1"/>
      </w:numPr>
    </w:pPr>
    <w:rPr>
      <w:color w:val="5A5A5A" w:themeColor="text1" w:themeTint="A5"/>
      <w:spacing w:val="15"/>
    </w:rPr>
  </w:style>
  <w:style w:type="character" w:customStyle="1" w:styleId="SubtitleChar">
    <w:name w:val="Subtitle Char"/>
    <w:basedOn w:val="DefaultParagraphFont"/>
    <w:link w:val="Subtitle"/>
    <w:rsid w:val="0015536F"/>
    <w:rPr>
      <w:rFonts w:eastAsiaTheme="minorEastAsia"/>
      <w:color w:val="5A5A5A" w:themeColor="text1" w:themeTint="A5"/>
      <w:spacing w:val="15"/>
    </w:rPr>
  </w:style>
  <w:style w:type="character" w:customStyle="1" w:styleId="Heading4Char">
    <w:name w:val="Heading 4 Char"/>
    <w:basedOn w:val="DefaultParagraphFont"/>
    <w:link w:val="Heading4"/>
    <w:rsid w:val="00682FC0"/>
    <w:rPr>
      <w:rFonts w:ascii="Arial" w:eastAsia="Times New Roman" w:hAnsi="Arial" w:cs="Times New Roman"/>
      <w:b/>
      <w:bCs/>
      <w:sz w:val="20"/>
      <w:szCs w:val="20"/>
      <w:lang w:val="en-GB" w:eastAsia="ja-JP"/>
    </w:rPr>
  </w:style>
  <w:style w:type="character" w:customStyle="1" w:styleId="Heading5Char">
    <w:name w:val="Heading 5 Char"/>
    <w:basedOn w:val="DefaultParagraphFont"/>
    <w:link w:val="Heading5"/>
    <w:rsid w:val="00682FC0"/>
    <w:rPr>
      <w:rFonts w:ascii="Arial" w:eastAsia="Times New Roman" w:hAnsi="Arial" w:cs="Times New Roman"/>
      <w:b/>
      <w:bCs/>
      <w:sz w:val="20"/>
      <w:szCs w:val="20"/>
      <w:lang w:val="en-GB" w:eastAsia="ja-JP"/>
    </w:rPr>
  </w:style>
  <w:style w:type="character" w:customStyle="1" w:styleId="Heading6Char">
    <w:name w:val="Heading 6 Char"/>
    <w:basedOn w:val="DefaultParagraphFont"/>
    <w:link w:val="Heading6"/>
    <w:rsid w:val="00682FC0"/>
    <w:rPr>
      <w:rFonts w:ascii="Arial" w:eastAsia="Times New Roman" w:hAnsi="Arial" w:cs="Times New Roman"/>
      <w:b/>
      <w:bCs/>
      <w:sz w:val="20"/>
      <w:szCs w:val="20"/>
      <w:lang w:val="en-GB" w:eastAsia="ja-JP"/>
    </w:rPr>
  </w:style>
  <w:style w:type="character" w:customStyle="1" w:styleId="Heading7Char">
    <w:name w:val="Heading 7 Char"/>
    <w:basedOn w:val="DefaultParagraphFont"/>
    <w:link w:val="Heading7"/>
    <w:rsid w:val="00682FC0"/>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682FC0"/>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682FC0"/>
    <w:rPr>
      <w:rFonts w:ascii="Arial" w:eastAsia="MS Mincho" w:hAnsi="Arial" w:cs="Times New Roman"/>
      <w:b/>
      <w:bCs/>
      <w:sz w:val="20"/>
      <w:szCs w:val="20"/>
      <w:lang w:val="en-GB" w:eastAsia="ja-JP"/>
    </w:rPr>
  </w:style>
  <w:style w:type="character" w:customStyle="1" w:styleId="NormalWebChar">
    <w:name w:val="Normal (Web) Char"/>
    <w:link w:val="NormalWeb"/>
    <w:uiPriority w:val="99"/>
    <w:locked/>
    <w:rsid w:val="00682FC0"/>
    <w:rPr>
      <w:rFonts w:ascii="Times New Roman" w:eastAsia="Times New Roman" w:hAnsi="Times New Roman" w:cs="Times New Roman"/>
      <w:sz w:val="24"/>
      <w:szCs w:val="24"/>
      <w:lang w:eastAsia="en-CA"/>
    </w:rPr>
  </w:style>
  <w:style w:type="paragraph" w:customStyle="1" w:styleId="Abbreviation">
    <w:name w:val="Abbreviation"/>
    <w:basedOn w:val="Normal"/>
    <w:qFormat/>
    <w:rsid w:val="00682FC0"/>
    <w:pPr>
      <w:tabs>
        <w:tab w:val="left" w:pos="1152"/>
      </w:tabs>
      <w:spacing w:after="120" w:line="230" w:lineRule="atLeast"/>
      <w:jc w:val="both"/>
    </w:pPr>
    <w:rPr>
      <w:rFonts w:ascii="Arial" w:eastAsia="MS Mincho" w:hAnsi="Arial" w:cs="Times New Roman"/>
      <w:szCs w:val="20"/>
      <w:lang w:val="en-GB" w:eastAsia="ja-JP"/>
    </w:rPr>
  </w:style>
  <w:style w:type="paragraph" w:customStyle="1" w:styleId="ANNEX0">
    <w:name w:val="ANNEX"/>
    <w:basedOn w:val="Normal"/>
    <w:next w:val="Normal"/>
    <w:rsid w:val="00682FC0"/>
    <w:pPr>
      <w:keepNext/>
      <w:pageBreakBefore/>
      <w:numPr>
        <w:numId w:val="4"/>
      </w:numPr>
      <w:spacing w:after="760" w:line="310" w:lineRule="exact"/>
      <w:jc w:val="center"/>
      <w:outlineLvl w:val="0"/>
    </w:pPr>
    <w:rPr>
      <w:rFonts w:ascii="Arial" w:eastAsia="MS Mincho" w:hAnsi="Arial" w:cs="Times New Roman"/>
      <w:b/>
      <w:sz w:val="28"/>
      <w:szCs w:val="20"/>
      <w:lang w:val="en-GB" w:eastAsia="ja-JP"/>
    </w:rPr>
  </w:style>
  <w:style w:type="paragraph" w:customStyle="1" w:styleId="Caption1">
    <w:name w:val="Caption1"/>
    <w:basedOn w:val="Normal"/>
    <w:rsid w:val="00682FC0"/>
    <w:pPr>
      <w:widowControl w:val="0"/>
      <w:suppressLineNumbers/>
      <w:suppressAutoHyphens/>
      <w:spacing w:before="120" w:after="120" w:line="240" w:lineRule="auto"/>
    </w:pPr>
    <w:rPr>
      <w:rFonts w:ascii="Arial" w:eastAsia="Arial" w:hAnsi="Arial" w:cs="Tahoma"/>
      <w:i/>
      <w:iCs/>
      <w:szCs w:val="20"/>
      <w:lang w:val="en-GB" w:eastAsia="ja-JP"/>
    </w:rPr>
  </w:style>
  <w:style w:type="paragraph" w:customStyle="1" w:styleId="Definition">
    <w:name w:val="Definition"/>
    <w:basedOn w:val="Normal"/>
    <w:next w:val="Normal"/>
    <w:rsid w:val="00682FC0"/>
    <w:pPr>
      <w:spacing w:after="240" w:line="230" w:lineRule="atLeast"/>
      <w:jc w:val="both"/>
    </w:pPr>
    <w:rPr>
      <w:rFonts w:ascii="Arial" w:eastAsia="MS Mincho" w:hAnsi="Arial" w:cs="Times New Roman"/>
      <w:szCs w:val="20"/>
      <w:lang w:val="en-GB" w:eastAsia="ja-JP"/>
    </w:rPr>
  </w:style>
  <w:style w:type="character" w:customStyle="1" w:styleId="Defterms">
    <w:name w:val="Defterms"/>
    <w:rsid w:val="00682FC0"/>
    <w:rPr>
      <w:noProof w:val="0"/>
      <w:color w:val="auto"/>
      <w:lang w:val="fr-FR"/>
    </w:rPr>
  </w:style>
  <w:style w:type="paragraph" w:customStyle="1" w:styleId="DescriptionTag">
    <w:name w:val="DescriptionTag"/>
    <w:basedOn w:val="Normal"/>
    <w:qFormat/>
    <w:rsid w:val="00682FC0"/>
    <w:pPr>
      <w:keepNext/>
      <w:spacing w:after="60" w:line="240" w:lineRule="auto"/>
      <w:jc w:val="both"/>
    </w:pPr>
    <w:rPr>
      <w:rFonts w:ascii="Arial" w:eastAsia="MS Mincho" w:hAnsi="Arial" w:cs="Times New Roman"/>
      <w:b/>
      <w:szCs w:val="20"/>
      <w:lang w:val="en-GB" w:eastAsia="ja-JP"/>
    </w:rPr>
  </w:style>
  <w:style w:type="paragraph" w:customStyle="1" w:styleId="Figuretitle">
    <w:name w:val="Figure title"/>
    <w:basedOn w:val="Normal"/>
    <w:next w:val="Normal"/>
    <w:rsid w:val="00682FC0"/>
    <w:pPr>
      <w:suppressAutoHyphens/>
      <w:spacing w:before="220" w:after="220" w:line="230" w:lineRule="atLeast"/>
      <w:jc w:val="center"/>
    </w:pPr>
    <w:rPr>
      <w:rFonts w:ascii="Arial" w:eastAsia="MS Mincho" w:hAnsi="Arial" w:cs="Times New Roman"/>
      <w:b/>
      <w:szCs w:val="20"/>
      <w:lang w:val="en-GB" w:eastAsia="ja-JP"/>
    </w:rPr>
  </w:style>
  <w:style w:type="paragraph" w:customStyle="1" w:styleId="Figuretitle2">
    <w:name w:val="Figure title2"/>
    <w:basedOn w:val="Normal"/>
    <w:next w:val="Normal"/>
    <w:rsid w:val="00682FC0"/>
    <w:pPr>
      <w:suppressAutoHyphens/>
      <w:spacing w:before="220" w:after="220" w:line="230" w:lineRule="atLeast"/>
      <w:jc w:val="center"/>
    </w:pPr>
    <w:rPr>
      <w:rFonts w:ascii="Arial" w:eastAsia="MS Mincho" w:hAnsi="Arial" w:cs="Times New Roman"/>
      <w:b/>
      <w:szCs w:val="20"/>
      <w:lang w:val="de-DE" w:eastAsia="ar-SA"/>
    </w:rPr>
  </w:style>
  <w:style w:type="paragraph" w:styleId="Quote">
    <w:name w:val="Quote"/>
    <w:basedOn w:val="Normal"/>
    <w:next w:val="Normal"/>
    <w:link w:val="QuoteChar"/>
    <w:uiPriority w:val="29"/>
    <w:qFormat/>
    <w:rsid w:val="00682FC0"/>
    <w:pPr>
      <w:spacing w:before="200" w:line="230" w:lineRule="atLeast"/>
      <w:ind w:left="864" w:right="864"/>
      <w:jc w:val="center"/>
    </w:pPr>
    <w:rPr>
      <w:rFonts w:ascii="Arial" w:eastAsia="MS Mincho" w:hAnsi="Arial" w:cs="Times New Roman"/>
      <w:i/>
      <w:iCs/>
      <w:color w:val="404040" w:themeColor="text1" w:themeTint="BF"/>
      <w:szCs w:val="20"/>
      <w:lang w:val="en-GB" w:eastAsia="ja-JP"/>
    </w:rPr>
  </w:style>
  <w:style w:type="character" w:customStyle="1" w:styleId="QuoteChar">
    <w:name w:val="Quote Char"/>
    <w:basedOn w:val="DefaultParagraphFont"/>
    <w:link w:val="Quote"/>
    <w:uiPriority w:val="29"/>
    <w:rsid w:val="00682FC0"/>
    <w:rPr>
      <w:rFonts w:ascii="Arial" w:eastAsia="MS Mincho" w:hAnsi="Arial" w:cs="Times New Roman"/>
      <w:i/>
      <w:iCs/>
      <w:color w:val="404040" w:themeColor="text1" w:themeTint="BF"/>
      <w:szCs w:val="20"/>
      <w:lang w:val="en-GB" w:eastAsia="ja-JP"/>
    </w:rPr>
  </w:style>
  <w:style w:type="paragraph" w:styleId="BodyTextIndent2">
    <w:name w:val="Body Text Indent 2"/>
    <w:basedOn w:val="Normal"/>
    <w:link w:val="BodyTextIndent2Char"/>
    <w:uiPriority w:val="99"/>
    <w:unhideWhenUsed/>
    <w:rsid w:val="00682FC0"/>
    <w:pPr>
      <w:spacing w:after="120" w:line="480" w:lineRule="auto"/>
      <w:ind w:left="283"/>
      <w:jc w:val="both"/>
    </w:pPr>
    <w:rPr>
      <w:rFonts w:ascii="Arial" w:eastAsia="MS Mincho" w:hAnsi="Arial" w:cs="Times New Roman"/>
      <w:szCs w:val="20"/>
      <w:lang w:val="en-GB" w:eastAsia="ja-JP"/>
    </w:rPr>
  </w:style>
  <w:style w:type="character" w:customStyle="1" w:styleId="BodyTextIndent2Char">
    <w:name w:val="Body Text Indent 2 Char"/>
    <w:basedOn w:val="DefaultParagraphFont"/>
    <w:link w:val="BodyTextIndent2"/>
    <w:uiPriority w:val="99"/>
    <w:rsid w:val="00682FC0"/>
    <w:rPr>
      <w:rFonts w:ascii="Arial" w:eastAsia="MS Mincho" w:hAnsi="Arial" w:cs="Times New Roman"/>
      <w:szCs w:val="20"/>
      <w:lang w:val="en-GB" w:eastAsia="ja-JP"/>
    </w:rPr>
  </w:style>
  <w:style w:type="paragraph" w:customStyle="1" w:styleId="ISOSecretObservations">
    <w:name w:val="ISO_Secret_Observations"/>
    <w:basedOn w:val="Normal"/>
    <w:rsid w:val="00682FC0"/>
    <w:pPr>
      <w:spacing w:before="210" w:after="0" w:line="210" w:lineRule="exact"/>
    </w:pPr>
    <w:rPr>
      <w:rFonts w:ascii="Arial" w:eastAsia="Times New Roman" w:hAnsi="Arial" w:cs="Times New Roman"/>
      <w:sz w:val="18"/>
      <w:szCs w:val="20"/>
      <w:lang w:val="en-GB"/>
    </w:rPr>
  </w:style>
  <w:style w:type="character" w:customStyle="1" w:styleId="noteChar">
    <w:name w:val="note Char"/>
    <w:link w:val="note"/>
    <w:locked/>
    <w:rsid w:val="00682FC0"/>
    <w:rPr>
      <w:rFonts w:ascii="Arial" w:hAnsi="Arial" w:cs="Arial"/>
      <w:i/>
      <w:color w:val="FF0000"/>
      <w:lang w:val="en-GB" w:eastAsia="ja-JP"/>
    </w:rPr>
  </w:style>
  <w:style w:type="paragraph" w:customStyle="1" w:styleId="note">
    <w:name w:val="note"/>
    <w:basedOn w:val="Normal"/>
    <w:link w:val="noteChar"/>
    <w:qFormat/>
    <w:rsid w:val="00682FC0"/>
    <w:pPr>
      <w:spacing w:after="240" w:line="230" w:lineRule="atLeast"/>
      <w:jc w:val="both"/>
    </w:pPr>
    <w:rPr>
      <w:rFonts w:ascii="Arial" w:hAnsi="Arial" w:cs="Arial"/>
      <w:i/>
      <w:color w:val="FF0000"/>
      <w:lang w:val="en-GB" w:eastAsia="ja-JP"/>
    </w:rPr>
  </w:style>
  <w:style w:type="character" w:customStyle="1" w:styleId="Label1Char">
    <w:name w:val="Label1 Char"/>
    <w:link w:val="Label1"/>
    <w:locked/>
    <w:rsid w:val="00682FC0"/>
    <w:rPr>
      <w:rFonts w:ascii="Arial" w:hAnsi="Arial" w:cs="Arial"/>
      <w:b/>
      <w:sz w:val="20"/>
      <w:lang w:val="en-GB" w:eastAsia="ja-JP"/>
    </w:rPr>
  </w:style>
  <w:style w:type="paragraph" w:customStyle="1" w:styleId="Label1">
    <w:name w:val="Label1"/>
    <w:basedOn w:val="Normal"/>
    <w:link w:val="Label1Char"/>
    <w:qFormat/>
    <w:rsid w:val="00682FC0"/>
    <w:pPr>
      <w:autoSpaceDE w:val="0"/>
      <w:autoSpaceDN w:val="0"/>
      <w:adjustRightInd w:val="0"/>
      <w:spacing w:after="0" w:line="480" w:lineRule="auto"/>
      <w:ind w:left="1695" w:hanging="1695"/>
      <w:jc w:val="both"/>
    </w:pPr>
    <w:rPr>
      <w:rFonts w:ascii="Arial" w:hAnsi="Arial" w:cs="Arial"/>
      <w:b/>
      <w:sz w:val="20"/>
      <w:lang w:val="en-GB" w:eastAsia="ja-JP"/>
    </w:rPr>
  </w:style>
  <w:style w:type="paragraph" w:styleId="BodyTextIndent3">
    <w:name w:val="Body Text Indent 3"/>
    <w:basedOn w:val="Normal"/>
    <w:link w:val="BodyTextIndent3Char"/>
    <w:unhideWhenUsed/>
    <w:rsid w:val="00682FC0"/>
    <w:pPr>
      <w:spacing w:after="120" w:line="230" w:lineRule="atLeast"/>
      <w:ind w:left="360"/>
      <w:jc w:val="both"/>
    </w:pPr>
    <w:rPr>
      <w:rFonts w:ascii="Arial" w:eastAsia="MS Mincho" w:hAnsi="Arial" w:cs="Times New Roman"/>
      <w:sz w:val="16"/>
      <w:szCs w:val="16"/>
      <w:lang w:val="en-GB" w:eastAsia="ja-JP"/>
    </w:rPr>
  </w:style>
  <w:style w:type="character" w:customStyle="1" w:styleId="BodyTextIndent3Char">
    <w:name w:val="Body Text Indent 3 Char"/>
    <w:basedOn w:val="DefaultParagraphFont"/>
    <w:link w:val="BodyTextIndent3"/>
    <w:rsid w:val="00682FC0"/>
    <w:rPr>
      <w:rFonts w:ascii="Arial" w:eastAsia="MS Mincho" w:hAnsi="Arial" w:cs="Times New Roman"/>
      <w:sz w:val="16"/>
      <w:szCs w:val="16"/>
      <w:lang w:val="en-GB" w:eastAsia="ja-JP"/>
    </w:rPr>
  </w:style>
  <w:style w:type="character" w:customStyle="1" w:styleId="LabeldataChar">
    <w:name w:val="Label data Char"/>
    <w:link w:val="Labeldata"/>
    <w:locked/>
    <w:rsid w:val="00682FC0"/>
    <w:rPr>
      <w:rFonts w:ascii="Arial" w:hAnsi="Arial" w:cs="Arial"/>
      <w:lang w:val="en-GB" w:eastAsia="ja-JP"/>
    </w:rPr>
  </w:style>
  <w:style w:type="paragraph" w:customStyle="1" w:styleId="Labeldata">
    <w:name w:val="Label data"/>
    <w:basedOn w:val="Normal"/>
    <w:link w:val="LabeldataChar"/>
    <w:qFormat/>
    <w:rsid w:val="00682FC0"/>
    <w:pPr>
      <w:autoSpaceDE w:val="0"/>
      <w:autoSpaceDN w:val="0"/>
      <w:adjustRightInd w:val="0"/>
      <w:spacing w:after="0" w:line="240" w:lineRule="auto"/>
      <w:jc w:val="both"/>
    </w:pPr>
    <w:rPr>
      <w:rFonts w:ascii="Arial" w:hAnsi="Arial" w:cs="Arial"/>
      <w:lang w:val="en-GB" w:eastAsia="ja-JP"/>
    </w:rPr>
  </w:style>
  <w:style w:type="paragraph" w:styleId="BodyText">
    <w:name w:val="Body Text"/>
    <w:basedOn w:val="Normal"/>
    <w:link w:val="BodyTextChar"/>
    <w:unhideWhenUsed/>
    <w:rsid w:val="00682FC0"/>
    <w:pPr>
      <w:spacing w:before="60" w:after="60" w:line="210" w:lineRule="atLeast"/>
      <w:jc w:val="both"/>
    </w:pPr>
    <w:rPr>
      <w:rFonts w:ascii="Arial" w:eastAsia="MS Mincho" w:hAnsi="Arial" w:cs="Times New Roman"/>
      <w:sz w:val="18"/>
      <w:szCs w:val="20"/>
      <w:lang w:val="en-GB" w:eastAsia="ja-JP"/>
    </w:rPr>
  </w:style>
  <w:style w:type="character" w:customStyle="1" w:styleId="BodyTextChar">
    <w:name w:val="Body Text Char"/>
    <w:basedOn w:val="DefaultParagraphFont"/>
    <w:link w:val="BodyText"/>
    <w:rsid w:val="00682FC0"/>
    <w:rPr>
      <w:rFonts w:ascii="Arial" w:eastAsia="MS Mincho" w:hAnsi="Arial" w:cs="Times New Roman"/>
      <w:sz w:val="18"/>
      <w:szCs w:val="20"/>
      <w:lang w:val="en-GB" w:eastAsia="ja-JP"/>
    </w:rPr>
  </w:style>
  <w:style w:type="paragraph" w:styleId="FootnoteText">
    <w:name w:val="footnote text"/>
    <w:basedOn w:val="Normal"/>
    <w:link w:val="FootnoteTextChar"/>
    <w:semiHidden/>
    <w:unhideWhenUsed/>
    <w:rsid w:val="00682FC0"/>
    <w:pPr>
      <w:tabs>
        <w:tab w:val="left" w:pos="340"/>
      </w:tabs>
      <w:spacing w:after="120" w:line="210" w:lineRule="atLeast"/>
      <w:jc w:val="both"/>
    </w:pPr>
    <w:rPr>
      <w:rFonts w:ascii="Arial Narrow" w:eastAsia="MS Mincho" w:hAnsi="Arial Narrow" w:cs="Times New Roman"/>
      <w:sz w:val="18"/>
      <w:szCs w:val="20"/>
      <w:lang w:val="en-GB" w:eastAsia="ja-JP"/>
    </w:rPr>
  </w:style>
  <w:style w:type="character" w:customStyle="1" w:styleId="FootnoteTextChar">
    <w:name w:val="Footnote Text Char"/>
    <w:basedOn w:val="DefaultParagraphFont"/>
    <w:link w:val="FootnoteText"/>
    <w:semiHidden/>
    <w:rsid w:val="00682FC0"/>
    <w:rPr>
      <w:rFonts w:ascii="Arial Narrow" w:eastAsia="MS Mincho" w:hAnsi="Arial Narrow" w:cs="Times New Roman"/>
      <w:sz w:val="18"/>
      <w:szCs w:val="20"/>
      <w:lang w:val="en-GB" w:eastAsia="ja-JP"/>
    </w:rPr>
  </w:style>
  <w:style w:type="character" w:styleId="FootnoteReference">
    <w:name w:val="footnote reference"/>
    <w:semiHidden/>
    <w:unhideWhenUsed/>
    <w:rsid w:val="00682FC0"/>
    <w:rPr>
      <w:noProof/>
      <w:position w:val="6"/>
      <w:sz w:val="16"/>
      <w:vertAlign w:val="baseline"/>
      <w:lang w:val="fr-FR"/>
    </w:rPr>
  </w:style>
  <w:style w:type="paragraph" w:customStyle="1" w:styleId="Default">
    <w:name w:val="Default"/>
    <w:rsid w:val="00682FC0"/>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FollowedHyperlink">
    <w:name w:val="FollowedHyperlink"/>
    <w:unhideWhenUsed/>
    <w:rsid w:val="00682FC0"/>
    <w:rPr>
      <w:noProof w:val="0"/>
      <w:color w:val="800080"/>
      <w:u w:val="single"/>
      <w:lang w:val="fr-FR"/>
    </w:rPr>
  </w:style>
  <w:style w:type="paragraph" w:styleId="HTMLAddress">
    <w:name w:val="HTML Address"/>
    <w:basedOn w:val="Normal"/>
    <w:link w:val="HTMLAddressChar"/>
    <w:uiPriority w:val="99"/>
    <w:semiHidden/>
    <w:unhideWhenUsed/>
    <w:rsid w:val="00682FC0"/>
    <w:pPr>
      <w:spacing w:after="240" w:line="230" w:lineRule="atLeast"/>
      <w:jc w:val="both"/>
    </w:pPr>
    <w:rPr>
      <w:rFonts w:ascii="Arial" w:eastAsia="MS Mincho" w:hAnsi="Arial" w:cs="Times New Roman"/>
      <w:i/>
      <w:iCs/>
      <w:szCs w:val="20"/>
      <w:lang w:val="en-GB" w:eastAsia="ja-JP"/>
    </w:rPr>
  </w:style>
  <w:style w:type="character" w:customStyle="1" w:styleId="HTMLAddressChar">
    <w:name w:val="HTML Address Char"/>
    <w:basedOn w:val="DefaultParagraphFont"/>
    <w:link w:val="HTMLAddress"/>
    <w:uiPriority w:val="99"/>
    <w:semiHidden/>
    <w:rsid w:val="00682FC0"/>
    <w:rPr>
      <w:rFonts w:ascii="Arial" w:eastAsia="MS Mincho" w:hAnsi="Arial" w:cs="Times New Roman"/>
      <w:i/>
      <w:iCs/>
      <w:szCs w:val="20"/>
      <w:lang w:val="en-GB" w:eastAsia="ja-JP"/>
    </w:rPr>
  </w:style>
  <w:style w:type="character" w:styleId="Emphasis">
    <w:name w:val="Emphasis"/>
    <w:qFormat/>
    <w:rsid w:val="00682FC0"/>
    <w:rPr>
      <w:i/>
      <w:iCs w:val="0"/>
      <w:noProof w:val="0"/>
      <w:lang w:val="fr-FR"/>
    </w:rPr>
  </w:style>
  <w:style w:type="paragraph" w:styleId="HTMLPreformatted">
    <w:name w:val="HTML Preformatted"/>
    <w:basedOn w:val="Normal"/>
    <w:link w:val="HTMLPreformattedChar"/>
    <w:uiPriority w:val="99"/>
    <w:semiHidden/>
    <w:unhideWhenUsed/>
    <w:rsid w:val="0068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30" w:lineRule="atLeast"/>
      <w:jc w:val="both"/>
    </w:pPr>
    <w:rPr>
      <w:rFonts w:ascii="Courier New" w:eastAsia="MS Mincho" w:hAnsi="Courier New" w:cs="Times New Roman"/>
      <w:szCs w:val="20"/>
      <w:lang w:val="en-GB" w:eastAsia="ja-JP"/>
    </w:rPr>
  </w:style>
  <w:style w:type="character" w:customStyle="1" w:styleId="HTMLPreformattedChar">
    <w:name w:val="HTML Preformatted Char"/>
    <w:basedOn w:val="DefaultParagraphFont"/>
    <w:link w:val="HTMLPreformatted"/>
    <w:uiPriority w:val="99"/>
    <w:semiHidden/>
    <w:rsid w:val="00682FC0"/>
    <w:rPr>
      <w:rFonts w:ascii="Courier New" w:eastAsia="MS Mincho" w:hAnsi="Courier New" w:cs="Times New Roman"/>
      <w:szCs w:val="20"/>
      <w:lang w:val="en-GB" w:eastAsia="ja-JP"/>
    </w:rPr>
  </w:style>
  <w:style w:type="character" w:styleId="Strong">
    <w:name w:val="Strong"/>
    <w:qFormat/>
    <w:rsid w:val="00682FC0"/>
    <w:rPr>
      <w:b/>
      <w:bCs w:val="0"/>
      <w:noProof w:val="0"/>
      <w:lang w:val="fr-FR"/>
    </w:rPr>
  </w:style>
  <w:style w:type="paragraph" w:customStyle="1" w:styleId="msonormal0">
    <w:name w:val="msonormal"/>
    <w:basedOn w:val="Normal"/>
    <w:uiPriority w:val="99"/>
    <w:rsid w:val="00682FC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Index1">
    <w:name w:val="index 1"/>
    <w:basedOn w:val="Normal"/>
    <w:autoRedefine/>
    <w:semiHidden/>
    <w:unhideWhenUsed/>
    <w:rsid w:val="00682FC0"/>
    <w:pPr>
      <w:spacing w:after="0" w:line="210" w:lineRule="atLeast"/>
      <w:ind w:left="142" w:hanging="142"/>
    </w:pPr>
    <w:rPr>
      <w:rFonts w:ascii="Arial" w:eastAsia="MS Mincho" w:hAnsi="Arial" w:cs="Times New Roman"/>
      <w:b/>
      <w:sz w:val="18"/>
      <w:szCs w:val="20"/>
      <w:lang w:val="en-GB" w:eastAsia="ja-JP"/>
    </w:rPr>
  </w:style>
  <w:style w:type="paragraph" w:styleId="Index2">
    <w:name w:val="index 2"/>
    <w:basedOn w:val="Normal"/>
    <w:next w:val="Normal"/>
    <w:autoRedefine/>
    <w:semiHidden/>
    <w:unhideWhenUsed/>
    <w:rsid w:val="00682FC0"/>
    <w:pPr>
      <w:spacing w:after="240" w:line="210" w:lineRule="atLeast"/>
      <w:ind w:left="600" w:hanging="200"/>
      <w:jc w:val="both"/>
    </w:pPr>
    <w:rPr>
      <w:rFonts w:ascii="Arial" w:eastAsia="MS Mincho" w:hAnsi="Arial" w:cs="Times New Roman"/>
      <w:b/>
      <w:sz w:val="18"/>
      <w:szCs w:val="20"/>
      <w:lang w:val="en-GB" w:eastAsia="ja-JP"/>
    </w:rPr>
  </w:style>
  <w:style w:type="paragraph" w:styleId="Index3">
    <w:name w:val="index 3"/>
    <w:basedOn w:val="Normal"/>
    <w:next w:val="Normal"/>
    <w:autoRedefine/>
    <w:semiHidden/>
    <w:unhideWhenUsed/>
    <w:rsid w:val="00682FC0"/>
    <w:pPr>
      <w:spacing w:after="240" w:line="220" w:lineRule="atLeast"/>
      <w:ind w:left="600" w:hanging="200"/>
      <w:jc w:val="both"/>
    </w:pPr>
    <w:rPr>
      <w:rFonts w:ascii="Arial" w:eastAsia="MS Mincho" w:hAnsi="Arial" w:cs="Times New Roman"/>
      <w:b/>
      <w:szCs w:val="20"/>
      <w:lang w:val="en-GB" w:eastAsia="ja-JP"/>
    </w:rPr>
  </w:style>
  <w:style w:type="paragraph" w:styleId="Index4">
    <w:name w:val="index 4"/>
    <w:basedOn w:val="Normal"/>
    <w:next w:val="Normal"/>
    <w:autoRedefine/>
    <w:semiHidden/>
    <w:unhideWhenUsed/>
    <w:rsid w:val="00682FC0"/>
    <w:pPr>
      <w:spacing w:after="240" w:line="220" w:lineRule="atLeast"/>
      <w:ind w:left="800" w:hanging="200"/>
      <w:jc w:val="both"/>
    </w:pPr>
    <w:rPr>
      <w:rFonts w:ascii="Arial" w:eastAsia="MS Mincho" w:hAnsi="Arial" w:cs="Times New Roman"/>
      <w:b/>
      <w:szCs w:val="20"/>
      <w:lang w:val="en-GB" w:eastAsia="ja-JP"/>
    </w:rPr>
  </w:style>
  <w:style w:type="paragraph" w:styleId="Index5">
    <w:name w:val="index 5"/>
    <w:basedOn w:val="Normal"/>
    <w:next w:val="Normal"/>
    <w:autoRedefine/>
    <w:semiHidden/>
    <w:unhideWhenUsed/>
    <w:rsid w:val="00682FC0"/>
    <w:pPr>
      <w:spacing w:after="240" w:line="220" w:lineRule="atLeast"/>
      <w:ind w:left="1000" w:hanging="200"/>
      <w:jc w:val="both"/>
    </w:pPr>
    <w:rPr>
      <w:rFonts w:ascii="Arial" w:eastAsia="MS Mincho" w:hAnsi="Arial" w:cs="Times New Roman"/>
      <w:b/>
      <w:szCs w:val="20"/>
      <w:lang w:val="en-GB" w:eastAsia="ja-JP"/>
    </w:rPr>
  </w:style>
  <w:style w:type="paragraph" w:styleId="Index6">
    <w:name w:val="index 6"/>
    <w:basedOn w:val="Normal"/>
    <w:next w:val="Normal"/>
    <w:autoRedefine/>
    <w:semiHidden/>
    <w:unhideWhenUsed/>
    <w:rsid w:val="00682FC0"/>
    <w:pPr>
      <w:spacing w:after="240" w:line="220" w:lineRule="atLeast"/>
      <w:ind w:left="1200" w:hanging="200"/>
      <w:jc w:val="both"/>
    </w:pPr>
    <w:rPr>
      <w:rFonts w:ascii="Arial" w:eastAsia="MS Mincho" w:hAnsi="Arial" w:cs="Times New Roman"/>
      <w:b/>
      <w:szCs w:val="20"/>
      <w:lang w:val="en-GB" w:eastAsia="ja-JP"/>
    </w:rPr>
  </w:style>
  <w:style w:type="paragraph" w:styleId="Index7">
    <w:name w:val="index 7"/>
    <w:basedOn w:val="Normal"/>
    <w:next w:val="Normal"/>
    <w:autoRedefine/>
    <w:semiHidden/>
    <w:unhideWhenUsed/>
    <w:rsid w:val="00682FC0"/>
    <w:pPr>
      <w:spacing w:after="240" w:line="220" w:lineRule="atLeast"/>
      <w:ind w:left="1400" w:hanging="200"/>
      <w:jc w:val="both"/>
    </w:pPr>
    <w:rPr>
      <w:rFonts w:ascii="Arial" w:eastAsia="MS Mincho" w:hAnsi="Arial" w:cs="Times New Roman"/>
      <w:b/>
      <w:szCs w:val="20"/>
      <w:lang w:val="en-GB" w:eastAsia="ja-JP"/>
    </w:rPr>
  </w:style>
  <w:style w:type="paragraph" w:styleId="Index8">
    <w:name w:val="index 8"/>
    <w:basedOn w:val="Normal"/>
    <w:next w:val="Normal"/>
    <w:autoRedefine/>
    <w:semiHidden/>
    <w:unhideWhenUsed/>
    <w:rsid w:val="00682FC0"/>
    <w:pPr>
      <w:spacing w:after="240" w:line="220" w:lineRule="atLeast"/>
      <w:ind w:left="1600" w:hanging="200"/>
      <w:jc w:val="both"/>
    </w:pPr>
    <w:rPr>
      <w:rFonts w:ascii="Arial" w:eastAsia="MS Mincho" w:hAnsi="Arial" w:cs="Times New Roman"/>
      <w:b/>
      <w:szCs w:val="20"/>
      <w:lang w:val="en-GB" w:eastAsia="ja-JP"/>
    </w:rPr>
  </w:style>
  <w:style w:type="paragraph" w:styleId="Index9">
    <w:name w:val="index 9"/>
    <w:basedOn w:val="Normal"/>
    <w:next w:val="Normal"/>
    <w:autoRedefine/>
    <w:semiHidden/>
    <w:unhideWhenUsed/>
    <w:rsid w:val="00682FC0"/>
    <w:pPr>
      <w:spacing w:after="240" w:line="220" w:lineRule="atLeast"/>
      <w:ind w:left="1800" w:hanging="200"/>
      <w:jc w:val="both"/>
    </w:pPr>
    <w:rPr>
      <w:rFonts w:ascii="Arial" w:eastAsia="MS Mincho" w:hAnsi="Arial" w:cs="Times New Roman"/>
      <w:b/>
      <w:szCs w:val="20"/>
      <w:lang w:val="en-GB" w:eastAsia="ja-JP"/>
    </w:rPr>
  </w:style>
  <w:style w:type="paragraph" w:styleId="NormalIndent">
    <w:name w:val="Normal Indent"/>
    <w:basedOn w:val="Normal"/>
    <w:unhideWhenUsed/>
    <w:rsid w:val="00682FC0"/>
    <w:pPr>
      <w:spacing w:after="240" w:line="230" w:lineRule="atLeast"/>
      <w:ind w:left="708"/>
      <w:jc w:val="both"/>
    </w:pPr>
    <w:rPr>
      <w:rFonts w:ascii="Arial" w:eastAsia="MS Mincho" w:hAnsi="Arial" w:cs="Times New Roman"/>
      <w:szCs w:val="20"/>
      <w:lang w:val="en-GB" w:eastAsia="ja-JP"/>
    </w:rPr>
  </w:style>
  <w:style w:type="paragraph" w:styleId="IndexHeading">
    <w:name w:val="index heading"/>
    <w:basedOn w:val="Normal"/>
    <w:next w:val="Index1"/>
    <w:semiHidden/>
    <w:unhideWhenUsed/>
    <w:rsid w:val="00682FC0"/>
    <w:pPr>
      <w:keepNext/>
      <w:spacing w:before="400" w:after="210" w:line="230" w:lineRule="atLeast"/>
      <w:jc w:val="center"/>
    </w:pPr>
    <w:rPr>
      <w:rFonts w:ascii="Arial" w:eastAsia="MS Mincho" w:hAnsi="Arial" w:cs="Times New Roman"/>
      <w:szCs w:val="20"/>
      <w:lang w:val="en-GB" w:eastAsia="ja-JP"/>
    </w:rPr>
  </w:style>
  <w:style w:type="paragraph" w:styleId="TableofFigures">
    <w:name w:val="table of figures"/>
    <w:basedOn w:val="Normal"/>
    <w:next w:val="Normal"/>
    <w:semiHidden/>
    <w:unhideWhenUsed/>
    <w:rsid w:val="00682FC0"/>
    <w:pPr>
      <w:spacing w:after="240" w:line="230" w:lineRule="atLeast"/>
      <w:ind w:left="400" w:hanging="400"/>
      <w:jc w:val="both"/>
    </w:pPr>
    <w:rPr>
      <w:rFonts w:ascii="Arial" w:eastAsia="MS Mincho" w:hAnsi="Arial" w:cs="Times New Roman"/>
      <w:szCs w:val="20"/>
      <w:lang w:val="en-GB" w:eastAsia="ja-JP"/>
    </w:rPr>
  </w:style>
  <w:style w:type="paragraph" w:styleId="EnvelopeAddress">
    <w:name w:val="envelope address"/>
    <w:basedOn w:val="Normal"/>
    <w:unhideWhenUsed/>
    <w:rsid w:val="00682FC0"/>
    <w:pPr>
      <w:framePr w:w="7938" w:h="1985" w:hSpace="141" w:wrap="auto" w:hAnchor="page" w:xAlign="center" w:yAlign="bottom"/>
      <w:spacing w:after="240" w:line="230" w:lineRule="atLeast"/>
      <w:ind w:left="2835"/>
      <w:jc w:val="both"/>
    </w:pPr>
    <w:rPr>
      <w:rFonts w:ascii="Arial" w:eastAsia="MS Mincho" w:hAnsi="Arial" w:cs="Times New Roman"/>
      <w:sz w:val="24"/>
      <w:szCs w:val="20"/>
      <w:lang w:val="en-GB" w:eastAsia="ja-JP"/>
    </w:rPr>
  </w:style>
  <w:style w:type="paragraph" w:styleId="EnvelopeReturn">
    <w:name w:val="envelope return"/>
    <w:basedOn w:val="Normal"/>
    <w:unhideWhenUsed/>
    <w:rsid w:val="00682FC0"/>
    <w:pPr>
      <w:spacing w:after="240" w:line="230" w:lineRule="atLeast"/>
      <w:jc w:val="both"/>
    </w:pPr>
    <w:rPr>
      <w:rFonts w:ascii="Arial" w:eastAsia="MS Mincho" w:hAnsi="Arial" w:cs="Times New Roman"/>
      <w:szCs w:val="20"/>
      <w:lang w:val="en-GB" w:eastAsia="ja-JP"/>
    </w:rPr>
  </w:style>
  <w:style w:type="paragraph" w:styleId="EndnoteText">
    <w:name w:val="endnote text"/>
    <w:basedOn w:val="Normal"/>
    <w:link w:val="EndnoteTextChar"/>
    <w:semiHidden/>
    <w:unhideWhenUsed/>
    <w:rsid w:val="00682FC0"/>
    <w:pPr>
      <w:spacing w:after="240" w:line="230" w:lineRule="atLeast"/>
      <w:jc w:val="both"/>
    </w:pPr>
    <w:rPr>
      <w:rFonts w:ascii="Arial" w:eastAsia="MS Mincho" w:hAnsi="Arial" w:cs="Times New Roman"/>
      <w:szCs w:val="20"/>
      <w:lang w:val="en-GB" w:eastAsia="ja-JP"/>
    </w:rPr>
  </w:style>
  <w:style w:type="character" w:customStyle="1" w:styleId="EndnoteTextChar">
    <w:name w:val="Endnote Text Char"/>
    <w:basedOn w:val="DefaultParagraphFont"/>
    <w:link w:val="EndnoteText"/>
    <w:semiHidden/>
    <w:rsid w:val="00682FC0"/>
    <w:rPr>
      <w:rFonts w:ascii="Arial" w:eastAsia="MS Mincho" w:hAnsi="Arial" w:cs="Times New Roman"/>
      <w:szCs w:val="20"/>
      <w:lang w:val="en-GB" w:eastAsia="ja-JP"/>
    </w:rPr>
  </w:style>
  <w:style w:type="paragraph" w:styleId="TableofAuthorities">
    <w:name w:val="table of authorities"/>
    <w:basedOn w:val="Normal"/>
    <w:next w:val="Normal"/>
    <w:semiHidden/>
    <w:unhideWhenUsed/>
    <w:rsid w:val="00682FC0"/>
    <w:pPr>
      <w:spacing w:after="240" w:line="230" w:lineRule="atLeast"/>
      <w:ind w:left="200" w:hanging="200"/>
      <w:jc w:val="both"/>
    </w:pPr>
    <w:rPr>
      <w:rFonts w:ascii="Arial" w:eastAsia="MS Mincho" w:hAnsi="Arial" w:cs="Times New Roman"/>
      <w:szCs w:val="20"/>
      <w:lang w:val="en-GB" w:eastAsia="ja-JP"/>
    </w:rPr>
  </w:style>
  <w:style w:type="paragraph" w:styleId="MacroText">
    <w:name w:val="macro"/>
    <w:link w:val="MacroTextChar"/>
    <w:semiHidden/>
    <w:unhideWhenUsed/>
    <w:rsid w:val="00682FC0"/>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semiHidden/>
    <w:rsid w:val="00682FC0"/>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82FC0"/>
    <w:pPr>
      <w:spacing w:before="120" w:after="240" w:line="230" w:lineRule="atLeast"/>
      <w:jc w:val="both"/>
    </w:pPr>
    <w:rPr>
      <w:rFonts w:ascii="Arial" w:eastAsia="MS Mincho" w:hAnsi="Arial" w:cs="Times New Roman"/>
      <w:b/>
      <w:sz w:val="24"/>
      <w:szCs w:val="20"/>
      <w:lang w:val="en-GB" w:eastAsia="ja-JP"/>
    </w:rPr>
  </w:style>
  <w:style w:type="paragraph" w:styleId="List">
    <w:name w:val="List"/>
    <w:basedOn w:val="Normal"/>
    <w:unhideWhenUsed/>
    <w:rsid w:val="00682FC0"/>
    <w:pPr>
      <w:spacing w:after="240" w:line="230" w:lineRule="atLeast"/>
      <w:ind w:left="283" w:hanging="283"/>
      <w:jc w:val="both"/>
    </w:pPr>
    <w:rPr>
      <w:rFonts w:ascii="Arial" w:eastAsia="MS Mincho" w:hAnsi="Arial" w:cs="Times New Roman"/>
      <w:szCs w:val="20"/>
      <w:lang w:val="en-GB" w:eastAsia="ja-JP"/>
    </w:rPr>
  </w:style>
  <w:style w:type="paragraph" w:styleId="ListBullet">
    <w:name w:val="List Bullet"/>
    <w:basedOn w:val="Normal"/>
    <w:autoRedefine/>
    <w:unhideWhenUsed/>
    <w:rsid w:val="00682FC0"/>
    <w:pPr>
      <w:tabs>
        <w:tab w:val="num" w:pos="360"/>
      </w:tabs>
      <w:spacing w:after="240" w:line="230" w:lineRule="atLeast"/>
      <w:ind w:left="360" w:hanging="360"/>
      <w:jc w:val="both"/>
    </w:pPr>
    <w:rPr>
      <w:rFonts w:ascii="Arial" w:eastAsia="MS Mincho" w:hAnsi="Arial" w:cs="Times New Roman"/>
      <w:szCs w:val="20"/>
      <w:lang w:val="en-GB" w:eastAsia="ja-JP"/>
    </w:rPr>
  </w:style>
  <w:style w:type="paragraph" w:styleId="ListNumber">
    <w:name w:val="List Number"/>
    <w:basedOn w:val="Normal"/>
    <w:unhideWhenUsed/>
    <w:rsid w:val="00682FC0"/>
    <w:pPr>
      <w:numPr>
        <w:numId w:val="10"/>
      </w:numPr>
      <w:tabs>
        <w:tab w:val="left" w:pos="400"/>
      </w:tabs>
      <w:spacing w:after="240" w:line="230" w:lineRule="atLeast"/>
      <w:ind w:left="400" w:hanging="400"/>
      <w:jc w:val="both"/>
    </w:pPr>
    <w:rPr>
      <w:rFonts w:ascii="Arial" w:eastAsia="MS Mincho" w:hAnsi="Arial" w:cs="Times New Roman"/>
      <w:szCs w:val="20"/>
      <w:lang w:val="en-GB" w:eastAsia="ja-JP"/>
    </w:rPr>
  </w:style>
  <w:style w:type="paragraph" w:styleId="List2">
    <w:name w:val="List 2"/>
    <w:basedOn w:val="Normal"/>
    <w:unhideWhenUsed/>
    <w:rsid w:val="00682FC0"/>
    <w:pPr>
      <w:numPr>
        <w:numId w:val="14"/>
      </w:numPr>
      <w:tabs>
        <w:tab w:val="clear" w:pos="643"/>
      </w:tabs>
      <w:spacing w:after="240" w:line="230" w:lineRule="atLeast"/>
      <w:ind w:left="566" w:hanging="283"/>
      <w:jc w:val="both"/>
    </w:pPr>
    <w:rPr>
      <w:rFonts w:ascii="Arial" w:eastAsia="MS Mincho" w:hAnsi="Arial" w:cs="Times New Roman"/>
      <w:szCs w:val="20"/>
      <w:lang w:val="en-GB" w:eastAsia="ja-JP"/>
    </w:rPr>
  </w:style>
  <w:style w:type="paragraph" w:styleId="List3">
    <w:name w:val="List 3"/>
    <w:basedOn w:val="Normal"/>
    <w:unhideWhenUsed/>
    <w:rsid w:val="00682FC0"/>
    <w:pPr>
      <w:spacing w:after="240" w:line="230" w:lineRule="atLeast"/>
      <w:ind w:left="849" w:hanging="283"/>
      <w:jc w:val="both"/>
    </w:pPr>
    <w:rPr>
      <w:rFonts w:ascii="Arial" w:eastAsia="MS Mincho" w:hAnsi="Arial" w:cs="Times New Roman"/>
      <w:szCs w:val="20"/>
      <w:lang w:val="en-GB" w:eastAsia="ja-JP"/>
    </w:rPr>
  </w:style>
  <w:style w:type="paragraph" w:styleId="List4">
    <w:name w:val="List 4"/>
    <w:basedOn w:val="Normal"/>
    <w:unhideWhenUsed/>
    <w:rsid w:val="00682FC0"/>
    <w:pPr>
      <w:spacing w:after="240" w:line="230" w:lineRule="atLeast"/>
      <w:ind w:left="1132" w:hanging="283"/>
      <w:jc w:val="both"/>
    </w:pPr>
    <w:rPr>
      <w:rFonts w:ascii="Arial" w:eastAsia="MS Mincho" w:hAnsi="Arial" w:cs="Times New Roman"/>
      <w:szCs w:val="20"/>
      <w:lang w:val="en-GB" w:eastAsia="ja-JP"/>
    </w:rPr>
  </w:style>
  <w:style w:type="paragraph" w:styleId="List5">
    <w:name w:val="List 5"/>
    <w:basedOn w:val="Normal"/>
    <w:unhideWhenUsed/>
    <w:rsid w:val="00682FC0"/>
    <w:pPr>
      <w:spacing w:after="240" w:line="230" w:lineRule="atLeast"/>
      <w:ind w:left="1415" w:hanging="283"/>
      <w:jc w:val="both"/>
    </w:pPr>
    <w:rPr>
      <w:rFonts w:ascii="Arial" w:eastAsia="MS Mincho" w:hAnsi="Arial" w:cs="Times New Roman"/>
      <w:szCs w:val="20"/>
      <w:lang w:val="en-GB" w:eastAsia="ja-JP"/>
    </w:rPr>
  </w:style>
  <w:style w:type="paragraph" w:styleId="ListBullet2">
    <w:name w:val="List Bullet 2"/>
    <w:basedOn w:val="Normal"/>
    <w:autoRedefine/>
    <w:unhideWhenUsed/>
    <w:rsid w:val="00682FC0"/>
    <w:pPr>
      <w:tabs>
        <w:tab w:val="num" w:pos="643"/>
      </w:tabs>
      <w:spacing w:after="240" w:line="230" w:lineRule="atLeast"/>
      <w:ind w:left="643" w:hanging="360"/>
      <w:jc w:val="both"/>
    </w:pPr>
    <w:rPr>
      <w:rFonts w:ascii="Arial" w:eastAsia="MS Mincho" w:hAnsi="Arial" w:cs="Times New Roman"/>
      <w:szCs w:val="20"/>
      <w:lang w:val="en-GB" w:eastAsia="ja-JP"/>
    </w:rPr>
  </w:style>
  <w:style w:type="paragraph" w:styleId="ListBullet3">
    <w:name w:val="List Bullet 3"/>
    <w:basedOn w:val="Normal"/>
    <w:autoRedefine/>
    <w:unhideWhenUsed/>
    <w:rsid w:val="00682FC0"/>
    <w:pPr>
      <w:tabs>
        <w:tab w:val="num" w:pos="926"/>
      </w:tabs>
      <w:spacing w:after="240" w:line="230" w:lineRule="atLeast"/>
      <w:ind w:left="926" w:hanging="360"/>
      <w:jc w:val="both"/>
    </w:pPr>
    <w:rPr>
      <w:rFonts w:ascii="Arial" w:eastAsia="MS Mincho" w:hAnsi="Arial" w:cs="Times New Roman"/>
      <w:szCs w:val="20"/>
      <w:lang w:val="en-GB" w:eastAsia="ja-JP"/>
    </w:rPr>
  </w:style>
  <w:style w:type="paragraph" w:styleId="ListBullet4">
    <w:name w:val="List Bullet 4"/>
    <w:basedOn w:val="Normal"/>
    <w:autoRedefine/>
    <w:unhideWhenUsed/>
    <w:rsid w:val="00682FC0"/>
    <w:pPr>
      <w:tabs>
        <w:tab w:val="num" w:pos="1209"/>
      </w:tabs>
      <w:spacing w:after="240" w:line="230" w:lineRule="atLeast"/>
      <w:ind w:left="1209" w:hanging="360"/>
      <w:jc w:val="both"/>
    </w:pPr>
    <w:rPr>
      <w:rFonts w:ascii="Arial" w:eastAsia="MS Mincho" w:hAnsi="Arial" w:cs="Times New Roman"/>
      <w:szCs w:val="20"/>
      <w:lang w:val="en-GB" w:eastAsia="ja-JP"/>
    </w:rPr>
  </w:style>
  <w:style w:type="paragraph" w:styleId="ListBullet5">
    <w:name w:val="List Bullet 5"/>
    <w:basedOn w:val="Normal"/>
    <w:autoRedefine/>
    <w:unhideWhenUsed/>
    <w:rsid w:val="00682FC0"/>
    <w:pPr>
      <w:numPr>
        <w:numId w:val="11"/>
      </w:numPr>
      <w:tabs>
        <w:tab w:val="num" w:pos="1492"/>
      </w:tabs>
      <w:spacing w:after="240" w:line="230" w:lineRule="atLeast"/>
      <w:ind w:left="1492"/>
      <w:jc w:val="both"/>
    </w:pPr>
    <w:rPr>
      <w:rFonts w:ascii="Arial" w:eastAsia="MS Mincho" w:hAnsi="Arial" w:cs="Times New Roman"/>
      <w:szCs w:val="20"/>
      <w:lang w:val="en-GB" w:eastAsia="ja-JP"/>
    </w:rPr>
  </w:style>
  <w:style w:type="paragraph" w:styleId="ListNumber2">
    <w:name w:val="List Number 2"/>
    <w:basedOn w:val="Normal"/>
    <w:unhideWhenUsed/>
    <w:rsid w:val="00682FC0"/>
    <w:pPr>
      <w:numPr>
        <w:numId w:val="15"/>
      </w:numPr>
      <w:tabs>
        <w:tab w:val="clear" w:pos="360"/>
        <w:tab w:val="left" w:pos="800"/>
        <w:tab w:val="num" w:pos="926"/>
      </w:tabs>
      <w:spacing w:after="240" w:line="230" w:lineRule="atLeast"/>
      <w:ind w:left="800" w:hanging="400"/>
      <w:jc w:val="both"/>
    </w:pPr>
    <w:rPr>
      <w:rFonts w:ascii="Arial" w:eastAsia="MS Mincho" w:hAnsi="Arial" w:cs="Times New Roman"/>
      <w:szCs w:val="20"/>
      <w:lang w:val="en-GB" w:eastAsia="ja-JP"/>
    </w:rPr>
  </w:style>
  <w:style w:type="paragraph" w:styleId="ListNumber3">
    <w:name w:val="List Number 3"/>
    <w:basedOn w:val="Normal"/>
    <w:unhideWhenUsed/>
    <w:rsid w:val="00682FC0"/>
    <w:pPr>
      <w:numPr>
        <w:numId w:val="16"/>
      </w:numPr>
      <w:tabs>
        <w:tab w:val="clear" w:pos="926"/>
        <w:tab w:val="left" w:pos="1200"/>
      </w:tabs>
      <w:spacing w:after="240" w:line="230" w:lineRule="atLeast"/>
      <w:ind w:left="1200" w:hanging="400"/>
      <w:jc w:val="both"/>
    </w:pPr>
    <w:rPr>
      <w:rFonts w:ascii="Arial" w:eastAsia="MS Mincho" w:hAnsi="Arial" w:cs="Times New Roman"/>
      <w:szCs w:val="20"/>
      <w:lang w:val="en-GB" w:eastAsia="ja-JP"/>
    </w:rPr>
  </w:style>
  <w:style w:type="paragraph" w:styleId="ListNumber4">
    <w:name w:val="List Number 4"/>
    <w:basedOn w:val="Normal"/>
    <w:unhideWhenUsed/>
    <w:rsid w:val="00682FC0"/>
    <w:pPr>
      <w:numPr>
        <w:numId w:val="17"/>
      </w:numPr>
      <w:tabs>
        <w:tab w:val="clear" w:pos="1209"/>
        <w:tab w:val="left" w:pos="1600"/>
      </w:tabs>
      <w:spacing w:after="240" w:line="230" w:lineRule="atLeast"/>
      <w:ind w:left="1600" w:hanging="400"/>
      <w:jc w:val="both"/>
    </w:pPr>
    <w:rPr>
      <w:rFonts w:ascii="Arial" w:eastAsia="MS Mincho" w:hAnsi="Arial" w:cs="Times New Roman"/>
      <w:szCs w:val="20"/>
      <w:lang w:val="en-GB" w:eastAsia="ja-JP"/>
    </w:rPr>
  </w:style>
  <w:style w:type="paragraph" w:styleId="ListNumber5">
    <w:name w:val="List Number 5"/>
    <w:basedOn w:val="Normal"/>
    <w:unhideWhenUsed/>
    <w:rsid w:val="00682FC0"/>
    <w:pPr>
      <w:numPr>
        <w:numId w:val="18"/>
      </w:numPr>
      <w:spacing w:after="240" w:line="230" w:lineRule="atLeast"/>
      <w:jc w:val="both"/>
    </w:pPr>
    <w:rPr>
      <w:rFonts w:ascii="Arial" w:eastAsia="MS Mincho" w:hAnsi="Arial" w:cs="Times New Roman"/>
      <w:szCs w:val="20"/>
      <w:lang w:val="en-GB" w:eastAsia="ja-JP"/>
    </w:rPr>
  </w:style>
  <w:style w:type="paragraph" w:styleId="Closing">
    <w:name w:val="Closing"/>
    <w:basedOn w:val="Normal"/>
    <w:link w:val="ClosingChar"/>
    <w:unhideWhenUsed/>
    <w:rsid w:val="00682FC0"/>
    <w:pPr>
      <w:spacing w:after="240" w:line="230" w:lineRule="atLeast"/>
      <w:ind w:left="4252"/>
      <w:jc w:val="both"/>
    </w:pPr>
    <w:rPr>
      <w:rFonts w:ascii="Arial" w:eastAsia="MS Mincho" w:hAnsi="Arial" w:cs="Times New Roman"/>
      <w:szCs w:val="20"/>
      <w:lang w:val="en-GB" w:eastAsia="ja-JP"/>
    </w:rPr>
  </w:style>
  <w:style w:type="character" w:customStyle="1" w:styleId="ClosingChar">
    <w:name w:val="Closing Char"/>
    <w:basedOn w:val="DefaultParagraphFont"/>
    <w:link w:val="Closing"/>
    <w:rsid w:val="00682FC0"/>
    <w:rPr>
      <w:rFonts w:ascii="Arial" w:eastAsia="MS Mincho" w:hAnsi="Arial" w:cs="Times New Roman"/>
      <w:szCs w:val="20"/>
      <w:lang w:val="en-GB" w:eastAsia="ja-JP"/>
    </w:rPr>
  </w:style>
  <w:style w:type="paragraph" w:styleId="Signature">
    <w:name w:val="Signature"/>
    <w:basedOn w:val="Normal"/>
    <w:link w:val="SignatureChar"/>
    <w:unhideWhenUsed/>
    <w:rsid w:val="00682FC0"/>
    <w:pPr>
      <w:spacing w:after="240" w:line="230" w:lineRule="atLeast"/>
      <w:ind w:left="4252"/>
      <w:jc w:val="both"/>
    </w:pPr>
    <w:rPr>
      <w:rFonts w:ascii="Arial" w:eastAsia="MS Mincho" w:hAnsi="Arial" w:cs="Times New Roman"/>
      <w:szCs w:val="20"/>
      <w:lang w:val="en-GB" w:eastAsia="ja-JP"/>
    </w:rPr>
  </w:style>
  <w:style w:type="character" w:customStyle="1" w:styleId="SignatureChar">
    <w:name w:val="Signature Char"/>
    <w:basedOn w:val="DefaultParagraphFont"/>
    <w:link w:val="Signature"/>
    <w:rsid w:val="00682FC0"/>
    <w:rPr>
      <w:rFonts w:ascii="Arial" w:eastAsia="MS Mincho" w:hAnsi="Arial" w:cs="Times New Roman"/>
      <w:szCs w:val="20"/>
      <w:lang w:val="en-GB" w:eastAsia="ja-JP"/>
    </w:rPr>
  </w:style>
  <w:style w:type="paragraph" w:styleId="BodyTextIndent">
    <w:name w:val="Body Text Indent"/>
    <w:basedOn w:val="Normal"/>
    <w:link w:val="BodyTextIndentChar"/>
    <w:uiPriority w:val="99"/>
    <w:unhideWhenUsed/>
    <w:rsid w:val="00682FC0"/>
    <w:pPr>
      <w:spacing w:after="120" w:line="230" w:lineRule="atLeast"/>
      <w:ind w:left="283"/>
      <w:jc w:val="both"/>
    </w:pPr>
    <w:rPr>
      <w:rFonts w:ascii="Arial" w:eastAsia="MS Mincho" w:hAnsi="Arial" w:cs="Times New Roman"/>
      <w:szCs w:val="20"/>
      <w:lang w:val="en-GB" w:eastAsia="ja-JP"/>
    </w:rPr>
  </w:style>
  <w:style w:type="character" w:customStyle="1" w:styleId="BodyTextIndentChar">
    <w:name w:val="Body Text Indent Char"/>
    <w:basedOn w:val="DefaultParagraphFont"/>
    <w:link w:val="BodyTextIndent"/>
    <w:uiPriority w:val="99"/>
    <w:rsid w:val="00682FC0"/>
    <w:rPr>
      <w:rFonts w:ascii="Arial" w:eastAsia="MS Mincho" w:hAnsi="Arial" w:cs="Times New Roman"/>
      <w:szCs w:val="20"/>
      <w:lang w:val="en-GB" w:eastAsia="ja-JP"/>
    </w:rPr>
  </w:style>
  <w:style w:type="paragraph" w:styleId="ListContinue">
    <w:name w:val="List Continue"/>
    <w:basedOn w:val="Normal"/>
    <w:unhideWhenUsed/>
    <w:rsid w:val="00682FC0"/>
    <w:pPr>
      <w:tabs>
        <w:tab w:val="left" w:pos="400"/>
      </w:tabs>
      <w:spacing w:after="240" w:line="230" w:lineRule="atLeast"/>
      <w:ind w:left="400" w:hanging="400"/>
      <w:jc w:val="both"/>
    </w:pPr>
    <w:rPr>
      <w:rFonts w:ascii="Arial" w:eastAsia="MS Mincho" w:hAnsi="Arial" w:cs="Times New Roman"/>
      <w:szCs w:val="20"/>
      <w:lang w:val="en-GB" w:eastAsia="ja-JP"/>
    </w:rPr>
  </w:style>
  <w:style w:type="paragraph" w:styleId="ListContinue2">
    <w:name w:val="List Continue 2"/>
    <w:basedOn w:val="ListContinue"/>
    <w:unhideWhenUsed/>
    <w:rsid w:val="00682FC0"/>
    <w:pPr>
      <w:numPr>
        <w:ilvl w:val="1"/>
        <w:numId w:val="12"/>
      </w:numPr>
      <w:tabs>
        <w:tab w:val="clear" w:pos="400"/>
        <w:tab w:val="left" w:pos="800"/>
      </w:tabs>
      <w:ind w:left="400" w:hanging="400"/>
    </w:pPr>
  </w:style>
  <w:style w:type="paragraph" w:styleId="ListContinue3">
    <w:name w:val="List Continue 3"/>
    <w:basedOn w:val="ListContinue"/>
    <w:unhideWhenUsed/>
    <w:rsid w:val="00682FC0"/>
    <w:pPr>
      <w:numPr>
        <w:ilvl w:val="1"/>
        <w:numId w:val="19"/>
      </w:numPr>
      <w:tabs>
        <w:tab w:val="clear" w:pos="400"/>
        <w:tab w:val="left" w:pos="1200"/>
      </w:tabs>
      <w:ind w:left="400" w:hanging="400"/>
    </w:pPr>
  </w:style>
  <w:style w:type="paragraph" w:styleId="ListContinue4">
    <w:name w:val="List Continue 4"/>
    <w:basedOn w:val="ListContinue"/>
    <w:unhideWhenUsed/>
    <w:rsid w:val="00682FC0"/>
    <w:pPr>
      <w:numPr>
        <w:ilvl w:val="2"/>
        <w:numId w:val="19"/>
      </w:numPr>
      <w:tabs>
        <w:tab w:val="clear" w:pos="400"/>
        <w:tab w:val="left" w:pos="1600"/>
      </w:tabs>
      <w:ind w:left="1600" w:hanging="400"/>
    </w:pPr>
  </w:style>
  <w:style w:type="paragraph" w:styleId="ListContinue5">
    <w:name w:val="List Continue 5"/>
    <w:basedOn w:val="Normal"/>
    <w:unhideWhenUsed/>
    <w:rsid w:val="00682FC0"/>
    <w:pPr>
      <w:numPr>
        <w:numId w:val="20"/>
      </w:numPr>
      <w:tabs>
        <w:tab w:val="clear" w:pos="360"/>
      </w:tabs>
      <w:spacing w:after="120" w:line="230" w:lineRule="atLeast"/>
      <w:ind w:left="1415" w:firstLine="0"/>
      <w:jc w:val="both"/>
    </w:pPr>
    <w:rPr>
      <w:rFonts w:ascii="Arial" w:eastAsia="MS Mincho" w:hAnsi="Arial" w:cs="Times New Roman"/>
      <w:szCs w:val="20"/>
      <w:lang w:val="en-GB" w:eastAsia="ja-JP"/>
    </w:rPr>
  </w:style>
  <w:style w:type="paragraph" w:styleId="MessageHeader">
    <w:name w:val="Message Header"/>
    <w:basedOn w:val="Normal"/>
    <w:link w:val="MessageHeaderChar"/>
    <w:unhideWhenUsed/>
    <w:rsid w:val="00682FC0"/>
    <w:pPr>
      <w:pBdr>
        <w:top w:val="single" w:sz="6" w:space="1" w:color="auto"/>
        <w:left w:val="single" w:sz="6" w:space="1" w:color="auto"/>
        <w:bottom w:val="single" w:sz="6" w:space="1" w:color="auto"/>
        <w:right w:val="single" w:sz="6" w:space="1" w:color="auto"/>
      </w:pBdr>
      <w:shd w:val="pct20" w:color="auto" w:fill="auto"/>
      <w:spacing w:after="240" w:line="230" w:lineRule="atLeast"/>
      <w:ind w:left="1134" w:hanging="1134"/>
      <w:jc w:val="both"/>
    </w:pPr>
    <w:rPr>
      <w:rFonts w:ascii="Arial" w:eastAsia="MS Mincho" w:hAnsi="Arial" w:cs="Times New Roman"/>
      <w:sz w:val="24"/>
      <w:szCs w:val="20"/>
      <w:lang w:val="en-GB" w:eastAsia="ja-JP"/>
    </w:rPr>
  </w:style>
  <w:style w:type="character" w:customStyle="1" w:styleId="MessageHeaderChar">
    <w:name w:val="Message Header Char"/>
    <w:basedOn w:val="DefaultParagraphFont"/>
    <w:link w:val="MessageHeader"/>
    <w:rsid w:val="00682FC0"/>
    <w:rPr>
      <w:rFonts w:ascii="Arial" w:eastAsia="MS Mincho" w:hAnsi="Arial" w:cs="Times New Roman"/>
      <w:sz w:val="24"/>
      <w:szCs w:val="20"/>
      <w:shd w:val="pct20" w:color="auto" w:fill="auto"/>
      <w:lang w:val="en-GB" w:eastAsia="ja-JP"/>
    </w:rPr>
  </w:style>
  <w:style w:type="paragraph" w:styleId="Salutation">
    <w:name w:val="Salutation"/>
    <w:basedOn w:val="Normal"/>
    <w:next w:val="Normal"/>
    <w:link w:val="Salutation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SalutationChar">
    <w:name w:val="Salutation Char"/>
    <w:basedOn w:val="DefaultParagraphFont"/>
    <w:link w:val="Salutation"/>
    <w:rsid w:val="00682FC0"/>
    <w:rPr>
      <w:rFonts w:ascii="Arial" w:eastAsia="MS Mincho" w:hAnsi="Arial" w:cs="Times New Roman"/>
      <w:szCs w:val="20"/>
      <w:lang w:val="en-GB" w:eastAsia="ja-JP"/>
    </w:rPr>
  </w:style>
  <w:style w:type="paragraph" w:styleId="Date">
    <w:name w:val="Date"/>
    <w:basedOn w:val="Normal"/>
    <w:next w:val="Normal"/>
    <w:link w:val="Date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DateChar">
    <w:name w:val="Date Char"/>
    <w:basedOn w:val="DefaultParagraphFont"/>
    <w:link w:val="Date"/>
    <w:rsid w:val="00682FC0"/>
    <w:rPr>
      <w:rFonts w:ascii="Arial" w:eastAsia="MS Mincho" w:hAnsi="Arial" w:cs="Times New Roman"/>
      <w:szCs w:val="20"/>
      <w:lang w:val="en-GB" w:eastAsia="ja-JP"/>
    </w:rPr>
  </w:style>
  <w:style w:type="paragraph" w:styleId="BodyTextFirstIndent">
    <w:name w:val="Body Text First Indent"/>
    <w:basedOn w:val="BodyText"/>
    <w:link w:val="BodyTextFirstIndentChar"/>
    <w:unhideWhenUsed/>
    <w:rsid w:val="00682FC0"/>
    <w:pPr>
      <w:spacing w:before="0" w:after="120"/>
      <w:ind w:firstLine="210"/>
    </w:pPr>
  </w:style>
  <w:style w:type="character" w:customStyle="1" w:styleId="BodyTextFirstIndentChar">
    <w:name w:val="Body Text First Indent Char"/>
    <w:basedOn w:val="BodyTextChar"/>
    <w:link w:val="BodyTextFirstIndent"/>
    <w:rsid w:val="00682FC0"/>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82FC0"/>
    <w:pPr>
      <w:spacing w:after="240" w:line="230" w:lineRule="atLeast"/>
      <w:ind w:firstLine="210"/>
      <w:jc w:val="both"/>
    </w:pPr>
    <w:rPr>
      <w:rFonts w:ascii="Arial" w:eastAsia="MS Mincho" w:hAnsi="Arial" w:cs="Times New Roman"/>
      <w:szCs w:val="20"/>
      <w:lang w:val="en-GB" w:eastAsia="ja-JP"/>
    </w:rPr>
  </w:style>
  <w:style w:type="character" w:customStyle="1" w:styleId="BodyTextFirstIndent2Char">
    <w:name w:val="Body Text First Indent 2 Char"/>
    <w:basedOn w:val="BodyTextIndentChar"/>
    <w:link w:val="BodyTextFirstIndent2"/>
    <w:rsid w:val="00682FC0"/>
    <w:rPr>
      <w:rFonts w:ascii="Arial" w:eastAsia="MS Mincho" w:hAnsi="Arial" w:cs="Times New Roman"/>
      <w:szCs w:val="20"/>
      <w:lang w:val="en-GB" w:eastAsia="ja-JP"/>
    </w:rPr>
  </w:style>
  <w:style w:type="paragraph" w:styleId="NoteHeading">
    <w:name w:val="Note Heading"/>
    <w:basedOn w:val="Normal"/>
    <w:next w:val="Normal"/>
    <w:link w:val="NoteHeading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NoteHeadingChar">
    <w:name w:val="Note Heading Char"/>
    <w:basedOn w:val="DefaultParagraphFont"/>
    <w:link w:val="NoteHeading"/>
    <w:rsid w:val="00682FC0"/>
    <w:rPr>
      <w:rFonts w:ascii="Arial" w:eastAsia="MS Mincho" w:hAnsi="Arial" w:cs="Times New Roman"/>
      <w:szCs w:val="20"/>
      <w:lang w:val="en-GB" w:eastAsia="ja-JP"/>
    </w:rPr>
  </w:style>
  <w:style w:type="paragraph" w:styleId="BodyText2">
    <w:name w:val="Body Text 2"/>
    <w:basedOn w:val="Normal"/>
    <w:link w:val="BodyText2Char"/>
    <w:uiPriority w:val="99"/>
    <w:unhideWhenUsed/>
    <w:rsid w:val="00682FC0"/>
    <w:pPr>
      <w:spacing w:before="60" w:after="60" w:line="190" w:lineRule="atLeast"/>
      <w:jc w:val="both"/>
    </w:pPr>
    <w:rPr>
      <w:rFonts w:ascii="Arial" w:eastAsia="MS Mincho" w:hAnsi="Arial" w:cs="Times New Roman"/>
      <w:sz w:val="16"/>
      <w:szCs w:val="20"/>
      <w:lang w:val="en-GB" w:eastAsia="ja-JP"/>
    </w:rPr>
  </w:style>
  <w:style w:type="character" w:customStyle="1" w:styleId="BodyText2Char">
    <w:name w:val="Body Text 2 Char"/>
    <w:basedOn w:val="DefaultParagraphFont"/>
    <w:link w:val="BodyText2"/>
    <w:uiPriority w:val="99"/>
    <w:rsid w:val="00682FC0"/>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82FC0"/>
    <w:pPr>
      <w:spacing w:before="60" w:after="60" w:line="170" w:lineRule="atLeast"/>
      <w:jc w:val="both"/>
    </w:pPr>
    <w:rPr>
      <w:rFonts w:ascii="Arial" w:eastAsia="MS Mincho" w:hAnsi="Arial" w:cs="Times New Roman"/>
      <w:sz w:val="14"/>
      <w:szCs w:val="20"/>
      <w:lang w:val="en-GB" w:eastAsia="ja-JP"/>
    </w:rPr>
  </w:style>
  <w:style w:type="character" w:customStyle="1" w:styleId="BodyText3Char">
    <w:name w:val="Body Text 3 Char"/>
    <w:basedOn w:val="DefaultParagraphFont"/>
    <w:link w:val="BodyText3"/>
    <w:uiPriority w:val="99"/>
    <w:rsid w:val="00682FC0"/>
    <w:rPr>
      <w:rFonts w:ascii="Arial" w:eastAsia="MS Mincho" w:hAnsi="Arial" w:cs="Times New Roman"/>
      <w:sz w:val="14"/>
      <w:szCs w:val="20"/>
      <w:lang w:val="en-GB" w:eastAsia="ja-JP"/>
    </w:rPr>
  </w:style>
  <w:style w:type="paragraph" w:styleId="BlockText">
    <w:name w:val="Block Text"/>
    <w:basedOn w:val="Normal"/>
    <w:unhideWhenUsed/>
    <w:rsid w:val="00682FC0"/>
    <w:pPr>
      <w:spacing w:after="120" w:line="230" w:lineRule="atLeast"/>
      <w:ind w:left="1440" w:right="1440"/>
      <w:jc w:val="both"/>
    </w:pPr>
    <w:rPr>
      <w:rFonts w:ascii="Arial" w:eastAsia="MS Mincho" w:hAnsi="Arial" w:cs="Times New Roman"/>
      <w:szCs w:val="20"/>
      <w:lang w:val="en-GB" w:eastAsia="ja-JP"/>
    </w:rPr>
  </w:style>
  <w:style w:type="paragraph" w:styleId="DocumentMap">
    <w:name w:val="Document Map"/>
    <w:basedOn w:val="Normal"/>
    <w:link w:val="DocumentMapChar"/>
    <w:semiHidden/>
    <w:unhideWhenUsed/>
    <w:rsid w:val="00682FC0"/>
    <w:pPr>
      <w:shd w:val="clear" w:color="auto" w:fill="000080"/>
      <w:spacing w:after="240" w:line="230" w:lineRule="atLeast"/>
      <w:jc w:val="both"/>
    </w:pPr>
    <w:rPr>
      <w:rFonts w:ascii="Tahoma" w:eastAsia="MS Mincho" w:hAnsi="Tahoma" w:cs="Times New Roman"/>
      <w:szCs w:val="20"/>
      <w:lang w:val="en-GB" w:eastAsia="ja-JP"/>
    </w:rPr>
  </w:style>
  <w:style w:type="character" w:customStyle="1" w:styleId="DocumentMapChar">
    <w:name w:val="Document Map Char"/>
    <w:basedOn w:val="DefaultParagraphFont"/>
    <w:link w:val="DocumentMap"/>
    <w:semiHidden/>
    <w:rsid w:val="00682FC0"/>
    <w:rPr>
      <w:rFonts w:ascii="Tahoma" w:eastAsia="MS Mincho" w:hAnsi="Tahoma" w:cs="Times New Roman"/>
      <w:szCs w:val="20"/>
      <w:shd w:val="clear" w:color="auto" w:fill="000080"/>
      <w:lang w:val="en-GB" w:eastAsia="ja-JP"/>
    </w:rPr>
  </w:style>
  <w:style w:type="paragraph" w:styleId="PlainText">
    <w:name w:val="Plain Text"/>
    <w:basedOn w:val="Normal"/>
    <w:link w:val="PlainTextChar"/>
    <w:unhideWhenUsed/>
    <w:rsid w:val="00682FC0"/>
    <w:pPr>
      <w:spacing w:after="240" w:line="230" w:lineRule="atLeast"/>
      <w:jc w:val="both"/>
    </w:pPr>
    <w:rPr>
      <w:rFonts w:ascii="Courier New" w:eastAsia="MS Mincho" w:hAnsi="Courier New" w:cs="Times New Roman"/>
      <w:szCs w:val="20"/>
      <w:lang w:val="en-GB" w:eastAsia="ja-JP"/>
    </w:rPr>
  </w:style>
  <w:style w:type="character" w:customStyle="1" w:styleId="PlainTextChar">
    <w:name w:val="Plain Text Char"/>
    <w:basedOn w:val="DefaultParagraphFont"/>
    <w:link w:val="PlainText"/>
    <w:rsid w:val="00682FC0"/>
    <w:rPr>
      <w:rFonts w:ascii="Courier New" w:eastAsia="MS Mincho" w:hAnsi="Courier New" w:cs="Times New Roman"/>
      <w:szCs w:val="20"/>
      <w:lang w:val="en-GB" w:eastAsia="ja-JP"/>
    </w:rPr>
  </w:style>
  <w:style w:type="paragraph" w:styleId="E-mailSignature">
    <w:name w:val="E-mail Signature"/>
    <w:basedOn w:val="Normal"/>
    <w:link w:val="E-mailSignatureChar"/>
    <w:uiPriority w:val="99"/>
    <w:semiHidden/>
    <w:unhideWhenUsed/>
    <w:rsid w:val="00682FC0"/>
    <w:pPr>
      <w:spacing w:after="240" w:line="230" w:lineRule="atLeast"/>
      <w:jc w:val="both"/>
    </w:pPr>
    <w:rPr>
      <w:rFonts w:ascii="Arial" w:eastAsia="MS Mincho" w:hAnsi="Arial" w:cs="Times New Roman"/>
      <w:szCs w:val="20"/>
      <w:lang w:val="en-GB" w:eastAsia="ja-JP"/>
    </w:rPr>
  </w:style>
  <w:style w:type="character" w:customStyle="1" w:styleId="E-mailSignatureChar">
    <w:name w:val="E-mail Signature Char"/>
    <w:basedOn w:val="DefaultParagraphFont"/>
    <w:link w:val="E-mailSignature"/>
    <w:uiPriority w:val="99"/>
    <w:semiHidden/>
    <w:rsid w:val="00682FC0"/>
    <w:rPr>
      <w:rFonts w:ascii="Arial" w:eastAsia="MS Mincho" w:hAnsi="Arial" w:cs="Times New Roman"/>
      <w:szCs w:val="20"/>
      <w:lang w:val="en-GB" w:eastAsia="ja-JP"/>
    </w:rPr>
  </w:style>
  <w:style w:type="paragraph" w:styleId="NoSpacing">
    <w:name w:val="No Spacing"/>
    <w:uiPriority w:val="1"/>
    <w:qFormat/>
    <w:rsid w:val="00682FC0"/>
    <w:pPr>
      <w:spacing w:after="0" w:line="240" w:lineRule="auto"/>
      <w:jc w:val="both"/>
    </w:pPr>
    <w:rPr>
      <w:rFonts w:ascii="Arial" w:eastAsia="MS Mincho" w:hAnsi="Arial" w:cs="Times New Roman"/>
      <w:sz w:val="20"/>
      <w:szCs w:val="20"/>
      <w:lang w:val="en-GB" w:eastAsia="ja-JP"/>
    </w:rPr>
  </w:style>
  <w:style w:type="paragraph" w:styleId="IntenseQuote">
    <w:name w:val="Intense Quote"/>
    <w:basedOn w:val="Normal"/>
    <w:next w:val="Normal"/>
    <w:link w:val="IntenseQuoteChar"/>
    <w:uiPriority w:val="30"/>
    <w:qFormat/>
    <w:rsid w:val="00682FC0"/>
    <w:pPr>
      <w:pBdr>
        <w:bottom w:val="single" w:sz="4" w:space="4" w:color="4F81BD"/>
      </w:pBdr>
      <w:spacing w:before="200" w:after="280" w:line="230" w:lineRule="atLeast"/>
      <w:ind w:left="936" w:right="936"/>
      <w:jc w:val="both"/>
    </w:pPr>
    <w:rPr>
      <w:rFonts w:ascii="Arial" w:eastAsia="MS Mincho" w:hAnsi="Arial" w:cs="Times New Roman"/>
      <w:b/>
      <w:bCs/>
      <w:i/>
      <w:iCs/>
      <w:color w:val="4F81BD"/>
      <w:szCs w:val="20"/>
      <w:lang w:val="en-GB" w:eastAsia="ja-JP"/>
    </w:rPr>
  </w:style>
  <w:style w:type="character" w:customStyle="1" w:styleId="IntenseQuoteChar">
    <w:name w:val="Intense Quote Char"/>
    <w:basedOn w:val="DefaultParagraphFont"/>
    <w:link w:val="IntenseQuote"/>
    <w:uiPriority w:val="30"/>
    <w:rsid w:val="00682FC0"/>
    <w:rPr>
      <w:rFonts w:ascii="Arial" w:eastAsia="MS Mincho" w:hAnsi="Arial" w:cs="Times New Roman"/>
      <w:b/>
      <w:bCs/>
      <w:i/>
      <w:iCs/>
      <w:color w:val="4F81BD"/>
      <w:szCs w:val="20"/>
      <w:lang w:val="en-GB" w:eastAsia="ja-JP"/>
    </w:rPr>
  </w:style>
  <w:style w:type="paragraph" w:styleId="Bibliography">
    <w:name w:val="Bibliography"/>
    <w:basedOn w:val="Normal"/>
    <w:next w:val="Normal"/>
    <w:uiPriority w:val="37"/>
    <w:semiHidden/>
    <w:unhideWhenUsed/>
    <w:rsid w:val="00682FC0"/>
    <w:pPr>
      <w:spacing w:after="240" w:line="230" w:lineRule="atLeast"/>
      <w:jc w:val="both"/>
    </w:pPr>
    <w:rPr>
      <w:rFonts w:ascii="Arial" w:eastAsia="MS Mincho" w:hAnsi="Arial" w:cs="Times New Roman"/>
      <w:szCs w:val="20"/>
      <w:lang w:val="en-GB" w:eastAsia="ja-JP"/>
    </w:rPr>
  </w:style>
  <w:style w:type="paragraph" w:customStyle="1" w:styleId="a2">
    <w:name w:val="a2"/>
    <w:basedOn w:val="Heading2"/>
    <w:next w:val="Normal"/>
    <w:rsid w:val="00682FC0"/>
    <w:pPr>
      <w:keepLines w:val="0"/>
      <w:tabs>
        <w:tab w:val="num" w:pos="360"/>
        <w:tab w:val="left" w:pos="500"/>
        <w:tab w:val="left" w:pos="720"/>
      </w:tabs>
      <w:suppressAutoHyphens/>
      <w:spacing w:before="270" w:after="240" w:line="270" w:lineRule="exact"/>
      <w:jc w:val="both"/>
    </w:pPr>
    <w:rPr>
      <w:rFonts w:ascii="Arial" w:eastAsia="MS Mincho" w:hAnsi="Arial" w:cs="Times New Roman"/>
      <w:b/>
      <w:bCs/>
      <w:color w:val="auto"/>
      <w:sz w:val="24"/>
      <w:szCs w:val="20"/>
      <w:lang w:val="en-GB" w:eastAsia="ja-JP"/>
    </w:rPr>
  </w:style>
  <w:style w:type="paragraph" w:customStyle="1" w:styleId="a3">
    <w:name w:val="a3"/>
    <w:basedOn w:val="Heading3"/>
    <w:next w:val="Normal"/>
    <w:rsid w:val="00682FC0"/>
    <w:pPr>
      <w:keepLines w:val="0"/>
      <w:tabs>
        <w:tab w:val="left" w:pos="640"/>
        <w:tab w:val="num" w:pos="720"/>
        <w:tab w:val="left" w:pos="880"/>
      </w:tabs>
      <w:suppressAutoHyphens/>
      <w:spacing w:before="60" w:after="240" w:line="250" w:lineRule="exact"/>
    </w:pPr>
    <w:rPr>
      <w:rFonts w:ascii="Arial" w:eastAsia="MS Mincho" w:hAnsi="Arial" w:cs="Times New Roman"/>
      <w:b/>
      <w:bCs/>
      <w:color w:val="auto"/>
      <w:sz w:val="22"/>
      <w:szCs w:val="20"/>
      <w:lang w:val="en-GB" w:eastAsia="ja-JP"/>
    </w:rPr>
  </w:style>
  <w:style w:type="paragraph" w:customStyle="1" w:styleId="a4">
    <w:name w:val="a4"/>
    <w:basedOn w:val="Heading4"/>
    <w:next w:val="Normal"/>
    <w:rsid w:val="00682FC0"/>
    <w:pPr>
      <w:tabs>
        <w:tab w:val="clear" w:pos="940"/>
        <w:tab w:val="clear" w:pos="1140"/>
        <w:tab w:val="clear" w:pos="1360"/>
        <w:tab w:val="left" w:pos="880"/>
        <w:tab w:val="num" w:pos="1080"/>
      </w:tabs>
      <w:ind w:left="0" w:firstLine="0"/>
    </w:pPr>
    <w:rPr>
      <w:rFonts w:eastAsia="MS Mincho"/>
    </w:rPr>
  </w:style>
  <w:style w:type="paragraph" w:customStyle="1" w:styleId="a5">
    <w:name w:val="a5"/>
    <w:basedOn w:val="Heading5"/>
    <w:next w:val="Normal"/>
    <w:rsid w:val="00682FC0"/>
    <w:pPr>
      <w:tabs>
        <w:tab w:val="num" w:pos="1080"/>
        <w:tab w:val="left" w:pos="1140"/>
        <w:tab w:val="left" w:pos="1360"/>
      </w:tabs>
    </w:pPr>
    <w:rPr>
      <w:rFonts w:eastAsia="MS Mincho"/>
    </w:rPr>
  </w:style>
  <w:style w:type="paragraph" w:customStyle="1" w:styleId="a6">
    <w:name w:val="a6"/>
    <w:basedOn w:val="Heading6"/>
    <w:next w:val="Normal"/>
    <w:rsid w:val="00682FC0"/>
    <w:pPr>
      <w:tabs>
        <w:tab w:val="left" w:pos="1140"/>
        <w:tab w:val="left" w:pos="1360"/>
        <w:tab w:val="num" w:pos="1440"/>
      </w:tabs>
    </w:pPr>
    <w:rPr>
      <w:rFonts w:eastAsia="MS Mincho"/>
    </w:rPr>
  </w:style>
  <w:style w:type="paragraph" w:customStyle="1" w:styleId="ANNEXN">
    <w:name w:val="ANNEXN"/>
    <w:basedOn w:val="ANNEX0"/>
    <w:next w:val="Normal"/>
    <w:rsid w:val="00682FC0"/>
    <w:pPr>
      <w:numPr>
        <w:numId w:val="0"/>
      </w:numPr>
    </w:pPr>
  </w:style>
  <w:style w:type="paragraph" w:customStyle="1" w:styleId="ANNEXZ">
    <w:name w:val="ANNEXZ"/>
    <w:basedOn w:val="ANNEX0"/>
    <w:next w:val="Normal"/>
    <w:rsid w:val="00682FC0"/>
    <w:pPr>
      <w:numPr>
        <w:numId w:val="0"/>
      </w:numPr>
    </w:pPr>
  </w:style>
  <w:style w:type="paragraph" w:customStyle="1" w:styleId="Bibliography1">
    <w:name w:val="Bibliography1"/>
    <w:basedOn w:val="Normal"/>
    <w:rsid w:val="00682FC0"/>
    <w:pPr>
      <w:numPr>
        <w:numId w:val="12"/>
      </w:numPr>
      <w:tabs>
        <w:tab w:val="left" w:pos="660"/>
      </w:tabs>
      <w:spacing w:after="240" w:line="230" w:lineRule="atLeast"/>
      <w:jc w:val="both"/>
    </w:pPr>
    <w:rPr>
      <w:rFonts w:ascii="Arial" w:eastAsia="MS Mincho" w:hAnsi="Arial" w:cs="Times New Roman"/>
      <w:szCs w:val="20"/>
      <w:lang w:val="en-GB" w:eastAsia="ja-JP"/>
    </w:rPr>
  </w:style>
  <w:style w:type="paragraph" w:customStyle="1" w:styleId="dl">
    <w:name w:val="dl"/>
    <w:basedOn w:val="Normal"/>
    <w:rsid w:val="00682FC0"/>
    <w:pPr>
      <w:numPr>
        <w:numId w:val="19"/>
      </w:numPr>
      <w:spacing w:after="240" w:line="230" w:lineRule="atLeast"/>
      <w:ind w:left="800" w:hanging="400"/>
      <w:jc w:val="both"/>
    </w:pPr>
    <w:rPr>
      <w:rFonts w:ascii="Arial" w:eastAsia="MS Mincho" w:hAnsi="Arial" w:cs="Times New Roman"/>
      <w:szCs w:val="20"/>
      <w:lang w:val="en-GB" w:eastAsia="ja-JP"/>
    </w:rPr>
  </w:style>
  <w:style w:type="paragraph" w:customStyle="1" w:styleId="Example">
    <w:name w:val="Example"/>
    <w:basedOn w:val="Normal"/>
    <w:next w:val="Normal"/>
    <w:rsid w:val="00682FC0"/>
    <w:pPr>
      <w:tabs>
        <w:tab w:val="left" w:pos="1360"/>
      </w:tabs>
      <w:spacing w:after="240" w:line="210" w:lineRule="atLeast"/>
      <w:jc w:val="both"/>
    </w:pPr>
    <w:rPr>
      <w:rFonts w:ascii="Arial" w:eastAsia="MS Mincho" w:hAnsi="Arial" w:cs="Times New Roman"/>
      <w:sz w:val="18"/>
      <w:szCs w:val="20"/>
      <w:lang w:val="en-GB" w:eastAsia="ja-JP"/>
    </w:rPr>
  </w:style>
  <w:style w:type="paragraph" w:customStyle="1" w:styleId="Figurefootnote">
    <w:name w:val="Figure footnote"/>
    <w:basedOn w:val="Normal"/>
    <w:rsid w:val="00682FC0"/>
    <w:pPr>
      <w:keepNext/>
      <w:tabs>
        <w:tab w:val="left" w:pos="340"/>
      </w:tabs>
      <w:spacing w:after="60" w:line="210" w:lineRule="atLeast"/>
      <w:jc w:val="both"/>
    </w:pPr>
    <w:rPr>
      <w:rFonts w:ascii="Arial" w:eastAsia="MS Mincho" w:hAnsi="Arial" w:cs="Times New Roman"/>
      <w:sz w:val="18"/>
      <w:szCs w:val="20"/>
      <w:lang w:val="en-GB" w:eastAsia="ja-JP"/>
    </w:rPr>
  </w:style>
  <w:style w:type="paragraph" w:customStyle="1" w:styleId="Foreword">
    <w:name w:val="Foreword"/>
    <w:basedOn w:val="Normal"/>
    <w:next w:val="Normal"/>
    <w:rsid w:val="00682FC0"/>
    <w:pPr>
      <w:spacing w:after="240" w:line="230" w:lineRule="atLeast"/>
      <w:jc w:val="both"/>
    </w:pPr>
    <w:rPr>
      <w:rFonts w:ascii="Arial" w:eastAsia="MS Mincho" w:hAnsi="Arial" w:cs="Times New Roman"/>
      <w:color w:val="0000FF"/>
      <w:szCs w:val="20"/>
      <w:lang w:val="en-GB" w:eastAsia="ja-JP"/>
    </w:rPr>
  </w:style>
  <w:style w:type="paragraph" w:customStyle="1" w:styleId="Formula">
    <w:name w:val="Formula"/>
    <w:basedOn w:val="Normal"/>
    <w:next w:val="Normal"/>
    <w:rsid w:val="00682FC0"/>
    <w:pPr>
      <w:tabs>
        <w:tab w:val="right" w:pos="9752"/>
      </w:tabs>
      <w:spacing w:after="220" w:line="230" w:lineRule="atLeast"/>
      <w:ind w:left="403"/>
    </w:pPr>
    <w:rPr>
      <w:rFonts w:ascii="Arial" w:eastAsia="MS Mincho" w:hAnsi="Arial" w:cs="Times New Roman"/>
      <w:szCs w:val="20"/>
      <w:lang w:val="en-GB" w:eastAsia="ja-JP"/>
    </w:rPr>
  </w:style>
  <w:style w:type="paragraph" w:customStyle="1" w:styleId="Introduction">
    <w:name w:val="Introduction"/>
    <w:basedOn w:val="Normal"/>
    <w:next w:val="Normal"/>
    <w:rsid w:val="00682FC0"/>
    <w:pPr>
      <w:keepNext/>
      <w:pageBreakBefore/>
      <w:tabs>
        <w:tab w:val="left" w:pos="400"/>
      </w:tabs>
      <w:suppressAutoHyphens/>
      <w:spacing w:before="960" w:after="310" w:line="310" w:lineRule="exact"/>
    </w:pPr>
    <w:rPr>
      <w:rFonts w:ascii="Arial" w:eastAsia="MS Mincho" w:hAnsi="Arial" w:cs="Times New Roman"/>
      <w:b/>
      <w:sz w:val="28"/>
      <w:szCs w:val="20"/>
      <w:lang w:val="en-GB" w:eastAsia="ja-JP"/>
    </w:rPr>
  </w:style>
  <w:style w:type="paragraph" w:customStyle="1" w:styleId="MSDNFR">
    <w:name w:val="MSDNFR"/>
    <w:basedOn w:val="Normal"/>
    <w:next w:val="Normal"/>
    <w:rsid w:val="00682FC0"/>
    <w:pPr>
      <w:spacing w:after="240" w:line="220" w:lineRule="atLeast"/>
      <w:jc w:val="both"/>
    </w:pPr>
    <w:rPr>
      <w:rFonts w:ascii="Arial" w:eastAsia="MS Mincho" w:hAnsi="Arial" w:cs="Times New Roman"/>
      <w:color w:val="0000FF"/>
      <w:szCs w:val="20"/>
      <w:lang w:val="en-GB" w:eastAsia="ja-JP"/>
    </w:rPr>
  </w:style>
  <w:style w:type="paragraph" w:customStyle="1" w:styleId="na2">
    <w:name w:val="na2"/>
    <w:basedOn w:val="a2"/>
    <w:next w:val="Normal"/>
    <w:rsid w:val="00682FC0"/>
    <w:pPr>
      <w:tabs>
        <w:tab w:val="clear" w:pos="360"/>
      </w:tabs>
    </w:pPr>
  </w:style>
  <w:style w:type="paragraph" w:customStyle="1" w:styleId="na3">
    <w:name w:val="na3"/>
    <w:basedOn w:val="a3"/>
    <w:next w:val="Normal"/>
    <w:rsid w:val="00682FC0"/>
    <w:pPr>
      <w:tabs>
        <w:tab w:val="clear" w:pos="720"/>
      </w:tabs>
    </w:pPr>
  </w:style>
  <w:style w:type="paragraph" w:customStyle="1" w:styleId="na4">
    <w:name w:val="na4"/>
    <w:basedOn w:val="a4"/>
    <w:next w:val="Normal"/>
    <w:rsid w:val="00682FC0"/>
    <w:pPr>
      <w:tabs>
        <w:tab w:val="clear" w:pos="1080"/>
        <w:tab w:val="left" w:pos="1060"/>
      </w:tabs>
    </w:pPr>
  </w:style>
  <w:style w:type="paragraph" w:customStyle="1" w:styleId="na5">
    <w:name w:val="na5"/>
    <w:basedOn w:val="a5"/>
    <w:next w:val="Normal"/>
    <w:rsid w:val="00682FC0"/>
    <w:pPr>
      <w:tabs>
        <w:tab w:val="clear" w:pos="1080"/>
      </w:tabs>
      <w:ind w:left="0" w:firstLine="0"/>
    </w:pPr>
  </w:style>
  <w:style w:type="paragraph" w:customStyle="1" w:styleId="na6">
    <w:name w:val="na6"/>
    <w:basedOn w:val="a6"/>
    <w:next w:val="Normal"/>
    <w:rsid w:val="00682FC0"/>
    <w:pPr>
      <w:tabs>
        <w:tab w:val="clear" w:pos="1440"/>
      </w:tabs>
      <w:ind w:left="0" w:firstLine="0"/>
    </w:pPr>
  </w:style>
  <w:style w:type="paragraph" w:customStyle="1" w:styleId="Note0">
    <w:name w:val="Note"/>
    <w:basedOn w:val="Normal"/>
    <w:next w:val="Normal"/>
    <w:rsid w:val="00682FC0"/>
    <w:pPr>
      <w:tabs>
        <w:tab w:val="left" w:pos="960"/>
      </w:tabs>
      <w:spacing w:after="240" w:line="210" w:lineRule="atLeast"/>
      <w:jc w:val="both"/>
    </w:pPr>
    <w:rPr>
      <w:rFonts w:ascii="Arial" w:eastAsia="MS Mincho" w:hAnsi="Arial" w:cs="Times New Roman"/>
      <w:sz w:val="18"/>
      <w:szCs w:val="20"/>
      <w:lang w:val="en-GB" w:eastAsia="ja-JP"/>
    </w:rPr>
  </w:style>
  <w:style w:type="paragraph" w:customStyle="1" w:styleId="p2">
    <w:name w:val="p2"/>
    <w:basedOn w:val="Normal"/>
    <w:next w:val="Normal"/>
    <w:rsid w:val="00682FC0"/>
    <w:pPr>
      <w:tabs>
        <w:tab w:val="left" w:pos="560"/>
      </w:tabs>
      <w:spacing w:after="240" w:line="230" w:lineRule="atLeast"/>
      <w:jc w:val="both"/>
    </w:pPr>
    <w:rPr>
      <w:rFonts w:ascii="Arial" w:eastAsia="MS Mincho" w:hAnsi="Arial" w:cs="Times New Roman"/>
      <w:szCs w:val="20"/>
      <w:lang w:val="en-GB" w:eastAsia="ja-JP"/>
    </w:rPr>
  </w:style>
  <w:style w:type="paragraph" w:customStyle="1" w:styleId="p3">
    <w:name w:val="p3"/>
    <w:basedOn w:val="Normal"/>
    <w:next w:val="Normal"/>
    <w:rsid w:val="00682FC0"/>
    <w:pPr>
      <w:tabs>
        <w:tab w:val="left" w:pos="720"/>
      </w:tabs>
      <w:spacing w:after="240" w:line="230" w:lineRule="atLeast"/>
      <w:jc w:val="both"/>
    </w:pPr>
    <w:rPr>
      <w:rFonts w:ascii="Arial" w:eastAsia="MS Mincho" w:hAnsi="Arial" w:cs="Times New Roman"/>
      <w:szCs w:val="20"/>
      <w:lang w:val="en-GB" w:eastAsia="ja-JP"/>
    </w:rPr>
  </w:style>
  <w:style w:type="paragraph" w:customStyle="1" w:styleId="p4">
    <w:name w:val="p4"/>
    <w:basedOn w:val="Normal"/>
    <w:next w:val="Normal"/>
    <w:rsid w:val="00682FC0"/>
    <w:pPr>
      <w:tabs>
        <w:tab w:val="left" w:pos="1100"/>
      </w:tabs>
      <w:spacing w:after="240" w:line="230" w:lineRule="atLeast"/>
      <w:jc w:val="both"/>
    </w:pPr>
    <w:rPr>
      <w:rFonts w:ascii="Arial" w:eastAsia="MS Mincho" w:hAnsi="Arial" w:cs="Times New Roman"/>
      <w:szCs w:val="20"/>
      <w:lang w:val="en-GB" w:eastAsia="ja-JP"/>
    </w:rPr>
  </w:style>
  <w:style w:type="paragraph" w:customStyle="1" w:styleId="p5">
    <w:name w:val="p5"/>
    <w:basedOn w:val="Normal"/>
    <w:next w:val="Normal"/>
    <w:rsid w:val="00682FC0"/>
    <w:pPr>
      <w:tabs>
        <w:tab w:val="left" w:pos="1100"/>
      </w:tabs>
      <w:spacing w:after="240" w:line="230" w:lineRule="atLeast"/>
      <w:jc w:val="both"/>
    </w:pPr>
    <w:rPr>
      <w:rFonts w:ascii="Arial" w:eastAsia="MS Mincho" w:hAnsi="Arial" w:cs="Times New Roman"/>
      <w:szCs w:val="20"/>
      <w:lang w:val="en-GB" w:eastAsia="ja-JP"/>
    </w:rPr>
  </w:style>
  <w:style w:type="paragraph" w:customStyle="1" w:styleId="p6">
    <w:name w:val="p6"/>
    <w:basedOn w:val="Normal"/>
    <w:next w:val="Normal"/>
    <w:rsid w:val="00682FC0"/>
    <w:pPr>
      <w:tabs>
        <w:tab w:val="left" w:pos="1440"/>
      </w:tabs>
      <w:spacing w:after="240" w:line="230" w:lineRule="atLeast"/>
      <w:jc w:val="both"/>
    </w:pPr>
    <w:rPr>
      <w:rFonts w:ascii="Arial" w:eastAsia="MS Mincho" w:hAnsi="Arial" w:cs="Times New Roman"/>
      <w:szCs w:val="20"/>
      <w:lang w:val="en-GB" w:eastAsia="ja-JP"/>
    </w:rPr>
  </w:style>
  <w:style w:type="paragraph" w:customStyle="1" w:styleId="RefNorm">
    <w:name w:val="RefNorm"/>
    <w:basedOn w:val="Normal"/>
    <w:next w:val="Normal"/>
    <w:rsid w:val="00682FC0"/>
    <w:pPr>
      <w:spacing w:after="240" w:line="230" w:lineRule="atLeast"/>
      <w:jc w:val="both"/>
    </w:pPr>
    <w:rPr>
      <w:rFonts w:ascii="Arial" w:eastAsia="MS Mincho" w:hAnsi="Arial" w:cs="Times New Roman"/>
      <w:szCs w:val="20"/>
      <w:lang w:val="en-GB" w:eastAsia="ja-JP"/>
    </w:rPr>
  </w:style>
  <w:style w:type="paragraph" w:customStyle="1" w:styleId="Special">
    <w:name w:val="Special"/>
    <w:basedOn w:val="Normal"/>
    <w:next w:val="Normal"/>
    <w:rsid w:val="00682FC0"/>
    <w:pPr>
      <w:spacing w:after="240" w:line="230" w:lineRule="atLeast"/>
      <w:jc w:val="both"/>
    </w:pPr>
    <w:rPr>
      <w:rFonts w:ascii="Arial" w:eastAsia="MS Mincho" w:hAnsi="Arial" w:cs="Times New Roman"/>
      <w:szCs w:val="20"/>
      <w:lang w:val="en-GB" w:eastAsia="ja-JP"/>
    </w:rPr>
  </w:style>
  <w:style w:type="paragraph" w:customStyle="1" w:styleId="Tablefootnote">
    <w:name w:val="Table footnote"/>
    <w:basedOn w:val="Normal"/>
    <w:rsid w:val="00682FC0"/>
    <w:pPr>
      <w:tabs>
        <w:tab w:val="left" w:pos="340"/>
      </w:tabs>
      <w:spacing w:before="60" w:after="60" w:line="190" w:lineRule="atLeast"/>
      <w:jc w:val="both"/>
    </w:pPr>
    <w:rPr>
      <w:rFonts w:ascii="Arial" w:eastAsia="MS Mincho" w:hAnsi="Arial" w:cs="Times New Roman"/>
      <w:sz w:val="16"/>
      <w:szCs w:val="20"/>
      <w:lang w:val="en-GB" w:eastAsia="ja-JP"/>
    </w:rPr>
  </w:style>
  <w:style w:type="paragraph" w:customStyle="1" w:styleId="Tabletitle">
    <w:name w:val="Table title"/>
    <w:basedOn w:val="Normal"/>
    <w:next w:val="Normal"/>
    <w:rsid w:val="00682FC0"/>
    <w:pPr>
      <w:keepNext/>
      <w:suppressAutoHyphens/>
      <w:spacing w:before="120" w:after="120" w:line="230" w:lineRule="exact"/>
      <w:jc w:val="center"/>
    </w:pPr>
    <w:rPr>
      <w:rFonts w:ascii="Arial" w:eastAsia="MS Mincho" w:hAnsi="Arial" w:cs="Times New Roman"/>
      <w:b/>
      <w:szCs w:val="20"/>
      <w:lang w:val="en-GB" w:eastAsia="ja-JP"/>
    </w:rPr>
  </w:style>
  <w:style w:type="paragraph" w:customStyle="1" w:styleId="Terms">
    <w:name w:val="Term(s)"/>
    <w:basedOn w:val="Normal"/>
    <w:next w:val="Definition"/>
    <w:rsid w:val="00682FC0"/>
    <w:pPr>
      <w:keepNext/>
      <w:suppressAutoHyphens/>
      <w:spacing w:after="0" w:line="230" w:lineRule="atLeast"/>
    </w:pPr>
    <w:rPr>
      <w:rFonts w:ascii="Arial" w:eastAsia="MS Mincho" w:hAnsi="Arial" w:cs="Times New Roman"/>
      <w:b/>
      <w:szCs w:val="20"/>
      <w:lang w:val="en-GB" w:eastAsia="ja-JP"/>
    </w:rPr>
  </w:style>
  <w:style w:type="paragraph" w:customStyle="1" w:styleId="TermNum">
    <w:name w:val="TermNum"/>
    <w:basedOn w:val="Normal"/>
    <w:next w:val="Terms"/>
    <w:rsid w:val="00682FC0"/>
    <w:pPr>
      <w:keepNext/>
      <w:spacing w:after="0" w:line="230" w:lineRule="atLeast"/>
      <w:jc w:val="both"/>
    </w:pPr>
    <w:rPr>
      <w:rFonts w:ascii="Arial" w:eastAsia="MS Mincho" w:hAnsi="Arial" w:cs="Times New Roman"/>
      <w:b/>
      <w:szCs w:val="20"/>
      <w:lang w:val="en-GB" w:eastAsia="ja-JP"/>
    </w:rPr>
  </w:style>
  <w:style w:type="paragraph" w:customStyle="1" w:styleId="zzBiblio">
    <w:name w:val="zzBiblio"/>
    <w:basedOn w:val="Normal"/>
    <w:next w:val="Bibliography1"/>
    <w:rsid w:val="00682FC0"/>
    <w:pPr>
      <w:pageBreakBefore/>
      <w:spacing w:after="760" w:line="310" w:lineRule="exact"/>
      <w:jc w:val="center"/>
    </w:pPr>
    <w:rPr>
      <w:rFonts w:ascii="Arial" w:eastAsia="MS Mincho" w:hAnsi="Arial" w:cs="Times New Roman"/>
      <w:b/>
      <w:sz w:val="28"/>
      <w:szCs w:val="20"/>
      <w:lang w:val="en-GB" w:eastAsia="ja-JP"/>
    </w:rPr>
  </w:style>
  <w:style w:type="paragraph" w:customStyle="1" w:styleId="zzContents">
    <w:name w:val="zzContents"/>
    <w:basedOn w:val="Introduction"/>
    <w:next w:val="TOC1"/>
    <w:rsid w:val="00682FC0"/>
    <w:pPr>
      <w:tabs>
        <w:tab w:val="clear" w:pos="400"/>
      </w:tabs>
    </w:pPr>
  </w:style>
  <w:style w:type="paragraph" w:customStyle="1" w:styleId="zzCopyright">
    <w:name w:val="zzCopyright"/>
    <w:basedOn w:val="Normal"/>
    <w:next w:val="Normal"/>
    <w:rsid w:val="00682FC0"/>
    <w:pPr>
      <w:pBdr>
        <w:top w:val="single" w:sz="4" w:space="1" w:color="0000FF"/>
        <w:left w:val="single" w:sz="4" w:space="4" w:color="0000FF"/>
        <w:bottom w:val="single" w:sz="4" w:space="1" w:color="0000FF"/>
        <w:right w:val="single" w:sz="4" w:space="4" w:color="0000FF"/>
      </w:pBdr>
      <w:tabs>
        <w:tab w:val="left" w:pos="514"/>
        <w:tab w:val="left" w:pos="9623"/>
      </w:tabs>
      <w:spacing w:after="240" w:line="230" w:lineRule="atLeast"/>
      <w:ind w:left="284" w:right="284"/>
      <w:jc w:val="both"/>
    </w:pPr>
    <w:rPr>
      <w:rFonts w:ascii="Arial" w:eastAsia="MS Mincho" w:hAnsi="Arial" w:cs="Times New Roman"/>
      <w:color w:val="0000FF"/>
      <w:szCs w:val="20"/>
      <w:lang w:val="en-GB" w:eastAsia="ja-JP"/>
    </w:rPr>
  </w:style>
  <w:style w:type="paragraph" w:customStyle="1" w:styleId="zzForeword">
    <w:name w:val="zzForeword"/>
    <w:basedOn w:val="Introduction"/>
    <w:next w:val="Normal"/>
    <w:rsid w:val="00682FC0"/>
    <w:pPr>
      <w:tabs>
        <w:tab w:val="clear" w:pos="400"/>
      </w:tabs>
    </w:pPr>
    <w:rPr>
      <w:color w:val="0000FF"/>
    </w:rPr>
  </w:style>
  <w:style w:type="paragraph" w:customStyle="1" w:styleId="zzHelp">
    <w:name w:val="zzHelp"/>
    <w:basedOn w:val="Normal"/>
    <w:rsid w:val="00682FC0"/>
    <w:pPr>
      <w:spacing w:after="240" w:line="230" w:lineRule="atLeast"/>
      <w:jc w:val="both"/>
    </w:pPr>
    <w:rPr>
      <w:rFonts w:ascii="Arial" w:eastAsia="MS Mincho" w:hAnsi="Arial" w:cs="Times New Roman"/>
      <w:color w:val="008000"/>
      <w:szCs w:val="20"/>
      <w:lang w:val="en-GB" w:eastAsia="ja-JP"/>
    </w:rPr>
  </w:style>
  <w:style w:type="paragraph" w:customStyle="1" w:styleId="zzIndex">
    <w:name w:val="zzIndex"/>
    <w:basedOn w:val="zzBiblio"/>
    <w:next w:val="IndexHeading"/>
    <w:rsid w:val="00682FC0"/>
  </w:style>
  <w:style w:type="paragraph" w:customStyle="1" w:styleId="zzLc5">
    <w:name w:val="zzLc5"/>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c6">
    <w:name w:val="zzLc6"/>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n5">
    <w:name w:val="zzLn5"/>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n6">
    <w:name w:val="zzLn6"/>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STDTitle">
    <w:name w:val="zzSTDTitle"/>
    <w:basedOn w:val="Normal"/>
    <w:next w:val="Normal"/>
    <w:rsid w:val="00682FC0"/>
    <w:pPr>
      <w:suppressAutoHyphens/>
      <w:spacing w:before="400" w:after="760" w:line="350" w:lineRule="exact"/>
    </w:pPr>
    <w:rPr>
      <w:rFonts w:ascii="Arial" w:eastAsia="MS Mincho" w:hAnsi="Arial" w:cs="Times New Roman"/>
      <w:b/>
      <w:color w:val="0000FF"/>
      <w:sz w:val="32"/>
      <w:szCs w:val="20"/>
      <w:lang w:val="en-GB" w:eastAsia="ja-JP"/>
    </w:rPr>
  </w:style>
  <w:style w:type="paragraph" w:customStyle="1" w:styleId="Tabletext10">
    <w:name w:val="Table text (10)"/>
    <w:basedOn w:val="Normal"/>
    <w:rsid w:val="00682FC0"/>
    <w:pPr>
      <w:spacing w:before="60" w:after="60" w:line="230" w:lineRule="atLeast"/>
      <w:jc w:val="both"/>
    </w:pPr>
    <w:rPr>
      <w:rFonts w:ascii="Arial" w:eastAsia="MS Mincho" w:hAnsi="Arial" w:cs="Times New Roman"/>
      <w:szCs w:val="20"/>
      <w:lang w:val="en-GB" w:eastAsia="ja-JP"/>
    </w:rPr>
  </w:style>
  <w:style w:type="paragraph" w:customStyle="1" w:styleId="Tabletext9">
    <w:name w:val="Table text (9)"/>
    <w:basedOn w:val="Normal"/>
    <w:rsid w:val="00682FC0"/>
    <w:pPr>
      <w:spacing w:before="60" w:after="60" w:line="210" w:lineRule="atLeast"/>
      <w:jc w:val="both"/>
    </w:pPr>
    <w:rPr>
      <w:rFonts w:ascii="Arial" w:eastAsia="MS Mincho" w:hAnsi="Arial" w:cs="Times New Roman"/>
      <w:sz w:val="18"/>
      <w:szCs w:val="20"/>
      <w:lang w:val="en-GB" w:eastAsia="ja-JP"/>
    </w:rPr>
  </w:style>
  <w:style w:type="paragraph" w:customStyle="1" w:styleId="Tabletext8">
    <w:name w:val="Table text (8)"/>
    <w:basedOn w:val="Normal"/>
    <w:rsid w:val="00682FC0"/>
    <w:pPr>
      <w:spacing w:before="60" w:after="60" w:line="190" w:lineRule="atLeast"/>
      <w:jc w:val="both"/>
    </w:pPr>
    <w:rPr>
      <w:rFonts w:ascii="Arial" w:eastAsia="MS Mincho" w:hAnsi="Arial" w:cs="Times New Roman"/>
      <w:sz w:val="16"/>
      <w:szCs w:val="20"/>
      <w:lang w:val="en-GB" w:eastAsia="ja-JP"/>
    </w:rPr>
  </w:style>
  <w:style w:type="paragraph" w:customStyle="1" w:styleId="Tabletext7">
    <w:name w:val="Table text (7)"/>
    <w:basedOn w:val="Normal"/>
    <w:rsid w:val="00682FC0"/>
    <w:pPr>
      <w:spacing w:before="60" w:after="60" w:line="170" w:lineRule="atLeast"/>
      <w:jc w:val="both"/>
    </w:pPr>
    <w:rPr>
      <w:rFonts w:ascii="Arial" w:eastAsia="MS Mincho" w:hAnsi="Arial" w:cs="Times New Roman"/>
      <w:sz w:val="14"/>
      <w:szCs w:val="20"/>
      <w:lang w:val="en-GB" w:eastAsia="ja-JP"/>
    </w:rPr>
  </w:style>
  <w:style w:type="paragraph" w:customStyle="1" w:styleId="Tabletext">
    <w:name w:val="Table text"/>
    <w:rsid w:val="00682FC0"/>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82FC0"/>
    <w:pPr>
      <w:spacing w:after="0" w:line="240" w:lineRule="auto"/>
    </w:pPr>
    <w:rPr>
      <w:rFonts w:ascii="Times New Roman" w:eastAsia="Times New Roman" w:hAnsi="Times New Roman" w:cs="Times New Roman"/>
      <w:sz w:val="24"/>
      <w:szCs w:val="24"/>
      <w:lang w:val="en-US"/>
    </w:rPr>
  </w:style>
  <w:style w:type="paragraph" w:customStyle="1" w:styleId="NoSpacing2">
    <w:name w:val="No Spacing2"/>
    <w:aliases w:val="Code"/>
    <w:qFormat/>
    <w:rsid w:val="00682FC0"/>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82FC0"/>
    <w:pPr>
      <w:widowControl w:val="0"/>
      <w:snapToGrid w:val="0"/>
      <w:spacing w:before="20" w:after="0" w:line="240" w:lineRule="auto"/>
    </w:pPr>
    <w:rPr>
      <w:rFonts w:ascii="Arial" w:eastAsia="Times New Roman" w:hAnsi="Arial" w:cs="Times New Roman"/>
      <w:sz w:val="16"/>
      <w:szCs w:val="16"/>
      <w:lang w:val="en-GB"/>
    </w:rPr>
  </w:style>
  <w:style w:type="paragraph" w:customStyle="1" w:styleId="ISOComments">
    <w:name w:val="ISO_Comments"/>
    <w:basedOn w:val="Normal"/>
    <w:rsid w:val="00682FC0"/>
    <w:pPr>
      <w:spacing w:before="210" w:after="0" w:line="210" w:lineRule="exact"/>
    </w:pPr>
    <w:rPr>
      <w:rFonts w:ascii="Arial" w:eastAsia="Times New Roman" w:hAnsi="Arial" w:cs="Times New Roman"/>
      <w:sz w:val="18"/>
      <w:szCs w:val="20"/>
      <w:lang w:val="en-GB"/>
    </w:rPr>
  </w:style>
  <w:style w:type="paragraph" w:customStyle="1" w:styleId="ISOChange">
    <w:name w:val="ISO_Change"/>
    <w:basedOn w:val="Normal"/>
    <w:rsid w:val="00682FC0"/>
    <w:pPr>
      <w:spacing w:before="210" w:after="0" w:line="210" w:lineRule="exact"/>
    </w:pPr>
    <w:rPr>
      <w:rFonts w:ascii="Arial" w:eastAsia="Times New Roman" w:hAnsi="Arial" w:cs="Times New Roman"/>
      <w:sz w:val="18"/>
      <w:szCs w:val="20"/>
      <w:lang w:val="en-GB"/>
    </w:rPr>
  </w:style>
  <w:style w:type="paragraph" w:customStyle="1" w:styleId="NoSpacing1">
    <w:name w:val="No Spacing1"/>
    <w:qFormat/>
    <w:rsid w:val="00682FC0"/>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82FC0"/>
    <w:pPr>
      <w:overflowPunct w:val="0"/>
      <w:autoSpaceDE w:val="0"/>
      <w:autoSpaceDN w:val="0"/>
      <w:adjustRightInd w:val="0"/>
      <w:spacing w:after="0" w:line="260" w:lineRule="exact"/>
      <w:jc w:val="both"/>
    </w:pPr>
    <w:rPr>
      <w:rFonts w:ascii="Times New Roman" w:eastAsia="Times New Roman" w:hAnsi="Times New Roman" w:cs="Times New Roman"/>
      <w:sz w:val="24"/>
      <w:szCs w:val="20"/>
      <w:lang w:val="en-US"/>
    </w:rPr>
  </w:style>
  <w:style w:type="paragraph" w:customStyle="1" w:styleId="subpara">
    <w:name w:val="sub para"/>
    <w:basedOn w:val="Normal"/>
    <w:rsid w:val="00682FC0"/>
    <w:pPr>
      <w:spacing w:before="60" w:after="60" w:line="240" w:lineRule="auto"/>
      <w:ind w:left="1134" w:right="794" w:hanging="567"/>
      <w:jc w:val="both"/>
    </w:pPr>
    <w:rPr>
      <w:rFonts w:ascii="Arial Narrow" w:eastAsia="Times New Roman" w:hAnsi="Arial Narrow" w:cs="Times New Roman"/>
      <w:szCs w:val="20"/>
      <w:lang w:val="en-AU"/>
    </w:rPr>
  </w:style>
  <w:style w:type="paragraph" w:customStyle="1" w:styleId="Index">
    <w:name w:val="Index"/>
    <w:basedOn w:val="Normal"/>
    <w:rsid w:val="00682FC0"/>
    <w:pPr>
      <w:widowControl w:val="0"/>
      <w:suppressLineNumbers/>
      <w:suppressAutoHyphens/>
      <w:spacing w:after="0" w:line="240" w:lineRule="auto"/>
    </w:pPr>
    <w:rPr>
      <w:rFonts w:ascii="Arial" w:eastAsia="Arial" w:hAnsi="Arial" w:cs="Tahoma"/>
      <w:szCs w:val="20"/>
      <w:lang w:val="en-GB" w:eastAsia="ja-JP"/>
    </w:rPr>
  </w:style>
  <w:style w:type="paragraph" w:customStyle="1" w:styleId="quotedtext">
    <w:name w:val="quoted text"/>
    <w:basedOn w:val="Normal"/>
    <w:rsid w:val="00682FC0"/>
    <w:pPr>
      <w:spacing w:before="60" w:after="60" w:line="240" w:lineRule="auto"/>
      <w:ind w:left="1134" w:right="1134" w:hanging="567"/>
      <w:jc w:val="both"/>
    </w:pPr>
    <w:rPr>
      <w:rFonts w:ascii="Times New Roman" w:eastAsia="Times New Roman" w:hAnsi="Times New Roman" w:cs="Times New Roman"/>
      <w:i/>
      <w:szCs w:val="20"/>
      <w:lang w:val="en-AU" w:eastAsia="fr-FR"/>
    </w:rPr>
  </w:style>
  <w:style w:type="character" w:customStyle="1" w:styleId="Label2Char">
    <w:name w:val="Label2 Char"/>
    <w:link w:val="Label2"/>
    <w:locked/>
    <w:rsid w:val="00682FC0"/>
    <w:rPr>
      <w:rFonts w:ascii="Arial" w:hAnsi="Arial" w:cs="Arial"/>
      <w:b/>
      <w:lang w:val="en-GB" w:eastAsia="ja-JP"/>
    </w:rPr>
  </w:style>
  <w:style w:type="paragraph" w:customStyle="1" w:styleId="Label2">
    <w:name w:val="Label2"/>
    <w:basedOn w:val="Normal"/>
    <w:link w:val="Label2Char"/>
    <w:qFormat/>
    <w:rsid w:val="00682FC0"/>
    <w:pPr>
      <w:spacing w:after="240" w:line="230" w:lineRule="atLeast"/>
      <w:ind w:left="1360" w:firstLine="340"/>
      <w:jc w:val="both"/>
    </w:pPr>
    <w:rPr>
      <w:rFonts w:ascii="Arial" w:hAnsi="Arial" w:cs="Arial"/>
      <w:b/>
      <w:lang w:val="en-GB" w:eastAsia="ja-JP"/>
    </w:rPr>
  </w:style>
  <w:style w:type="character" w:customStyle="1" w:styleId="AnnexChar">
    <w:name w:val="Annex Char"/>
    <w:basedOn w:val="Heading1Char"/>
    <w:link w:val="Annex"/>
    <w:locked/>
    <w:rsid w:val="00682FC0"/>
    <w:rPr>
      <w:rFonts w:ascii="Arial" w:eastAsia="MS Mincho" w:hAnsi="Arial" w:cs="Times New Roman"/>
      <w:color w:val="2F5496" w:themeColor="accent1" w:themeShade="BF"/>
      <w:sz w:val="24"/>
      <w:szCs w:val="20"/>
      <w:lang w:val="en-GB" w:eastAsia="ja-JP"/>
    </w:rPr>
  </w:style>
  <w:style w:type="paragraph" w:customStyle="1" w:styleId="Annex">
    <w:name w:val="Annex"/>
    <w:basedOn w:val="Heading4"/>
    <w:link w:val="AnnexChar"/>
    <w:qFormat/>
    <w:rsid w:val="00682FC0"/>
    <w:pPr>
      <w:numPr>
        <w:ilvl w:val="3"/>
        <w:numId w:val="13"/>
      </w:numPr>
    </w:pPr>
    <w:rPr>
      <w:rFonts w:eastAsia="MS Mincho"/>
      <w:b w:val="0"/>
      <w:bCs w:val="0"/>
      <w:sz w:val="24"/>
    </w:rPr>
  </w:style>
  <w:style w:type="character" w:customStyle="1" w:styleId="AnnexsectionChar">
    <w:name w:val="Annex section Char"/>
    <w:link w:val="Annexsection"/>
    <w:locked/>
    <w:rsid w:val="00682FC0"/>
    <w:rPr>
      <w:rFonts w:ascii="Arial Narrow" w:hAnsi="Arial Narrow"/>
      <w:b/>
      <w:bCs/>
      <w:lang w:val="en-GB" w:eastAsia="ja-JP"/>
    </w:rPr>
  </w:style>
  <w:style w:type="paragraph" w:customStyle="1" w:styleId="Annexsection">
    <w:name w:val="Annex section"/>
    <w:basedOn w:val="Heading2"/>
    <w:link w:val="AnnexsectionChar"/>
    <w:qFormat/>
    <w:rsid w:val="00682FC0"/>
    <w:pPr>
      <w:keepLines w:val="0"/>
      <w:tabs>
        <w:tab w:val="left" w:pos="540"/>
        <w:tab w:val="left" w:pos="700"/>
      </w:tabs>
      <w:suppressAutoHyphens/>
      <w:spacing w:before="60" w:after="240" w:line="250" w:lineRule="exact"/>
    </w:pPr>
    <w:rPr>
      <w:rFonts w:ascii="Arial Narrow" w:eastAsiaTheme="minorHAnsi" w:hAnsi="Arial Narrow" w:cstheme="minorBidi"/>
      <w:b/>
      <w:bCs/>
      <w:color w:val="auto"/>
      <w:sz w:val="22"/>
      <w:szCs w:val="22"/>
      <w:lang w:val="en-GB" w:eastAsia="ja-JP"/>
    </w:rPr>
  </w:style>
  <w:style w:type="paragraph" w:customStyle="1" w:styleId="AppendixD2">
    <w:name w:val="Appendix D2"/>
    <w:autoRedefine/>
    <w:rsid w:val="00682FC0"/>
    <w:pPr>
      <w:spacing w:after="120" w:line="240" w:lineRule="auto"/>
    </w:pPr>
    <w:rPr>
      <w:rFonts w:ascii="Arial" w:eastAsia="MS Mincho" w:hAnsi="Arial" w:cs="Times New Roman"/>
      <w:b/>
      <w:szCs w:val="20"/>
      <w:lang w:val="en-GB" w:eastAsia="ar-SA"/>
    </w:rPr>
  </w:style>
  <w:style w:type="character" w:styleId="LineNumber">
    <w:name w:val="line number"/>
    <w:unhideWhenUsed/>
    <w:rsid w:val="00682FC0"/>
    <w:rPr>
      <w:noProof w:val="0"/>
      <w:lang w:val="fr-FR"/>
    </w:rPr>
  </w:style>
  <w:style w:type="character" w:styleId="PageNumber">
    <w:name w:val="page number"/>
    <w:unhideWhenUsed/>
    <w:rsid w:val="00682FC0"/>
    <w:rPr>
      <w:noProof w:val="0"/>
      <w:lang w:val="fr-FR"/>
    </w:rPr>
  </w:style>
  <w:style w:type="character" w:styleId="EndnoteReference">
    <w:name w:val="endnote reference"/>
    <w:semiHidden/>
    <w:unhideWhenUsed/>
    <w:rsid w:val="00682FC0"/>
    <w:rPr>
      <w:noProof w:val="0"/>
      <w:vertAlign w:val="superscript"/>
      <w:lang w:val="fr-FR"/>
    </w:rPr>
  </w:style>
  <w:style w:type="character" w:customStyle="1" w:styleId="ExtXref">
    <w:name w:val="ExtXref"/>
    <w:rsid w:val="00682FC0"/>
    <w:rPr>
      <w:noProof w:val="0"/>
      <w:color w:val="auto"/>
      <w:lang w:val="fr-FR"/>
    </w:rPr>
  </w:style>
  <w:style w:type="character" w:customStyle="1" w:styleId="TableFootNoteXref">
    <w:name w:val="TableFootNoteXref"/>
    <w:rsid w:val="00682FC0"/>
    <w:rPr>
      <w:noProof/>
      <w:position w:val="6"/>
      <w:sz w:val="14"/>
      <w:lang w:val="fr-FR"/>
    </w:rPr>
  </w:style>
  <w:style w:type="character" w:customStyle="1" w:styleId="attr-list">
    <w:name w:val="attr-list"/>
    <w:rsid w:val="00682FC0"/>
  </w:style>
  <w:style w:type="character" w:customStyle="1" w:styleId="NumberingSymbols">
    <w:name w:val="Numbering Symbols"/>
    <w:rsid w:val="00682FC0"/>
  </w:style>
  <w:style w:type="character" w:customStyle="1" w:styleId="ipa1">
    <w:name w:val="ipa1"/>
    <w:rsid w:val="00682FC0"/>
    <w:rPr>
      <w:rFonts w:ascii="Arial Unicode MS" w:eastAsia="Arial Unicode MS" w:hAnsi="Arial Unicode MS" w:cs="Arial Unicode MS" w:hint="eastAsia"/>
    </w:rPr>
  </w:style>
  <w:style w:type="table" w:customStyle="1" w:styleId="TableGrid1">
    <w:name w:val="Table Grid1"/>
    <w:basedOn w:val="TableNormal"/>
    <w:uiPriority w:val="59"/>
    <w:rsid w:val="00682FC0"/>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9pt">
    <w:name w:val="TablePara9pt"/>
    <w:basedOn w:val="Normal"/>
    <w:qFormat/>
    <w:rsid w:val="00682FC0"/>
    <w:pPr>
      <w:snapToGrid w:val="0"/>
      <w:spacing w:after="60" w:line="240" w:lineRule="auto"/>
      <w:jc w:val="both"/>
    </w:pPr>
    <w:rPr>
      <w:rFonts w:ascii="Arial" w:eastAsia="MS Mincho" w:hAnsi="Arial" w:cs="Arial"/>
      <w:sz w:val="18"/>
      <w:szCs w:val="18"/>
      <w:lang w:val="en-GB" w:eastAsia="ja-JP"/>
    </w:rPr>
  </w:style>
  <w:style w:type="paragraph" w:customStyle="1" w:styleId="Body">
    <w:name w:val="Body"/>
    <w:rsid w:val="00A778CD"/>
    <w:pPr>
      <w:spacing w:after="0" w:line="240" w:lineRule="auto"/>
    </w:pPr>
    <w:rPr>
      <w:rFonts w:ascii="Helvetica" w:eastAsia="Arial Unicode MS" w:hAnsi="Helvetica" w:cs="Arial Unicode MS"/>
      <w:color w:val="000000"/>
      <w:lang w:val="en-US"/>
    </w:rPr>
  </w:style>
  <w:style w:type="character" w:customStyle="1" w:styleId="module">
    <w:name w:val="module"/>
    <w:rsid w:val="00F84D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60728">
      <w:bodyDiv w:val="1"/>
      <w:marLeft w:val="0"/>
      <w:marRight w:val="0"/>
      <w:marTop w:val="0"/>
      <w:marBottom w:val="0"/>
      <w:divBdr>
        <w:top w:val="none" w:sz="0" w:space="0" w:color="auto"/>
        <w:left w:val="none" w:sz="0" w:space="0" w:color="auto"/>
        <w:bottom w:val="none" w:sz="0" w:space="0" w:color="auto"/>
        <w:right w:val="none" w:sz="0" w:space="0" w:color="auto"/>
      </w:divBdr>
    </w:div>
    <w:div w:id="299728108">
      <w:bodyDiv w:val="1"/>
      <w:marLeft w:val="0"/>
      <w:marRight w:val="0"/>
      <w:marTop w:val="0"/>
      <w:marBottom w:val="0"/>
      <w:divBdr>
        <w:top w:val="none" w:sz="0" w:space="0" w:color="auto"/>
        <w:left w:val="none" w:sz="0" w:space="0" w:color="auto"/>
        <w:bottom w:val="none" w:sz="0" w:space="0" w:color="auto"/>
        <w:right w:val="none" w:sz="0" w:space="0" w:color="auto"/>
      </w:divBdr>
      <w:divsChild>
        <w:div w:id="1759905545">
          <w:marLeft w:val="274"/>
          <w:marRight w:val="0"/>
          <w:marTop w:val="0"/>
          <w:marBottom w:val="0"/>
          <w:divBdr>
            <w:top w:val="none" w:sz="0" w:space="0" w:color="auto"/>
            <w:left w:val="none" w:sz="0" w:space="0" w:color="auto"/>
            <w:bottom w:val="none" w:sz="0" w:space="0" w:color="auto"/>
            <w:right w:val="none" w:sz="0" w:space="0" w:color="auto"/>
          </w:divBdr>
        </w:div>
        <w:div w:id="1129326546">
          <w:marLeft w:val="274"/>
          <w:marRight w:val="0"/>
          <w:marTop w:val="0"/>
          <w:marBottom w:val="0"/>
          <w:divBdr>
            <w:top w:val="none" w:sz="0" w:space="0" w:color="auto"/>
            <w:left w:val="none" w:sz="0" w:space="0" w:color="auto"/>
            <w:bottom w:val="none" w:sz="0" w:space="0" w:color="auto"/>
            <w:right w:val="none" w:sz="0" w:space="0" w:color="auto"/>
          </w:divBdr>
        </w:div>
        <w:div w:id="2109304215">
          <w:marLeft w:val="274"/>
          <w:marRight w:val="0"/>
          <w:marTop w:val="0"/>
          <w:marBottom w:val="0"/>
          <w:divBdr>
            <w:top w:val="none" w:sz="0" w:space="0" w:color="auto"/>
            <w:left w:val="none" w:sz="0" w:space="0" w:color="auto"/>
            <w:bottom w:val="none" w:sz="0" w:space="0" w:color="auto"/>
            <w:right w:val="none" w:sz="0" w:space="0" w:color="auto"/>
          </w:divBdr>
        </w:div>
        <w:div w:id="1590504871">
          <w:marLeft w:val="274"/>
          <w:marRight w:val="0"/>
          <w:marTop w:val="0"/>
          <w:marBottom w:val="0"/>
          <w:divBdr>
            <w:top w:val="none" w:sz="0" w:space="0" w:color="auto"/>
            <w:left w:val="none" w:sz="0" w:space="0" w:color="auto"/>
            <w:bottom w:val="none" w:sz="0" w:space="0" w:color="auto"/>
            <w:right w:val="none" w:sz="0" w:space="0" w:color="auto"/>
          </w:divBdr>
        </w:div>
        <w:div w:id="178736378">
          <w:marLeft w:val="274"/>
          <w:marRight w:val="0"/>
          <w:marTop w:val="0"/>
          <w:marBottom w:val="0"/>
          <w:divBdr>
            <w:top w:val="none" w:sz="0" w:space="0" w:color="auto"/>
            <w:left w:val="none" w:sz="0" w:space="0" w:color="auto"/>
            <w:bottom w:val="none" w:sz="0" w:space="0" w:color="auto"/>
            <w:right w:val="none" w:sz="0" w:space="0" w:color="auto"/>
          </w:divBdr>
        </w:div>
        <w:div w:id="835388245">
          <w:marLeft w:val="274"/>
          <w:marRight w:val="0"/>
          <w:marTop w:val="0"/>
          <w:marBottom w:val="0"/>
          <w:divBdr>
            <w:top w:val="none" w:sz="0" w:space="0" w:color="auto"/>
            <w:left w:val="none" w:sz="0" w:space="0" w:color="auto"/>
            <w:bottom w:val="none" w:sz="0" w:space="0" w:color="auto"/>
            <w:right w:val="none" w:sz="0" w:space="0" w:color="auto"/>
          </w:divBdr>
        </w:div>
        <w:div w:id="1385637391">
          <w:marLeft w:val="274"/>
          <w:marRight w:val="0"/>
          <w:marTop w:val="0"/>
          <w:marBottom w:val="0"/>
          <w:divBdr>
            <w:top w:val="none" w:sz="0" w:space="0" w:color="auto"/>
            <w:left w:val="none" w:sz="0" w:space="0" w:color="auto"/>
            <w:bottom w:val="none" w:sz="0" w:space="0" w:color="auto"/>
            <w:right w:val="none" w:sz="0" w:space="0" w:color="auto"/>
          </w:divBdr>
        </w:div>
      </w:divsChild>
    </w:div>
    <w:div w:id="514658730">
      <w:bodyDiv w:val="1"/>
      <w:marLeft w:val="0"/>
      <w:marRight w:val="0"/>
      <w:marTop w:val="0"/>
      <w:marBottom w:val="0"/>
      <w:divBdr>
        <w:top w:val="none" w:sz="0" w:space="0" w:color="auto"/>
        <w:left w:val="none" w:sz="0" w:space="0" w:color="auto"/>
        <w:bottom w:val="none" w:sz="0" w:space="0" w:color="auto"/>
        <w:right w:val="none" w:sz="0" w:space="0" w:color="auto"/>
      </w:divBdr>
      <w:divsChild>
        <w:div w:id="1097562088">
          <w:marLeft w:val="274"/>
          <w:marRight w:val="0"/>
          <w:marTop w:val="0"/>
          <w:marBottom w:val="0"/>
          <w:divBdr>
            <w:top w:val="none" w:sz="0" w:space="0" w:color="auto"/>
            <w:left w:val="none" w:sz="0" w:space="0" w:color="auto"/>
            <w:bottom w:val="none" w:sz="0" w:space="0" w:color="auto"/>
            <w:right w:val="none" w:sz="0" w:space="0" w:color="auto"/>
          </w:divBdr>
        </w:div>
      </w:divsChild>
    </w:div>
    <w:div w:id="623584416">
      <w:bodyDiv w:val="1"/>
      <w:marLeft w:val="0"/>
      <w:marRight w:val="0"/>
      <w:marTop w:val="0"/>
      <w:marBottom w:val="0"/>
      <w:divBdr>
        <w:top w:val="none" w:sz="0" w:space="0" w:color="auto"/>
        <w:left w:val="none" w:sz="0" w:space="0" w:color="auto"/>
        <w:bottom w:val="none" w:sz="0" w:space="0" w:color="auto"/>
        <w:right w:val="none" w:sz="0" w:space="0" w:color="auto"/>
      </w:divBdr>
    </w:div>
    <w:div w:id="706415247">
      <w:bodyDiv w:val="1"/>
      <w:marLeft w:val="0"/>
      <w:marRight w:val="0"/>
      <w:marTop w:val="0"/>
      <w:marBottom w:val="0"/>
      <w:divBdr>
        <w:top w:val="none" w:sz="0" w:space="0" w:color="auto"/>
        <w:left w:val="none" w:sz="0" w:space="0" w:color="auto"/>
        <w:bottom w:val="none" w:sz="0" w:space="0" w:color="auto"/>
        <w:right w:val="none" w:sz="0" w:space="0" w:color="auto"/>
      </w:divBdr>
    </w:div>
    <w:div w:id="736323526">
      <w:bodyDiv w:val="1"/>
      <w:marLeft w:val="0"/>
      <w:marRight w:val="0"/>
      <w:marTop w:val="0"/>
      <w:marBottom w:val="0"/>
      <w:divBdr>
        <w:top w:val="none" w:sz="0" w:space="0" w:color="auto"/>
        <w:left w:val="none" w:sz="0" w:space="0" w:color="auto"/>
        <w:bottom w:val="none" w:sz="0" w:space="0" w:color="auto"/>
        <w:right w:val="none" w:sz="0" w:space="0" w:color="auto"/>
      </w:divBdr>
      <w:divsChild>
        <w:div w:id="1282958854">
          <w:marLeft w:val="547"/>
          <w:marRight w:val="0"/>
          <w:marTop w:val="134"/>
          <w:marBottom w:val="0"/>
          <w:divBdr>
            <w:top w:val="none" w:sz="0" w:space="0" w:color="auto"/>
            <w:left w:val="none" w:sz="0" w:space="0" w:color="auto"/>
            <w:bottom w:val="none" w:sz="0" w:space="0" w:color="auto"/>
            <w:right w:val="none" w:sz="0" w:space="0" w:color="auto"/>
          </w:divBdr>
        </w:div>
        <w:div w:id="2053336843">
          <w:marLeft w:val="547"/>
          <w:marRight w:val="0"/>
          <w:marTop w:val="134"/>
          <w:marBottom w:val="0"/>
          <w:divBdr>
            <w:top w:val="none" w:sz="0" w:space="0" w:color="auto"/>
            <w:left w:val="none" w:sz="0" w:space="0" w:color="auto"/>
            <w:bottom w:val="none" w:sz="0" w:space="0" w:color="auto"/>
            <w:right w:val="none" w:sz="0" w:space="0" w:color="auto"/>
          </w:divBdr>
        </w:div>
        <w:div w:id="450635877">
          <w:marLeft w:val="547"/>
          <w:marRight w:val="0"/>
          <w:marTop w:val="134"/>
          <w:marBottom w:val="0"/>
          <w:divBdr>
            <w:top w:val="none" w:sz="0" w:space="0" w:color="auto"/>
            <w:left w:val="none" w:sz="0" w:space="0" w:color="auto"/>
            <w:bottom w:val="none" w:sz="0" w:space="0" w:color="auto"/>
            <w:right w:val="none" w:sz="0" w:space="0" w:color="auto"/>
          </w:divBdr>
        </w:div>
      </w:divsChild>
    </w:div>
    <w:div w:id="987397626">
      <w:bodyDiv w:val="1"/>
      <w:marLeft w:val="0"/>
      <w:marRight w:val="0"/>
      <w:marTop w:val="0"/>
      <w:marBottom w:val="0"/>
      <w:divBdr>
        <w:top w:val="none" w:sz="0" w:space="0" w:color="auto"/>
        <w:left w:val="none" w:sz="0" w:space="0" w:color="auto"/>
        <w:bottom w:val="none" w:sz="0" w:space="0" w:color="auto"/>
        <w:right w:val="none" w:sz="0" w:space="0" w:color="auto"/>
      </w:divBdr>
      <w:divsChild>
        <w:div w:id="117186548">
          <w:marLeft w:val="547"/>
          <w:marRight w:val="0"/>
          <w:marTop w:val="144"/>
          <w:marBottom w:val="0"/>
          <w:divBdr>
            <w:top w:val="none" w:sz="0" w:space="0" w:color="auto"/>
            <w:left w:val="none" w:sz="0" w:space="0" w:color="auto"/>
            <w:bottom w:val="none" w:sz="0" w:space="0" w:color="auto"/>
            <w:right w:val="none" w:sz="0" w:space="0" w:color="auto"/>
          </w:divBdr>
        </w:div>
        <w:div w:id="950822901">
          <w:marLeft w:val="547"/>
          <w:marRight w:val="0"/>
          <w:marTop w:val="144"/>
          <w:marBottom w:val="0"/>
          <w:divBdr>
            <w:top w:val="none" w:sz="0" w:space="0" w:color="auto"/>
            <w:left w:val="none" w:sz="0" w:space="0" w:color="auto"/>
            <w:bottom w:val="none" w:sz="0" w:space="0" w:color="auto"/>
            <w:right w:val="none" w:sz="0" w:space="0" w:color="auto"/>
          </w:divBdr>
        </w:div>
      </w:divsChild>
    </w:div>
    <w:div w:id="1012026354">
      <w:bodyDiv w:val="1"/>
      <w:marLeft w:val="0"/>
      <w:marRight w:val="0"/>
      <w:marTop w:val="0"/>
      <w:marBottom w:val="0"/>
      <w:divBdr>
        <w:top w:val="none" w:sz="0" w:space="0" w:color="auto"/>
        <w:left w:val="none" w:sz="0" w:space="0" w:color="auto"/>
        <w:bottom w:val="none" w:sz="0" w:space="0" w:color="auto"/>
        <w:right w:val="none" w:sz="0" w:space="0" w:color="auto"/>
      </w:divBdr>
    </w:div>
    <w:div w:id="1074932928">
      <w:bodyDiv w:val="1"/>
      <w:marLeft w:val="0"/>
      <w:marRight w:val="0"/>
      <w:marTop w:val="0"/>
      <w:marBottom w:val="0"/>
      <w:divBdr>
        <w:top w:val="none" w:sz="0" w:space="0" w:color="auto"/>
        <w:left w:val="none" w:sz="0" w:space="0" w:color="auto"/>
        <w:bottom w:val="none" w:sz="0" w:space="0" w:color="auto"/>
        <w:right w:val="none" w:sz="0" w:space="0" w:color="auto"/>
      </w:divBdr>
    </w:div>
    <w:div w:id="1111706836">
      <w:bodyDiv w:val="1"/>
      <w:marLeft w:val="0"/>
      <w:marRight w:val="0"/>
      <w:marTop w:val="0"/>
      <w:marBottom w:val="0"/>
      <w:divBdr>
        <w:top w:val="none" w:sz="0" w:space="0" w:color="auto"/>
        <w:left w:val="none" w:sz="0" w:space="0" w:color="auto"/>
        <w:bottom w:val="none" w:sz="0" w:space="0" w:color="auto"/>
        <w:right w:val="none" w:sz="0" w:space="0" w:color="auto"/>
      </w:divBdr>
    </w:div>
    <w:div w:id="1333996188">
      <w:bodyDiv w:val="1"/>
      <w:marLeft w:val="0"/>
      <w:marRight w:val="0"/>
      <w:marTop w:val="0"/>
      <w:marBottom w:val="0"/>
      <w:divBdr>
        <w:top w:val="none" w:sz="0" w:space="0" w:color="auto"/>
        <w:left w:val="none" w:sz="0" w:space="0" w:color="auto"/>
        <w:bottom w:val="none" w:sz="0" w:space="0" w:color="auto"/>
        <w:right w:val="none" w:sz="0" w:space="0" w:color="auto"/>
      </w:divBdr>
    </w:div>
    <w:div w:id="1926300757">
      <w:bodyDiv w:val="1"/>
      <w:marLeft w:val="0"/>
      <w:marRight w:val="0"/>
      <w:marTop w:val="0"/>
      <w:marBottom w:val="0"/>
      <w:divBdr>
        <w:top w:val="none" w:sz="0" w:space="0" w:color="auto"/>
        <w:left w:val="none" w:sz="0" w:space="0" w:color="auto"/>
        <w:bottom w:val="none" w:sz="0" w:space="0" w:color="auto"/>
        <w:right w:val="none" w:sz="0" w:space="0" w:color="auto"/>
      </w:divBdr>
    </w:div>
    <w:div w:id="196812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emf"/><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microsoft.com/office/2016/09/relationships/commentsIds" Target="commentsIds.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hyperlink" Target="http://registry.iho.int"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www.wipo.int/treaties/en/ip/berne/trtdocs_wo001.html" TargetMode="Externa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71686-E1AB-4914-B127-FEBA6FF92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13686</Words>
  <Characters>75275</Characters>
  <Application>Microsoft Office Word</Application>
  <DocSecurity>0</DocSecurity>
  <Lines>627</Lines>
  <Paragraphs>177</Paragraphs>
  <ScaleCrop>false</ScaleCrop>
  <HeadingPairs>
    <vt:vector size="6" baseType="variant">
      <vt:variant>
        <vt:lpstr>Title</vt:lpstr>
      </vt:variant>
      <vt:variant>
        <vt:i4>1</vt:i4>
      </vt:variant>
      <vt:variant>
        <vt:lpstr>Titel</vt:lpstr>
      </vt:variant>
      <vt:variant>
        <vt:i4>1</vt:i4>
      </vt:variant>
      <vt:variant>
        <vt:lpstr>제목</vt:lpstr>
      </vt:variant>
      <vt:variant>
        <vt:i4>1</vt:i4>
      </vt:variant>
    </vt:vector>
  </HeadingPairs>
  <TitlesOfParts>
    <vt:vector size="3" baseType="lpstr">
      <vt:lpstr/>
      <vt:lpstr/>
      <vt:lpstr/>
    </vt:vector>
  </TitlesOfParts>
  <Company>BSH</Company>
  <LinksUpToDate>false</LinksUpToDate>
  <CharactersWithSpaces>88784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Eivind</dc:creator>
  <cp:lastModifiedBy>Project Officer Peru</cp:lastModifiedBy>
  <cp:revision>3</cp:revision>
  <dcterms:created xsi:type="dcterms:W3CDTF">2019-08-09T06:38:00Z</dcterms:created>
  <dcterms:modified xsi:type="dcterms:W3CDTF">2019-08-09T06:39:00Z</dcterms:modified>
</cp:coreProperties>
</file>